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A1ED8" w14:textId="0E614F8E" w:rsidR="00BF0827" w:rsidRDefault="00D646E3" w:rsidP="006E42B9">
      <w:bookmarkStart w:id="0" w:name="_Toc23012392"/>
      <w:bookmarkStart w:id="1" w:name="_Toc23012687"/>
      <w:bookmarkStart w:id="2" w:name="_Toc23017327"/>
      <w:bookmarkStart w:id="3" w:name="_Toc25633547"/>
      <w:r w:rsidRPr="00306D72">
        <w:rPr>
          <w:noProof/>
        </w:rPr>
        <mc:AlternateContent>
          <mc:Choice Requires="wps">
            <w:drawing>
              <wp:anchor distT="0" distB="0" distL="114300" distR="114300" simplePos="0" relativeHeight="251688960" behindDoc="0" locked="0" layoutInCell="1" allowOverlap="1" wp14:anchorId="4F38660E" wp14:editId="1F53459D">
                <wp:simplePos x="0" y="0"/>
                <wp:positionH relativeFrom="column">
                  <wp:posOffset>1973580</wp:posOffset>
                </wp:positionH>
                <wp:positionV relativeFrom="paragraph">
                  <wp:posOffset>1606550</wp:posOffset>
                </wp:positionV>
                <wp:extent cx="1185672" cy="1502664"/>
                <wp:effectExtent l="0" t="0" r="0" b="2540"/>
                <wp:wrapNone/>
                <wp:docPr id="90" name="Text Box 90"/>
                <wp:cNvGraphicFramePr/>
                <a:graphic xmlns:a="http://schemas.openxmlformats.org/drawingml/2006/main">
                  <a:graphicData uri="http://schemas.microsoft.com/office/word/2010/wordprocessingShape">
                    <wps:wsp>
                      <wps:cNvSpPr txBox="1"/>
                      <wps:spPr>
                        <a:xfrm>
                          <a:off x="0" y="0"/>
                          <a:ext cx="1185672" cy="1502664"/>
                        </a:xfrm>
                        <a:prstGeom prst="rect">
                          <a:avLst/>
                        </a:prstGeom>
                        <a:noFill/>
                        <a:ln w="6350">
                          <a:noFill/>
                        </a:ln>
                      </wps:spPr>
                      <wps:txbx>
                        <w:txbxContent>
                          <w:p w14:paraId="3C2ECDFD" w14:textId="77777777" w:rsidR="00306D72" w:rsidRPr="00F23322" w:rsidRDefault="00306D72" w:rsidP="00306D72">
                            <w:pPr>
                              <w:ind w:left="0"/>
                              <w:rPr>
                                <w:rFonts w:ascii="Calibri" w:hAnsi="Calibri" w:cs="Calibri"/>
                                <w:b/>
                                <w:bCs/>
                                <w:color w:val="FFFFFF" w:themeColor="background1"/>
                                <w:sz w:val="160"/>
                                <w:szCs w:val="160"/>
                                <w:lang w:bidi="ar-SA"/>
                              </w:rPr>
                            </w:pPr>
                            <w:r w:rsidRPr="00F23322">
                              <w:rPr>
                                <w:rFonts w:ascii="Calibri" w:hAnsi="Calibri" w:cs="Calibri"/>
                                <w:b/>
                                <w:bCs/>
                                <w:color w:val="FFFFFF" w:themeColor="background1"/>
                                <w:sz w:val="160"/>
                                <w:szCs w:val="160"/>
                                <w:rtl/>
                                <w:lang w:bidi="ar-SA"/>
                              </w:rPr>
                              <w:t>4</w:t>
                            </w:r>
                          </w:p>
                          <w:p w14:paraId="6AA132DB" w14:textId="77777777" w:rsidR="00306D72" w:rsidRPr="00F23322" w:rsidRDefault="00306D72" w:rsidP="00306D72">
                            <w:pPr>
                              <w:rPr>
                                <w:rFonts w:ascii="Calibri" w:hAnsi="Calibri" w:cs="Calibr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38660E" id="_x0000_t202" coordsize="21600,21600" o:spt="202" path="m,l,21600r21600,l21600,xe">
                <v:stroke joinstyle="miter"/>
                <v:path gradientshapeok="t" o:connecttype="rect"/>
              </v:shapetype>
              <v:shape id="Text Box 90" o:spid="_x0000_s1026" type="#_x0000_t202" style="position:absolute;left:0;text-align:left;margin-left:155.4pt;margin-top:126.5pt;width:93.35pt;height:118.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" filled="f" stroked="f" strokeweight=".5pt">
                <v:textbox>
                  <w:txbxContent>
                    <w:p w14:paraId="3C2ECDFD" w14:textId="77777777" w:rsidR="00306D72" w:rsidRPr="00F23322" w:rsidRDefault="00306D72" w:rsidP="00306D72">
                      <w:pPr>
                        <w:ind w:left="0"/>
                        <w:rPr>
                          <w:rFonts w:ascii="Calibri" w:hAnsi="Calibri" w:cs="Calibri"/>
                          <w:b/>
                          <w:bCs/>
                          <w:color w:val="FFFFFF" w:themeColor="background1"/>
                          <w:sz w:val="160"/>
                          <w:szCs w:val="160"/>
                          <w:lang w:bidi="ar-SA"/>
                        </w:rPr>
                      </w:pPr>
                      <w:r w:rsidRPr="00F23322">
                        <w:rPr>
                          <w:rFonts w:ascii="Calibri" w:hAnsi="Calibri" w:cs="Calibri"/>
                          <w:b/>
                          <w:bCs/>
                          <w:color w:val="FFFFFF" w:themeColor="background1"/>
                          <w:sz w:val="160"/>
                          <w:szCs w:val="160"/>
                          <w:rtl/>
                          <w:lang w:bidi="ar-SA"/>
                        </w:rPr>
                        <w:t>4</w:t>
                      </w:r>
                    </w:p>
                    <w:p w14:paraId="6AA132DB" w14:textId="77777777" w:rsidR="00306D72" w:rsidRPr="00F23322" w:rsidRDefault="00306D72" w:rsidP="00306D72">
                      <w:pPr>
                        <w:rPr>
                          <w:rFonts w:ascii="Calibri" w:hAnsi="Calibri" w:cs="Calibri"/>
                          <w:sz w:val="20"/>
                          <w:szCs w:val="20"/>
                        </w:rPr>
                      </w:pPr>
                    </w:p>
                  </w:txbxContent>
                </v:textbox>
              </v:shape>
            </w:pict>
          </mc:Fallback>
        </mc:AlternateContent>
      </w:r>
      <w:r w:rsidR="002D4394">
        <w:rPr>
          <w:noProof/>
        </w:rPr>
        <w:drawing>
          <wp:anchor distT="0" distB="0" distL="114300" distR="114300" simplePos="0" relativeHeight="251666432" behindDoc="1" locked="0" layoutInCell="1" allowOverlap="0" wp14:anchorId="24F5A10D" wp14:editId="438CC09D">
            <wp:simplePos x="0" y="0"/>
            <wp:positionH relativeFrom="page">
              <wp:align>left</wp:align>
            </wp:positionH>
            <wp:positionV relativeFrom="paragraph">
              <wp:posOffset>0</wp:posOffset>
            </wp:positionV>
            <wp:extent cx="7541665" cy="10579608"/>
            <wp:effectExtent l="0" t="0" r="254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41665" cy="105796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6D72" w:rsidRPr="00306D72">
        <w:rPr>
          <w:noProof/>
        </w:rPr>
        <w:drawing>
          <wp:inline distT="0" distB="0" distL="0" distR="0" wp14:anchorId="00FE0D1C" wp14:editId="7EBFDE85">
            <wp:extent cx="1188823" cy="11431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88823" cy="114310"/>
                    </a:xfrm>
                    <a:prstGeom prst="rect">
                      <a:avLst/>
                    </a:prstGeom>
                  </pic:spPr>
                </pic:pic>
              </a:graphicData>
            </a:graphic>
          </wp:inline>
        </w:drawing>
      </w:r>
      <w:ins w:id="4" w:author="محمد زكريا سيد سيد ابوسبع" w:date="2023-03-27T23:15:00Z">
        <w:r w:rsidR="001D5579" w:rsidRPr="001D5579">
          <w:rPr>
            <w:noProof/>
          </w:rPr>
          <w:drawing>
            <wp:anchor distT="0" distB="0" distL="114300" distR="114300" simplePos="0" relativeHeight="251686912" behindDoc="0" locked="0" layoutInCell="1" allowOverlap="1" wp14:anchorId="763CB1F6" wp14:editId="3E840384">
              <wp:simplePos x="0" y="0"/>
              <wp:positionH relativeFrom="margin">
                <wp:posOffset>2023110</wp:posOffset>
              </wp:positionH>
              <wp:positionV relativeFrom="paragraph">
                <wp:posOffset>2002790</wp:posOffset>
              </wp:positionV>
              <wp:extent cx="624840" cy="693420"/>
              <wp:effectExtent l="0" t="0" r="3810" b="0"/>
              <wp:wrapTopAndBottom/>
              <wp:docPr id="88" name="Picture 8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Shape, rectangl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24840" cy="693420"/>
                      </a:xfrm>
                      <a:prstGeom prst="rect">
                        <a:avLst/>
                      </a:prstGeom>
                    </pic:spPr>
                  </pic:pic>
                </a:graphicData>
              </a:graphic>
            </wp:anchor>
          </w:drawing>
        </w:r>
      </w:ins>
      <w:ins w:id="5" w:author="محمد زكريا سيد سيد ابوسبع" w:date="2023-03-27T23:13:00Z">
        <w:r w:rsidR="001D5579" w:rsidRPr="001D5579">
          <w:rPr>
            <w:noProof/>
          </w:rPr>
          <w:drawing>
            <wp:inline distT="0" distB="0" distL="0" distR="0" wp14:anchorId="13A7C5A0" wp14:editId="176EB3C6">
              <wp:extent cx="777307" cy="914479"/>
              <wp:effectExtent l="0" t="0" r="381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11"/>
                      <a:stretch>
                        <a:fillRect/>
                      </a:stretch>
                    </pic:blipFill>
                    <pic:spPr>
                      <a:xfrm>
                        <a:off x="0" y="0"/>
                        <a:ext cx="777307" cy="914479"/>
                      </a:xfrm>
                      <a:prstGeom prst="rect">
                        <a:avLst/>
                      </a:prstGeom>
                    </pic:spPr>
                  </pic:pic>
                </a:graphicData>
              </a:graphic>
            </wp:inline>
          </w:drawing>
        </w:r>
        <w:r w:rsidR="001D5579" w:rsidRPr="001D5579">
          <w:rPr>
            <w:noProof/>
          </w:rPr>
          <w:drawing>
            <wp:inline distT="0" distB="0" distL="0" distR="0" wp14:anchorId="6816F2D0" wp14:editId="10A38B14">
              <wp:extent cx="777307" cy="914479"/>
              <wp:effectExtent l="0" t="0" r="3810" b="0"/>
              <wp:docPr id="85" name="Picture 8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Shape, rectangle&#10;&#10;Description automatically generated"/>
                      <pic:cNvPicPr/>
                    </pic:nvPicPr>
                    <pic:blipFill>
                      <a:blip r:embed="rId11"/>
                      <a:stretch>
                        <a:fillRect/>
                      </a:stretch>
                    </pic:blipFill>
                    <pic:spPr>
                      <a:xfrm>
                        <a:off x="0" y="0"/>
                        <a:ext cx="777307" cy="914479"/>
                      </a:xfrm>
                      <a:prstGeom prst="rect">
                        <a:avLst/>
                      </a:prstGeom>
                    </pic:spPr>
                  </pic:pic>
                </a:graphicData>
              </a:graphic>
            </wp:inline>
          </w:drawing>
        </w:r>
      </w:ins>
      <w:bookmarkStart w:id="6" w:name="_Hlk130850644"/>
      <w:bookmarkEnd w:id="6"/>
    </w:p>
    <w:sdt>
      <w:sdtPr>
        <w:rPr>
          <w:rFonts w:eastAsia="Malgun Gothic"/>
          <w:color w:val="auto"/>
          <w:sz w:val="24"/>
          <w:szCs w:val="24"/>
        </w:rPr>
        <w:id w:val="-41683001"/>
        <w:docPartObj>
          <w:docPartGallery w:val="Table of Contents"/>
          <w:docPartUnique/>
        </w:docPartObj>
      </w:sdtPr>
      <w:sdtEndPr>
        <w:rPr>
          <w:b/>
          <w:bCs/>
          <w:noProof/>
        </w:rPr>
      </w:sdtEndPr>
      <w:sdtContent>
        <w:p w14:paraId="6F3727F4" w14:textId="21C68AEE" w:rsidR="00E8495F" w:rsidRDefault="00E8495F">
          <w:pPr>
            <w:pStyle w:val="TOCHeading"/>
          </w:pPr>
          <w:r>
            <w:t>Table of Contents</w:t>
          </w:r>
        </w:p>
        <w:p w14:paraId="235D644E" w14:textId="185BD26C" w:rsidR="006E42B9" w:rsidRDefault="00E8495F">
          <w:pPr>
            <w:pStyle w:val="TOC1"/>
            <w:tabs>
              <w:tab w:val="right" w:leader="dot" w:pos="9592"/>
            </w:tabs>
            <w:rPr>
              <w:rFonts w:asciiTheme="minorHAnsi" w:eastAsiaTheme="minorEastAsia" w:hAnsiTheme="minorHAnsi" w:cstheme="minorBidi"/>
              <w:noProof/>
              <w:sz w:val="22"/>
              <w:szCs w:val="22"/>
              <w:lang w:bidi="ar-SA"/>
            </w:rPr>
          </w:pPr>
          <w:r>
            <w:fldChar w:fldCharType="begin"/>
          </w:r>
          <w:r>
            <w:instrText xml:space="preserve"> TOC \o "1-3" \h \z \u </w:instrText>
          </w:r>
          <w:r>
            <w:fldChar w:fldCharType="separate"/>
          </w:r>
          <w:hyperlink w:anchor="_Toc130028475" w:history="1">
            <w:r w:rsidR="006E42B9" w:rsidRPr="00CB56ED">
              <w:rPr>
                <w:rStyle w:val="Hyperlink"/>
                <w:noProof/>
              </w:rPr>
              <w:t>Research Questions</w:t>
            </w:r>
            <w:r w:rsidR="006E42B9">
              <w:rPr>
                <w:noProof/>
                <w:webHidden/>
              </w:rPr>
              <w:tab/>
            </w:r>
            <w:r w:rsidR="006E42B9">
              <w:rPr>
                <w:noProof/>
                <w:webHidden/>
              </w:rPr>
              <w:fldChar w:fldCharType="begin"/>
            </w:r>
            <w:r w:rsidR="006E42B9">
              <w:rPr>
                <w:noProof/>
                <w:webHidden/>
              </w:rPr>
              <w:instrText xml:space="preserve"> PAGEREF _Toc130028475 \h </w:instrText>
            </w:r>
            <w:r w:rsidR="006E42B9">
              <w:rPr>
                <w:noProof/>
                <w:webHidden/>
              </w:rPr>
            </w:r>
            <w:r w:rsidR="006E42B9">
              <w:rPr>
                <w:noProof/>
                <w:webHidden/>
              </w:rPr>
              <w:fldChar w:fldCharType="separate"/>
            </w:r>
            <w:r w:rsidR="00956C27">
              <w:rPr>
                <w:noProof/>
                <w:webHidden/>
              </w:rPr>
              <w:t>4</w:t>
            </w:r>
            <w:r w:rsidR="006E42B9">
              <w:rPr>
                <w:noProof/>
                <w:webHidden/>
              </w:rPr>
              <w:fldChar w:fldCharType="end"/>
            </w:r>
          </w:hyperlink>
        </w:p>
        <w:p w14:paraId="50DDBBB5" w14:textId="3167C444" w:rsidR="006E42B9" w:rsidRDefault="00000000" w:rsidP="00956C27">
          <w:pPr>
            <w:pStyle w:val="TOC2"/>
            <w:rPr>
              <w:rFonts w:asciiTheme="minorHAnsi" w:eastAsiaTheme="minorEastAsia" w:hAnsiTheme="minorHAnsi" w:cstheme="minorBidi"/>
              <w:noProof/>
              <w:sz w:val="22"/>
              <w:szCs w:val="22"/>
              <w:lang w:bidi="ar-SA"/>
            </w:rPr>
          </w:pPr>
          <w:hyperlink w:anchor="_Toc130028476" w:history="1">
            <w:r w:rsidR="006E42B9" w:rsidRPr="00CB56ED">
              <w:rPr>
                <w:rStyle w:val="Hyperlink"/>
                <w:noProof/>
              </w:rPr>
              <w:t>a)</w:t>
            </w:r>
            <w:r w:rsidR="006E42B9">
              <w:rPr>
                <w:rFonts w:asciiTheme="minorHAnsi" w:eastAsiaTheme="minorEastAsia" w:hAnsiTheme="minorHAnsi" w:cstheme="minorBidi"/>
                <w:noProof/>
                <w:sz w:val="22"/>
                <w:szCs w:val="22"/>
                <w:lang w:bidi="ar-SA"/>
              </w:rPr>
              <w:tab/>
            </w:r>
            <w:r w:rsidR="006E42B9" w:rsidRPr="00CB56ED">
              <w:rPr>
                <w:rStyle w:val="Hyperlink"/>
                <w:noProof/>
              </w:rPr>
              <w:t>“What is an Autopilot?”, i.e. define its main objective</w:t>
            </w:r>
            <w:r w:rsidR="006E42B9">
              <w:rPr>
                <w:noProof/>
                <w:webHidden/>
              </w:rPr>
              <w:tab/>
            </w:r>
            <w:r w:rsidR="006E42B9">
              <w:rPr>
                <w:noProof/>
                <w:webHidden/>
              </w:rPr>
              <w:fldChar w:fldCharType="begin"/>
            </w:r>
            <w:r w:rsidR="006E42B9">
              <w:rPr>
                <w:noProof/>
                <w:webHidden/>
              </w:rPr>
              <w:instrText xml:space="preserve"> PAGEREF _Toc130028476 \h </w:instrText>
            </w:r>
            <w:r w:rsidR="006E42B9">
              <w:rPr>
                <w:noProof/>
                <w:webHidden/>
              </w:rPr>
            </w:r>
            <w:r w:rsidR="006E42B9">
              <w:rPr>
                <w:noProof/>
                <w:webHidden/>
              </w:rPr>
              <w:fldChar w:fldCharType="separate"/>
            </w:r>
            <w:r w:rsidR="00956C27">
              <w:rPr>
                <w:noProof/>
                <w:webHidden/>
              </w:rPr>
              <w:t>4</w:t>
            </w:r>
            <w:r w:rsidR="006E42B9">
              <w:rPr>
                <w:noProof/>
                <w:webHidden/>
              </w:rPr>
              <w:fldChar w:fldCharType="end"/>
            </w:r>
          </w:hyperlink>
        </w:p>
        <w:p w14:paraId="6576F182" w14:textId="7F883368" w:rsidR="006E42B9" w:rsidRDefault="00000000" w:rsidP="00956C27">
          <w:pPr>
            <w:pStyle w:val="TOC2"/>
            <w:rPr>
              <w:rFonts w:asciiTheme="minorHAnsi" w:eastAsiaTheme="minorEastAsia" w:hAnsiTheme="minorHAnsi" w:cstheme="minorBidi"/>
              <w:noProof/>
              <w:sz w:val="22"/>
              <w:szCs w:val="22"/>
              <w:lang w:bidi="ar-SA"/>
            </w:rPr>
          </w:pPr>
          <w:hyperlink w:anchor="_Toc130028477" w:history="1">
            <w:r w:rsidR="006E42B9" w:rsidRPr="00CB56ED">
              <w:rPr>
                <w:rStyle w:val="Hyperlink"/>
                <w:noProof/>
              </w:rPr>
              <w:t>b)</w:t>
            </w:r>
            <w:r w:rsidR="006E42B9">
              <w:rPr>
                <w:rFonts w:asciiTheme="minorHAnsi" w:eastAsiaTheme="minorEastAsia" w:hAnsiTheme="minorHAnsi" w:cstheme="minorBidi"/>
                <w:noProof/>
                <w:sz w:val="22"/>
                <w:szCs w:val="22"/>
                <w:lang w:bidi="ar-SA"/>
              </w:rPr>
              <w:tab/>
            </w:r>
            <w:r w:rsidR="006E42B9" w:rsidRPr="00CB56ED">
              <w:rPr>
                <w:rStyle w:val="Hyperlink"/>
                <w:noProof/>
              </w:rPr>
              <w:t>When were the first autopilots invented, and what was their function?</w:t>
            </w:r>
            <w:r w:rsidR="006E42B9">
              <w:rPr>
                <w:noProof/>
                <w:webHidden/>
              </w:rPr>
              <w:tab/>
            </w:r>
            <w:r w:rsidR="006E42B9">
              <w:rPr>
                <w:noProof/>
                <w:webHidden/>
              </w:rPr>
              <w:fldChar w:fldCharType="begin"/>
            </w:r>
            <w:r w:rsidR="006E42B9">
              <w:rPr>
                <w:noProof/>
                <w:webHidden/>
              </w:rPr>
              <w:instrText xml:space="preserve"> PAGEREF _Toc130028477 \h </w:instrText>
            </w:r>
            <w:r w:rsidR="006E42B9">
              <w:rPr>
                <w:noProof/>
                <w:webHidden/>
              </w:rPr>
            </w:r>
            <w:r w:rsidR="006E42B9">
              <w:rPr>
                <w:noProof/>
                <w:webHidden/>
              </w:rPr>
              <w:fldChar w:fldCharType="separate"/>
            </w:r>
            <w:r w:rsidR="00956C27">
              <w:rPr>
                <w:noProof/>
                <w:webHidden/>
              </w:rPr>
              <w:t>5</w:t>
            </w:r>
            <w:r w:rsidR="006E42B9">
              <w:rPr>
                <w:noProof/>
                <w:webHidden/>
              </w:rPr>
              <w:fldChar w:fldCharType="end"/>
            </w:r>
          </w:hyperlink>
        </w:p>
        <w:p w14:paraId="1F1BF181" w14:textId="6F5540C6" w:rsidR="006E42B9" w:rsidRDefault="00000000" w:rsidP="00956C27">
          <w:pPr>
            <w:pStyle w:val="TOC2"/>
            <w:rPr>
              <w:rFonts w:asciiTheme="minorHAnsi" w:eastAsiaTheme="minorEastAsia" w:hAnsiTheme="minorHAnsi" w:cstheme="minorBidi"/>
              <w:noProof/>
              <w:sz w:val="22"/>
              <w:szCs w:val="22"/>
              <w:lang w:bidi="ar-SA"/>
            </w:rPr>
          </w:pPr>
          <w:hyperlink w:anchor="_Toc130028478" w:history="1">
            <w:r w:rsidR="006E42B9" w:rsidRPr="00CB56ED">
              <w:rPr>
                <w:rStyle w:val="Hyperlink"/>
                <w:noProof/>
              </w:rPr>
              <w:t>c)</w:t>
            </w:r>
            <w:r w:rsidR="006E42B9">
              <w:rPr>
                <w:rFonts w:asciiTheme="minorHAnsi" w:eastAsiaTheme="minorEastAsia" w:hAnsiTheme="minorHAnsi" w:cstheme="minorBidi"/>
                <w:noProof/>
                <w:sz w:val="22"/>
                <w:szCs w:val="22"/>
                <w:lang w:bidi="ar-SA"/>
              </w:rPr>
              <w:tab/>
            </w:r>
            <w:r w:rsidR="006E42B9" w:rsidRPr="00CB56ED">
              <w:rPr>
                <w:rStyle w:val="Hyperlink"/>
                <w:noProof/>
              </w:rPr>
              <w:t>What are the inputs &amp; outputs of the Autopilot system onboard an airplane?</w:t>
            </w:r>
            <w:r w:rsidR="006E42B9">
              <w:rPr>
                <w:noProof/>
                <w:webHidden/>
              </w:rPr>
              <w:tab/>
            </w:r>
            <w:r w:rsidR="006E42B9">
              <w:rPr>
                <w:noProof/>
                <w:webHidden/>
              </w:rPr>
              <w:fldChar w:fldCharType="begin"/>
            </w:r>
            <w:r w:rsidR="006E42B9">
              <w:rPr>
                <w:noProof/>
                <w:webHidden/>
              </w:rPr>
              <w:instrText xml:space="preserve"> PAGEREF _Toc130028478 \h </w:instrText>
            </w:r>
            <w:r w:rsidR="006E42B9">
              <w:rPr>
                <w:noProof/>
                <w:webHidden/>
              </w:rPr>
            </w:r>
            <w:r w:rsidR="006E42B9">
              <w:rPr>
                <w:noProof/>
                <w:webHidden/>
              </w:rPr>
              <w:fldChar w:fldCharType="separate"/>
            </w:r>
            <w:r w:rsidR="00956C27">
              <w:rPr>
                <w:noProof/>
                <w:webHidden/>
              </w:rPr>
              <w:t>6</w:t>
            </w:r>
            <w:r w:rsidR="006E42B9">
              <w:rPr>
                <w:noProof/>
                <w:webHidden/>
              </w:rPr>
              <w:fldChar w:fldCharType="end"/>
            </w:r>
          </w:hyperlink>
        </w:p>
        <w:p w14:paraId="0E0C9D36" w14:textId="67CB575F" w:rsidR="006E42B9" w:rsidRDefault="00000000" w:rsidP="00956C27">
          <w:pPr>
            <w:pStyle w:val="TOC2"/>
            <w:rPr>
              <w:rFonts w:asciiTheme="minorHAnsi" w:eastAsiaTheme="minorEastAsia" w:hAnsiTheme="minorHAnsi" w:cstheme="minorBidi"/>
              <w:noProof/>
              <w:sz w:val="22"/>
              <w:szCs w:val="22"/>
              <w:lang w:bidi="ar-SA"/>
            </w:rPr>
          </w:pPr>
          <w:hyperlink w:anchor="_Toc130028479" w:history="1">
            <w:r w:rsidR="006E42B9" w:rsidRPr="00CB56ED">
              <w:rPr>
                <w:rStyle w:val="Hyperlink"/>
                <w:noProof/>
              </w:rPr>
              <w:t>d)</w:t>
            </w:r>
            <w:r w:rsidR="006E42B9">
              <w:rPr>
                <w:rFonts w:asciiTheme="minorHAnsi" w:eastAsiaTheme="minorEastAsia" w:hAnsiTheme="minorHAnsi" w:cstheme="minorBidi"/>
                <w:noProof/>
                <w:sz w:val="22"/>
                <w:szCs w:val="22"/>
                <w:lang w:bidi="ar-SA"/>
              </w:rPr>
              <w:tab/>
            </w:r>
            <w:r w:rsidR="006E42B9" w:rsidRPr="00CB56ED">
              <w:rPr>
                <w:rStyle w:val="Hyperlink"/>
                <w:noProof/>
              </w:rPr>
              <w:t>What would be the role of the pilot in an airplane equipped with an autopilot?</w:t>
            </w:r>
            <w:r w:rsidR="006E42B9">
              <w:rPr>
                <w:noProof/>
                <w:webHidden/>
              </w:rPr>
              <w:tab/>
            </w:r>
            <w:r w:rsidR="006E42B9">
              <w:rPr>
                <w:noProof/>
                <w:webHidden/>
              </w:rPr>
              <w:fldChar w:fldCharType="begin"/>
            </w:r>
            <w:r w:rsidR="006E42B9">
              <w:rPr>
                <w:noProof/>
                <w:webHidden/>
              </w:rPr>
              <w:instrText xml:space="preserve"> PAGEREF _Toc130028479 \h </w:instrText>
            </w:r>
            <w:r w:rsidR="006E42B9">
              <w:rPr>
                <w:noProof/>
                <w:webHidden/>
              </w:rPr>
            </w:r>
            <w:r w:rsidR="006E42B9">
              <w:rPr>
                <w:noProof/>
                <w:webHidden/>
              </w:rPr>
              <w:fldChar w:fldCharType="separate"/>
            </w:r>
            <w:r w:rsidR="00956C27">
              <w:rPr>
                <w:noProof/>
                <w:webHidden/>
              </w:rPr>
              <w:t>7</w:t>
            </w:r>
            <w:r w:rsidR="006E42B9">
              <w:rPr>
                <w:noProof/>
                <w:webHidden/>
              </w:rPr>
              <w:fldChar w:fldCharType="end"/>
            </w:r>
          </w:hyperlink>
        </w:p>
        <w:p w14:paraId="14F7CEB3" w14:textId="03C39115" w:rsidR="006E42B9" w:rsidRDefault="00000000" w:rsidP="00956C27">
          <w:pPr>
            <w:pStyle w:val="TOC2"/>
            <w:rPr>
              <w:rFonts w:asciiTheme="minorHAnsi" w:eastAsiaTheme="minorEastAsia" w:hAnsiTheme="minorHAnsi" w:cstheme="minorBidi"/>
              <w:noProof/>
              <w:sz w:val="22"/>
              <w:szCs w:val="22"/>
              <w:lang w:bidi="ar-SA"/>
            </w:rPr>
          </w:pPr>
          <w:hyperlink w:anchor="_Toc130028480" w:history="1">
            <w:r w:rsidR="006E42B9" w:rsidRPr="00CB56ED">
              <w:rPr>
                <w:rStyle w:val="Hyperlink"/>
                <w:noProof/>
              </w:rPr>
              <w:t>e)</w:t>
            </w:r>
            <w:r w:rsidR="006E42B9">
              <w:rPr>
                <w:rFonts w:asciiTheme="minorHAnsi" w:eastAsiaTheme="minorEastAsia" w:hAnsiTheme="minorHAnsi" w:cstheme="minorBidi"/>
                <w:noProof/>
                <w:sz w:val="22"/>
                <w:szCs w:val="22"/>
                <w:lang w:bidi="ar-SA"/>
              </w:rPr>
              <w:tab/>
            </w:r>
            <w:r w:rsidR="006E42B9" w:rsidRPr="00CB56ED">
              <w:rPr>
                <w:rStyle w:val="Hyperlink"/>
                <w:noProof/>
              </w:rPr>
              <w:t>What is the difference between an Autopilot &amp; SAS (stability augmentation system)?</w:t>
            </w:r>
            <w:r w:rsidR="006E42B9">
              <w:rPr>
                <w:noProof/>
                <w:webHidden/>
              </w:rPr>
              <w:tab/>
            </w:r>
            <w:r w:rsidR="006E42B9">
              <w:rPr>
                <w:noProof/>
                <w:webHidden/>
              </w:rPr>
              <w:fldChar w:fldCharType="begin"/>
            </w:r>
            <w:r w:rsidR="006E42B9">
              <w:rPr>
                <w:noProof/>
                <w:webHidden/>
              </w:rPr>
              <w:instrText xml:space="preserve"> PAGEREF _Toc130028480 \h </w:instrText>
            </w:r>
            <w:r w:rsidR="006E42B9">
              <w:rPr>
                <w:noProof/>
                <w:webHidden/>
              </w:rPr>
            </w:r>
            <w:r w:rsidR="006E42B9">
              <w:rPr>
                <w:noProof/>
                <w:webHidden/>
              </w:rPr>
              <w:fldChar w:fldCharType="separate"/>
            </w:r>
            <w:r w:rsidR="00956C27">
              <w:rPr>
                <w:noProof/>
                <w:webHidden/>
              </w:rPr>
              <w:t>8</w:t>
            </w:r>
            <w:r w:rsidR="006E42B9">
              <w:rPr>
                <w:noProof/>
                <w:webHidden/>
              </w:rPr>
              <w:fldChar w:fldCharType="end"/>
            </w:r>
          </w:hyperlink>
        </w:p>
        <w:p w14:paraId="01C177B5" w14:textId="4ED95488" w:rsidR="006E42B9" w:rsidRDefault="00000000" w:rsidP="00956C27">
          <w:pPr>
            <w:pStyle w:val="TOC2"/>
            <w:rPr>
              <w:rFonts w:asciiTheme="minorHAnsi" w:eastAsiaTheme="minorEastAsia" w:hAnsiTheme="minorHAnsi" w:cstheme="minorBidi"/>
              <w:noProof/>
              <w:sz w:val="22"/>
              <w:szCs w:val="22"/>
              <w:lang w:bidi="ar-SA"/>
            </w:rPr>
          </w:pPr>
          <w:hyperlink w:anchor="_Toc130028481" w:history="1">
            <w:r w:rsidR="006E42B9" w:rsidRPr="00CB56ED">
              <w:rPr>
                <w:rStyle w:val="Hyperlink"/>
                <w:noProof/>
              </w:rPr>
              <w:t>f)</w:t>
            </w:r>
            <w:r w:rsidR="006E42B9">
              <w:rPr>
                <w:rFonts w:asciiTheme="minorHAnsi" w:eastAsiaTheme="minorEastAsia" w:hAnsiTheme="minorHAnsi" w:cstheme="minorBidi"/>
                <w:noProof/>
                <w:sz w:val="22"/>
                <w:szCs w:val="22"/>
                <w:lang w:bidi="ar-SA"/>
              </w:rPr>
              <w:tab/>
            </w:r>
            <w:r w:rsidR="006E42B9" w:rsidRPr="00CB56ED">
              <w:rPr>
                <w:rStyle w:val="Hyperlink"/>
                <w:noProof/>
              </w:rPr>
              <w:t>What is the role of the onboard sensors like (GPS, gyroscopes, ..etc.)? i.e. Mention the sensors used by the autopilot, what they measure, and their typical sample rates</w:t>
            </w:r>
            <w:r w:rsidR="006E42B9">
              <w:rPr>
                <w:noProof/>
                <w:webHidden/>
              </w:rPr>
              <w:tab/>
            </w:r>
            <w:r w:rsidR="006E42B9">
              <w:rPr>
                <w:noProof/>
                <w:webHidden/>
              </w:rPr>
              <w:fldChar w:fldCharType="begin"/>
            </w:r>
            <w:r w:rsidR="006E42B9">
              <w:rPr>
                <w:noProof/>
                <w:webHidden/>
              </w:rPr>
              <w:instrText xml:space="preserve"> PAGEREF _Toc130028481 \h </w:instrText>
            </w:r>
            <w:r w:rsidR="006E42B9">
              <w:rPr>
                <w:noProof/>
                <w:webHidden/>
              </w:rPr>
            </w:r>
            <w:r w:rsidR="006E42B9">
              <w:rPr>
                <w:noProof/>
                <w:webHidden/>
              </w:rPr>
              <w:fldChar w:fldCharType="separate"/>
            </w:r>
            <w:r w:rsidR="00956C27">
              <w:rPr>
                <w:noProof/>
                <w:webHidden/>
              </w:rPr>
              <w:t>10</w:t>
            </w:r>
            <w:r w:rsidR="006E42B9">
              <w:rPr>
                <w:noProof/>
                <w:webHidden/>
              </w:rPr>
              <w:fldChar w:fldCharType="end"/>
            </w:r>
          </w:hyperlink>
        </w:p>
        <w:p w14:paraId="761A0396" w14:textId="6F7D0F65" w:rsidR="006E42B9" w:rsidRDefault="00000000" w:rsidP="00956C27">
          <w:pPr>
            <w:pStyle w:val="TOC2"/>
            <w:rPr>
              <w:rFonts w:asciiTheme="minorHAnsi" w:eastAsiaTheme="minorEastAsia" w:hAnsiTheme="minorHAnsi" w:cstheme="minorBidi"/>
              <w:noProof/>
              <w:sz w:val="22"/>
              <w:szCs w:val="22"/>
              <w:lang w:bidi="ar-SA"/>
            </w:rPr>
          </w:pPr>
          <w:hyperlink w:anchor="_Toc130028482" w:history="1">
            <w:r w:rsidR="006E42B9" w:rsidRPr="00CB56ED">
              <w:rPr>
                <w:rStyle w:val="Hyperlink"/>
                <w:noProof/>
              </w:rPr>
              <w:t>g)</w:t>
            </w:r>
            <w:r w:rsidR="006E42B9">
              <w:rPr>
                <w:rFonts w:asciiTheme="minorHAnsi" w:eastAsiaTheme="minorEastAsia" w:hAnsiTheme="minorHAnsi" w:cstheme="minorBidi"/>
                <w:noProof/>
                <w:sz w:val="22"/>
                <w:szCs w:val="22"/>
                <w:lang w:bidi="ar-SA"/>
              </w:rPr>
              <w:tab/>
            </w:r>
            <w:r w:rsidR="006E42B9" w:rsidRPr="00CB56ED">
              <w:rPr>
                <w:rStyle w:val="Hyperlink"/>
                <w:noProof/>
              </w:rPr>
              <w:t>What can we do if we need to know a state (i.e. to use it in the controller) if it is not directly measured by a sensor?</w:t>
            </w:r>
            <w:r w:rsidR="006E42B9">
              <w:rPr>
                <w:noProof/>
                <w:webHidden/>
              </w:rPr>
              <w:tab/>
            </w:r>
            <w:r w:rsidR="006E42B9">
              <w:rPr>
                <w:noProof/>
                <w:webHidden/>
              </w:rPr>
              <w:fldChar w:fldCharType="begin"/>
            </w:r>
            <w:r w:rsidR="006E42B9">
              <w:rPr>
                <w:noProof/>
                <w:webHidden/>
              </w:rPr>
              <w:instrText xml:space="preserve"> PAGEREF _Toc130028482 \h </w:instrText>
            </w:r>
            <w:r w:rsidR="006E42B9">
              <w:rPr>
                <w:noProof/>
                <w:webHidden/>
              </w:rPr>
            </w:r>
            <w:r w:rsidR="006E42B9">
              <w:rPr>
                <w:noProof/>
                <w:webHidden/>
              </w:rPr>
              <w:fldChar w:fldCharType="separate"/>
            </w:r>
            <w:r w:rsidR="00956C27">
              <w:rPr>
                <w:noProof/>
                <w:webHidden/>
              </w:rPr>
              <w:t>11</w:t>
            </w:r>
            <w:r w:rsidR="006E42B9">
              <w:rPr>
                <w:noProof/>
                <w:webHidden/>
              </w:rPr>
              <w:fldChar w:fldCharType="end"/>
            </w:r>
          </w:hyperlink>
        </w:p>
        <w:p w14:paraId="5F089178" w14:textId="2EDA04E7" w:rsidR="006E42B9" w:rsidRDefault="00000000" w:rsidP="00956C27">
          <w:pPr>
            <w:pStyle w:val="TOC2"/>
            <w:rPr>
              <w:rFonts w:asciiTheme="minorHAnsi" w:eastAsiaTheme="minorEastAsia" w:hAnsiTheme="minorHAnsi" w:cstheme="minorBidi"/>
              <w:noProof/>
              <w:sz w:val="22"/>
              <w:szCs w:val="22"/>
              <w:lang w:bidi="ar-SA"/>
            </w:rPr>
          </w:pPr>
          <w:hyperlink w:anchor="_Toc130028483" w:history="1">
            <w:r w:rsidR="006E42B9" w:rsidRPr="00CB56ED">
              <w:rPr>
                <w:rStyle w:val="Hyperlink"/>
                <w:noProof/>
              </w:rPr>
              <w:t>h)</w:t>
            </w:r>
            <w:r w:rsidR="006E42B9">
              <w:rPr>
                <w:rFonts w:asciiTheme="minorHAnsi" w:eastAsiaTheme="minorEastAsia" w:hAnsiTheme="minorHAnsi" w:cstheme="minorBidi"/>
                <w:noProof/>
                <w:sz w:val="22"/>
                <w:szCs w:val="22"/>
                <w:lang w:bidi="ar-SA"/>
              </w:rPr>
              <w:tab/>
            </w:r>
            <w:r w:rsidR="006E42B9" w:rsidRPr="00CB56ED">
              <w:rPr>
                <w:rStyle w:val="Hyperlink"/>
                <w:noProof/>
              </w:rPr>
              <w:t>What is a fly-by-wire flight control system?</w:t>
            </w:r>
            <w:r w:rsidR="006E42B9">
              <w:rPr>
                <w:noProof/>
                <w:webHidden/>
              </w:rPr>
              <w:tab/>
            </w:r>
            <w:r w:rsidR="006E42B9">
              <w:rPr>
                <w:noProof/>
                <w:webHidden/>
              </w:rPr>
              <w:fldChar w:fldCharType="begin"/>
            </w:r>
            <w:r w:rsidR="006E42B9">
              <w:rPr>
                <w:noProof/>
                <w:webHidden/>
              </w:rPr>
              <w:instrText xml:space="preserve"> PAGEREF _Toc130028483 \h </w:instrText>
            </w:r>
            <w:r w:rsidR="006E42B9">
              <w:rPr>
                <w:noProof/>
                <w:webHidden/>
              </w:rPr>
            </w:r>
            <w:r w:rsidR="006E42B9">
              <w:rPr>
                <w:noProof/>
                <w:webHidden/>
              </w:rPr>
              <w:fldChar w:fldCharType="separate"/>
            </w:r>
            <w:r w:rsidR="00956C27">
              <w:rPr>
                <w:noProof/>
                <w:webHidden/>
              </w:rPr>
              <w:t>12</w:t>
            </w:r>
            <w:r w:rsidR="006E42B9">
              <w:rPr>
                <w:noProof/>
                <w:webHidden/>
              </w:rPr>
              <w:fldChar w:fldCharType="end"/>
            </w:r>
          </w:hyperlink>
        </w:p>
        <w:p w14:paraId="66C1A2CD" w14:textId="3CA157C9" w:rsidR="006E42B9" w:rsidRDefault="00000000" w:rsidP="00956C27">
          <w:pPr>
            <w:pStyle w:val="TOC2"/>
            <w:rPr>
              <w:rFonts w:asciiTheme="minorHAnsi" w:eastAsiaTheme="minorEastAsia" w:hAnsiTheme="minorHAnsi" w:cstheme="minorBidi"/>
              <w:noProof/>
              <w:sz w:val="22"/>
              <w:szCs w:val="22"/>
              <w:lang w:bidi="ar-SA"/>
            </w:rPr>
          </w:pPr>
          <w:hyperlink w:anchor="_Toc130028484" w:history="1">
            <w:r w:rsidR="006E42B9" w:rsidRPr="00CB56ED">
              <w:rPr>
                <w:rStyle w:val="Hyperlink"/>
                <w:noProof/>
              </w:rPr>
              <w:t>i)</w:t>
            </w:r>
            <w:r w:rsidR="006E42B9">
              <w:rPr>
                <w:rFonts w:asciiTheme="minorHAnsi" w:eastAsiaTheme="minorEastAsia" w:hAnsiTheme="minorHAnsi" w:cstheme="minorBidi"/>
                <w:noProof/>
                <w:sz w:val="22"/>
                <w:szCs w:val="22"/>
                <w:lang w:bidi="ar-SA"/>
              </w:rPr>
              <w:tab/>
            </w:r>
            <w:r w:rsidR="006E42B9" w:rsidRPr="00CB56ED">
              <w:rPr>
                <w:rStyle w:val="Hyperlink"/>
                <w:noProof/>
              </w:rPr>
              <w:t>Find 2 open-source autopilots that can be used on UAVs</w:t>
            </w:r>
            <w:r w:rsidR="006E42B9">
              <w:rPr>
                <w:noProof/>
                <w:webHidden/>
              </w:rPr>
              <w:tab/>
            </w:r>
            <w:r w:rsidR="006E42B9">
              <w:rPr>
                <w:noProof/>
                <w:webHidden/>
              </w:rPr>
              <w:fldChar w:fldCharType="begin"/>
            </w:r>
            <w:r w:rsidR="006E42B9">
              <w:rPr>
                <w:noProof/>
                <w:webHidden/>
              </w:rPr>
              <w:instrText xml:space="preserve"> PAGEREF _Toc130028484 \h </w:instrText>
            </w:r>
            <w:r w:rsidR="006E42B9">
              <w:rPr>
                <w:noProof/>
                <w:webHidden/>
              </w:rPr>
            </w:r>
            <w:r w:rsidR="006E42B9">
              <w:rPr>
                <w:noProof/>
                <w:webHidden/>
              </w:rPr>
              <w:fldChar w:fldCharType="separate"/>
            </w:r>
            <w:r w:rsidR="00956C27">
              <w:rPr>
                <w:noProof/>
                <w:webHidden/>
              </w:rPr>
              <w:t>13</w:t>
            </w:r>
            <w:r w:rsidR="006E42B9">
              <w:rPr>
                <w:noProof/>
                <w:webHidden/>
              </w:rPr>
              <w:fldChar w:fldCharType="end"/>
            </w:r>
          </w:hyperlink>
        </w:p>
        <w:p w14:paraId="2D8F7621" w14:textId="79D8C3BB" w:rsidR="006E42B9" w:rsidRDefault="00000000">
          <w:pPr>
            <w:pStyle w:val="TOC1"/>
            <w:tabs>
              <w:tab w:val="right" w:leader="dot" w:pos="9592"/>
            </w:tabs>
            <w:rPr>
              <w:rFonts w:asciiTheme="minorHAnsi" w:eastAsiaTheme="minorEastAsia" w:hAnsiTheme="minorHAnsi" w:cstheme="minorBidi"/>
              <w:noProof/>
              <w:sz w:val="22"/>
              <w:szCs w:val="22"/>
              <w:lang w:bidi="ar-SA"/>
            </w:rPr>
          </w:pPr>
          <w:hyperlink w:anchor="_Toc130028485" w:history="1">
            <w:r w:rsidR="006E42B9" w:rsidRPr="00CB56ED">
              <w:rPr>
                <w:rStyle w:val="Hyperlink"/>
                <w:noProof/>
              </w:rPr>
              <w:t>Flight Mechanics Review</w:t>
            </w:r>
            <w:r w:rsidR="006E42B9">
              <w:rPr>
                <w:noProof/>
                <w:webHidden/>
              </w:rPr>
              <w:tab/>
            </w:r>
            <w:r w:rsidR="006E42B9">
              <w:rPr>
                <w:noProof/>
                <w:webHidden/>
              </w:rPr>
              <w:fldChar w:fldCharType="begin"/>
            </w:r>
            <w:r w:rsidR="006E42B9">
              <w:rPr>
                <w:noProof/>
                <w:webHidden/>
              </w:rPr>
              <w:instrText xml:space="preserve"> PAGEREF _Toc130028485 \h </w:instrText>
            </w:r>
            <w:r w:rsidR="006E42B9">
              <w:rPr>
                <w:noProof/>
                <w:webHidden/>
              </w:rPr>
            </w:r>
            <w:r w:rsidR="006E42B9">
              <w:rPr>
                <w:noProof/>
                <w:webHidden/>
              </w:rPr>
              <w:fldChar w:fldCharType="separate"/>
            </w:r>
            <w:r w:rsidR="00956C27">
              <w:rPr>
                <w:noProof/>
                <w:webHidden/>
              </w:rPr>
              <w:t>14</w:t>
            </w:r>
            <w:r w:rsidR="006E42B9">
              <w:rPr>
                <w:noProof/>
                <w:webHidden/>
              </w:rPr>
              <w:fldChar w:fldCharType="end"/>
            </w:r>
          </w:hyperlink>
        </w:p>
        <w:p w14:paraId="73B399CA" w14:textId="3F5EA0F6" w:rsidR="006E42B9" w:rsidRDefault="00000000" w:rsidP="00956C27">
          <w:pPr>
            <w:pStyle w:val="TOC2"/>
            <w:rPr>
              <w:rFonts w:asciiTheme="minorHAnsi" w:eastAsiaTheme="minorEastAsia" w:hAnsiTheme="minorHAnsi" w:cstheme="minorBidi"/>
              <w:noProof/>
              <w:sz w:val="22"/>
              <w:szCs w:val="22"/>
              <w:lang w:bidi="ar-SA"/>
            </w:rPr>
          </w:pPr>
          <w:hyperlink w:anchor="_Toc130028486" w:history="1">
            <w:r w:rsidR="006E42B9" w:rsidRPr="00CB56ED">
              <w:rPr>
                <w:rStyle w:val="Hyperlink"/>
                <w:noProof/>
              </w:rPr>
              <w:t>a)</w:t>
            </w:r>
            <w:r w:rsidR="006E42B9">
              <w:rPr>
                <w:rFonts w:asciiTheme="minorHAnsi" w:eastAsiaTheme="minorEastAsia" w:hAnsiTheme="minorHAnsi" w:cstheme="minorBidi"/>
                <w:noProof/>
                <w:sz w:val="22"/>
                <w:szCs w:val="22"/>
                <w:lang w:bidi="ar-SA"/>
              </w:rPr>
              <w:tab/>
            </w:r>
            <w:r w:rsidR="006E42B9" w:rsidRPr="00CB56ED">
              <w:rPr>
                <w:rStyle w:val="Hyperlink"/>
                <w:noProof/>
              </w:rPr>
              <w:t>State the general rigid body dynamics (RBD) equations in 3D space</w:t>
            </w:r>
            <w:r w:rsidR="006E42B9">
              <w:rPr>
                <w:noProof/>
                <w:webHidden/>
              </w:rPr>
              <w:tab/>
            </w:r>
            <w:r w:rsidR="006E42B9">
              <w:rPr>
                <w:noProof/>
                <w:webHidden/>
              </w:rPr>
              <w:fldChar w:fldCharType="begin"/>
            </w:r>
            <w:r w:rsidR="006E42B9">
              <w:rPr>
                <w:noProof/>
                <w:webHidden/>
              </w:rPr>
              <w:instrText xml:space="preserve"> PAGEREF _Toc130028486 \h </w:instrText>
            </w:r>
            <w:r w:rsidR="006E42B9">
              <w:rPr>
                <w:noProof/>
                <w:webHidden/>
              </w:rPr>
            </w:r>
            <w:r w:rsidR="006E42B9">
              <w:rPr>
                <w:noProof/>
                <w:webHidden/>
              </w:rPr>
              <w:fldChar w:fldCharType="separate"/>
            </w:r>
            <w:r w:rsidR="00956C27">
              <w:rPr>
                <w:noProof/>
                <w:webHidden/>
              </w:rPr>
              <w:t>14</w:t>
            </w:r>
            <w:r w:rsidR="006E42B9">
              <w:rPr>
                <w:noProof/>
                <w:webHidden/>
              </w:rPr>
              <w:fldChar w:fldCharType="end"/>
            </w:r>
          </w:hyperlink>
        </w:p>
        <w:p w14:paraId="4C1FD75D" w14:textId="5D07236A" w:rsidR="006E42B9" w:rsidRDefault="00000000" w:rsidP="00956C27">
          <w:pPr>
            <w:pStyle w:val="TOC2"/>
            <w:rPr>
              <w:rFonts w:asciiTheme="minorHAnsi" w:eastAsiaTheme="minorEastAsia" w:hAnsiTheme="minorHAnsi" w:cstheme="minorBidi"/>
              <w:noProof/>
              <w:sz w:val="22"/>
              <w:szCs w:val="22"/>
              <w:lang w:bidi="ar-SA"/>
            </w:rPr>
          </w:pPr>
          <w:hyperlink w:anchor="_Toc130028487" w:history="1">
            <w:r w:rsidR="006E42B9" w:rsidRPr="00CB56ED">
              <w:rPr>
                <w:rStyle w:val="Hyperlink"/>
                <w:noProof/>
              </w:rPr>
              <w:t>b)</w:t>
            </w:r>
            <w:r w:rsidR="006E42B9">
              <w:rPr>
                <w:rFonts w:asciiTheme="minorHAnsi" w:eastAsiaTheme="minorEastAsia" w:hAnsiTheme="minorHAnsi" w:cstheme="minorBidi"/>
                <w:noProof/>
                <w:sz w:val="22"/>
                <w:szCs w:val="22"/>
                <w:lang w:bidi="ar-SA"/>
              </w:rPr>
              <w:tab/>
            </w:r>
            <w:r w:rsidR="006E42B9" w:rsidRPr="00CB56ED">
              <w:rPr>
                <w:rStyle w:val="Hyperlink"/>
                <w:noProof/>
              </w:rPr>
              <w:t>Classify the above equations into (Kinetics &amp; Kinematics) equations</w:t>
            </w:r>
            <w:r w:rsidR="006E42B9">
              <w:rPr>
                <w:noProof/>
                <w:webHidden/>
              </w:rPr>
              <w:tab/>
            </w:r>
            <w:r w:rsidR="006E42B9">
              <w:rPr>
                <w:noProof/>
                <w:webHidden/>
              </w:rPr>
              <w:fldChar w:fldCharType="begin"/>
            </w:r>
            <w:r w:rsidR="006E42B9">
              <w:rPr>
                <w:noProof/>
                <w:webHidden/>
              </w:rPr>
              <w:instrText xml:space="preserve"> PAGEREF _Toc130028487 \h </w:instrText>
            </w:r>
            <w:r w:rsidR="006E42B9">
              <w:rPr>
                <w:noProof/>
                <w:webHidden/>
              </w:rPr>
            </w:r>
            <w:r w:rsidR="006E42B9">
              <w:rPr>
                <w:noProof/>
                <w:webHidden/>
              </w:rPr>
              <w:fldChar w:fldCharType="separate"/>
            </w:r>
            <w:r w:rsidR="00956C27">
              <w:rPr>
                <w:noProof/>
                <w:webHidden/>
              </w:rPr>
              <w:t>15</w:t>
            </w:r>
            <w:r w:rsidR="006E42B9">
              <w:rPr>
                <w:noProof/>
                <w:webHidden/>
              </w:rPr>
              <w:fldChar w:fldCharType="end"/>
            </w:r>
          </w:hyperlink>
        </w:p>
        <w:p w14:paraId="7C95E3B9" w14:textId="24B31134" w:rsidR="006E42B9" w:rsidRDefault="00000000" w:rsidP="00956C27">
          <w:pPr>
            <w:pStyle w:val="TOC2"/>
            <w:rPr>
              <w:rFonts w:asciiTheme="minorHAnsi" w:eastAsiaTheme="minorEastAsia" w:hAnsiTheme="minorHAnsi" w:cstheme="minorBidi"/>
              <w:noProof/>
              <w:sz w:val="22"/>
              <w:szCs w:val="22"/>
              <w:lang w:bidi="ar-SA"/>
            </w:rPr>
          </w:pPr>
          <w:hyperlink w:anchor="_Toc130028488" w:history="1">
            <w:r w:rsidR="006E42B9" w:rsidRPr="00CB56ED">
              <w:rPr>
                <w:rStyle w:val="Hyperlink"/>
                <w:noProof/>
              </w:rPr>
              <w:t>c)</w:t>
            </w:r>
            <w:r w:rsidR="006E42B9">
              <w:rPr>
                <w:rFonts w:asciiTheme="minorHAnsi" w:eastAsiaTheme="minorEastAsia" w:hAnsiTheme="minorHAnsi" w:cstheme="minorBidi"/>
                <w:noProof/>
                <w:sz w:val="22"/>
                <w:szCs w:val="22"/>
                <w:lang w:bidi="ar-SA"/>
              </w:rPr>
              <w:tab/>
            </w:r>
            <w:r w:rsidR="006E42B9" w:rsidRPr="00CB56ED">
              <w:rPr>
                <w:rStyle w:val="Hyperlink"/>
                <w:noProof/>
              </w:rPr>
              <w:t>What are the assumptions introduced while deriving those equations?</w:t>
            </w:r>
            <w:r w:rsidR="006E42B9">
              <w:rPr>
                <w:noProof/>
                <w:webHidden/>
              </w:rPr>
              <w:tab/>
            </w:r>
            <w:r w:rsidR="006E42B9">
              <w:rPr>
                <w:noProof/>
                <w:webHidden/>
              </w:rPr>
              <w:fldChar w:fldCharType="begin"/>
            </w:r>
            <w:r w:rsidR="006E42B9">
              <w:rPr>
                <w:noProof/>
                <w:webHidden/>
              </w:rPr>
              <w:instrText xml:space="preserve"> PAGEREF _Toc130028488 \h </w:instrText>
            </w:r>
            <w:r w:rsidR="006E42B9">
              <w:rPr>
                <w:noProof/>
                <w:webHidden/>
              </w:rPr>
            </w:r>
            <w:r w:rsidR="006E42B9">
              <w:rPr>
                <w:noProof/>
                <w:webHidden/>
              </w:rPr>
              <w:fldChar w:fldCharType="separate"/>
            </w:r>
            <w:r w:rsidR="00956C27">
              <w:rPr>
                <w:noProof/>
                <w:webHidden/>
              </w:rPr>
              <w:t>15</w:t>
            </w:r>
            <w:r w:rsidR="006E42B9">
              <w:rPr>
                <w:noProof/>
                <w:webHidden/>
              </w:rPr>
              <w:fldChar w:fldCharType="end"/>
            </w:r>
          </w:hyperlink>
        </w:p>
        <w:p w14:paraId="1D4E215A" w14:textId="341790C3" w:rsidR="006E42B9" w:rsidRDefault="00000000" w:rsidP="00956C27">
          <w:pPr>
            <w:pStyle w:val="TOC2"/>
            <w:rPr>
              <w:rFonts w:asciiTheme="minorHAnsi" w:eastAsiaTheme="minorEastAsia" w:hAnsiTheme="minorHAnsi" w:cstheme="minorBidi"/>
              <w:noProof/>
              <w:sz w:val="22"/>
              <w:szCs w:val="22"/>
              <w:lang w:bidi="ar-SA"/>
            </w:rPr>
          </w:pPr>
          <w:hyperlink w:anchor="_Toc130028489" w:history="1">
            <w:r w:rsidR="006E42B9" w:rsidRPr="00CB56ED">
              <w:rPr>
                <w:rStyle w:val="Hyperlink"/>
                <w:noProof/>
              </w:rPr>
              <w:t>d)</w:t>
            </w:r>
            <w:r w:rsidR="006E42B9">
              <w:rPr>
                <w:rFonts w:asciiTheme="minorHAnsi" w:eastAsiaTheme="minorEastAsia" w:hAnsiTheme="minorHAnsi" w:cstheme="minorBidi"/>
                <w:noProof/>
                <w:sz w:val="22"/>
                <w:szCs w:val="22"/>
                <w:lang w:bidi="ar-SA"/>
              </w:rPr>
              <w:tab/>
            </w:r>
            <w:r w:rsidR="006E42B9" w:rsidRPr="00CB56ED">
              <w:rPr>
                <w:rStyle w:val="Hyperlink"/>
                <w:noProof/>
              </w:rPr>
              <w:t>State the set of equations added to the (RBD) equations to form the Fixed wing Airplanes (EOM)</w:t>
            </w:r>
            <w:r w:rsidR="006E42B9">
              <w:rPr>
                <w:noProof/>
                <w:webHidden/>
              </w:rPr>
              <w:tab/>
            </w:r>
            <w:r w:rsidR="006E42B9">
              <w:rPr>
                <w:noProof/>
                <w:webHidden/>
              </w:rPr>
              <w:fldChar w:fldCharType="begin"/>
            </w:r>
            <w:r w:rsidR="006E42B9">
              <w:rPr>
                <w:noProof/>
                <w:webHidden/>
              </w:rPr>
              <w:instrText xml:space="preserve"> PAGEREF _Toc130028489 \h </w:instrText>
            </w:r>
            <w:r w:rsidR="006E42B9">
              <w:rPr>
                <w:noProof/>
                <w:webHidden/>
              </w:rPr>
            </w:r>
            <w:r w:rsidR="006E42B9">
              <w:rPr>
                <w:noProof/>
                <w:webHidden/>
              </w:rPr>
              <w:fldChar w:fldCharType="separate"/>
            </w:r>
            <w:r w:rsidR="00956C27">
              <w:rPr>
                <w:noProof/>
                <w:webHidden/>
              </w:rPr>
              <w:t>16</w:t>
            </w:r>
            <w:r w:rsidR="006E42B9">
              <w:rPr>
                <w:noProof/>
                <w:webHidden/>
              </w:rPr>
              <w:fldChar w:fldCharType="end"/>
            </w:r>
          </w:hyperlink>
        </w:p>
        <w:p w14:paraId="596237F6" w14:textId="7469F931" w:rsidR="006E42B9" w:rsidRDefault="00000000" w:rsidP="00956C27">
          <w:pPr>
            <w:pStyle w:val="TOC2"/>
            <w:rPr>
              <w:rFonts w:asciiTheme="minorHAnsi" w:eastAsiaTheme="minorEastAsia" w:hAnsiTheme="minorHAnsi" w:cstheme="minorBidi"/>
              <w:noProof/>
              <w:sz w:val="22"/>
              <w:szCs w:val="22"/>
              <w:lang w:bidi="ar-SA"/>
            </w:rPr>
          </w:pPr>
          <w:hyperlink w:anchor="_Toc130028490" w:history="1">
            <w:r w:rsidR="006E42B9" w:rsidRPr="00CB56ED">
              <w:rPr>
                <w:rStyle w:val="Hyperlink"/>
                <w:noProof/>
              </w:rPr>
              <w:t>e)</w:t>
            </w:r>
            <w:r w:rsidR="006E42B9">
              <w:rPr>
                <w:rFonts w:asciiTheme="minorHAnsi" w:eastAsiaTheme="minorEastAsia" w:hAnsiTheme="minorHAnsi" w:cstheme="minorBidi"/>
                <w:noProof/>
                <w:sz w:val="22"/>
                <w:szCs w:val="22"/>
                <w:lang w:bidi="ar-SA"/>
              </w:rPr>
              <w:tab/>
            </w:r>
            <w:r w:rsidR="006E42B9" w:rsidRPr="00CB56ED">
              <w:rPr>
                <w:rStyle w:val="Hyperlink"/>
                <w:noProof/>
              </w:rPr>
              <w:t>Classify the airplane EOM equations mathematically</w:t>
            </w:r>
            <w:r w:rsidR="006E42B9">
              <w:rPr>
                <w:noProof/>
                <w:webHidden/>
              </w:rPr>
              <w:tab/>
            </w:r>
            <w:r w:rsidR="006E42B9">
              <w:rPr>
                <w:noProof/>
                <w:webHidden/>
              </w:rPr>
              <w:fldChar w:fldCharType="begin"/>
            </w:r>
            <w:r w:rsidR="006E42B9">
              <w:rPr>
                <w:noProof/>
                <w:webHidden/>
              </w:rPr>
              <w:instrText xml:space="preserve"> PAGEREF _Toc130028490 \h </w:instrText>
            </w:r>
            <w:r w:rsidR="006E42B9">
              <w:rPr>
                <w:noProof/>
                <w:webHidden/>
              </w:rPr>
            </w:r>
            <w:r w:rsidR="006E42B9">
              <w:rPr>
                <w:noProof/>
                <w:webHidden/>
              </w:rPr>
              <w:fldChar w:fldCharType="separate"/>
            </w:r>
            <w:r w:rsidR="00956C27">
              <w:rPr>
                <w:noProof/>
                <w:webHidden/>
              </w:rPr>
              <w:t>16</w:t>
            </w:r>
            <w:r w:rsidR="006E42B9">
              <w:rPr>
                <w:noProof/>
                <w:webHidden/>
              </w:rPr>
              <w:fldChar w:fldCharType="end"/>
            </w:r>
          </w:hyperlink>
        </w:p>
        <w:p w14:paraId="2809B009" w14:textId="5D4BE1FE" w:rsidR="006E42B9" w:rsidRDefault="00000000" w:rsidP="00956C27">
          <w:pPr>
            <w:pStyle w:val="TOC2"/>
            <w:rPr>
              <w:rFonts w:asciiTheme="minorHAnsi" w:eastAsiaTheme="minorEastAsia" w:hAnsiTheme="minorHAnsi" w:cstheme="minorBidi"/>
              <w:noProof/>
              <w:sz w:val="22"/>
              <w:szCs w:val="22"/>
              <w:lang w:bidi="ar-SA"/>
            </w:rPr>
          </w:pPr>
          <w:hyperlink w:anchor="_Toc130028491" w:history="1">
            <w:r w:rsidR="006E42B9" w:rsidRPr="00CB56ED">
              <w:rPr>
                <w:rStyle w:val="Hyperlink"/>
                <w:noProof/>
              </w:rPr>
              <w:t>f)</w:t>
            </w:r>
            <w:r w:rsidR="006E42B9">
              <w:rPr>
                <w:rFonts w:asciiTheme="minorHAnsi" w:eastAsiaTheme="minorEastAsia" w:hAnsiTheme="minorHAnsi" w:cstheme="minorBidi"/>
                <w:noProof/>
                <w:sz w:val="22"/>
                <w:szCs w:val="22"/>
                <w:lang w:bidi="ar-SA"/>
              </w:rPr>
              <w:tab/>
            </w:r>
            <w:r w:rsidR="006E42B9" w:rsidRPr="00CB56ED">
              <w:rPr>
                <w:rStyle w:val="Hyperlink"/>
                <w:noProof/>
              </w:rPr>
              <w:t>What is the difference between the (Body axes) and the (earth or inertial axes)?</w:t>
            </w:r>
            <w:r w:rsidR="006E42B9">
              <w:rPr>
                <w:noProof/>
                <w:webHidden/>
              </w:rPr>
              <w:tab/>
            </w:r>
            <w:r w:rsidR="006E42B9">
              <w:rPr>
                <w:noProof/>
                <w:webHidden/>
              </w:rPr>
              <w:fldChar w:fldCharType="begin"/>
            </w:r>
            <w:r w:rsidR="006E42B9">
              <w:rPr>
                <w:noProof/>
                <w:webHidden/>
              </w:rPr>
              <w:instrText xml:space="preserve"> PAGEREF _Toc130028491 \h </w:instrText>
            </w:r>
            <w:r w:rsidR="006E42B9">
              <w:rPr>
                <w:noProof/>
                <w:webHidden/>
              </w:rPr>
            </w:r>
            <w:r w:rsidR="006E42B9">
              <w:rPr>
                <w:noProof/>
                <w:webHidden/>
              </w:rPr>
              <w:fldChar w:fldCharType="separate"/>
            </w:r>
            <w:r w:rsidR="00956C27">
              <w:rPr>
                <w:noProof/>
                <w:webHidden/>
              </w:rPr>
              <w:t>17</w:t>
            </w:r>
            <w:r w:rsidR="006E42B9">
              <w:rPr>
                <w:noProof/>
                <w:webHidden/>
              </w:rPr>
              <w:fldChar w:fldCharType="end"/>
            </w:r>
          </w:hyperlink>
        </w:p>
        <w:p w14:paraId="16B310AE" w14:textId="347201DE" w:rsidR="006E42B9" w:rsidRDefault="00000000" w:rsidP="00956C27">
          <w:pPr>
            <w:pStyle w:val="TOC2"/>
            <w:rPr>
              <w:rFonts w:asciiTheme="minorHAnsi" w:eastAsiaTheme="minorEastAsia" w:hAnsiTheme="minorHAnsi" w:cstheme="minorBidi"/>
              <w:noProof/>
              <w:sz w:val="22"/>
              <w:szCs w:val="22"/>
              <w:lang w:bidi="ar-SA"/>
            </w:rPr>
          </w:pPr>
          <w:hyperlink w:anchor="_Toc130028492" w:history="1">
            <w:r w:rsidR="006E42B9" w:rsidRPr="00CB56ED">
              <w:rPr>
                <w:rStyle w:val="Hyperlink"/>
                <w:noProof/>
              </w:rPr>
              <w:t>g)</w:t>
            </w:r>
            <w:r w:rsidR="006E42B9">
              <w:rPr>
                <w:rFonts w:asciiTheme="minorHAnsi" w:eastAsiaTheme="minorEastAsia" w:hAnsiTheme="minorHAnsi" w:cstheme="minorBidi"/>
                <w:noProof/>
                <w:sz w:val="22"/>
                <w:szCs w:val="22"/>
                <w:lang w:bidi="ar-SA"/>
              </w:rPr>
              <w:tab/>
            </w:r>
            <w:r w:rsidR="006E42B9" w:rsidRPr="00CB56ED">
              <w:rPr>
                <w:rStyle w:val="Hyperlink"/>
                <w:noProof/>
              </w:rPr>
              <w:t>What is the difference between the pitch angle (θ) and the angle of attack (α), and between the sideslip angle (β) and the heading angle (ψ)?</w:t>
            </w:r>
            <w:r w:rsidR="006E42B9">
              <w:rPr>
                <w:noProof/>
                <w:webHidden/>
              </w:rPr>
              <w:tab/>
            </w:r>
            <w:r w:rsidR="006E42B9">
              <w:rPr>
                <w:noProof/>
                <w:webHidden/>
              </w:rPr>
              <w:fldChar w:fldCharType="begin"/>
            </w:r>
            <w:r w:rsidR="006E42B9">
              <w:rPr>
                <w:noProof/>
                <w:webHidden/>
              </w:rPr>
              <w:instrText xml:space="preserve"> PAGEREF _Toc130028492 \h </w:instrText>
            </w:r>
            <w:r w:rsidR="006E42B9">
              <w:rPr>
                <w:noProof/>
                <w:webHidden/>
              </w:rPr>
            </w:r>
            <w:r w:rsidR="006E42B9">
              <w:rPr>
                <w:noProof/>
                <w:webHidden/>
              </w:rPr>
              <w:fldChar w:fldCharType="separate"/>
            </w:r>
            <w:r w:rsidR="00956C27">
              <w:rPr>
                <w:noProof/>
                <w:webHidden/>
              </w:rPr>
              <w:t>18</w:t>
            </w:r>
            <w:r w:rsidR="006E42B9">
              <w:rPr>
                <w:noProof/>
                <w:webHidden/>
              </w:rPr>
              <w:fldChar w:fldCharType="end"/>
            </w:r>
          </w:hyperlink>
        </w:p>
        <w:p w14:paraId="6E939AA8" w14:textId="66CB87AA" w:rsidR="006E42B9" w:rsidRDefault="00000000" w:rsidP="00956C27">
          <w:pPr>
            <w:pStyle w:val="TOC2"/>
            <w:rPr>
              <w:rFonts w:asciiTheme="minorHAnsi" w:eastAsiaTheme="minorEastAsia" w:hAnsiTheme="minorHAnsi" w:cstheme="minorBidi"/>
              <w:noProof/>
              <w:sz w:val="22"/>
              <w:szCs w:val="22"/>
              <w:lang w:bidi="ar-SA"/>
            </w:rPr>
          </w:pPr>
          <w:hyperlink w:anchor="_Toc130028493" w:history="1">
            <w:r w:rsidR="006E42B9" w:rsidRPr="00CB56ED">
              <w:rPr>
                <w:rStyle w:val="Hyperlink"/>
                <w:noProof/>
              </w:rPr>
              <w:t>h)</w:t>
            </w:r>
            <w:r w:rsidR="006E42B9">
              <w:rPr>
                <w:rFonts w:asciiTheme="minorHAnsi" w:eastAsiaTheme="minorEastAsia" w:hAnsiTheme="minorHAnsi" w:cstheme="minorBidi"/>
                <w:noProof/>
                <w:sz w:val="22"/>
                <w:szCs w:val="22"/>
                <w:lang w:bidi="ar-SA"/>
              </w:rPr>
              <w:tab/>
            </w:r>
            <w:r w:rsidR="006E42B9" w:rsidRPr="00CB56ED">
              <w:rPr>
                <w:rStyle w:val="Hyperlink"/>
                <w:noProof/>
              </w:rPr>
              <w:t>There are different attitude representations other than Euler angles such as Direction Cosine Matrix, quaternions, and axis-angle representation. Explain them, and tell what're their advantages/disadvantages</w:t>
            </w:r>
            <w:r w:rsidR="006E42B9">
              <w:rPr>
                <w:noProof/>
                <w:webHidden/>
              </w:rPr>
              <w:tab/>
            </w:r>
            <w:r w:rsidR="006E42B9">
              <w:rPr>
                <w:noProof/>
                <w:webHidden/>
              </w:rPr>
              <w:fldChar w:fldCharType="begin"/>
            </w:r>
            <w:r w:rsidR="006E42B9">
              <w:rPr>
                <w:noProof/>
                <w:webHidden/>
              </w:rPr>
              <w:instrText xml:space="preserve"> PAGEREF _Toc130028493 \h </w:instrText>
            </w:r>
            <w:r w:rsidR="006E42B9">
              <w:rPr>
                <w:noProof/>
                <w:webHidden/>
              </w:rPr>
            </w:r>
            <w:r w:rsidR="006E42B9">
              <w:rPr>
                <w:noProof/>
                <w:webHidden/>
              </w:rPr>
              <w:fldChar w:fldCharType="separate"/>
            </w:r>
            <w:r w:rsidR="00956C27">
              <w:rPr>
                <w:noProof/>
                <w:webHidden/>
              </w:rPr>
              <w:t>20</w:t>
            </w:r>
            <w:r w:rsidR="006E42B9">
              <w:rPr>
                <w:noProof/>
                <w:webHidden/>
              </w:rPr>
              <w:fldChar w:fldCharType="end"/>
            </w:r>
          </w:hyperlink>
        </w:p>
        <w:p w14:paraId="2FA108C2" w14:textId="5AF0B8B5" w:rsidR="006E42B9" w:rsidRDefault="00000000">
          <w:pPr>
            <w:pStyle w:val="TOC1"/>
            <w:tabs>
              <w:tab w:val="right" w:leader="dot" w:pos="9592"/>
            </w:tabs>
            <w:rPr>
              <w:rFonts w:asciiTheme="minorHAnsi" w:eastAsiaTheme="minorEastAsia" w:hAnsiTheme="minorHAnsi" w:cstheme="minorBidi"/>
              <w:noProof/>
              <w:sz w:val="22"/>
              <w:szCs w:val="22"/>
              <w:lang w:bidi="ar-SA"/>
            </w:rPr>
          </w:pPr>
          <w:hyperlink w:anchor="_Toc130028494" w:history="1">
            <w:r w:rsidR="006E42B9" w:rsidRPr="00CB56ED">
              <w:rPr>
                <w:rStyle w:val="Hyperlink"/>
                <w:noProof/>
              </w:rPr>
              <w:t>Numerical Solution of ODEs</w:t>
            </w:r>
            <w:r w:rsidR="006E42B9">
              <w:rPr>
                <w:noProof/>
                <w:webHidden/>
              </w:rPr>
              <w:tab/>
            </w:r>
            <w:r w:rsidR="006E42B9">
              <w:rPr>
                <w:noProof/>
                <w:webHidden/>
              </w:rPr>
              <w:fldChar w:fldCharType="begin"/>
            </w:r>
            <w:r w:rsidR="006E42B9">
              <w:rPr>
                <w:noProof/>
                <w:webHidden/>
              </w:rPr>
              <w:instrText xml:space="preserve"> PAGEREF _Toc130028494 \h </w:instrText>
            </w:r>
            <w:r w:rsidR="006E42B9">
              <w:rPr>
                <w:noProof/>
                <w:webHidden/>
              </w:rPr>
            </w:r>
            <w:r w:rsidR="006E42B9">
              <w:rPr>
                <w:noProof/>
                <w:webHidden/>
              </w:rPr>
              <w:fldChar w:fldCharType="separate"/>
            </w:r>
            <w:r w:rsidR="00956C27">
              <w:rPr>
                <w:noProof/>
                <w:webHidden/>
              </w:rPr>
              <w:t>22</w:t>
            </w:r>
            <w:r w:rsidR="006E42B9">
              <w:rPr>
                <w:noProof/>
                <w:webHidden/>
              </w:rPr>
              <w:fldChar w:fldCharType="end"/>
            </w:r>
          </w:hyperlink>
        </w:p>
        <w:p w14:paraId="4FD9B957" w14:textId="51BC0042" w:rsidR="006E42B9" w:rsidRDefault="00000000" w:rsidP="00956C27">
          <w:pPr>
            <w:pStyle w:val="TOC2"/>
            <w:rPr>
              <w:rFonts w:asciiTheme="minorHAnsi" w:eastAsiaTheme="minorEastAsia" w:hAnsiTheme="minorHAnsi" w:cstheme="minorBidi"/>
              <w:noProof/>
              <w:sz w:val="22"/>
              <w:szCs w:val="22"/>
              <w:lang w:bidi="ar-SA"/>
            </w:rPr>
          </w:pPr>
          <w:hyperlink w:anchor="_Toc130028495" w:history="1">
            <w:r w:rsidR="006E42B9" w:rsidRPr="00CB56ED">
              <w:rPr>
                <w:rStyle w:val="Hyperlink"/>
                <w:noProof/>
              </w:rPr>
              <w:t>a)</w:t>
            </w:r>
            <w:r w:rsidR="006E42B9">
              <w:rPr>
                <w:rFonts w:asciiTheme="minorHAnsi" w:eastAsiaTheme="minorEastAsia" w:hAnsiTheme="minorHAnsi" w:cstheme="minorBidi"/>
                <w:noProof/>
                <w:sz w:val="22"/>
                <w:szCs w:val="22"/>
                <w:lang w:bidi="ar-SA"/>
              </w:rPr>
              <w:tab/>
            </w:r>
            <w:r w:rsidR="006E42B9" w:rsidRPr="00CB56ED">
              <w:rPr>
                <w:rStyle w:val="Hyperlink"/>
                <w:noProof/>
              </w:rPr>
              <w:t>State some of the numerical solving algorithms for ODEs. Showing the advantages and disadvantages of each.</w:t>
            </w:r>
            <w:r w:rsidR="006E42B9">
              <w:rPr>
                <w:noProof/>
                <w:webHidden/>
              </w:rPr>
              <w:tab/>
            </w:r>
            <w:r w:rsidR="006E42B9">
              <w:rPr>
                <w:noProof/>
                <w:webHidden/>
              </w:rPr>
              <w:fldChar w:fldCharType="begin"/>
            </w:r>
            <w:r w:rsidR="006E42B9">
              <w:rPr>
                <w:noProof/>
                <w:webHidden/>
              </w:rPr>
              <w:instrText xml:space="preserve"> PAGEREF _Toc130028495 \h </w:instrText>
            </w:r>
            <w:r w:rsidR="006E42B9">
              <w:rPr>
                <w:noProof/>
                <w:webHidden/>
              </w:rPr>
            </w:r>
            <w:r w:rsidR="006E42B9">
              <w:rPr>
                <w:noProof/>
                <w:webHidden/>
              </w:rPr>
              <w:fldChar w:fldCharType="separate"/>
            </w:r>
            <w:r w:rsidR="00956C27">
              <w:rPr>
                <w:noProof/>
                <w:webHidden/>
              </w:rPr>
              <w:t>22</w:t>
            </w:r>
            <w:r w:rsidR="006E42B9">
              <w:rPr>
                <w:noProof/>
                <w:webHidden/>
              </w:rPr>
              <w:fldChar w:fldCharType="end"/>
            </w:r>
          </w:hyperlink>
        </w:p>
        <w:p w14:paraId="6EA827A7" w14:textId="49893E93" w:rsidR="006E42B9" w:rsidRDefault="00000000" w:rsidP="00956C27">
          <w:pPr>
            <w:pStyle w:val="TOC2"/>
            <w:rPr>
              <w:rFonts w:asciiTheme="minorHAnsi" w:eastAsiaTheme="minorEastAsia" w:hAnsiTheme="minorHAnsi" w:cstheme="minorBidi"/>
              <w:noProof/>
              <w:sz w:val="22"/>
              <w:szCs w:val="22"/>
              <w:lang w:bidi="ar-SA"/>
            </w:rPr>
          </w:pPr>
          <w:hyperlink w:anchor="_Toc130028496" w:history="1">
            <w:r w:rsidR="006E42B9" w:rsidRPr="00CB56ED">
              <w:rPr>
                <w:rStyle w:val="Hyperlink"/>
                <w:noProof/>
              </w:rPr>
              <w:t>b)</w:t>
            </w:r>
            <w:r w:rsidR="006E42B9">
              <w:rPr>
                <w:rFonts w:asciiTheme="minorHAnsi" w:eastAsiaTheme="minorEastAsia" w:hAnsiTheme="minorHAnsi" w:cstheme="minorBidi"/>
                <w:noProof/>
                <w:sz w:val="22"/>
                <w:szCs w:val="22"/>
                <w:lang w:bidi="ar-SA"/>
              </w:rPr>
              <w:tab/>
            </w:r>
            <w:r w:rsidR="006E42B9" w:rsidRPr="00CB56ED">
              <w:rPr>
                <w:rStyle w:val="Hyperlink"/>
                <w:noProof/>
              </w:rPr>
              <w:t>Choose one algorithm for solving the Airplane EOM, and clearly state the (Initial conditions needed, Inputs needed in each iteration, and Outputs calculated in each iteration)</w:t>
            </w:r>
            <w:r w:rsidR="006E42B9">
              <w:rPr>
                <w:noProof/>
                <w:webHidden/>
              </w:rPr>
              <w:tab/>
            </w:r>
            <w:r w:rsidR="006E42B9">
              <w:rPr>
                <w:noProof/>
                <w:webHidden/>
              </w:rPr>
              <w:fldChar w:fldCharType="begin"/>
            </w:r>
            <w:r w:rsidR="006E42B9">
              <w:rPr>
                <w:noProof/>
                <w:webHidden/>
              </w:rPr>
              <w:instrText xml:space="preserve"> PAGEREF _Toc130028496 \h </w:instrText>
            </w:r>
            <w:r w:rsidR="006E42B9">
              <w:rPr>
                <w:noProof/>
                <w:webHidden/>
              </w:rPr>
            </w:r>
            <w:r w:rsidR="006E42B9">
              <w:rPr>
                <w:noProof/>
                <w:webHidden/>
              </w:rPr>
              <w:fldChar w:fldCharType="separate"/>
            </w:r>
            <w:r w:rsidR="00956C27">
              <w:rPr>
                <w:noProof/>
                <w:webHidden/>
              </w:rPr>
              <w:t>3</w:t>
            </w:r>
            <w:r w:rsidR="006E42B9">
              <w:rPr>
                <w:noProof/>
                <w:webHidden/>
              </w:rPr>
              <w:fldChar w:fldCharType="end"/>
            </w:r>
          </w:hyperlink>
        </w:p>
        <w:p w14:paraId="440624D5" w14:textId="7539AC7F" w:rsidR="006E42B9" w:rsidRDefault="00000000" w:rsidP="00956C27">
          <w:pPr>
            <w:pStyle w:val="TOC2"/>
            <w:rPr>
              <w:rFonts w:asciiTheme="minorHAnsi" w:eastAsiaTheme="minorEastAsia" w:hAnsiTheme="minorHAnsi" w:cstheme="minorBidi"/>
              <w:noProof/>
              <w:sz w:val="22"/>
              <w:szCs w:val="22"/>
              <w:lang w:bidi="ar-SA"/>
            </w:rPr>
          </w:pPr>
          <w:hyperlink w:anchor="_Toc130028497" w:history="1">
            <w:r w:rsidR="006E42B9" w:rsidRPr="00CB56ED">
              <w:rPr>
                <w:rStyle w:val="Hyperlink"/>
                <w:noProof/>
              </w:rPr>
              <w:t>c)</w:t>
            </w:r>
            <w:r w:rsidR="006E42B9">
              <w:rPr>
                <w:rFonts w:asciiTheme="minorHAnsi" w:eastAsiaTheme="minorEastAsia" w:hAnsiTheme="minorHAnsi" w:cstheme="minorBidi"/>
                <w:noProof/>
                <w:sz w:val="22"/>
                <w:szCs w:val="22"/>
                <w:lang w:bidi="ar-SA"/>
              </w:rPr>
              <w:tab/>
            </w:r>
            <w:r w:rsidR="006E42B9" w:rsidRPr="00CB56ED">
              <w:rPr>
                <w:rStyle w:val="Hyperlink"/>
                <w:noProof/>
              </w:rPr>
              <w:t>Solve the system of first-order ODEs</w:t>
            </w:r>
            <w:r w:rsidR="006E42B9">
              <w:rPr>
                <w:noProof/>
                <w:webHidden/>
              </w:rPr>
              <w:tab/>
            </w:r>
            <w:r w:rsidR="006E42B9">
              <w:rPr>
                <w:noProof/>
                <w:webHidden/>
              </w:rPr>
              <w:fldChar w:fldCharType="begin"/>
            </w:r>
            <w:r w:rsidR="006E42B9">
              <w:rPr>
                <w:noProof/>
                <w:webHidden/>
              </w:rPr>
              <w:instrText xml:space="preserve"> PAGEREF _Toc130028497 \h </w:instrText>
            </w:r>
            <w:r w:rsidR="006E42B9">
              <w:rPr>
                <w:noProof/>
                <w:webHidden/>
              </w:rPr>
            </w:r>
            <w:r w:rsidR="006E42B9">
              <w:rPr>
                <w:noProof/>
                <w:webHidden/>
              </w:rPr>
              <w:fldChar w:fldCharType="separate"/>
            </w:r>
            <w:r w:rsidR="00956C27">
              <w:rPr>
                <w:noProof/>
                <w:webHidden/>
              </w:rPr>
              <w:t>3</w:t>
            </w:r>
            <w:r w:rsidR="006E42B9">
              <w:rPr>
                <w:noProof/>
                <w:webHidden/>
              </w:rPr>
              <w:fldChar w:fldCharType="end"/>
            </w:r>
          </w:hyperlink>
        </w:p>
        <w:p w14:paraId="3ABFE043" w14:textId="25B2D780" w:rsidR="006E42B9" w:rsidRDefault="00000000">
          <w:pPr>
            <w:pStyle w:val="TOC1"/>
            <w:tabs>
              <w:tab w:val="right" w:leader="dot" w:pos="9592"/>
            </w:tabs>
            <w:rPr>
              <w:rFonts w:asciiTheme="minorHAnsi" w:eastAsiaTheme="minorEastAsia" w:hAnsiTheme="minorHAnsi" w:cstheme="minorBidi"/>
              <w:noProof/>
              <w:sz w:val="22"/>
              <w:szCs w:val="22"/>
              <w:lang w:bidi="ar-SA"/>
            </w:rPr>
          </w:pPr>
          <w:hyperlink w:anchor="_Toc130028498" w:history="1">
            <w:r w:rsidR="006E42B9" w:rsidRPr="00CB56ED">
              <w:rPr>
                <w:rStyle w:val="Hyperlink"/>
                <w:noProof/>
              </w:rPr>
              <w:t>Airplane Simulator Part I: RBD Equations</w:t>
            </w:r>
            <w:r w:rsidR="006E42B9" w:rsidRPr="00CB56ED">
              <w:rPr>
                <w:rStyle w:val="Hyperlink"/>
                <w:noProof/>
                <w:rtl/>
              </w:rPr>
              <w:t xml:space="preserve"> </w:t>
            </w:r>
            <w:r w:rsidR="006E42B9" w:rsidRPr="00CB56ED">
              <w:rPr>
                <w:rStyle w:val="Hyperlink"/>
                <w:noProof/>
              </w:rPr>
              <w:t>Solver</w:t>
            </w:r>
            <w:r w:rsidR="006E42B9">
              <w:rPr>
                <w:noProof/>
                <w:webHidden/>
              </w:rPr>
              <w:tab/>
            </w:r>
            <w:r w:rsidR="006E42B9">
              <w:rPr>
                <w:noProof/>
                <w:webHidden/>
              </w:rPr>
              <w:fldChar w:fldCharType="begin"/>
            </w:r>
            <w:r w:rsidR="006E42B9">
              <w:rPr>
                <w:noProof/>
                <w:webHidden/>
              </w:rPr>
              <w:instrText xml:space="preserve"> PAGEREF _Toc130028498 \h </w:instrText>
            </w:r>
            <w:r w:rsidR="006E42B9">
              <w:rPr>
                <w:noProof/>
                <w:webHidden/>
              </w:rPr>
            </w:r>
            <w:r w:rsidR="006E42B9">
              <w:rPr>
                <w:noProof/>
                <w:webHidden/>
              </w:rPr>
              <w:fldChar w:fldCharType="separate"/>
            </w:r>
            <w:r w:rsidR="00956C27">
              <w:rPr>
                <w:noProof/>
                <w:webHidden/>
              </w:rPr>
              <w:t>5</w:t>
            </w:r>
            <w:r w:rsidR="006E42B9">
              <w:rPr>
                <w:noProof/>
                <w:webHidden/>
              </w:rPr>
              <w:fldChar w:fldCharType="end"/>
            </w:r>
          </w:hyperlink>
        </w:p>
        <w:p w14:paraId="6E0B3EDB" w14:textId="3E9A5A3D" w:rsidR="006E42B9" w:rsidRDefault="00000000" w:rsidP="00956C27">
          <w:pPr>
            <w:pStyle w:val="TOC2"/>
            <w:rPr>
              <w:rFonts w:asciiTheme="minorHAnsi" w:eastAsiaTheme="minorEastAsia" w:hAnsiTheme="minorHAnsi" w:cstheme="minorBidi"/>
              <w:noProof/>
              <w:sz w:val="22"/>
              <w:szCs w:val="22"/>
              <w:lang w:bidi="ar-SA"/>
            </w:rPr>
          </w:pPr>
          <w:hyperlink w:anchor="_Toc130028499" w:history="1">
            <w:r w:rsidR="006E42B9" w:rsidRPr="00CB56ED">
              <w:rPr>
                <w:rStyle w:val="Hyperlink"/>
                <w:noProof/>
              </w:rPr>
              <w:t>a)</w:t>
            </w:r>
            <w:r w:rsidR="006E42B9">
              <w:rPr>
                <w:rFonts w:asciiTheme="minorHAnsi" w:eastAsiaTheme="minorEastAsia" w:hAnsiTheme="minorHAnsi" w:cstheme="minorBidi"/>
                <w:noProof/>
                <w:sz w:val="22"/>
                <w:szCs w:val="22"/>
                <w:lang w:bidi="ar-SA"/>
              </w:rPr>
              <w:tab/>
            </w:r>
            <w:r w:rsidR="006E42B9" w:rsidRPr="00CB56ED">
              <w:rPr>
                <w:rStyle w:val="Hyperlink"/>
                <w:noProof/>
              </w:rPr>
              <w:t>Introduction</w:t>
            </w:r>
            <w:r w:rsidR="006E42B9">
              <w:rPr>
                <w:noProof/>
                <w:webHidden/>
              </w:rPr>
              <w:tab/>
            </w:r>
            <w:r w:rsidR="006E42B9">
              <w:rPr>
                <w:noProof/>
                <w:webHidden/>
              </w:rPr>
              <w:fldChar w:fldCharType="begin"/>
            </w:r>
            <w:r w:rsidR="006E42B9">
              <w:rPr>
                <w:noProof/>
                <w:webHidden/>
              </w:rPr>
              <w:instrText xml:space="preserve"> PAGEREF _Toc130028499 \h </w:instrText>
            </w:r>
            <w:r w:rsidR="006E42B9">
              <w:rPr>
                <w:noProof/>
                <w:webHidden/>
              </w:rPr>
            </w:r>
            <w:r w:rsidR="006E42B9">
              <w:rPr>
                <w:noProof/>
                <w:webHidden/>
              </w:rPr>
              <w:fldChar w:fldCharType="separate"/>
            </w:r>
            <w:r w:rsidR="00956C27">
              <w:rPr>
                <w:noProof/>
                <w:webHidden/>
              </w:rPr>
              <w:t>5</w:t>
            </w:r>
            <w:r w:rsidR="006E42B9">
              <w:rPr>
                <w:noProof/>
                <w:webHidden/>
              </w:rPr>
              <w:fldChar w:fldCharType="end"/>
            </w:r>
          </w:hyperlink>
        </w:p>
        <w:p w14:paraId="40775391" w14:textId="786C15A4" w:rsidR="006E42B9" w:rsidRDefault="00000000" w:rsidP="00956C27">
          <w:pPr>
            <w:pStyle w:val="TOC2"/>
            <w:rPr>
              <w:rFonts w:asciiTheme="minorHAnsi" w:eastAsiaTheme="minorEastAsia" w:hAnsiTheme="minorHAnsi" w:cstheme="minorBidi"/>
              <w:noProof/>
              <w:sz w:val="22"/>
              <w:szCs w:val="22"/>
              <w:lang w:bidi="ar-SA"/>
            </w:rPr>
          </w:pPr>
          <w:hyperlink w:anchor="_Toc130028500" w:history="1">
            <w:r w:rsidR="006E42B9" w:rsidRPr="00CB56ED">
              <w:rPr>
                <w:rStyle w:val="Hyperlink"/>
                <w:noProof/>
              </w:rPr>
              <w:t>b)</w:t>
            </w:r>
            <w:r w:rsidR="006E42B9">
              <w:rPr>
                <w:rFonts w:asciiTheme="minorHAnsi" w:eastAsiaTheme="minorEastAsia" w:hAnsiTheme="minorHAnsi" w:cstheme="minorBidi"/>
                <w:noProof/>
                <w:sz w:val="22"/>
                <w:szCs w:val="22"/>
                <w:lang w:bidi="ar-SA"/>
              </w:rPr>
              <w:tab/>
            </w:r>
            <w:r w:rsidR="006E42B9" w:rsidRPr="00CB56ED">
              <w:rPr>
                <w:rStyle w:val="Hyperlink"/>
                <w:noProof/>
              </w:rPr>
              <w:t>RBD Equations</w:t>
            </w:r>
            <w:r w:rsidR="006E42B9">
              <w:rPr>
                <w:noProof/>
                <w:webHidden/>
              </w:rPr>
              <w:tab/>
            </w:r>
            <w:r w:rsidR="006E42B9">
              <w:rPr>
                <w:noProof/>
                <w:webHidden/>
              </w:rPr>
              <w:fldChar w:fldCharType="begin"/>
            </w:r>
            <w:r w:rsidR="006E42B9">
              <w:rPr>
                <w:noProof/>
                <w:webHidden/>
              </w:rPr>
              <w:instrText xml:space="preserve"> PAGEREF _Toc130028500 \h </w:instrText>
            </w:r>
            <w:r w:rsidR="006E42B9">
              <w:rPr>
                <w:noProof/>
                <w:webHidden/>
              </w:rPr>
            </w:r>
            <w:r w:rsidR="006E42B9">
              <w:rPr>
                <w:noProof/>
                <w:webHidden/>
              </w:rPr>
              <w:fldChar w:fldCharType="separate"/>
            </w:r>
            <w:r w:rsidR="00956C27">
              <w:rPr>
                <w:noProof/>
                <w:webHidden/>
              </w:rPr>
              <w:t>6</w:t>
            </w:r>
            <w:r w:rsidR="006E42B9">
              <w:rPr>
                <w:noProof/>
                <w:webHidden/>
              </w:rPr>
              <w:fldChar w:fldCharType="end"/>
            </w:r>
          </w:hyperlink>
        </w:p>
        <w:p w14:paraId="3CCDACD4" w14:textId="0EFDCE9C" w:rsidR="006E42B9" w:rsidRDefault="00000000" w:rsidP="00956C27">
          <w:pPr>
            <w:pStyle w:val="TOC2"/>
            <w:rPr>
              <w:rFonts w:asciiTheme="minorHAnsi" w:eastAsiaTheme="minorEastAsia" w:hAnsiTheme="minorHAnsi" w:cstheme="minorBidi"/>
              <w:noProof/>
              <w:sz w:val="22"/>
              <w:szCs w:val="22"/>
              <w:lang w:bidi="ar-SA"/>
            </w:rPr>
          </w:pPr>
          <w:hyperlink w:anchor="_Toc130028501" w:history="1">
            <w:r w:rsidR="006E42B9" w:rsidRPr="00CB56ED">
              <w:rPr>
                <w:rStyle w:val="Hyperlink"/>
                <w:noProof/>
              </w:rPr>
              <w:t>c)</w:t>
            </w:r>
            <w:r w:rsidR="006E42B9">
              <w:rPr>
                <w:rFonts w:asciiTheme="minorHAnsi" w:eastAsiaTheme="minorEastAsia" w:hAnsiTheme="minorHAnsi" w:cstheme="minorBidi"/>
                <w:noProof/>
                <w:sz w:val="22"/>
                <w:szCs w:val="22"/>
                <w:lang w:bidi="ar-SA"/>
              </w:rPr>
              <w:tab/>
            </w:r>
            <w:r w:rsidR="006E42B9" w:rsidRPr="00CB56ED">
              <w:rPr>
                <w:rStyle w:val="Hyperlink"/>
                <w:noProof/>
              </w:rPr>
              <w:t>Runge-Kutta Method, Inputs, Initial conditions, Outputs &amp; Procedure</w:t>
            </w:r>
            <w:r w:rsidR="006E42B9">
              <w:rPr>
                <w:noProof/>
                <w:webHidden/>
              </w:rPr>
              <w:tab/>
            </w:r>
            <w:r w:rsidR="006E42B9">
              <w:rPr>
                <w:noProof/>
                <w:webHidden/>
              </w:rPr>
              <w:fldChar w:fldCharType="begin"/>
            </w:r>
            <w:r w:rsidR="006E42B9">
              <w:rPr>
                <w:noProof/>
                <w:webHidden/>
              </w:rPr>
              <w:instrText xml:space="preserve"> PAGEREF _Toc130028501 \h </w:instrText>
            </w:r>
            <w:r w:rsidR="006E42B9">
              <w:rPr>
                <w:noProof/>
                <w:webHidden/>
              </w:rPr>
            </w:r>
            <w:r w:rsidR="006E42B9">
              <w:rPr>
                <w:noProof/>
                <w:webHidden/>
              </w:rPr>
              <w:fldChar w:fldCharType="separate"/>
            </w:r>
            <w:r w:rsidR="00956C27">
              <w:rPr>
                <w:noProof/>
                <w:webHidden/>
              </w:rPr>
              <w:t>7</w:t>
            </w:r>
            <w:r w:rsidR="006E42B9">
              <w:rPr>
                <w:noProof/>
                <w:webHidden/>
              </w:rPr>
              <w:fldChar w:fldCharType="end"/>
            </w:r>
          </w:hyperlink>
        </w:p>
        <w:p w14:paraId="396C21F9" w14:textId="2D260716" w:rsidR="006E42B9" w:rsidRDefault="00000000" w:rsidP="00956C27">
          <w:pPr>
            <w:pStyle w:val="TOC2"/>
            <w:rPr>
              <w:rFonts w:asciiTheme="minorHAnsi" w:eastAsiaTheme="minorEastAsia" w:hAnsiTheme="minorHAnsi" w:cstheme="minorBidi"/>
              <w:noProof/>
              <w:sz w:val="22"/>
              <w:szCs w:val="22"/>
              <w:lang w:bidi="ar-SA"/>
            </w:rPr>
          </w:pPr>
          <w:hyperlink w:anchor="_Toc130028502" w:history="1">
            <w:r w:rsidR="006E42B9" w:rsidRPr="00CB56ED">
              <w:rPr>
                <w:rStyle w:val="Hyperlink"/>
                <w:noProof/>
              </w:rPr>
              <w:t>d)</w:t>
            </w:r>
            <w:r w:rsidR="006E42B9">
              <w:rPr>
                <w:rFonts w:asciiTheme="minorHAnsi" w:eastAsiaTheme="minorEastAsia" w:hAnsiTheme="minorHAnsi" w:cstheme="minorBidi"/>
                <w:noProof/>
                <w:sz w:val="22"/>
                <w:szCs w:val="22"/>
                <w:lang w:bidi="ar-SA"/>
              </w:rPr>
              <w:tab/>
            </w:r>
            <w:r w:rsidR="006E42B9" w:rsidRPr="00CB56ED">
              <w:rPr>
                <w:rStyle w:val="Hyperlink"/>
                <w:noProof/>
              </w:rPr>
              <w:t>Validation</w:t>
            </w:r>
            <w:r w:rsidR="006E42B9">
              <w:rPr>
                <w:noProof/>
                <w:webHidden/>
              </w:rPr>
              <w:tab/>
            </w:r>
            <w:r w:rsidR="006E42B9">
              <w:rPr>
                <w:noProof/>
                <w:webHidden/>
              </w:rPr>
              <w:fldChar w:fldCharType="begin"/>
            </w:r>
            <w:r w:rsidR="006E42B9">
              <w:rPr>
                <w:noProof/>
                <w:webHidden/>
              </w:rPr>
              <w:instrText xml:space="preserve"> PAGEREF _Toc130028502 \h </w:instrText>
            </w:r>
            <w:r w:rsidR="006E42B9">
              <w:rPr>
                <w:noProof/>
                <w:webHidden/>
              </w:rPr>
            </w:r>
            <w:r w:rsidR="006E42B9">
              <w:rPr>
                <w:noProof/>
                <w:webHidden/>
              </w:rPr>
              <w:fldChar w:fldCharType="separate"/>
            </w:r>
            <w:r w:rsidR="00956C27">
              <w:rPr>
                <w:noProof/>
                <w:webHidden/>
              </w:rPr>
              <w:t>4</w:t>
            </w:r>
            <w:r w:rsidR="006E42B9">
              <w:rPr>
                <w:noProof/>
                <w:webHidden/>
              </w:rPr>
              <w:fldChar w:fldCharType="end"/>
            </w:r>
          </w:hyperlink>
        </w:p>
        <w:p w14:paraId="046028F3" w14:textId="13161DFF" w:rsidR="006E42B9" w:rsidRDefault="00000000" w:rsidP="00956C27">
          <w:pPr>
            <w:pStyle w:val="TOC2"/>
            <w:rPr>
              <w:rFonts w:asciiTheme="minorHAnsi" w:eastAsiaTheme="minorEastAsia" w:hAnsiTheme="minorHAnsi" w:cstheme="minorBidi"/>
              <w:noProof/>
              <w:sz w:val="22"/>
              <w:szCs w:val="22"/>
              <w:lang w:bidi="ar-SA"/>
            </w:rPr>
          </w:pPr>
          <w:hyperlink w:anchor="_Toc130028503" w:history="1">
            <w:r w:rsidR="006E42B9" w:rsidRPr="00CB56ED">
              <w:rPr>
                <w:rStyle w:val="Hyperlink"/>
                <w:noProof/>
              </w:rPr>
              <w:t>e)</w:t>
            </w:r>
            <w:r w:rsidR="006E42B9">
              <w:rPr>
                <w:rFonts w:asciiTheme="minorHAnsi" w:eastAsiaTheme="minorEastAsia" w:hAnsiTheme="minorHAnsi" w:cstheme="minorBidi"/>
                <w:noProof/>
                <w:sz w:val="22"/>
                <w:szCs w:val="22"/>
                <w:lang w:bidi="ar-SA"/>
              </w:rPr>
              <w:tab/>
            </w:r>
            <w:r w:rsidR="006E42B9" w:rsidRPr="00CB56ED">
              <w:rPr>
                <w:rStyle w:val="Hyperlink"/>
                <w:noProof/>
              </w:rPr>
              <w:t>Results</w:t>
            </w:r>
            <w:r w:rsidR="006E42B9">
              <w:rPr>
                <w:noProof/>
                <w:webHidden/>
              </w:rPr>
              <w:tab/>
            </w:r>
            <w:r w:rsidR="006E42B9">
              <w:rPr>
                <w:noProof/>
                <w:webHidden/>
              </w:rPr>
              <w:fldChar w:fldCharType="begin"/>
            </w:r>
            <w:r w:rsidR="006E42B9">
              <w:rPr>
                <w:noProof/>
                <w:webHidden/>
              </w:rPr>
              <w:instrText xml:space="preserve"> PAGEREF _Toc130028503 \h </w:instrText>
            </w:r>
            <w:r w:rsidR="006E42B9">
              <w:rPr>
                <w:noProof/>
                <w:webHidden/>
              </w:rPr>
            </w:r>
            <w:r w:rsidR="006E42B9">
              <w:rPr>
                <w:noProof/>
                <w:webHidden/>
              </w:rPr>
              <w:fldChar w:fldCharType="separate"/>
            </w:r>
            <w:r w:rsidR="00956C27">
              <w:rPr>
                <w:noProof/>
                <w:webHidden/>
              </w:rPr>
              <w:t>5</w:t>
            </w:r>
            <w:r w:rsidR="006E42B9">
              <w:rPr>
                <w:noProof/>
                <w:webHidden/>
              </w:rPr>
              <w:fldChar w:fldCharType="end"/>
            </w:r>
          </w:hyperlink>
        </w:p>
        <w:p w14:paraId="780F9D6F" w14:textId="7E6B0D32" w:rsidR="006E42B9" w:rsidRDefault="00000000" w:rsidP="00956C27">
          <w:pPr>
            <w:pStyle w:val="TOC2"/>
            <w:rPr>
              <w:rFonts w:asciiTheme="minorHAnsi" w:eastAsiaTheme="minorEastAsia" w:hAnsiTheme="minorHAnsi" w:cstheme="minorBidi"/>
              <w:noProof/>
              <w:sz w:val="22"/>
              <w:szCs w:val="22"/>
              <w:lang w:bidi="ar-SA"/>
            </w:rPr>
          </w:pPr>
          <w:hyperlink w:anchor="_Toc130028504" w:history="1">
            <w:r w:rsidR="006E42B9" w:rsidRPr="00CB56ED">
              <w:rPr>
                <w:rStyle w:val="Hyperlink"/>
                <w:noProof/>
              </w:rPr>
              <w:t>f)</w:t>
            </w:r>
            <w:r w:rsidR="006E42B9">
              <w:rPr>
                <w:rFonts w:asciiTheme="minorHAnsi" w:eastAsiaTheme="minorEastAsia" w:hAnsiTheme="minorHAnsi" w:cstheme="minorBidi"/>
                <w:noProof/>
                <w:sz w:val="22"/>
                <w:szCs w:val="22"/>
                <w:lang w:bidi="ar-SA"/>
              </w:rPr>
              <w:tab/>
            </w:r>
            <w:r w:rsidR="006E42B9" w:rsidRPr="00CB56ED">
              <w:rPr>
                <w:rStyle w:val="Hyperlink"/>
                <w:noProof/>
              </w:rPr>
              <w:t>Conclusion</w:t>
            </w:r>
            <w:r w:rsidR="006E42B9">
              <w:rPr>
                <w:noProof/>
                <w:webHidden/>
              </w:rPr>
              <w:tab/>
            </w:r>
            <w:r w:rsidR="006E42B9">
              <w:rPr>
                <w:noProof/>
                <w:webHidden/>
              </w:rPr>
              <w:fldChar w:fldCharType="begin"/>
            </w:r>
            <w:r w:rsidR="006E42B9">
              <w:rPr>
                <w:noProof/>
                <w:webHidden/>
              </w:rPr>
              <w:instrText xml:space="preserve"> PAGEREF _Toc130028504 \h </w:instrText>
            </w:r>
            <w:r w:rsidR="006E42B9">
              <w:rPr>
                <w:noProof/>
                <w:webHidden/>
              </w:rPr>
            </w:r>
            <w:r w:rsidR="006E42B9">
              <w:rPr>
                <w:noProof/>
                <w:webHidden/>
              </w:rPr>
              <w:fldChar w:fldCharType="separate"/>
            </w:r>
            <w:r w:rsidR="00956C27">
              <w:rPr>
                <w:noProof/>
                <w:webHidden/>
              </w:rPr>
              <w:t>12</w:t>
            </w:r>
            <w:r w:rsidR="006E42B9">
              <w:rPr>
                <w:noProof/>
                <w:webHidden/>
              </w:rPr>
              <w:fldChar w:fldCharType="end"/>
            </w:r>
          </w:hyperlink>
        </w:p>
        <w:p w14:paraId="0A179D25" w14:textId="77EFD973" w:rsidR="006E42B9" w:rsidRDefault="00CD2DA5">
          <w:pPr>
            <w:pStyle w:val="TOC2"/>
            <w:rPr>
              <w:rFonts w:asciiTheme="minorHAnsi" w:eastAsiaTheme="minorEastAsia" w:hAnsiTheme="minorHAnsi" w:cstheme="minorBidi"/>
              <w:noProof/>
              <w:sz w:val="22"/>
              <w:szCs w:val="22"/>
              <w:lang w:bidi="ar-SA"/>
            </w:rPr>
            <w:pPrChange w:id="7" w:author="محمد زكريا سيد سيد ابوسبع" w:date="2023-03-27T23:14:00Z">
              <w:pPr>
                <w:pStyle w:val="TOC2"/>
                <w:tabs>
                  <w:tab w:val="left" w:pos="660"/>
                </w:tabs>
              </w:pPr>
            </w:pPrChange>
          </w:pPr>
          <w:r>
            <w:fldChar w:fldCharType="begin"/>
          </w:r>
          <w:r>
            <w:instrText>HYPERLINK \l "_Toc130028505"</w:instrText>
          </w:r>
          <w:r>
            <w:fldChar w:fldCharType="separate"/>
          </w:r>
          <w:r w:rsidR="006E42B9" w:rsidRPr="00CB56ED">
            <w:rPr>
              <w:rStyle w:val="Hyperlink"/>
              <w:noProof/>
            </w:rPr>
            <w:t>g</w:t>
          </w:r>
          <w:r w:rsidR="006E42B9" w:rsidRPr="00CB56ED">
            <w:rPr>
              <w:rStyle w:val="Hyperlink"/>
              <w:noProof/>
              <w:rtl/>
            </w:rPr>
            <w:t>)</w:t>
          </w:r>
          <w:r w:rsidR="006E42B9">
            <w:rPr>
              <w:rFonts w:asciiTheme="minorHAnsi" w:eastAsiaTheme="minorEastAsia" w:hAnsiTheme="minorHAnsi" w:cstheme="minorBidi"/>
              <w:noProof/>
              <w:sz w:val="22"/>
              <w:szCs w:val="22"/>
              <w:lang w:bidi="ar-SA"/>
            </w:rPr>
            <w:tab/>
          </w:r>
          <w:r w:rsidR="006E42B9" w:rsidRPr="00CB56ED">
            <w:rPr>
              <w:rStyle w:val="Hyperlink"/>
              <w:noProof/>
            </w:rPr>
            <w:t>Bonus</w:t>
          </w:r>
          <w:r w:rsidR="006E42B9">
            <w:rPr>
              <w:noProof/>
              <w:webHidden/>
            </w:rPr>
            <w:tab/>
          </w:r>
          <w:r w:rsidR="006E42B9">
            <w:rPr>
              <w:noProof/>
              <w:webHidden/>
            </w:rPr>
            <w:fldChar w:fldCharType="begin"/>
          </w:r>
          <w:r w:rsidR="006E42B9">
            <w:rPr>
              <w:noProof/>
              <w:webHidden/>
            </w:rPr>
            <w:instrText xml:space="preserve"> PAGEREF _Toc130028505 \h </w:instrText>
          </w:r>
          <w:r w:rsidR="006E42B9">
            <w:rPr>
              <w:noProof/>
              <w:webHidden/>
            </w:rPr>
          </w:r>
          <w:r w:rsidR="006E42B9">
            <w:rPr>
              <w:noProof/>
              <w:webHidden/>
            </w:rPr>
            <w:fldChar w:fldCharType="separate"/>
          </w:r>
          <w:r w:rsidR="00956C27">
            <w:rPr>
              <w:noProof/>
              <w:webHidden/>
            </w:rPr>
            <w:t>13</w:t>
          </w:r>
          <w:r w:rsidR="006E42B9">
            <w:rPr>
              <w:noProof/>
              <w:webHidden/>
            </w:rPr>
            <w:fldChar w:fldCharType="end"/>
          </w:r>
          <w:r>
            <w:rPr>
              <w:noProof/>
            </w:rPr>
            <w:fldChar w:fldCharType="end"/>
          </w:r>
        </w:p>
        <w:p w14:paraId="46F4449F" w14:textId="163FCCE7" w:rsidR="006E42B9" w:rsidRDefault="00000000">
          <w:pPr>
            <w:pStyle w:val="TOC1"/>
            <w:tabs>
              <w:tab w:val="right" w:leader="dot" w:pos="9592"/>
            </w:tabs>
            <w:rPr>
              <w:rFonts w:asciiTheme="minorHAnsi" w:eastAsiaTheme="minorEastAsia" w:hAnsiTheme="minorHAnsi" w:cstheme="minorBidi"/>
              <w:noProof/>
              <w:sz w:val="22"/>
              <w:szCs w:val="22"/>
              <w:lang w:bidi="ar-SA"/>
            </w:rPr>
          </w:pPr>
          <w:hyperlink w:anchor="_Toc130028506" w:history="1">
            <w:r w:rsidR="006E42B9" w:rsidRPr="00CB56ED">
              <w:rPr>
                <w:rStyle w:val="Hyperlink"/>
                <w:noProof/>
              </w:rPr>
              <w:t>Airplane Simulator Part II</w:t>
            </w:r>
            <w:r w:rsidR="006E42B9">
              <w:rPr>
                <w:noProof/>
                <w:webHidden/>
              </w:rPr>
              <w:tab/>
            </w:r>
            <w:r w:rsidR="006E42B9">
              <w:rPr>
                <w:noProof/>
                <w:webHidden/>
              </w:rPr>
              <w:fldChar w:fldCharType="begin"/>
            </w:r>
            <w:r w:rsidR="006E42B9">
              <w:rPr>
                <w:noProof/>
                <w:webHidden/>
              </w:rPr>
              <w:instrText xml:space="preserve"> PAGEREF _Toc130028506 \h </w:instrText>
            </w:r>
            <w:r w:rsidR="006E42B9">
              <w:rPr>
                <w:noProof/>
                <w:webHidden/>
              </w:rPr>
            </w:r>
            <w:r w:rsidR="006E42B9">
              <w:rPr>
                <w:noProof/>
                <w:webHidden/>
              </w:rPr>
              <w:fldChar w:fldCharType="separate"/>
            </w:r>
            <w:r w:rsidR="00956C27">
              <w:rPr>
                <w:noProof/>
                <w:webHidden/>
              </w:rPr>
              <w:t>15</w:t>
            </w:r>
            <w:r w:rsidR="006E42B9">
              <w:rPr>
                <w:noProof/>
                <w:webHidden/>
              </w:rPr>
              <w:fldChar w:fldCharType="end"/>
            </w:r>
          </w:hyperlink>
        </w:p>
        <w:p w14:paraId="23F959BC" w14:textId="45B53C7F" w:rsidR="006E42B9" w:rsidRDefault="00000000" w:rsidP="00956C27">
          <w:pPr>
            <w:pStyle w:val="TOC2"/>
            <w:rPr>
              <w:rFonts w:asciiTheme="minorHAnsi" w:eastAsiaTheme="minorEastAsia" w:hAnsiTheme="minorHAnsi" w:cstheme="minorBidi"/>
              <w:noProof/>
              <w:sz w:val="22"/>
              <w:szCs w:val="22"/>
              <w:lang w:bidi="ar-SA"/>
            </w:rPr>
          </w:pPr>
          <w:hyperlink w:anchor="_Toc130028507" w:history="1">
            <w:r w:rsidR="006E42B9" w:rsidRPr="00CB56ED">
              <w:rPr>
                <w:rStyle w:val="Hyperlink"/>
                <w:noProof/>
              </w:rPr>
              <w:t>a)</w:t>
            </w:r>
            <w:r w:rsidR="006E42B9">
              <w:rPr>
                <w:rFonts w:asciiTheme="minorHAnsi" w:eastAsiaTheme="minorEastAsia" w:hAnsiTheme="minorHAnsi" w:cstheme="minorBidi"/>
                <w:noProof/>
                <w:sz w:val="22"/>
                <w:szCs w:val="22"/>
                <w:lang w:bidi="ar-SA"/>
              </w:rPr>
              <w:tab/>
            </w:r>
            <w:r w:rsidR="006E42B9" w:rsidRPr="00CB56ED">
              <w:rPr>
                <w:rStyle w:val="Hyperlink"/>
                <w:noProof/>
              </w:rPr>
              <w:t>Introduction</w:t>
            </w:r>
            <w:r w:rsidR="006E42B9">
              <w:rPr>
                <w:noProof/>
                <w:webHidden/>
              </w:rPr>
              <w:tab/>
            </w:r>
            <w:r w:rsidR="006E42B9">
              <w:rPr>
                <w:noProof/>
                <w:webHidden/>
              </w:rPr>
              <w:fldChar w:fldCharType="begin"/>
            </w:r>
            <w:r w:rsidR="006E42B9">
              <w:rPr>
                <w:noProof/>
                <w:webHidden/>
              </w:rPr>
              <w:instrText xml:space="preserve"> PAGEREF _Toc130028507 \h </w:instrText>
            </w:r>
            <w:r w:rsidR="006E42B9">
              <w:rPr>
                <w:noProof/>
                <w:webHidden/>
              </w:rPr>
            </w:r>
            <w:r w:rsidR="006E42B9">
              <w:rPr>
                <w:noProof/>
                <w:webHidden/>
              </w:rPr>
              <w:fldChar w:fldCharType="separate"/>
            </w:r>
            <w:r w:rsidR="00956C27">
              <w:rPr>
                <w:noProof/>
                <w:webHidden/>
              </w:rPr>
              <w:t>15</w:t>
            </w:r>
            <w:r w:rsidR="006E42B9">
              <w:rPr>
                <w:noProof/>
                <w:webHidden/>
              </w:rPr>
              <w:fldChar w:fldCharType="end"/>
            </w:r>
          </w:hyperlink>
        </w:p>
        <w:p w14:paraId="2FF45033" w14:textId="7B389ED9" w:rsidR="006E42B9" w:rsidRDefault="00000000" w:rsidP="00956C27">
          <w:pPr>
            <w:pStyle w:val="TOC2"/>
            <w:rPr>
              <w:rFonts w:asciiTheme="minorHAnsi" w:eastAsiaTheme="minorEastAsia" w:hAnsiTheme="minorHAnsi" w:cstheme="minorBidi"/>
              <w:noProof/>
              <w:sz w:val="22"/>
              <w:szCs w:val="22"/>
              <w:lang w:bidi="ar-SA"/>
            </w:rPr>
          </w:pPr>
          <w:hyperlink w:anchor="_Toc130028508" w:history="1">
            <w:r w:rsidR="006E42B9" w:rsidRPr="00CB56ED">
              <w:rPr>
                <w:rStyle w:val="Hyperlink"/>
                <w:noProof/>
              </w:rPr>
              <w:t>b)</w:t>
            </w:r>
            <w:r w:rsidR="006E42B9">
              <w:rPr>
                <w:rFonts w:asciiTheme="minorHAnsi" w:eastAsiaTheme="minorEastAsia" w:hAnsiTheme="minorHAnsi" w:cstheme="minorBidi"/>
                <w:noProof/>
                <w:sz w:val="22"/>
                <w:szCs w:val="22"/>
                <w:lang w:bidi="ar-SA"/>
              </w:rPr>
              <w:tab/>
            </w:r>
            <w:r w:rsidR="006E42B9" w:rsidRPr="00CB56ED">
              <w:rPr>
                <w:rStyle w:val="Hyperlink"/>
                <w:noProof/>
              </w:rPr>
              <w:t>Airplane forces and moments calculation</w:t>
            </w:r>
            <w:r w:rsidR="006E42B9">
              <w:rPr>
                <w:noProof/>
                <w:webHidden/>
              </w:rPr>
              <w:tab/>
            </w:r>
            <w:r w:rsidR="006E42B9">
              <w:rPr>
                <w:noProof/>
                <w:webHidden/>
              </w:rPr>
              <w:fldChar w:fldCharType="begin"/>
            </w:r>
            <w:r w:rsidR="006E42B9">
              <w:rPr>
                <w:noProof/>
                <w:webHidden/>
              </w:rPr>
              <w:instrText xml:space="preserve"> PAGEREF _Toc130028508 \h </w:instrText>
            </w:r>
            <w:r w:rsidR="006E42B9">
              <w:rPr>
                <w:noProof/>
                <w:webHidden/>
              </w:rPr>
            </w:r>
            <w:r w:rsidR="006E42B9">
              <w:rPr>
                <w:noProof/>
                <w:webHidden/>
              </w:rPr>
              <w:fldChar w:fldCharType="separate"/>
            </w:r>
            <w:r w:rsidR="00956C27">
              <w:rPr>
                <w:noProof/>
                <w:webHidden/>
              </w:rPr>
              <w:t>16</w:t>
            </w:r>
            <w:r w:rsidR="006E42B9">
              <w:rPr>
                <w:noProof/>
                <w:webHidden/>
              </w:rPr>
              <w:fldChar w:fldCharType="end"/>
            </w:r>
          </w:hyperlink>
        </w:p>
        <w:p w14:paraId="4AB57245" w14:textId="26D4D39B" w:rsidR="006E42B9" w:rsidRDefault="00000000" w:rsidP="00956C27">
          <w:pPr>
            <w:pStyle w:val="TOC2"/>
            <w:rPr>
              <w:rFonts w:asciiTheme="minorHAnsi" w:eastAsiaTheme="minorEastAsia" w:hAnsiTheme="minorHAnsi" w:cstheme="minorBidi"/>
              <w:noProof/>
              <w:sz w:val="22"/>
              <w:szCs w:val="22"/>
              <w:lang w:bidi="ar-SA"/>
            </w:rPr>
          </w:pPr>
          <w:hyperlink w:anchor="_Toc130028509" w:history="1">
            <w:r w:rsidR="006E42B9" w:rsidRPr="00CB56ED">
              <w:rPr>
                <w:rStyle w:val="Hyperlink"/>
                <w:noProof/>
              </w:rPr>
              <w:t>c)</w:t>
            </w:r>
            <w:r w:rsidR="006E42B9">
              <w:rPr>
                <w:rFonts w:asciiTheme="minorHAnsi" w:eastAsiaTheme="minorEastAsia" w:hAnsiTheme="minorHAnsi" w:cstheme="minorBidi"/>
                <w:noProof/>
                <w:sz w:val="22"/>
                <w:szCs w:val="22"/>
                <w:lang w:bidi="ar-SA"/>
              </w:rPr>
              <w:tab/>
            </w:r>
            <w:r w:rsidR="006E42B9" w:rsidRPr="00CB56ED">
              <w:rPr>
                <w:rStyle w:val="Hyperlink"/>
                <w:noProof/>
              </w:rPr>
              <w:t>Trim Conditions</w:t>
            </w:r>
            <w:r w:rsidR="006E42B9">
              <w:rPr>
                <w:noProof/>
                <w:webHidden/>
              </w:rPr>
              <w:tab/>
            </w:r>
            <w:r w:rsidR="006E42B9">
              <w:rPr>
                <w:noProof/>
                <w:webHidden/>
              </w:rPr>
              <w:fldChar w:fldCharType="begin"/>
            </w:r>
            <w:r w:rsidR="006E42B9">
              <w:rPr>
                <w:noProof/>
                <w:webHidden/>
              </w:rPr>
              <w:instrText xml:space="preserve"> PAGEREF _Toc130028509 \h </w:instrText>
            </w:r>
            <w:r w:rsidR="006E42B9">
              <w:rPr>
                <w:noProof/>
                <w:webHidden/>
              </w:rPr>
            </w:r>
            <w:r w:rsidR="006E42B9">
              <w:rPr>
                <w:noProof/>
                <w:webHidden/>
              </w:rPr>
              <w:fldChar w:fldCharType="separate"/>
            </w:r>
            <w:r w:rsidR="00956C27">
              <w:rPr>
                <w:noProof/>
                <w:webHidden/>
              </w:rPr>
              <w:t>18</w:t>
            </w:r>
            <w:r w:rsidR="006E42B9">
              <w:rPr>
                <w:noProof/>
                <w:webHidden/>
              </w:rPr>
              <w:fldChar w:fldCharType="end"/>
            </w:r>
          </w:hyperlink>
        </w:p>
        <w:p w14:paraId="2DED8E52" w14:textId="5B121D78" w:rsidR="006E42B9" w:rsidRDefault="00000000" w:rsidP="00956C27">
          <w:pPr>
            <w:pStyle w:val="TOC2"/>
            <w:rPr>
              <w:rFonts w:asciiTheme="minorHAnsi" w:eastAsiaTheme="minorEastAsia" w:hAnsiTheme="minorHAnsi" w:cstheme="minorBidi"/>
              <w:noProof/>
              <w:sz w:val="22"/>
              <w:szCs w:val="22"/>
              <w:lang w:bidi="ar-SA"/>
            </w:rPr>
          </w:pPr>
          <w:hyperlink w:anchor="_Toc130028510" w:history="1">
            <w:r w:rsidR="006E42B9" w:rsidRPr="00CB56ED">
              <w:rPr>
                <w:rStyle w:val="Hyperlink"/>
                <w:noProof/>
              </w:rPr>
              <w:t>d)</w:t>
            </w:r>
            <w:r w:rsidR="006E42B9">
              <w:rPr>
                <w:rFonts w:asciiTheme="minorHAnsi" w:eastAsiaTheme="minorEastAsia" w:hAnsiTheme="minorHAnsi" w:cstheme="minorBidi"/>
                <w:noProof/>
                <w:sz w:val="22"/>
                <w:szCs w:val="22"/>
                <w:lang w:bidi="ar-SA"/>
              </w:rPr>
              <w:tab/>
            </w:r>
            <w:r w:rsidR="006E42B9" w:rsidRPr="00CB56ED">
              <w:rPr>
                <w:rStyle w:val="Hyperlink"/>
                <w:noProof/>
              </w:rPr>
              <w:t>Body axes of the airplane</w:t>
            </w:r>
            <w:r w:rsidR="006E42B9">
              <w:rPr>
                <w:noProof/>
                <w:webHidden/>
              </w:rPr>
              <w:tab/>
            </w:r>
            <w:r w:rsidR="006E42B9">
              <w:rPr>
                <w:noProof/>
                <w:webHidden/>
              </w:rPr>
              <w:fldChar w:fldCharType="begin"/>
            </w:r>
            <w:r w:rsidR="006E42B9">
              <w:rPr>
                <w:noProof/>
                <w:webHidden/>
              </w:rPr>
              <w:instrText xml:space="preserve"> PAGEREF _Toc130028510 \h </w:instrText>
            </w:r>
            <w:r w:rsidR="006E42B9">
              <w:rPr>
                <w:noProof/>
                <w:webHidden/>
              </w:rPr>
            </w:r>
            <w:r w:rsidR="006E42B9">
              <w:rPr>
                <w:noProof/>
                <w:webHidden/>
              </w:rPr>
              <w:fldChar w:fldCharType="separate"/>
            </w:r>
            <w:r w:rsidR="00956C27">
              <w:rPr>
                <w:noProof/>
                <w:webHidden/>
              </w:rPr>
              <w:t>19</w:t>
            </w:r>
            <w:r w:rsidR="006E42B9">
              <w:rPr>
                <w:noProof/>
                <w:webHidden/>
              </w:rPr>
              <w:fldChar w:fldCharType="end"/>
            </w:r>
          </w:hyperlink>
        </w:p>
        <w:p w14:paraId="0D799DAF" w14:textId="0D3FF21C" w:rsidR="006E42B9" w:rsidRDefault="00000000" w:rsidP="00956C27">
          <w:pPr>
            <w:pStyle w:val="TOC2"/>
            <w:rPr>
              <w:rFonts w:asciiTheme="minorHAnsi" w:eastAsiaTheme="minorEastAsia" w:hAnsiTheme="minorHAnsi" w:cstheme="minorBidi"/>
              <w:noProof/>
              <w:sz w:val="22"/>
              <w:szCs w:val="22"/>
              <w:lang w:bidi="ar-SA"/>
            </w:rPr>
          </w:pPr>
          <w:hyperlink w:anchor="_Toc130028511" w:history="1">
            <w:r w:rsidR="006E42B9" w:rsidRPr="00CB56ED">
              <w:rPr>
                <w:rStyle w:val="Hyperlink"/>
                <w:noProof/>
              </w:rPr>
              <w:t>e)</w:t>
            </w:r>
            <w:r w:rsidR="006E42B9">
              <w:rPr>
                <w:rFonts w:asciiTheme="minorHAnsi" w:eastAsiaTheme="minorEastAsia" w:hAnsiTheme="minorHAnsi" w:cstheme="minorBidi"/>
                <w:noProof/>
                <w:sz w:val="22"/>
                <w:szCs w:val="22"/>
                <w:lang w:bidi="ar-SA"/>
              </w:rPr>
              <w:tab/>
            </w:r>
            <w:r w:rsidR="006E42B9" w:rsidRPr="00CB56ED">
              <w:rPr>
                <w:rStyle w:val="Hyperlink"/>
                <w:noProof/>
              </w:rPr>
              <w:t>Simulink Schematic</w:t>
            </w:r>
            <w:r w:rsidR="006E42B9">
              <w:rPr>
                <w:noProof/>
                <w:webHidden/>
              </w:rPr>
              <w:tab/>
            </w:r>
            <w:r w:rsidR="006E42B9">
              <w:rPr>
                <w:noProof/>
                <w:webHidden/>
              </w:rPr>
              <w:fldChar w:fldCharType="begin"/>
            </w:r>
            <w:r w:rsidR="006E42B9">
              <w:rPr>
                <w:noProof/>
                <w:webHidden/>
              </w:rPr>
              <w:instrText xml:space="preserve"> PAGEREF _Toc130028511 \h </w:instrText>
            </w:r>
            <w:r w:rsidR="006E42B9">
              <w:rPr>
                <w:noProof/>
                <w:webHidden/>
              </w:rPr>
            </w:r>
            <w:r w:rsidR="006E42B9">
              <w:rPr>
                <w:noProof/>
                <w:webHidden/>
              </w:rPr>
              <w:fldChar w:fldCharType="separate"/>
            </w:r>
            <w:r w:rsidR="00956C27">
              <w:rPr>
                <w:noProof/>
                <w:webHidden/>
              </w:rPr>
              <w:t>22</w:t>
            </w:r>
            <w:r w:rsidR="006E42B9">
              <w:rPr>
                <w:noProof/>
                <w:webHidden/>
              </w:rPr>
              <w:fldChar w:fldCharType="end"/>
            </w:r>
          </w:hyperlink>
        </w:p>
        <w:p w14:paraId="0DA2F767" w14:textId="1FA6E824" w:rsidR="006E42B9" w:rsidRDefault="00000000" w:rsidP="00956C27">
          <w:pPr>
            <w:pStyle w:val="TOC2"/>
            <w:rPr>
              <w:rFonts w:asciiTheme="minorHAnsi" w:eastAsiaTheme="minorEastAsia" w:hAnsiTheme="minorHAnsi" w:cstheme="minorBidi"/>
              <w:noProof/>
              <w:sz w:val="22"/>
              <w:szCs w:val="22"/>
              <w:lang w:bidi="ar-SA"/>
            </w:rPr>
          </w:pPr>
          <w:hyperlink w:anchor="_Toc130028512" w:history="1">
            <w:r w:rsidR="006E42B9" w:rsidRPr="00CB56ED">
              <w:rPr>
                <w:rStyle w:val="Hyperlink"/>
                <w:noProof/>
              </w:rPr>
              <w:t>f)</w:t>
            </w:r>
            <w:r w:rsidR="006E42B9">
              <w:rPr>
                <w:rFonts w:asciiTheme="minorHAnsi" w:eastAsiaTheme="minorEastAsia" w:hAnsiTheme="minorHAnsi" w:cstheme="minorBidi"/>
                <w:noProof/>
                <w:sz w:val="22"/>
                <w:szCs w:val="22"/>
                <w:lang w:bidi="ar-SA"/>
              </w:rPr>
              <w:tab/>
            </w:r>
            <w:r w:rsidR="006E42B9" w:rsidRPr="00CB56ED">
              <w:rPr>
                <w:rStyle w:val="Hyperlink"/>
                <w:noProof/>
              </w:rPr>
              <w:t>Benchmark test (B747-F5)</w:t>
            </w:r>
            <w:r w:rsidR="006E42B9">
              <w:rPr>
                <w:noProof/>
                <w:webHidden/>
              </w:rPr>
              <w:tab/>
            </w:r>
            <w:r w:rsidR="006E42B9">
              <w:rPr>
                <w:noProof/>
                <w:webHidden/>
              </w:rPr>
              <w:fldChar w:fldCharType="begin"/>
            </w:r>
            <w:r w:rsidR="006E42B9">
              <w:rPr>
                <w:noProof/>
                <w:webHidden/>
              </w:rPr>
              <w:instrText xml:space="preserve"> PAGEREF _Toc130028512 \h </w:instrText>
            </w:r>
            <w:r w:rsidR="006E42B9">
              <w:rPr>
                <w:noProof/>
                <w:webHidden/>
              </w:rPr>
            </w:r>
            <w:r w:rsidR="006E42B9">
              <w:rPr>
                <w:noProof/>
                <w:webHidden/>
              </w:rPr>
              <w:fldChar w:fldCharType="separate"/>
            </w:r>
            <w:r w:rsidR="00956C27">
              <w:rPr>
                <w:noProof/>
                <w:webHidden/>
              </w:rPr>
              <w:t>24</w:t>
            </w:r>
            <w:r w:rsidR="006E42B9">
              <w:rPr>
                <w:noProof/>
                <w:webHidden/>
              </w:rPr>
              <w:fldChar w:fldCharType="end"/>
            </w:r>
          </w:hyperlink>
        </w:p>
        <w:p w14:paraId="3FF9E011" w14:textId="4BC9D70F" w:rsidR="006E42B9" w:rsidRDefault="00000000" w:rsidP="00956C27">
          <w:pPr>
            <w:pStyle w:val="TOC2"/>
            <w:rPr>
              <w:rFonts w:asciiTheme="minorHAnsi" w:eastAsiaTheme="minorEastAsia" w:hAnsiTheme="minorHAnsi" w:cstheme="minorBidi"/>
              <w:noProof/>
              <w:sz w:val="22"/>
              <w:szCs w:val="22"/>
              <w:lang w:bidi="ar-SA"/>
            </w:rPr>
          </w:pPr>
          <w:hyperlink w:anchor="_Toc130028513" w:history="1">
            <w:r w:rsidR="006E42B9" w:rsidRPr="00CB56ED">
              <w:rPr>
                <w:rStyle w:val="Hyperlink"/>
                <w:noProof/>
              </w:rPr>
              <w:t>g)</w:t>
            </w:r>
            <w:r w:rsidR="006E42B9">
              <w:rPr>
                <w:rFonts w:asciiTheme="minorHAnsi" w:eastAsiaTheme="minorEastAsia" w:hAnsiTheme="minorHAnsi" w:cstheme="minorBidi"/>
                <w:noProof/>
                <w:sz w:val="22"/>
                <w:szCs w:val="22"/>
                <w:lang w:bidi="ar-SA"/>
              </w:rPr>
              <w:tab/>
            </w:r>
            <w:r w:rsidR="006E42B9" w:rsidRPr="00CB56ED">
              <w:rPr>
                <w:rStyle w:val="Hyperlink"/>
                <w:noProof/>
              </w:rPr>
              <w:t>Our Airplane (JETSTAR-F3)</w:t>
            </w:r>
            <w:r w:rsidR="006E42B9">
              <w:rPr>
                <w:noProof/>
                <w:webHidden/>
              </w:rPr>
              <w:tab/>
            </w:r>
            <w:r w:rsidR="006E42B9">
              <w:rPr>
                <w:noProof/>
                <w:webHidden/>
              </w:rPr>
              <w:fldChar w:fldCharType="begin"/>
            </w:r>
            <w:r w:rsidR="006E42B9">
              <w:rPr>
                <w:noProof/>
                <w:webHidden/>
              </w:rPr>
              <w:instrText xml:space="preserve"> PAGEREF _Toc130028513 \h </w:instrText>
            </w:r>
            <w:r w:rsidR="006E42B9">
              <w:rPr>
                <w:noProof/>
                <w:webHidden/>
              </w:rPr>
            </w:r>
            <w:r w:rsidR="006E42B9">
              <w:rPr>
                <w:noProof/>
                <w:webHidden/>
              </w:rPr>
              <w:fldChar w:fldCharType="separate"/>
            </w:r>
            <w:r w:rsidR="00956C27">
              <w:rPr>
                <w:noProof/>
                <w:webHidden/>
              </w:rPr>
              <w:t>33</w:t>
            </w:r>
            <w:r w:rsidR="006E42B9">
              <w:rPr>
                <w:noProof/>
                <w:webHidden/>
              </w:rPr>
              <w:fldChar w:fldCharType="end"/>
            </w:r>
          </w:hyperlink>
        </w:p>
        <w:p w14:paraId="7015C81C" w14:textId="1C6D61D3" w:rsidR="006E42B9" w:rsidRDefault="00000000">
          <w:pPr>
            <w:pStyle w:val="TOC1"/>
            <w:tabs>
              <w:tab w:val="right" w:leader="dot" w:pos="9592"/>
            </w:tabs>
            <w:rPr>
              <w:rFonts w:asciiTheme="minorHAnsi" w:eastAsiaTheme="minorEastAsia" w:hAnsiTheme="minorHAnsi" w:cstheme="minorBidi"/>
              <w:noProof/>
              <w:sz w:val="22"/>
              <w:szCs w:val="22"/>
              <w:lang w:bidi="ar-SA"/>
            </w:rPr>
          </w:pPr>
          <w:hyperlink w:anchor="_Toc130028514" w:history="1">
            <w:r w:rsidR="006E42B9" w:rsidRPr="00CB56ED">
              <w:rPr>
                <w:rStyle w:val="Hyperlink"/>
                <w:noProof/>
              </w:rPr>
              <w:t>References</w:t>
            </w:r>
            <w:r w:rsidR="006E42B9">
              <w:rPr>
                <w:noProof/>
                <w:webHidden/>
              </w:rPr>
              <w:tab/>
            </w:r>
            <w:r w:rsidR="006E42B9">
              <w:rPr>
                <w:noProof/>
                <w:webHidden/>
              </w:rPr>
              <w:fldChar w:fldCharType="begin"/>
            </w:r>
            <w:r w:rsidR="006E42B9">
              <w:rPr>
                <w:noProof/>
                <w:webHidden/>
              </w:rPr>
              <w:instrText xml:space="preserve"> PAGEREF _Toc130028514 \h </w:instrText>
            </w:r>
            <w:r w:rsidR="006E42B9">
              <w:rPr>
                <w:noProof/>
                <w:webHidden/>
              </w:rPr>
            </w:r>
            <w:r w:rsidR="006E42B9">
              <w:rPr>
                <w:noProof/>
                <w:webHidden/>
              </w:rPr>
              <w:fldChar w:fldCharType="separate"/>
            </w:r>
            <w:r w:rsidR="00956C27">
              <w:rPr>
                <w:noProof/>
                <w:webHidden/>
              </w:rPr>
              <w:t>76</w:t>
            </w:r>
            <w:r w:rsidR="006E42B9">
              <w:rPr>
                <w:noProof/>
                <w:webHidden/>
              </w:rPr>
              <w:fldChar w:fldCharType="end"/>
            </w:r>
          </w:hyperlink>
        </w:p>
        <w:p w14:paraId="0EAAD582" w14:textId="004011E1" w:rsidR="006E42B9" w:rsidRDefault="00000000">
          <w:pPr>
            <w:pStyle w:val="TOC1"/>
            <w:tabs>
              <w:tab w:val="right" w:leader="dot" w:pos="9592"/>
            </w:tabs>
            <w:rPr>
              <w:rFonts w:asciiTheme="minorHAnsi" w:eastAsiaTheme="minorEastAsia" w:hAnsiTheme="minorHAnsi" w:cstheme="minorBidi"/>
              <w:noProof/>
              <w:sz w:val="22"/>
              <w:szCs w:val="22"/>
              <w:lang w:bidi="ar-SA"/>
            </w:rPr>
          </w:pPr>
          <w:hyperlink w:anchor="_Toc130028515" w:history="1">
            <w:r w:rsidR="006E42B9" w:rsidRPr="00CB56ED">
              <w:rPr>
                <w:rStyle w:val="Hyperlink"/>
                <w:noProof/>
              </w:rPr>
              <w:t>Appendix</w:t>
            </w:r>
            <w:r w:rsidR="006E42B9">
              <w:rPr>
                <w:noProof/>
                <w:webHidden/>
              </w:rPr>
              <w:tab/>
            </w:r>
            <w:r w:rsidR="006E42B9">
              <w:rPr>
                <w:noProof/>
                <w:webHidden/>
              </w:rPr>
              <w:fldChar w:fldCharType="begin"/>
            </w:r>
            <w:r w:rsidR="006E42B9">
              <w:rPr>
                <w:noProof/>
                <w:webHidden/>
              </w:rPr>
              <w:instrText xml:space="preserve"> PAGEREF _Toc130028515 \h </w:instrText>
            </w:r>
            <w:r w:rsidR="006E42B9">
              <w:rPr>
                <w:noProof/>
                <w:webHidden/>
              </w:rPr>
            </w:r>
            <w:r w:rsidR="006E42B9">
              <w:rPr>
                <w:noProof/>
                <w:webHidden/>
              </w:rPr>
              <w:fldChar w:fldCharType="separate"/>
            </w:r>
            <w:r w:rsidR="00956C27">
              <w:rPr>
                <w:noProof/>
                <w:webHidden/>
              </w:rPr>
              <w:t>78</w:t>
            </w:r>
            <w:r w:rsidR="006E42B9">
              <w:rPr>
                <w:noProof/>
                <w:webHidden/>
              </w:rPr>
              <w:fldChar w:fldCharType="end"/>
            </w:r>
          </w:hyperlink>
        </w:p>
        <w:p w14:paraId="3204A61D" w14:textId="184567F8" w:rsidR="00E8495F" w:rsidRDefault="00E8495F">
          <w:r>
            <w:rPr>
              <w:b/>
              <w:bCs/>
              <w:noProof/>
            </w:rPr>
            <w:fldChar w:fldCharType="end"/>
          </w:r>
        </w:p>
      </w:sdtContent>
    </w:sdt>
    <w:p w14:paraId="49E8773B" w14:textId="588C81E4" w:rsidR="00923052" w:rsidRDefault="00923052" w:rsidP="00495D8B"/>
    <w:p w14:paraId="215FF826" w14:textId="6EB31AF4" w:rsidR="00592FAA" w:rsidRDefault="00592FAA" w:rsidP="00495D8B"/>
    <w:p w14:paraId="5712969C" w14:textId="108682E7" w:rsidR="00592FAA" w:rsidRDefault="00592FAA" w:rsidP="00495D8B"/>
    <w:p w14:paraId="13589A88" w14:textId="50470060" w:rsidR="00592FAA" w:rsidRDefault="00592FAA" w:rsidP="00495D8B"/>
    <w:p w14:paraId="06935450" w14:textId="45F7D209" w:rsidR="00592FAA" w:rsidRDefault="00592FAA" w:rsidP="00495D8B"/>
    <w:p w14:paraId="4F418ABF" w14:textId="7298E8E5" w:rsidR="00592FAA" w:rsidRDefault="00592FAA" w:rsidP="00495D8B"/>
    <w:p w14:paraId="6F2B9C17" w14:textId="58F2978C" w:rsidR="00592FAA" w:rsidRDefault="00592FAA" w:rsidP="00495D8B"/>
    <w:p w14:paraId="426E8326" w14:textId="6047E70A" w:rsidR="00592FAA" w:rsidRDefault="00592FAA" w:rsidP="00495D8B"/>
    <w:p w14:paraId="1FECCB5D" w14:textId="7AA8B17C" w:rsidR="00592FAA" w:rsidRDefault="00592FAA" w:rsidP="00495D8B"/>
    <w:p w14:paraId="34ADE6BF" w14:textId="5A98CFE1" w:rsidR="00592FAA" w:rsidRDefault="00592FAA" w:rsidP="00495D8B"/>
    <w:p w14:paraId="336BD690" w14:textId="2CF45B91" w:rsidR="00592FAA" w:rsidRDefault="00592FAA" w:rsidP="00495D8B"/>
    <w:p w14:paraId="35699FC5" w14:textId="67FC34E2" w:rsidR="00592FAA" w:rsidRDefault="00592FAA" w:rsidP="00495D8B"/>
    <w:p w14:paraId="5185B86A" w14:textId="1B2B9F91" w:rsidR="00592FAA" w:rsidRDefault="00592FAA" w:rsidP="00495D8B"/>
    <w:p w14:paraId="73954D79" w14:textId="45509D4E" w:rsidR="00592FAA" w:rsidRDefault="00592FAA" w:rsidP="00495D8B"/>
    <w:p w14:paraId="63C81338" w14:textId="60044EC2" w:rsidR="00592FAA" w:rsidRDefault="00592FAA" w:rsidP="00495D8B"/>
    <w:p w14:paraId="204E6216" w14:textId="3A361037" w:rsidR="00592FAA" w:rsidRDefault="00592FAA" w:rsidP="00495D8B"/>
    <w:p w14:paraId="4718E3DA" w14:textId="521B36A9" w:rsidR="00592FAA" w:rsidRDefault="00592FAA" w:rsidP="00495D8B"/>
    <w:p w14:paraId="790CBFD7" w14:textId="2A637C12" w:rsidR="00592FAA" w:rsidRDefault="00592FAA" w:rsidP="00495D8B"/>
    <w:p w14:paraId="459B8891" w14:textId="7580F153" w:rsidR="00592FAA" w:rsidRDefault="00592FAA" w:rsidP="00495D8B"/>
    <w:p w14:paraId="6EB6F99B" w14:textId="61E7D664" w:rsidR="00592FAA" w:rsidRDefault="00592FAA" w:rsidP="00495D8B"/>
    <w:p w14:paraId="161898E4" w14:textId="50512C11" w:rsidR="00592FAA" w:rsidRDefault="00592FAA" w:rsidP="00495D8B"/>
    <w:p w14:paraId="551479EA" w14:textId="5819C8B9" w:rsidR="00592FAA" w:rsidRDefault="00592FAA" w:rsidP="00495D8B"/>
    <w:p w14:paraId="0563576A" w14:textId="55A2FC98" w:rsidR="00592FAA" w:rsidRDefault="00592FAA" w:rsidP="00495D8B"/>
    <w:p w14:paraId="68C14508" w14:textId="4CA17FC7" w:rsidR="00592FAA" w:rsidRDefault="00592FAA" w:rsidP="00495D8B"/>
    <w:p w14:paraId="39985706" w14:textId="244F51F4" w:rsidR="00592FAA" w:rsidRDefault="00592FAA" w:rsidP="00495D8B"/>
    <w:p w14:paraId="1207D024" w14:textId="50C8A807" w:rsidR="00592FAA" w:rsidRDefault="00592FAA" w:rsidP="00495D8B"/>
    <w:p w14:paraId="3CE3022A" w14:textId="373FB05B" w:rsidR="00592FAA" w:rsidRDefault="00592FAA" w:rsidP="00495D8B"/>
    <w:p w14:paraId="2BBB44F5" w14:textId="4A51291F" w:rsidR="00592FAA" w:rsidRDefault="00592FAA" w:rsidP="00495D8B"/>
    <w:bookmarkEnd w:id="0"/>
    <w:bookmarkEnd w:id="1"/>
    <w:bookmarkEnd w:id="2"/>
    <w:bookmarkEnd w:id="3"/>
    <w:p w14:paraId="70B4C190" w14:textId="046087BC" w:rsidR="00DA2C56" w:rsidRDefault="00DA2C56" w:rsidP="00DA2C56">
      <w:pPr>
        <w:ind w:left="0"/>
      </w:pPr>
    </w:p>
    <w:p w14:paraId="3C1AFF0B" w14:textId="5F311067" w:rsidR="00BA474E" w:rsidRDefault="00BA474E" w:rsidP="00495D8B">
      <w:pPr>
        <w:pStyle w:val="Heading1"/>
      </w:pPr>
      <w:bookmarkStart w:id="8" w:name="_Toc130028475"/>
      <w:r w:rsidRPr="00BA474E">
        <w:t>Research Questions</w:t>
      </w:r>
      <w:bookmarkEnd w:id="8"/>
    </w:p>
    <w:p w14:paraId="244E57B2" w14:textId="3DF238F3" w:rsidR="00BA474E" w:rsidRDefault="00BA474E" w:rsidP="00495D8B"/>
    <w:p w14:paraId="4E67318E" w14:textId="4A7F4AF7" w:rsidR="00BA474E" w:rsidRPr="00495D8B" w:rsidRDefault="00BA474E" w:rsidP="00495D8B">
      <w:pPr>
        <w:pStyle w:val="Heading2"/>
      </w:pPr>
      <w:bookmarkStart w:id="9" w:name="_Toc130028476"/>
      <w:r w:rsidRPr="00495D8B">
        <w:t>“What is an Autopilot?”, i.e. define its main objective</w:t>
      </w:r>
      <w:bookmarkEnd w:id="9"/>
    </w:p>
    <w:p w14:paraId="2E72F486" w14:textId="348A8F38" w:rsidR="00BA474E" w:rsidRDefault="00BA474E" w:rsidP="00495D8B"/>
    <w:p w14:paraId="7E07AA96" w14:textId="50D4ABC4" w:rsidR="00495D8B" w:rsidRDefault="00495D8B" w:rsidP="00495D8B">
      <w:r>
        <w:t xml:space="preserve">An autopilot is a system designed to assist pilots in controlling an aircraft by automating some or all of the flight control functions. Its main objective is to maintain a predetermined flight path by controlling and stabilizing the aircraft's speed, altitude, and direction. The autopilot continuously receives data from various sensors such as GPS, airspeed indicators, altimeters, and gyroscopes, and uses this information to adjust the aircraft's control surfaces, including the ailerons, elevators, and rudder. Autopilots can also perform other functions such as takeoff and landing and handling emergencies such as engine failure or loss of cabin pressure. </w:t>
      </w:r>
      <w:r w:rsidRPr="00495D8B">
        <w:rPr>
          <w:b/>
          <w:bCs/>
          <w:color w:val="002060"/>
        </w:rPr>
        <w:t>[1]</w:t>
      </w:r>
    </w:p>
    <w:p w14:paraId="072825D8" w14:textId="77777777" w:rsidR="00495D8B" w:rsidRDefault="00495D8B" w:rsidP="00495D8B"/>
    <w:p w14:paraId="42A535C1" w14:textId="182BEF43" w:rsidR="00BA474E" w:rsidRDefault="00495D8B" w:rsidP="00495D8B">
      <w:pPr>
        <w:rPr>
          <w:b/>
          <w:bCs/>
          <w:color w:val="002060"/>
        </w:rPr>
      </w:pPr>
      <w:r>
        <w:t xml:space="preserve">The primary goal of an autopilot system is to reduce the workload on the pilots and improve the safety and efficiency </w:t>
      </w:r>
      <w:r w:rsidRPr="00495D8B">
        <w:t>of</w:t>
      </w:r>
      <w:r>
        <w:t xml:space="preserve"> flight o</w:t>
      </w:r>
      <w:r w:rsidRPr="00495D8B">
        <w:t>peratio</w:t>
      </w:r>
      <w:r>
        <w:t xml:space="preserve">ns by ensuring that the aircraft stays on the desired flight path. Autopilots are particularly useful for long-haul flights, where pilots may become fatigued or distracted by other tasks. It's important to note that the autopilot is not a substitute for human pilots, as they are still responsible for monitoring the system and taking control of the aircraft if necessary. With the assistance of an autopilot, pilots can concentrate on other essential tasks, such as communicating with air traffic control, monitoring weather conditions, and maintaining situational awareness, making flights safer and more efficient. Autopilots are a key component of aircraft safety, as they help to ensure that the aircraft is operating within its design limits at all times. </w:t>
      </w:r>
      <w:r w:rsidRPr="00495D8B">
        <w:rPr>
          <w:b/>
          <w:bCs/>
          <w:color w:val="002060"/>
        </w:rPr>
        <w:t>[1]</w:t>
      </w:r>
    </w:p>
    <w:p w14:paraId="180F76AE" w14:textId="2817AAFE" w:rsidR="00713578" w:rsidRDefault="00713578" w:rsidP="00F276BF">
      <w:pPr>
        <w:ind w:left="0"/>
        <w:rPr>
          <w:b/>
          <w:bCs/>
          <w:color w:val="002060"/>
        </w:rPr>
      </w:pPr>
    </w:p>
    <w:p w14:paraId="456BC650" w14:textId="52A3D7C8" w:rsidR="005460A0" w:rsidRDefault="005460A0" w:rsidP="00495D8B">
      <w:pPr>
        <w:rPr>
          <w:b/>
          <w:bCs/>
          <w:color w:val="002060"/>
        </w:rPr>
      </w:pPr>
    </w:p>
    <w:p w14:paraId="729A02FF" w14:textId="1971EDB2" w:rsidR="005460A0" w:rsidRDefault="005460A0" w:rsidP="00495D8B">
      <w:pPr>
        <w:rPr>
          <w:b/>
          <w:bCs/>
          <w:color w:val="002060"/>
        </w:rPr>
      </w:pPr>
    </w:p>
    <w:p w14:paraId="42B87F49" w14:textId="3AF7E125" w:rsidR="005460A0" w:rsidRDefault="005460A0" w:rsidP="00495D8B">
      <w:pPr>
        <w:rPr>
          <w:b/>
          <w:bCs/>
          <w:color w:val="002060"/>
        </w:rPr>
      </w:pPr>
    </w:p>
    <w:p w14:paraId="5285292C" w14:textId="598969EE" w:rsidR="005460A0" w:rsidRDefault="005460A0" w:rsidP="00495D8B">
      <w:pPr>
        <w:rPr>
          <w:b/>
          <w:bCs/>
          <w:color w:val="002060"/>
        </w:rPr>
      </w:pPr>
    </w:p>
    <w:p w14:paraId="07B1AD5A" w14:textId="3EEE83ED" w:rsidR="005460A0" w:rsidRDefault="005460A0" w:rsidP="00495D8B">
      <w:pPr>
        <w:rPr>
          <w:b/>
          <w:bCs/>
          <w:color w:val="002060"/>
        </w:rPr>
      </w:pPr>
    </w:p>
    <w:p w14:paraId="1E9DA96E" w14:textId="21799D0E" w:rsidR="005460A0" w:rsidRDefault="005460A0" w:rsidP="00495D8B">
      <w:pPr>
        <w:rPr>
          <w:b/>
          <w:bCs/>
          <w:color w:val="002060"/>
        </w:rPr>
      </w:pPr>
    </w:p>
    <w:p w14:paraId="518AEF7C" w14:textId="6BB9C8EB" w:rsidR="005460A0" w:rsidRDefault="005460A0" w:rsidP="00495D8B">
      <w:pPr>
        <w:rPr>
          <w:b/>
          <w:bCs/>
          <w:color w:val="002060"/>
        </w:rPr>
      </w:pPr>
    </w:p>
    <w:p w14:paraId="0D1CA91C" w14:textId="1F904D92" w:rsidR="005460A0" w:rsidRDefault="005460A0" w:rsidP="00495D8B">
      <w:pPr>
        <w:rPr>
          <w:b/>
          <w:bCs/>
          <w:color w:val="002060"/>
        </w:rPr>
      </w:pPr>
    </w:p>
    <w:p w14:paraId="7DFCAEEE" w14:textId="67124497" w:rsidR="005460A0" w:rsidRDefault="005460A0" w:rsidP="00495D8B">
      <w:pPr>
        <w:rPr>
          <w:b/>
          <w:bCs/>
          <w:color w:val="002060"/>
        </w:rPr>
      </w:pPr>
    </w:p>
    <w:p w14:paraId="7DC298BF" w14:textId="20BF51B5" w:rsidR="005460A0" w:rsidRDefault="005460A0" w:rsidP="00495D8B">
      <w:pPr>
        <w:rPr>
          <w:b/>
          <w:bCs/>
          <w:color w:val="002060"/>
        </w:rPr>
      </w:pPr>
    </w:p>
    <w:p w14:paraId="772B2A2F" w14:textId="22ED52A1" w:rsidR="005460A0" w:rsidRDefault="005460A0" w:rsidP="00495D8B">
      <w:pPr>
        <w:rPr>
          <w:b/>
          <w:bCs/>
          <w:color w:val="002060"/>
        </w:rPr>
      </w:pPr>
    </w:p>
    <w:p w14:paraId="2CBFB2F5" w14:textId="3BFBB28D" w:rsidR="005460A0" w:rsidRDefault="005460A0" w:rsidP="00495D8B">
      <w:pPr>
        <w:rPr>
          <w:b/>
          <w:bCs/>
          <w:color w:val="002060"/>
        </w:rPr>
      </w:pPr>
    </w:p>
    <w:p w14:paraId="4BD200CA" w14:textId="0B07646B" w:rsidR="005460A0" w:rsidRDefault="005460A0" w:rsidP="00495D8B">
      <w:pPr>
        <w:rPr>
          <w:b/>
          <w:bCs/>
          <w:color w:val="002060"/>
        </w:rPr>
      </w:pPr>
    </w:p>
    <w:p w14:paraId="74CDE1C3" w14:textId="4CC02A2F" w:rsidR="005460A0" w:rsidRDefault="005460A0" w:rsidP="00495D8B">
      <w:pPr>
        <w:rPr>
          <w:b/>
          <w:bCs/>
          <w:color w:val="002060"/>
        </w:rPr>
      </w:pPr>
    </w:p>
    <w:p w14:paraId="4E1A1E4C" w14:textId="71C9E042" w:rsidR="005460A0" w:rsidRDefault="005460A0" w:rsidP="00495D8B">
      <w:pPr>
        <w:rPr>
          <w:b/>
          <w:bCs/>
          <w:color w:val="002060"/>
        </w:rPr>
      </w:pPr>
    </w:p>
    <w:p w14:paraId="087C6622" w14:textId="45D02F10" w:rsidR="005460A0" w:rsidRDefault="005460A0" w:rsidP="00495D8B">
      <w:pPr>
        <w:rPr>
          <w:b/>
          <w:bCs/>
          <w:color w:val="002060"/>
        </w:rPr>
      </w:pPr>
    </w:p>
    <w:p w14:paraId="74D4F17F" w14:textId="2980DB2B" w:rsidR="00806C96" w:rsidRDefault="00806C96" w:rsidP="00495D8B">
      <w:pPr>
        <w:rPr>
          <w:b/>
          <w:bCs/>
          <w:color w:val="002060"/>
        </w:rPr>
      </w:pPr>
    </w:p>
    <w:p w14:paraId="74F17475" w14:textId="39990C5D" w:rsidR="00806C96" w:rsidRPr="00806C96" w:rsidRDefault="00806C96" w:rsidP="00495D8B"/>
    <w:p w14:paraId="31F5B236" w14:textId="70DD4B2B" w:rsidR="005460A0" w:rsidRDefault="005460A0" w:rsidP="00495D8B">
      <w:pPr>
        <w:rPr>
          <w:b/>
          <w:bCs/>
          <w:color w:val="002060"/>
        </w:rPr>
      </w:pPr>
    </w:p>
    <w:p w14:paraId="78D2D4AF" w14:textId="4B362C78" w:rsidR="005460A0" w:rsidRDefault="005460A0" w:rsidP="00495D8B">
      <w:pPr>
        <w:rPr>
          <w:b/>
          <w:bCs/>
          <w:color w:val="002060"/>
        </w:rPr>
      </w:pPr>
    </w:p>
    <w:p w14:paraId="7854CAD6" w14:textId="67F66C60" w:rsidR="005460A0" w:rsidRDefault="005460A0" w:rsidP="00495D8B">
      <w:pPr>
        <w:rPr>
          <w:b/>
          <w:bCs/>
          <w:color w:val="002060"/>
        </w:rPr>
      </w:pPr>
    </w:p>
    <w:p w14:paraId="73A889CB" w14:textId="6DAB9AD5" w:rsidR="005460A0" w:rsidRDefault="005460A0" w:rsidP="00495D8B">
      <w:pPr>
        <w:rPr>
          <w:b/>
          <w:bCs/>
          <w:color w:val="002060"/>
        </w:rPr>
      </w:pPr>
    </w:p>
    <w:p w14:paraId="1E29EB27" w14:textId="33651185" w:rsidR="000729C1" w:rsidRDefault="000729C1" w:rsidP="00495D8B">
      <w:pPr>
        <w:rPr>
          <w:b/>
          <w:bCs/>
          <w:color w:val="002060"/>
        </w:rPr>
      </w:pPr>
    </w:p>
    <w:p w14:paraId="6079BEC7" w14:textId="65EF4BB9" w:rsidR="005460A0" w:rsidRDefault="005460A0" w:rsidP="00495D8B">
      <w:pPr>
        <w:rPr>
          <w:b/>
          <w:bCs/>
          <w:color w:val="002060"/>
        </w:rPr>
      </w:pPr>
    </w:p>
    <w:p w14:paraId="16551266" w14:textId="45E61338" w:rsidR="00713578" w:rsidRDefault="00713578" w:rsidP="00713578">
      <w:pPr>
        <w:pStyle w:val="Heading2"/>
      </w:pPr>
      <w:bookmarkStart w:id="10" w:name="_Toc130028477"/>
      <w:r w:rsidRPr="00713578">
        <w:t>When were the first autopilots invented, and what was their function?</w:t>
      </w:r>
      <w:bookmarkEnd w:id="10"/>
    </w:p>
    <w:p w14:paraId="44FA28B8" w14:textId="2E1D16C3" w:rsidR="00713578" w:rsidRDefault="00713578" w:rsidP="00713578"/>
    <w:p w14:paraId="32906AF3" w14:textId="2FCF10FB" w:rsidR="005460A0" w:rsidRDefault="005460A0" w:rsidP="005460A0">
      <w:r>
        <w:t xml:space="preserve">The first autopilots were invented in the early 20th century, with the first successful autopilot flight taking place in 1912 </w:t>
      </w:r>
      <w:r w:rsidR="006B0B72">
        <w:rPr>
          <w:b/>
          <w:bCs/>
          <w:color w:val="002060"/>
        </w:rPr>
        <w:t>[</w:t>
      </w:r>
      <w:r w:rsidR="0002309D">
        <w:rPr>
          <w:b/>
          <w:bCs/>
          <w:color w:val="002060"/>
        </w:rPr>
        <w:t>1</w:t>
      </w:r>
      <w:r w:rsidR="006B0B72">
        <w:rPr>
          <w:b/>
          <w:bCs/>
          <w:color w:val="002060"/>
        </w:rPr>
        <w:t>]</w:t>
      </w:r>
      <w:r w:rsidRPr="00853354">
        <w:rPr>
          <w:b/>
          <w:bCs/>
          <w:color w:val="002060"/>
        </w:rPr>
        <w:t xml:space="preserve">. </w:t>
      </w:r>
      <w:r>
        <w:t xml:space="preserve">One of the earliest known autopilot systems was developed by the Sperry Corporation in the same year for use in a Curtiss C-2 biplane. The system used gyroscopes to maintain the aircraft's altitude and direction and was controlled by a pendulum that was connected to the aircraft's control surfaces </w:t>
      </w:r>
      <w:r w:rsidR="006B0B72">
        <w:rPr>
          <w:b/>
          <w:bCs/>
          <w:color w:val="002060"/>
        </w:rPr>
        <w:t>[</w:t>
      </w:r>
      <w:r w:rsidR="0002309D">
        <w:rPr>
          <w:b/>
          <w:bCs/>
          <w:color w:val="002060"/>
        </w:rPr>
        <w:t>1</w:t>
      </w:r>
      <w:r w:rsidR="006B0B72">
        <w:rPr>
          <w:b/>
          <w:bCs/>
          <w:color w:val="002060"/>
        </w:rPr>
        <w:t>][</w:t>
      </w:r>
      <w:r w:rsidR="000F42A4">
        <w:rPr>
          <w:b/>
          <w:bCs/>
          <w:color w:val="002060"/>
        </w:rPr>
        <w:t>3</w:t>
      </w:r>
      <w:r w:rsidR="006B0B72">
        <w:rPr>
          <w:b/>
          <w:bCs/>
          <w:color w:val="002060"/>
        </w:rPr>
        <w:t>]</w:t>
      </w:r>
      <w:r w:rsidRPr="00853354">
        <w:rPr>
          <w:b/>
          <w:bCs/>
          <w:color w:val="002060"/>
        </w:rPr>
        <w:t>.</w:t>
      </w:r>
      <w:r>
        <w:t xml:space="preserve"> This early form of autopilot allowed aircraft to fly straight and steady without requiring the pilot's undivided attention, reducing fatigue during long flights </w:t>
      </w:r>
      <w:r w:rsidR="006B0B72">
        <w:rPr>
          <w:b/>
          <w:bCs/>
          <w:color w:val="002060"/>
        </w:rPr>
        <w:t>[</w:t>
      </w:r>
      <w:r w:rsidR="000F42A4">
        <w:rPr>
          <w:b/>
          <w:bCs/>
          <w:color w:val="002060"/>
        </w:rPr>
        <w:t>2</w:t>
      </w:r>
      <w:r w:rsidR="006B0B72">
        <w:rPr>
          <w:b/>
          <w:bCs/>
          <w:color w:val="002060"/>
        </w:rPr>
        <w:t>]</w:t>
      </w:r>
      <w:r w:rsidRPr="00853354">
        <w:rPr>
          <w:b/>
          <w:bCs/>
          <w:color w:val="002060"/>
        </w:rPr>
        <w:t>.</w:t>
      </w:r>
    </w:p>
    <w:p w14:paraId="6963BD33" w14:textId="77777777" w:rsidR="005460A0" w:rsidRDefault="005460A0" w:rsidP="005460A0"/>
    <w:p w14:paraId="325E2DF6" w14:textId="3960EA42" w:rsidR="005460A0" w:rsidRDefault="005460A0" w:rsidP="005460A0">
      <w:r>
        <w:t xml:space="preserve">In the 1930s, autopilots became more advanced with the introduction of new technologies such as radio navigation aids and electronic instruments </w:t>
      </w:r>
      <w:r w:rsidR="006B0B72">
        <w:rPr>
          <w:b/>
          <w:bCs/>
          <w:color w:val="002060"/>
        </w:rPr>
        <w:t>[</w:t>
      </w:r>
      <w:r w:rsidR="0002309D">
        <w:rPr>
          <w:b/>
          <w:bCs/>
          <w:color w:val="002060"/>
        </w:rPr>
        <w:t>1</w:t>
      </w:r>
      <w:r w:rsidR="006B0B72">
        <w:rPr>
          <w:b/>
          <w:bCs/>
          <w:color w:val="002060"/>
        </w:rPr>
        <w:t>]</w:t>
      </w:r>
      <w:r w:rsidRPr="00853354">
        <w:rPr>
          <w:b/>
          <w:bCs/>
          <w:color w:val="002060"/>
        </w:rPr>
        <w:t>.</w:t>
      </w:r>
      <w:r>
        <w:t xml:space="preserve"> These advancements allowed autopilot systems to maintain more precise flight paths, and also enabled the development of automatic landing systems. Early autopilots were only able to maintain a constant heading and altitude, but modern autopilots are capable of controlling every part of the flight envelope from just after take-off to landing.</w:t>
      </w:r>
    </w:p>
    <w:p w14:paraId="62160770" w14:textId="77777777" w:rsidR="005460A0" w:rsidRDefault="005460A0" w:rsidP="005460A0"/>
    <w:p w14:paraId="02284210" w14:textId="4F6B45A4" w:rsidR="005460A0" w:rsidRDefault="005460A0" w:rsidP="005460A0">
      <w:r>
        <w:t xml:space="preserve">During World War II, autopilots became an essential part of military aviation, with many aircraft being equipped with advanced autopilot systems that could handle complex flight maneuvers </w:t>
      </w:r>
      <w:r w:rsidR="006B0B72">
        <w:rPr>
          <w:b/>
          <w:bCs/>
          <w:color w:val="002060"/>
        </w:rPr>
        <w:t>[</w:t>
      </w:r>
      <w:r w:rsidR="0002309D">
        <w:rPr>
          <w:b/>
          <w:bCs/>
          <w:color w:val="002060"/>
        </w:rPr>
        <w:t>1</w:t>
      </w:r>
      <w:r w:rsidR="006B0B72">
        <w:rPr>
          <w:b/>
          <w:bCs/>
          <w:color w:val="002060"/>
        </w:rPr>
        <w:t>]</w:t>
      </w:r>
      <w:r w:rsidRPr="00853354">
        <w:rPr>
          <w:b/>
          <w:bCs/>
          <w:color w:val="002060"/>
        </w:rPr>
        <w:t>.</w:t>
      </w:r>
      <w:r>
        <w:t xml:space="preserve"> Since then, more improvements have been made to the autopilot, such as improved control algorithms and hydraulic servomechanisms </w:t>
      </w:r>
      <w:r w:rsidR="006B0B72">
        <w:rPr>
          <w:b/>
          <w:bCs/>
          <w:color w:val="002060"/>
        </w:rPr>
        <w:t>[</w:t>
      </w:r>
      <w:r w:rsidR="0002309D">
        <w:rPr>
          <w:b/>
          <w:bCs/>
          <w:color w:val="002060"/>
        </w:rPr>
        <w:t>1</w:t>
      </w:r>
      <w:r w:rsidR="006B0B72">
        <w:rPr>
          <w:b/>
          <w:bCs/>
          <w:color w:val="002060"/>
        </w:rPr>
        <w:t>][</w:t>
      </w:r>
      <w:r w:rsidR="000F42A4">
        <w:rPr>
          <w:b/>
          <w:bCs/>
          <w:color w:val="002060"/>
        </w:rPr>
        <w:t>3</w:t>
      </w:r>
      <w:r w:rsidR="006B0B72">
        <w:rPr>
          <w:b/>
          <w:bCs/>
          <w:color w:val="002060"/>
        </w:rPr>
        <w:t>]</w:t>
      </w:r>
      <w:r w:rsidRPr="00853354">
        <w:rPr>
          <w:b/>
          <w:bCs/>
          <w:color w:val="002060"/>
        </w:rPr>
        <w:t>.</w:t>
      </w:r>
    </w:p>
    <w:p w14:paraId="5D7B0247" w14:textId="77777777" w:rsidR="005460A0" w:rsidRDefault="005460A0" w:rsidP="005460A0"/>
    <w:p w14:paraId="11E93E23" w14:textId="75581624" w:rsidR="002F6D41" w:rsidRPr="00937943" w:rsidRDefault="005460A0" w:rsidP="00937943">
      <w:pPr>
        <w:rPr>
          <w:rStyle w:val="Hyperlink"/>
          <w:color w:val="auto"/>
          <w:u w:val="none"/>
        </w:rPr>
      </w:pPr>
      <w:r>
        <w:t>Today, autopilots are an integral part of modern aviation and are used in a wide range of aircraft. They have evolved to include advanced features such as GPS navigation, flight management systems, and automated collision avoidance systems.</w:t>
      </w:r>
    </w:p>
    <w:p w14:paraId="7EB4DB1D" w14:textId="139959E5" w:rsidR="005B697F" w:rsidRDefault="005B697F" w:rsidP="005B697F"/>
    <w:p w14:paraId="7D1A5FE2" w14:textId="77DD5C0E" w:rsidR="005B697F" w:rsidRDefault="005B697F" w:rsidP="005B697F"/>
    <w:p w14:paraId="02218824" w14:textId="5B7074B7" w:rsidR="005B697F" w:rsidRDefault="005B697F" w:rsidP="005B697F"/>
    <w:p w14:paraId="043A6DB3" w14:textId="4F565977" w:rsidR="005B697F" w:rsidRDefault="005B697F" w:rsidP="005B697F"/>
    <w:p w14:paraId="3EB303C5" w14:textId="74A478BA" w:rsidR="00937943" w:rsidRDefault="00937943" w:rsidP="005B697F"/>
    <w:p w14:paraId="64B86171" w14:textId="107F1F38" w:rsidR="00937943" w:rsidRDefault="00937943" w:rsidP="005B697F"/>
    <w:p w14:paraId="77DD61C9" w14:textId="02FD4FF0" w:rsidR="00937943" w:rsidRDefault="00937943" w:rsidP="005B697F"/>
    <w:p w14:paraId="4AF05DAA" w14:textId="02461470" w:rsidR="00937943" w:rsidRDefault="00937943" w:rsidP="005B697F"/>
    <w:p w14:paraId="558AB05A" w14:textId="77777777" w:rsidR="00937943" w:rsidRDefault="00937943" w:rsidP="005B697F"/>
    <w:p w14:paraId="1B31A6A3" w14:textId="5AD274C2" w:rsidR="005B697F" w:rsidRDefault="005B697F" w:rsidP="005B697F"/>
    <w:p w14:paraId="56D6237F" w14:textId="701CA3FD" w:rsidR="005B697F" w:rsidRDefault="005B697F" w:rsidP="005B697F"/>
    <w:p w14:paraId="15CC0D7C" w14:textId="502E092A" w:rsidR="005B697F" w:rsidRDefault="005B697F" w:rsidP="005B697F"/>
    <w:p w14:paraId="1122762A" w14:textId="721BDDEE" w:rsidR="005B697F" w:rsidRDefault="005B697F" w:rsidP="005B697F"/>
    <w:p w14:paraId="321DE7E7" w14:textId="405646E2" w:rsidR="005B697F" w:rsidRDefault="005B697F" w:rsidP="005B697F"/>
    <w:p w14:paraId="48EA2E42" w14:textId="5AFD71DE" w:rsidR="005B697F" w:rsidRDefault="005B697F" w:rsidP="005B697F"/>
    <w:p w14:paraId="48062DF6" w14:textId="301E07D1" w:rsidR="005B697F" w:rsidRDefault="005B697F" w:rsidP="005B697F"/>
    <w:p w14:paraId="0B1EA16A" w14:textId="312313BC" w:rsidR="005B697F" w:rsidRDefault="005B697F" w:rsidP="005B697F"/>
    <w:p w14:paraId="29B8DDED" w14:textId="3426A3A4" w:rsidR="005B697F" w:rsidRDefault="005B697F" w:rsidP="005B697F"/>
    <w:p w14:paraId="49609C8D" w14:textId="021A2F3C" w:rsidR="005B697F" w:rsidRDefault="005B697F" w:rsidP="005B697F"/>
    <w:p w14:paraId="540C355D" w14:textId="73682466" w:rsidR="005B697F" w:rsidRDefault="005B697F" w:rsidP="005B697F"/>
    <w:p w14:paraId="33871D1D" w14:textId="6174AFD5" w:rsidR="005B697F" w:rsidRDefault="005B697F" w:rsidP="005B697F"/>
    <w:p w14:paraId="548A7776" w14:textId="5F15D816" w:rsidR="005B697F" w:rsidRDefault="005B697F" w:rsidP="005B697F"/>
    <w:p w14:paraId="640FA53F" w14:textId="568293E7" w:rsidR="005B697F" w:rsidRDefault="005B697F" w:rsidP="005B697F">
      <w:pPr>
        <w:pStyle w:val="Heading2"/>
      </w:pPr>
      <w:bookmarkStart w:id="11" w:name="_Toc130028478"/>
      <w:r w:rsidRPr="005B697F">
        <w:t>What are the inputs &amp; outputs of the Autopilot system onboard an airplane?</w:t>
      </w:r>
      <w:bookmarkEnd w:id="11"/>
    </w:p>
    <w:p w14:paraId="1E225D34" w14:textId="5E355B5A" w:rsidR="004C236E" w:rsidRDefault="004C236E" w:rsidP="004C236E"/>
    <w:p w14:paraId="36C68CA2" w14:textId="4956D2AD" w:rsidR="00807BC8" w:rsidRDefault="00807BC8" w:rsidP="00807BC8">
      <w:r>
        <w:t xml:space="preserve">The autopilot system onboard an airplane is a complex system that takes input from various sensors and avionics systems to determine the current state of the aircraft and outputs control commands to the aircraft's control surfaces and engines to maintain a predetermined flight path. The inputs to the autopilot system include attitude sensors, airspeed sensors, altitude sensors, navigation systems, and control surface position sensors. These sensors measure the pitch, roll, and yaw of the aircraft, and provide information about the aircraft's speed, height above the ground, position, heading, and the current state of the aircraft's control surfaces </w:t>
      </w:r>
      <w:r w:rsidRPr="00807BC8">
        <w:rPr>
          <w:b/>
          <w:bCs/>
          <w:color w:val="002060"/>
        </w:rPr>
        <w:t>[</w:t>
      </w:r>
      <w:r w:rsidR="00ED5E63">
        <w:rPr>
          <w:b/>
          <w:bCs/>
          <w:color w:val="002060"/>
        </w:rPr>
        <w:t>4</w:t>
      </w:r>
      <w:r w:rsidRPr="00807BC8">
        <w:rPr>
          <w:b/>
          <w:bCs/>
          <w:color w:val="002060"/>
        </w:rPr>
        <w:t>].</w:t>
      </w:r>
    </w:p>
    <w:p w14:paraId="7A0E05FA" w14:textId="77777777" w:rsidR="00807BC8" w:rsidRDefault="00807BC8" w:rsidP="00807BC8"/>
    <w:p w14:paraId="070853F1" w14:textId="17DB6A55" w:rsidR="00807BC8" w:rsidRDefault="00807BC8" w:rsidP="00807BC8">
      <w:r>
        <w:t xml:space="preserve">The outputs of the autopilot system consist of flight control servos, engine control systems, and displays. The autopilot system sends control commands to the aircraft's servos, which move the control surfaces to maintain the desired flight path. It can also control the aircraft's engines to maintain a specific airspeed or altitude. Additionally, the autopilot system provides information to the pilots through various displays, such as the primary flight display (PFD) and the multifunction display (MFD) </w:t>
      </w:r>
      <w:r w:rsidRPr="00807BC8">
        <w:rPr>
          <w:b/>
          <w:bCs/>
          <w:color w:val="002060"/>
        </w:rPr>
        <w:t>[</w:t>
      </w:r>
      <w:r w:rsidR="00ED5E63">
        <w:rPr>
          <w:b/>
          <w:bCs/>
          <w:color w:val="002060"/>
        </w:rPr>
        <w:t>4</w:t>
      </w:r>
      <w:r w:rsidRPr="00807BC8">
        <w:rPr>
          <w:b/>
          <w:bCs/>
          <w:color w:val="002060"/>
        </w:rPr>
        <w:t>].</w:t>
      </w:r>
    </w:p>
    <w:p w14:paraId="6588EB70" w14:textId="77777777" w:rsidR="00807BC8" w:rsidRDefault="00807BC8" w:rsidP="00807BC8"/>
    <w:p w14:paraId="3FFE78B7" w14:textId="0C40738A" w:rsidR="004C236E" w:rsidRDefault="00807BC8" w:rsidP="00807BC8">
      <w:pPr>
        <w:rPr>
          <w:b/>
          <w:bCs/>
          <w:color w:val="002060"/>
        </w:rPr>
      </w:pPr>
      <w:r>
        <w:t xml:space="preserve">Overall, the inputs and outputs of the autopilot system work together to maintain a safe and stable flight path for the aircraft </w:t>
      </w:r>
      <w:r w:rsidRPr="00807BC8">
        <w:rPr>
          <w:b/>
          <w:bCs/>
          <w:color w:val="002060"/>
        </w:rPr>
        <w:t>[</w:t>
      </w:r>
      <w:r w:rsidR="00ED5E63">
        <w:rPr>
          <w:b/>
          <w:bCs/>
          <w:color w:val="002060"/>
        </w:rPr>
        <w:t>4</w:t>
      </w:r>
      <w:r w:rsidRPr="00807BC8">
        <w:rPr>
          <w:b/>
          <w:bCs/>
          <w:color w:val="002060"/>
        </w:rPr>
        <w:t>].</w:t>
      </w:r>
    </w:p>
    <w:p w14:paraId="62276970" w14:textId="299CC8EE" w:rsidR="00807BC8" w:rsidRDefault="00807BC8" w:rsidP="00ED5E63">
      <w:pPr>
        <w:ind w:left="0"/>
        <w:rPr>
          <w:b/>
          <w:bCs/>
          <w:color w:val="002060"/>
        </w:rPr>
      </w:pPr>
    </w:p>
    <w:p w14:paraId="02A79B16" w14:textId="72F54FAA" w:rsidR="00EA2FBB" w:rsidRDefault="00EA2FBB" w:rsidP="00807BC8">
      <w:pPr>
        <w:rPr>
          <w:b/>
          <w:bCs/>
          <w:color w:val="002060"/>
        </w:rPr>
      </w:pPr>
    </w:p>
    <w:p w14:paraId="47FE2133" w14:textId="11ADDB04" w:rsidR="00EA2FBB" w:rsidRDefault="00EA2FBB" w:rsidP="00807BC8">
      <w:pPr>
        <w:rPr>
          <w:b/>
          <w:bCs/>
          <w:color w:val="002060"/>
        </w:rPr>
      </w:pPr>
    </w:p>
    <w:p w14:paraId="55B7D975" w14:textId="091E2F67" w:rsidR="00BC4238" w:rsidRDefault="00BC4238" w:rsidP="00807BC8">
      <w:pPr>
        <w:rPr>
          <w:b/>
          <w:bCs/>
          <w:color w:val="002060"/>
        </w:rPr>
      </w:pPr>
    </w:p>
    <w:p w14:paraId="660D4A59" w14:textId="26EA208F" w:rsidR="00BC4238" w:rsidRDefault="00BC4238" w:rsidP="00807BC8">
      <w:pPr>
        <w:rPr>
          <w:b/>
          <w:bCs/>
          <w:color w:val="002060"/>
        </w:rPr>
      </w:pPr>
    </w:p>
    <w:p w14:paraId="7EEFDAD2" w14:textId="52AAB86D" w:rsidR="00BC4238" w:rsidRDefault="00BC4238" w:rsidP="00807BC8">
      <w:pPr>
        <w:rPr>
          <w:b/>
          <w:bCs/>
          <w:color w:val="002060"/>
        </w:rPr>
      </w:pPr>
    </w:p>
    <w:p w14:paraId="7A721D76" w14:textId="06E13F57" w:rsidR="00BC4238" w:rsidRDefault="00BC4238" w:rsidP="00807BC8">
      <w:pPr>
        <w:rPr>
          <w:b/>
          <w:bCs/>
          <w:color w:val="002060"/>
        </w:rPr>
      </w:pPr>
    </w:p>
    <w:p w14:paraId="0A47AFAB" w14:textId="7B2AFC66" w:rsidR="00BC4238" w:rsidRDefault="00BC4238" w:rsidP="00807BC8">
      <w:pPr>
        <w:rPr>
          <w:b/>
          <w:bCs/>
          <w:color w:val="002060"/>
        </w:rPr>
      </w:pPr>
    </w:p>
    <w:p w14:paraId="3B21C79F" w14:textId="19F3EE43" w:rsidR="00BC4238" w:rsidRDefault="00BC4238" w:rsidP="00807BC8">
      <w:pPr>
        <w:rPr>
          <w:b/>
          <w:bCs/>
          <w:color w:val="002060"/>
        </w:rPr>
      </w:pPr>
    </w:p>
    <w:p w14:paraId="3E084F77" w14:textId="5FDD5AE0" w:rsidR="00BC4238" w:rsidRDefault="00BC4238" w:rsidP="00807BC8">
      <w:pPr>
        <w:rPr>
          <w:b/>
          <w:bCs/>
          <w:color w:val="002060"/>
        </w:rPr>
      </w:pPr>
    </w:p>
    <w:p w14:paraId="49F42AA0" w14:textId="37142181" w:rsidR="00BC4238" w:rsidRDefault="00BC4238" w:rsidP="00807BC8">
      <w:pPr>
        <w:rPr>
          <w:b/>
          <w:bCs/>
          <w:color w:val="002060"/>
        </w:rPr>
      </w:pPr>
    </w:p>
    <w:p w14:paraId="1A56227D" w14:textId="7575D9F7" w:rsidR="00BC4238" w:rsidRDefault="00BC4238" w:rsidP="00807BC8">
      <w:pPr>
        <w:rPr>
          <w:b/>
          <w:bCs/>
          <w:color w:val="002060"/>
        </w:rPr>
      </w:pPr>
    </w:p>
    <w:p w14:paraId="4537E0A7" w14:textId="0BB22D54" w:rsidR="00BC4238" w:rsidRDefault="00BC4238" w:rsidP="00807BC8">
      <w:pPr>
        <w:rPr>
          <w:b/>
          <w:bCs/>
          <w:color w:val="002060"/>
        </w:rPr>
      </w:pPr>
    </w:p>
    <w:p w14:paraId="4D81AE01" w14:textId="02FD48F0" w:rsidR="00BC4238" w:rsidRDefault="00BC4238" w:rsidP="00807BC8">
      <w:pPr>
        <w:rPr>
          <w:b/>
          <w:bCs/>
          <w:color w:val="002060"/>
        </w:rPr>
      </w:pPr>
    </w:p>
    <w:p w14:paraId="49E3DA3B" w14:textId="4537E85F" w:rsidR="00BC4238" w:rsidRDefault="00BC4238" w:rsidP="00807BC8">
      <w:pPr>
        <w:rPr>
          <w:b/>
          <w:bCs/>
          <w:color w:val="002060"/>
        </w:rPr>
      </w:pPr>
    </w:p>
    <w:p w14:paraId="0CDA5450" w14:textId="2EE145B3" w:rsidR="00BC4238" w:rsidRDefault="00BC4238" w:rsidP="00807BC8">
      <w:pPr>
        <w:rPr>
          <w:b/>
          <w:bCs/>
          <w:color w:val="002060"/>
        </w:rPr>
      </w:pPr>
    </w:p>
    <w:p w14:paraId="133BA631" w14:textId="7263682F" w:rsidR="00BC4238" w:rsidRDefault="00BC4238" w:rsidP="00807BC8">
      <w:pPr>
        <w:rPr>
          <w:b/>
          <w:bCs/>
          <w:color w:val="002060"/>
        </w:rPr>
      </w:pPr>
    </w:p>
    <w:p w14:paraId="6AA0D0BA" w14:textId="367460F0" w:rsidR="00BC4238" w:rsidRDefault="00BC4238" w:rsidP="00807BC8">
      <w:pPr>
        <w:rPr>
          <w:b/>
          <w:bCs/>
          <w:color w:val="002060"/>
        </w:rPr>
      </w:pPr>
    </w:p>
    <w:p w14:paraId="29B7AA36" w14:textId="060996FD" w:rsidR="00BC4238" w:rsidRDefault="00BC4238" w:rsidP="00807BC8">
      <w:pPr>
        <w:rPr>
          <w:b/>
          <w:bCs/>
          <w:color w:val="002060"/>
        </w:rPr>
      </w:pPr>
    </w:p>
    <w:p w14:paraId="38F21252" w14:textId="39B5A649" w:rsidR="00BC4238" w:rsidRDefault="00BC4238" w:rsidP="00807BC8">
      <w:pPr>
        <w:rPr>
          <w:b/>
          <w:bCs/>
          <w:color w:val="002060"/>
        </w:rPr>
      </w:pPr>
    </w:p>
    <w:p w14:paraId="08B917D6" w14:textId="3FD43400" w:rsidR="00BC4238" w:rsidRDefault="00BC4238" w:rsidP="00807BC8">
      <w:pPr>
        <w:rPr>
          <w:b/>
          <w:bCs/>
          <w:color w:val="002060"/>
        </w:rPr>
      </w:pPr>
    </w:p>
    <w:p w14:paraId="4ADBB3E0" w14:textId="699063FA" w:rsidR="00BC4238" w:rsidRDefault="00BC4238" w:rsidP="00807BC8">
      <w:pPr>
        <w:rPr>
          <w:b/>
          <w:bCs/>
          <w:color w:val="002060"/>
        </w:rPr>
      </w:pPr>
    </w:p>
    <w:p w14:paraId="63585239" w14:textId="14941890" w:rsidR="00BC4238" w:rsidRDefault="00BC4238" w:rsidP="00807BC8">
      <w:pPr>
        <w:rPr>
          <w:b/>
          <w:bCs/>
          <w:color w:val="002060"/>
        </w:rPr>
      </w:pPr>
    </w:p>
    <w:p w14:paraId="107F0796" w14:textId="7452AC9A" w:rsidR="00687606" w:rsidRDefault="00687606" w:rsidP="00807BC8">
      <w:pPr>
        <w:rPr>
          <w:b/>
          <w:bCs/>
          <w:color w:val="002060"/>
        </w:rPr>
      </w:pPr>
    </w:p>
    <w:p w14:paraId="22B4891B" w14:textId="02FC9FB6" w:rsidR="00687606" w:rsidRDefault="00687606" w:rsidP="00807BC8">
      <w:pPr>
        <w:rPr>
          <w:b/>
          <w:bCs/>
          <w:color w:val="002060"/>
        </w:rPr>
      </w:pPr>
    </w:p>
    <w:p w14:paraId="3087C6DC" w14:textId="77777777" w:rsidR="00687606" w:rsidRDefault="00687606" w:rsidP="00807BC8">
      <w:pPr>
        <w:rPr>
          <w:b/>
          <w:bCs/>
          <w:color w:val="002060"/>
        </w:rPr>
      </w:pPr>
    </w:p>
    <w:p w14:paraId="145AEB55" w14:textId="7F02DC77" w:rsidR="00BC4238" w:rsidRDefault="00BC4238" w:rsidP="00807BC8">
      <w:pPr>
        <w:rPr>
          <w:b/>
          <w:bCs/>
          <w:color w:val="002060"/>
        </w:rPr>
      </w:pPr>
    </w:p>
    <w:p w14:paraId="2BD0B11A" w14:textId="5C77CF2E" w:rsidR="00BC4238" w:rsidRDefault="00BC4238" w:rsidP="00BC4238">
      <w:pPr>
        <w:pStyle w:val="Heading2"/>
      </w:pPr>
      <w:bookmarkStart w:id="12" w:name="_Toc130028479"/>
      <w:r w:rsidRPr="00BC4238">
        <w:t>What would be the role of the pilot in an airplane equipped with an autopilot?</w:t>
      </w:r>
      <w:bookmarkEnd w:id="12"/>
    </w:p>
    <w:p w14:paraId="28C97FF2" w14:textId="3AC9601B" w:rsidR="00BC4238" w:rsidRDefault="00BC4238" w:rsidP="00BC4238"/>
    <w:p w14:paraId="127570DD" w14:textId="6A909CD9" w:rsidR="005E395F" w:rsidRDefault="005E395F" w:rsidP="005E395F">
      <w:r>
        <w:t xml:space="preserve">Autopilots can do almost everything a pilot can do, except for takeoff, steering the airplane on the ground, and taxiing at the gate </w:t>
      </w:r>
      <w:r w:rsidR="00687606">
        <w:rPr>
          <w:b/>
          <w:bCs/>
          <w:color w:val="002060"/>
        </w:rPr>
        <w:t>[5]</w:t>
      </w:r>
      <w:r w:rsidRPr="005E395F">
        <w:rPr>
          <w:b/>
          <w:bCs/>
          <w:color w:val="002060"/>
        </w:rPr>
        <w:t>.</w:t>
      </w:r>
      <w:r>
        <w:t xml:space="preserve"> In some newer aircraft models, autopilot systems can even land the plane </w:t>
      </w:r>
      <w:r w:rsidR="00687606">
        <w:rPr>
          <w:b/>
          <w:bCs/>
          <w:color w:val="002060"/>
        </w:rPr>
        <w:t>[5]</w:t>
      </w:r>
      <w:r w:rsidRPr="005E395F">
        <w:rPr>
          <w:b/>
          <w:bCs/>
          <w:color w:val="002060"/>
        </w:rPr>
        <w:t>.</w:t>
      </w:r>
      <w:r>
        <w:t xml:space="preserve"> Though the role of the pilot in an airplane equipped with an autopilot system is critical to ensuring the safety of the flight. </w:t>
      </w:r>
    </w:p>
    <w:p w14:paraId="3E7793AB" w14:textId="77777777" w:rsidR="005E395F" w:rsidRDefault="005E395F" w:rsidP="005E395F"/>
    <w:p w14:paraId="0C68E89B" w14:textId="77777777" w:rsidR="005E395F" w:rsidRDefault="005E395F" w:rsidP="005E395F">
      <w:r w:rsidRPr="009574FB">
        <w:rPr>
          <w:u w:val="single"/>
        </w:rPr>
        <w:t>Side Note:</w:t>
      </w:r>
      <w:r>
        <w:t xml:space="preserve"> Designing an autopilot system for takeoff would require handling a high level of turbulence and real-time adjustments, making it more costly than its potential advantages. Therefore, the pilot's decision to take control during this phase is a safer and more practical option.</w:t>
      </w:r>
    </w:p>
    <w:p w14:paraId="2FB041D9" w14:textId="77777777" w:rsidR="005E395F" w:rsidRDefault="005E395F" w:rsidP="005E395F"/>
    <w:p w14:paraId="17DAFCDF" w14:textId="7C3B0DD1" w:rsidR="005E395F" w:rsidRDefault="005E395F" w:rsidP="005E395F">
      <w:r>
        <w:t xml:space="preserve">Firstly, the autopilot system is capable of controlling many aspects of the flight, such as maintaining the altitude, speed, and heading of the aircraft </w:t>
      </w:r>
      <w:r w:rsidR="00687606">
        <w:rPr>
          <w:b/>
          <w:bCs/>
          <w:color w:val="002060"/>
        </w:rPr>
        <w:t>[5][6]</w:t>
      </w:r>
      <w:r w:rsidRPr="005E395F">
        <w:rPr>
          <w:b/>
          <w:bCs/>
          <w:color w:val="002060"/>
        </w:rPr>
        <w:t>.</w:t>
      </w:r>
      <w:r>
        <w:t xml:space="preserve"> However, it cannot replace the decision-making abilities of the pilot. The pilot is responsible for monitoring the autopilot's performance, making critical decisions, and taking manual control of the aircraft if necessary </w:t>
      </w:r>
      <w:r w:rsidR="00687606">
        <w:rPr>
          <w:b/>
          <w:bCs/>
          <w:color w:val="002060"/>
        </w:rPr>
        <w:t>[5][6][7]</w:t>
      </w:r>
      <w:r w:rsidRPr="005E395F">
        <w:rPr>
          <w:b/>
          <w:bCs/>
          <w:color w:val="002060"/>
        </w:rPr>
        <w:t>.</w:t>
      </w:r>
      <w:r>
        <w:t xml:space="preserve"> The pilot must also be well-versed in the operational details of the plane to make any necessary adjustments to the autopilot's settings or to implement a different autopilot system in the event of a malfunction </w:t>
      </w:r>
      <w:r w:rsidR="00687606">
        <w:rPr>
          <w:b/>
          <w:bCs/>
          <w:color w:val="002060"/>
        </w:rPr>
        <w:t>[5][6][7]</w:t>
      </w:r>
      <w:r w:rsidRPr="005E395F">
        <w:rPr>
          <w:b/>
          <w:bCs/>
          <w:color w:val="002060"/>
        </w:rPr>
        <w:t>.</w:t>
      </w:r>
    </w:p>
    <w:p w14:paraId="4723C516" w14:textId="77777777" w:rsidR="005E395F" w:rsidRDefault="005E395F" w:rsidP="005E395F"/>
    <w:p w14:paraId="424CC12C" w14:textId="530BCDCC" w:rsidR="005E395F" w:rsidRDefault="005E395F" w:rsidP="005E395F">
      <w:r>
        <w:t xml:space="preserve">Secondly, the pilot is responsible for navigating the aircraft, controlling its </w:t>
      </w:r>
      <w:r w:rsidR="00C4148C">
        <w:t xml:space="preserve">desired </w:t>
      </w:r>
      <w:r>
        <w:t xml:space="preserve">speed and altitude, and communicating with air traffic control </w:t>
      </w:r>
      <w:r w:rsidR="00687606">
        <w:rPr>
          <w:b/>
          <w:bCs/>
          <w:color w:val="002060"/>
        </w:rPr>
        <w:t>[5][6]</w:t>
      </w:r>
      <w:r w:rsidRPr="005E395F">
        <w:rPr>
          <w:b/>
          <w:bCs/>
          <w:color w:val="002060"/>
        </w:rPr>
        <w:t>.</w:t>
      </w:r>
      <w:r>
        <w:t xml:space="preserve"> The pilot may also be responsible for programming the autopilot, selecting navigation routes, and making adjustments as needed </w:t>
      </w:r>
      <w:r w:rsidR="00687606">
        <w:rPr>
          <w:b/>
          <w:bCs/>
          <w:color w:val="002060"/>
        </w:rPr>
        <w:t>[5][6][7]</w:t>
      </w:r>
      <w:r w:rsidRPr="005E395F">
        <w:rPr>
          <w:b/>
          <w:bCs/>
          <w:color w:val="002060"/>
        </w:rPr>
        <w:t>.</w:t>
      </w:r>
    </w:p>
    <w:p w14:paraId="159B8935" w14:textId="77777777" w:rsidR="005E395F" w:rsidRDefault="005E395F" w:rsidP="005E395F"/>
    <w:p w14:paraId="0AEB7007" w14:textId="3E8D02A7" w:rsidR="005E395F" w:rsidRDefault="005E395F" w:rsidP="005E395F">
      <w:r>
        <w:t xml:space="preserve">Finally, the pilot must ensure that all safety protocols are followed and be aware of any limitations of the autopilot system </w:t>
      </w:r>
      <w:r w:rsidR="00687606">
        <w:rPr>
          <w:b/>
          <w:bCs/>
          <w:color w:val="002060"/>
        </w:rPr>
        <w:t>[5][6][7]</w:t>
      </w:r>
      <w:r w:rsidRPr="005E395F">
        <w:rPr>
          <w:b/>
          <w:bCs/>
          <w:color w:val="002060"/>
        </w:rPr>
        <w:t xml:space="preserve">. </w:t>
      </w:r>
      <w:r>
        <w:t xml:space="preserve">In emergency situations or system malfunctions, the pilot must take over the controls, analyze the situation, and take appropriate action to ensure the safety of the flight </w:t>
      </w:r>
      <w:r w:rsidR="00687606">
        <w:rPr>
          <w:b/>
          <w:bCs/>
          <w:color w:val="002060"/>
        </w:rPr>
        <w:t>[5][7]</w:t>
      </w:r>
      <w:r w:rsidRPr="005E395F">
        <w:rPr>
          <w:b/>
          <w:bCs/>
          <w:color w:val="002060"/>
        </w:rPr>
        <w:t>.</w:t>
      </w:r>
    </w:p>
    <w:p w14:paraId="053571BF" w14:textId="77777777" w:rsidR="005E395F" w:rsidRDefault="005E395F" w:rsidP="005E395F"/>
    <w:p w14:paraId="5A78B550" w14:textId="49A71DAD" w:rsidR="00BC4238" w:rsidRDefault="005E395F" w:rsidP="005E395F">
      <w:pPr>
        <w:rPr>
          <w:b/>
          <w:bCs/>
          <w:color w:val="002060"/>
        </w:rPr>
      </w:pPr>
      <w:r>
        <w:t xml:space="preserve">In summary, an autopilot system is a valuable tool for the pilot to manage the aircraft, but it cannot replace the pilot's decision-making abilities and situational awareness. The pilot's role is to monitor the autopilot system, maintain situational awareness, and make critical decisions based on the information available. The pilot's role is crucial to ensuring that the aircraft operates safely and efficiently </w:t>
      </w:r>
      <w:r w:rsidR="00687606">
        <w:rPr>
          <w:b/>
          <w:bCs/>
          <w:color w:val="002060"/>
        </w:rPr>
        <w:t>[5][6][7]</w:t>
      </w:r>
      <w:r w:rsidRPr="005E395F">
        <w:rPr>
          <w:b/>
          <w:bCs/>
          <w:color w:val="002060"/>
        </w:rPr>
        <w:t>.</w:t>
      </w:r>
    </w:p>
    <w:p w14:paraId="60A4F662" w14:textId="1846317D" w:rsidR="00F840F5" w:rsidRDefault="00F840F5" w:rsidP="00687606">
      <w:pPr>
        <w:ind w:left="0"/>
        <w:rPr>
          <w:b/>
          <w:bCs/>
          <w:color w:val="002060"/>
        </w:rPr>
      </w:pPr>
    </w:p>
    <w:p w14:paraId="57E53644" w14:textId="0F5FAED7" w:rsidR="00687606" w:rsidRDefault="00687606" w:rsidP="00687606">
      <w:pPr>
        <w:ind w:left="0"/>
        <w:rPr>
          <w:b/>
          <w:bCs/>
          <w:color w:val="002060"/>
        </w:rPr>
      </w:pPr>
    </w:p>
    <w:p w14:paraId="64C3234D" w14:textId="2D2E3FD4" w:rsidR="00687606" w:rsidRDefault="00687606" w:rsidP="00687606">
      <w:pPr>
        <w:ind w:left="0"/>
        <w:rPr>
          <w:b/>
          <w:bCs/>
          <w:color w:val="002060"/>
        </w:rPr>
      </w:pPr>
    </w:p>
    <w:p w14:paraId="62536F58" w14:textId="77777777" w:rsidR="00687606" w:rsidRDefault="00687606" w:rsidP="00687606">
      <w:pPr>
        <w:ind w:left="0"/>
        <w:rPr>
          <w:b/>
          <w:bCs/>
          <w:color w:val="002060"/>
        </w:rPr>
      </w:pPr>
    </w:p>
    <w:p w14:paraId="07AEAFD6" w14:textId="539C6302" w:rsidR="00F840F5" w:rsidRDefault="00F840F5" w:rsidP="00F840F5">
      <w:pPr>
        <w:rPr>
          <w:b/>
          <w:bCs/>
          <w:color w:val="002060"/>
        </w:rPr>
      </w:pPr>
    </w:p>
    <w:p w14:paraId="318F1B65" w14:textId="04199DD1" w:rsidR="00F840F5" w:rsidRDefault="00F840F5" w:rsidP="00F840F5">
      <w:pPr>
        <w:rPr>
          <w:b/>
          <w:bCs/>
          <w:color w:val="002060"/>
        </w:rPr>
      </w:pPr>
    </w:p>
    <w:p w14:paraId="65C810B9" w14:textId="47367315" w:rsidR="0061422D" w:rsidRDefault="0061422D" w:rsidP="00F840F5">
      <w:pPr>
        <w:rPr>
          <w:b/>
          <w:bCs/>
          <w:color w:val="002060"/>
        </w:rPr>
      </w:pPr>
    </w:p>
    <w:p w14:paraId="0EE9B95C" w14:textId="3778B1E6" w:rsidR="0061422D" w:rsidRDefault="0061422D" w:rsidP="00F840F5">
      <w:pPr>
        <w:rPr>
          <w:b/>
          <w:bCs/>
          <w:color w:val="002060"/>
        </w:rPr>
      </w:pPr>
    </w:p>
    <w:p w14:paraId="2C4D963A" w14:textId="37890876" w:rsidR="0061422D" w:rsidRDefault="0061422D" w:rsidP="00F840F5">
      <w:pPr>
        <w:rPr>
          <w:b/>
          <w:bCs/>
          <w:color w:val="002060"/>
        </w:rPr>
      </w:pPr>
    </w:p>
    <w:p w14:paraId="1F166518" w14:textId="39311579" w:rsidR="0061422D" w:rsidRDefault="0061422D" w:rsidP="00F840F5">
      <w:pPr>
        <w:rPr>
          <w:b/>
          <w:bCs/>
          <w:color w:val="002060"/>
        </w:rPr>
      </w:pPr>
    </w:p>
    <w:p w14:paraId="2B118EF0" w14:textId="21551CE9" w:rsidR="0061422D" w:rsidRDefault="0061422D" w:rsidP="00F840F5">
      <w:pPr>
        <w:rPr>
          <w:b/>
          <w:bCs/>
          <w:color w:val="002060"/>
        </w:rPr>
      </w:pPr>
    </w:p>
    <w:p w14:paraId="5942ED7C" w14:textId="77777777" w:rsidR="000729C1" w:rsidRDefault="000729C1" w:rsidP="00F840F5">
      <w:pPr>
        <w:rPr>
          <w:b/>
          <w:bCs/>
          <w:color w:val="002060"/>
        </w:rPr>
      </w:pPr>
    </w:p>
    <w:p w14:paraId="350FC20E" w14:textId="3F061328" w:rsidR="0061422D" w:rsidRDefault="0061422D" w:rsidP="00576E0D">
      <w:pPr>
        <w:ind w:left="0"/>
        <w:rPr>
          <w:b/>
          <w:bCs/>
          <w:color w:val="002060"/>
        </w:rPr>
      </w:pPr>
    </w:p>
    <w:p w14:paraId="6719B660" w14:textId="7416D832" w:rsidR="00576E0D" w:rsidRDefault="00576E0D" w:rsidP="00576E0D">
      <w:pPr>
        <w:pStyle w:val="Heading2"/>
      </w:pPr>
      <w:bookmarkStart w:id="13" w:name="_Toc130028480"/>
      <w:r w:rsidRPr="00576E0D">
        <w:t>What is the difference between an Autopilot &amp; SAS (stability augmentation system)?</w:t>
      </w:r>
      <w:r w:rsidR="00500224" w:rsidRPr="00500224">
        <w:t xml:space="preserve"> </w:t>
      </w:r>
      <w:r w:rsidR="006B009D">
        <w:rPr>
          <w:vertAlign w:val="superscript"/>
        </w:rPr>
        <w:t>[8][9][10][11]</w:t>
      </w:r>
      <w:bookmarkEnd w:id="13"/>
    </w:p>
    <w:p w14:paraId="53C9DF03" w14:textId="77777777" w:rsidR="00442B10" w:rsidRDefault="00442B10" w:rsidP="00500224">
      <w:pPr>
        <w:ind w:left="0"/>
      </w:pPr>
    </w:p>
    <w:p w14:paraId="027D466B" w14:textId="5B06B02F" w:rsidR="00442B10" w:rsidRDefault="00500224" w:rsidP="00442B10">
      <w:r>
        <w:rPr>
          <w:b/>
          <w:bCs/>
        </w:rPr>
        <w:t xml:space="preserve">- </w:t>
      </w:r>
      <w:r w:rsidR="00442B10" w:rsidRPr="00500224">
        <w:rPr>
          <w:b/>
          <w:bCs/>
        </w:rPr>
        <w:t>Definitions:</w:t>
      </w:r>
      <w:r w:rsidR="00442B10">
        <w:t xml:space="preserve"> Autopilot is an automatic flight control system that can follow a pre-programmed flight plan or pilot-inputted instructions. </w:t>
      </w:r>
      <w:r w:rsidR="00442B10" w:rsidRPr="00BA58AF">
        <w:rPr>
          <w:b/>
          <w:bCs/>
          <w:color w:val="002060"/>
        </w:rPr>
        <w:t>[1]</w:t>
      </w:r>
      <w:r w:rsidR="006B009D">
        <w:rPr>
          <w:b/>
          <w:bCs/>
          <w:color w:val="002060"/>
        </w:rPr>
        <w:t>[10]</w:t>
      </w:r>
      <w:r w:rsidR="00442B10" w:rsidRPr="00BA58AF">
        <w:rPr>
          <w:b/>
          <w:bCs/>
          <w:color w:val="002060"/>
        </w:rPr>
        <w:t xml:space="preserve">. </w:t>
      </w:r>
      <w:r w:rsidR="00442B10">
        <w:t xml:space="preserve">On the other hand, SAS is designed to provide short-term attitude and attitude rate stabilization for use during hands-on flying or autopilot flying </w:t>
      </w:r>
      <w:r w:rsidR="006B009D">
        <w:rPr>
          <w:b/>
          <w:bCs/>
          <w:color w:val="002060"/>
        </w:rPr>
        <w:t>[8][10]</w:t>
      </w:r>
      <w:r w:rsidR="00442B10" w:rsidRPr="00BA58AF">
        <w:rPr>
          <w:b/>
          <w:bCs/>
          <w:color w:val="002060"/>
        </w:rPr>
        <w:t>.</w:t>
      </w:r>
      <w:r w:rsidR="00442B10">
        <w:t xml:space="preserve"> </w:t>
      </w:r>
    </w:p>
    <w:p w14:paraId="1B031F8F" w14:textId="77777777" w:rsidR="00442B10" w:rsidRDefault="00442B10" w:rsidP="00442B10"/>
    <w:p w14:paraId="61DE7CA1" w14:textId="3857841A" w:rsidR="00442B10" w:rsidRDefault="00500224" w:rsidP="00500224">
      <w:pPr>
        <w:ind w:left="0"/>
      </w:pPr>
      <w:r>
        <w:t xml:space="preserve">- </w:t>
      </w:r>
      <w:r w:rsidR="00442B10">
        <w:t xml:space="preserve">Let's start our answer with a bird's-eye view of the </w:t>
      </w:r>
      <w:r w:rsidR="00442B10" w:rsidRPr="00500224">
        <w:rPr>
          <w:b/>
          <w:bCs/>
        </w:rPr>
        <w:t>difference in the mechanics of working</w:t>
      </w:r>
      <w:r w:rsidR="00442B10">
        <w:t xml:space="preserve"> for autopilot and SAS systems:</w:t>
      </w:r>
    </w:p>
    <w:p w14:paraId="2F600880" w14:textId="77777777" w:rsidR="00442B10" w:rsidRDefault="00442B10" w:rsidP="00442B10"/>
    <w:p w14:paraId="1232F271" w14:textId="77777777" w:rsidR="00442B10" w:rsidRPr="00500224" w:rsidRDefault="00442B10" w:rsidP="00442B10">
      <w:pPr>
        <w:rPr>
          <w:u w:val="single"/>
        </w:rPr>
      </w:pPr>
      <w:r w:rsidRPr="00500224">
        <w:rPr>
          <w:u w:val="single"/>
        </w:rPr>
        <w:t>Autopilot:</w:t>
      </w:r>
    </w:p>
    <w:p w14:paraId="4EE0111F" w14:textId="77777777" w:rsidR="00442B10" w:rsidRDefault="00442B10" w:rsidP="00500224">
      <w:pPr>
        <w:ind w:left="0"/>
      </w:pPr>
      <w:r>
        <w:t>1. The autopilot system receives input signals from various sensors on the aircraft, including GPS, airspeed sensors, altimeters, and attitude and heading reference systems (AHRS).</w:t>
      </w:r>
    </w:p>
    <w:p w14:paraId="04FDAAFB" w14:textId="77777777" w:rsidR="00442B10" w:rsidRDefault="00442B10" w:rsidP="00442B10">
      <w:r>
        <w:t>2. The autopilot system uses these inputs to determine the current position, speed, altitude, and orientation of the aircraft, as well as the desired flight path.</w:t>
      </w:r>
    </w:p>
    <w:p w14:paraId="1295150F" w14:textId="77777777" w:rsidR="00442B10" w:rsidRDefault="00442B10" w:rsidP="00442B10">
      <w:r>
        <w:t>3. The autopilot system then uses sophisticated control algorithms to adjust the aircraft's control surfaces, such as the ailerons, elevators, and rudder, to maintain the desired flight path and flight parameters.</w:t>
      </w:r>
    </w:p>
    <w:p w14:paraId="7C55AAED" w14:textId="77777777" w:rsidR="00442B10" w:rsidRDefault="00442B10" w:rsidP="00442B10">
      <w:r>
        <w:t>4. The autopilot system continually adjusts the control surfaces to ensure that the aircraft stays on the desired flight path, and can switch between different control modes, such as altitude hold, heading hold, and airspeed hold, depending on the pilot's inputs and flight conditions.</w:t>
      </w:r>
    </w:p>
    <w:p w14:paraId="7D8B3510" w14:textId="77777777" w:rsidR="00442B10" w:rsidRDefault="00442B10" w:rsidP="00442B10"/>
    <w:p w14:paraId="1C48556D" w14:textId="5DE839BF" w:rsidR="00442B10" w:rsidRPr="00500224" w:rsidRDefault="00442B10" w:rsidP="00500224">
      <w:pPr>
        <w:rPr>
          <w:u w:val="single"/>
        </w:rPr>
      </w:pPr>
      <w:r w:rsidRPr="00500224">
        <w:rPr>
          <w:u w:val="single"/>
        </w:rPr>
        <w:t>Stability Augmentation System (SAS):</w:t>
      </w:r>
    </w:p>
    <w:p w14:paraId="1E01FE3B" w14:textId="77777777" w:rsidR="00442B10" w:rsidRDefault="00442B10" w:rsidP="00442B10">
      <w:r>
        <w:t>1. The SAS system receives input signals from sensors on the aircraft, such as accelerometers and gyroscopes, that detect the aircraft's motion and orientation.</w:t>
      </w:r>
    </w:p>
    <w:p w14:paraId="4D82E9C9" w14:textId="77777777" w:rsidR="00442B10" w:rsidRDefault="00442B10" w:rsidP="00442B10">
      <w:r>
        <w:t>2. The SAS system uses these inputs to determine the aircraft's stability and any deviations from the desired flight path.</w:t>
      </w:r>
    </w:p>
    <w:p w14:paraId="324FA162" w14:textId="5817344F" w:rsidR="00442B10" w:rsidRDefault="00442B10" w:rsidP="00442B10">
      <w:r>
        <w:t xml:space="preserve">3. The SAS system then makes small adjustments to the aircraft's control surfaces, such as the ailerons, elevators, or rudder, to counteract any disturbances that could cause the aircraft to deviate from its desired flight path. A SAS uses a limit function to restrict movement of the total surface deflection and a rate limit function to contain transient response by imposing a maximum actuator slew rate demand </w:t>
      </w:r>
      <w:r w:rsidR="006B009D">
        <w:rPr>
          <w:b/>
          <w:bCs/>
          <w:color w:val="002060"/>
        </w:rPr>
        <w:t>[9]</w:t>
      </w:r>
      <w:r w:rsidRPr="00BA58AF">
        <w:rPr>
          <w:b/>
          <w:bCs/>
          <w:color w:val="002060"/>
        </w:rPr>
        <w:t>.</w:t>
      </w:r>
    </w:p>
    <w:p w14:paraId="3B30E248" w14:textId="1255D996" w:rsidR="00500224" w:rsidRDefault="00442B10" w:rsidP="000729C1">
      <w:r>
        <w:t>4. The SAS system continually monitors the aircraft's stability and makes adjustments as needed to maintain stable flight, but does not actively control the aircraft's flight path or parameters in the same way that an autopilot system does.</w:t>
      </w:r>
    </w:p>
    <w:p w14:paraId="22BDF6BE" w14:textId="77777777" w:rsidR="00500224" w:rsidRDefault="00500224" w:rsidP="00500224">
      <w:pPr>
        <w:ind w:left="0"/>
      </w:pPr>
    </w:p>
    <w:p w14:paraId="5B4FD226" w14:textId="77777777" w:rsidR="00442B10" w:rsidRPr="00500224" w:rsidRDefault="00442B10" w:rsidP="00442B10">
      <w:pPr>
        <w:rPr>
          <w:b/>
          <w:bCs/>
        </w:rPr>
      </w:pPr>
      <w:r w:rsidRPr="00500224">
        <w:rPr>
          <w:b/>
          <w:bCs/>
        </w:rPr>
        <w:t>The differences:</w:t>
      </w:r>
    </w:p>
    <w:p w14:paraId="203DE3E2" w14:textId="77777777" w:rsidR="00442B10" w:rsidRDefault="00442B10" w:rsidP="00442B10"/>
    <w:p w14:paraId="015C140C" w14:textId="77777777" w:rsidR="00442B10" w:rsidRDefault="00442B10" w:rsidP="00442B10">
      <w:r w:rsidRPr="00500224">
        <w:rPr>
          <w:b/>
          <w:bCs/>
        </w:rPr>
        <w:t>1. Functionality:</w:t>
      </w:r>
      <w:r>
        <w:t xml:space="preserve"> Autopilot systems are designed to automate the control of the aircraft and can manage various aspects of flight, such as altitude, airspeed, heading, and navigation. They usually have multiple control modes, including altitude hold, heading hold, and airspeed hold. In contrast, SAS is primarily focused on improving the stability and handling of the aircraft, and it provides stability augmentation in different flight conditions. While autopilot systems control the aircraft, SAS stabilizes it.</w:t>
      </w:r>
    </w:p>
    <w:p w14:paraId="4479B3A7" w14:textId="02890F56" w:rsidR="00442B10" w:rsidRDefault="00442B10" w:rsidP="000729C1">
      <w:pPr>
        <w:ind w:left="0"/>
      </w:pPr>
    </w:p>
    <w:p w14:paraId="5F1E006D" w14:textId="77777777" w:rsidR="000729C1" w:rsidRDefault="000729C1" w:rsidP="000729C1">
      <w:pPr>
        <w:ind w:left="0"/>
      </w:pPr>
    </w:p>
    <w:p w14:paraId="0BEDD65A" w14:textId="77777777" w:rsidR="00442B10" w:rsidRDefault="00442B10" w:rsidP="00442B10">
      <w:r w:rsidRPr="00500224">
        <w:rPr>
          <w:b/>
          <w:bCs/>
        </w:rPr>
        <w:t>2. Inputs:</w:t>
      </w:r>
      <w:r>
        <w:t xml:space="preserve"> Autopilot systems use inputs from the aircraft's navigation and flight control systems, such as GPS, airspeed sensors, altimeters, Weather Radar systems, Inertial Navigation Systems (INS), and attitude and heading reference systems (AHRS). These inputs are used to determine the aircraft's current position, speed, altitude, and orientation, as well as the desired flight path. While SAS systems use inputs from sensors that detect the aircraft's motion and orientation, such as accelerometers and gyroscopes that measure changes in the aircraft's pitch, roll, and yaw movements, Angle of Attack (</w:t>
      </w:r>
      <w:proofErr w:type="spellStart"/>
      <w:r>
        <w:t>AoA</w:t>
      </w:r>
      <w:proofErr w:type="spellEnd"/>
      <w:r>
        <w:t>) sensors that measure the angle between the aircraft's wings and the oncoming airflow, helping to prevent stalls, and Airspeed indicators that measure the aircraft's speed relative to the air. These sensors provide information about the aircraft's stability and any deviations from the desired flight path. The differences in the sensors used by the autopilot and SAS systems reflect the different functions and priorities of each system. Autopilot systems are designed to provide precise control over the aircraft's flight path, while SAS systems are designed to provide stability and prevent deviations from the desired flight path.</w:t>
      </w:r>
    </w:p>
    <w:p w14:paraId="3E4500FA" w14:textId="77777777" w:rsidR="00442B10" w:rsidRDefault="00442B10" w:rsidP="00442B10"/>
    <w:p w14:paraId="78435F31" w14:textId="77777777" w:rsidR="00442B10" w:rsidRDefault="00442B10" w:rsidP="00442B10">
      <w:r w:rsidRPr="00500224">
        <w:rPr>
          <w:b/>
          <w:bCs/>
        </w:rPr>
        <w:t>3. Outputs:</w:t>
      </w:r>
      <w:r>
        <w:t xml:space="preserve"> Autopilot systems provide outputs to the aircraft's flight control surfaces, such as the ailerons, elevators, and rudder. These outputs are used to control the aircraft's heading, altitude, airspeed, and other parameters. While SAS systems also provide outputs to the aircraft's flight control surfaces, but these outputs are focused on providing stability augmentation. For example, SAS systems may make small adjustments to the ailerons, elevators, or rudder to counteract turbulence or other disturbances that could cause the aircraft to deviate from its desired flight path.</w:t>
      </w:r>
    </w:p>
    <w:p w14:paraId="4BA7DBFA" w14:textId="77777777" w:rsidR="00442B10" w:rsidRDefault="00442B10" w:rsidP="00442B10"/>
    <w:p w14:paraId="01AEE55C" w14:textId="77777777" w:rsidR="00442B10" w:rsidRDefault="00442B10" w:rsidP="00442B10">
      <w:r w:rsidRPr="00500224">
        <w:rPr>
          <w:b/>
          <w:bCs/>
        </w:rPr>
        <w:t>4. Operation Phases:</w:t>
      </w:r>
      <w:r>
        <w:t xml:space="preserve"> Autopilot systems are primarily used during the cruise phase of flight, but can be disengaged by the pilot if they need to make a manual adjustment, such as changing altitude to avoid turbulence. However, during takeoff and sometimes during descent and approach, autopilot is turned off. On the other hand, SAS is typically engaged throughout the entire flight, from takeoff to landing. It provides continuous stability augmentation to ensure a smooth and controlled flight. However, there may be situations where the SAS is disengaged if the pilot needs to make a manual adjustment to the aircraft's stability.</w:t>
      </w:r>
    </w:p>
    <w:p w14:paraId="2DA19E3D" w14:textId="77777777" w:rsidR="00442B10" w:rsidRDefault="00442B10" w:rsidP="00442B10"/>
    <w:p w14:paraId="2C405D42" w14:textId="77777777" w:rsidR="00442B10" w:rsidRDefault="00442B10" w:rsidP="00442B10">
      <w:r w:rsidRPr="00500224">
        <w:rPr>
          <w:b/>
          <w:bCs/>
        </w:rPr>
        <w:t>5. Control strategy:</w:t>
      </w:r>
      <w:r>
        <w:t xml:space="preserve"> Autopilot systems use a closed-loop control strategy, which means that they continuously measure the aircraft's actual state and compare it to the desired state, and then adjust the control outputs to minimize the error between the two. This requires sophisticated control algorithms and feedback loops to ensure that the aircraft follows the desired flight path accurately. In contrast, SAS systems typically use a simpler open-loop control strategy, where the control outputs are pre-programmed based on the expected behavior of the aircraft in different flight conditions.</w:t>
      </w:r>
    </w:p>
    <w:p w14:paraId="3C468851" w14:textId="6CAF9DAE" w:rsidR="00442B10" w:rsidRDefault="00442B10" w:rsidP="00442B10"/>
    <w:p w14:paraId="28410111" w14:textId="77777777" w:rsidR="00500224" w:rsidRDefault="00500224" w:rsidP="00442B10"/>
    <w:p w14:paraId="78E84F02" w14:textId="1D4C9F5E" w:rsidR="00442B10" w:rsidRDefault="00442B10" w:rsidP="00442B10">
      <w:r>
        <w:t xml:space="preserve">In summary, the main difference between Autopilot and SAS is that autopilot systems are mainly used to automate the control of the aircraft, while SAS is designed to improve the stability and handling of the aircraft, especially in turbulent conditions or during maneuvers </w:t>
      </w:r>
      <w:r w:rsidR="006B009D">
        <w:rPr>
          <w:b/>
          <w:bCs/>
          <w:color w:val="002060"/>
        </w:rPr>
        <w:t>[8][10]</w:t>
      </w:r>
      <w:r w:rsidRPr="00500224">
        <w:rPr>
          <w:b/>
          <w:bCs/>
          <w:color w:val="002060"/>
        </w:rPr>
        <w:t>.</w:t>
      </w:r>
      <w:r>
        <w:t xml:space="preserve"> </w:t>
      </w:r>
    </w:p>
    <w:p w14:paraId="42FE1E18" w14:textId="29D551E4" w:rsidR="00832A1A" w:rsidRDefault="00832A1A" w:rsidP="006B009D">
      <w:pPr>
        <w:ind w:left="0"/>
      </w:pPr>
    </w:p>
    <w:p w14:paraId="77B36321" w14:textId="37EED7E2" w:rsidR="00832A1A" w:rsidRDefault="00832A1A" w:rsidP="00832A1A"/>
    <w:p w14:paraId="60DCCC58" w14:textId="1198449B" w:rsidR="00832A1A" w:rsidRDefault="00832A1A" w:rsidP="00832A1A"/>
    <w:p w14:paraId="762088A8" w14:textId="59279F33" w:rsidR="00902FC5" w:rsidRDefault="00902FC5" w:rsidP="000729C1">
      <w:pPr>
        <w:ind w:left="0"/>
      </w:pPr>
    </w:p>
    <w:p w14:paraId="60133F44" w14:textId="5D6F0871" w:rsidR="00902FC5" w:rsidRDefault="00902FC5" w:rsidP="00832A1A"/>
    <w:p w14:paraId="1F12F34A" w14:textId="350C110F" w:rsidR="00832A1A" w:rsidRDefault="00832A1A" w:rsidP="000729C1">
      <w:pPr>
        <w:ind w:left="0"/>
      </w:pPr>
    </w:p>
    <w:p w14:paraId="2AF7489D" w14:textId="25C05E97" w:rsidR="00832A1A" w:rsidRDefault="00832A1A" w:rsidP="00832A1A">
      <w:pPr>
        <w:pStyle w:val="Heading2"/>
      </w:pPr>
      <w:bookmarkStart w:id="14" w:name="_Toc130028481"/>
      <w:r w:rsidRPr="00832A1A">
        <w:t>What is the role of the onboard sensors like (GPS, gyroscopes, ..etc.)? i.e. Mention the sensors used by the autopilot, what they measure, and their typical sample rates</w:t>
      </w:r>
      <w:r w:rsidR="0091565C">
        <w:t xml:space="preserve"> </w:t>
      </w:r>
      <w:r w:rsidR="00902FC5">
        <w:rPr>
          <w:vertAlign w:val="superscript"/>
        </w:rPr>
        <w:t>[12][13][14][15]</w:t>
      </w:r>
      <w:bookmarkEnd w:id="14"/>
    </w:p>
    <w:p w14:paraId="20B8EAB2" w14:textId="56D5C9F8" w:rsidR="00832A1A" w:rsidRDefault="00832A1A" w:rsidP="00832A1A"/>
    <w:p w14:paraId="51F8975D" w14:textId="77777777" w:rsidR="00E11514" w:rsidRDefault="00E11514" w:rsidP="00E11514">
      <w:r>
        <w:t>The onboard sensors used by an autopilot system play a critical role in determining the aircraft's position, attitude, and velocity. These sensors provide the necessary data to the autopilot system to help it make the necessary control adjustments to maintain the desired flight path. Here are some of the sensors commonly used in autopilot systems, along with their functions, what they measure, and their typical sample rates:</w:t>
      </w:r>
    </w:p>
    <w:p w14:paraId="48D3B9FB" w14:textId="77777777" w:rsidR="00E11514" w:rsidRDefault="00E11514" w:rsidP="00E11514"/>
    <w:p w14:paraId="7D929AEF" w14:textId="380A951C" w:rsidR="00E11514" w:rsidRDefault="00E11514" w:rsidP="00E11514">
      <w:r w:rsidRPr="00E11514">
        <w:rPr>
          <w:b/>
          <w:bCs/>
        </w:rPr>
        <w:t>1. GPS (Global Positioning System)</w:t>
      </w:r>
      <w:r>
        <w:t xml:space="preserve"> - GPS is a satellite-based navigation system that provides precise location information. Autopilot systems use GPS to determine the aircraft's position, altitude, speed and time. GPS provides a sample rate of up to 10 Hz or more, depending on the type of GPS unit used.</w:t>
      </w:r>
    </w:p>
    <w:p w14:paraId="7C4ED156" w14:textId="3376D094" w:rsidR="00E11514" w:rsidRDefault="00E11514" w:rsidP="00E11514">
      <w:r w:rsidRPr="00E11514">
        <w:rPr>
          <w:b/>
          <w:bCs/>
        </w:rPr>
        <w:t>2. Gyroscopes</w:t>
      </w:r>
      <w:r>
        <w:t xml:space="preserve"> - Gyroscopes are used to measure the aircraft's orientation or attitude. They measure the aircraft's pitch, roll, and yaw rates, which are used to stabilize the aircraft and maintain its orientation. The sample rates for gyroscopes typically range</w:t>
      </w:r>
      <w:r w:rsidR="003E0130">
        <w:t xml:space="preserve"> of </w:t>
      </w:r>
      <w:r>
        <w:t>1000 Hz or more, depending on the sensitivity and accuracy of the sensors.</w:t>
      </w:r>
    </w:p>
    <w:p w14:paraId="76C1BCA9" w14:textId="08FDF608" w:rsidR="00E11514" w:rsidRDefault="00E11514" w:rsidP="00E11514">
      <w:r w:rsidRPr="00E11514">
        <w:rPr>
          <w:b/>
          <w:bCs/>
        </w:rPr>
        <w:t>3. Accelerometers</w:t>
      </w:r>
      <w:r>
        <w:t xml:space="preserve"> - Accelerometers are used to measure the aircraft's </w:t>
      </w:r>
      <w:r w:rsidR="00CE311F">
        <w:t xml:space="preserve">linear </w:t>
      </w:r>
      <w:r>
        <w:t>acceleration. They are typically used in conjunction with gyroscopes to provide more accurate measurements of the aircraft's motion. Accelerometers typically have a sample rate of 1000 Hz or more.</w:t>
      </w:r>
    </w:p>
    <w:p w14:paraId="016F994F" w14:textId="07B16B6C" w:rsidR="00E11514" w:rsidRDefault="00E11514" w:rsidP="00E11514">
      <w:r w:rsidRPr="00E11514">
        <w:rPr>
          <w:b/>
          <w:bCs/>
        </w:rPr>
        <w:t>4. Airspeed sensors</w:t>
      </w:r>
      <w:r>
        <w:t xml:space="preserve"> - Airspeed sensors are used to measure the aircraft's speed relative to the air around it. Autopilot systems use this data to maintain a constant airspeed. Airspeed sensors typically have a sample rate </w:t>
      </w:r>
      <w:r w:rsidR="00F06902">
        <w:t>up to</w:t>
      </w:r>
      <w:r>
        <w:t xml:space="preserve"> 10</w:t>
      </w:r>
      <w:r w:rsidR="00F06902">
        <w:t>0</w:t>
      </w:r>
      <w:r>
        <w:t xml:space="preserve"> Hz</w:t>
      </w:r>
      <w:r w:rsidR="00F54DA4">
        <w:t xml:space="preserve"> or more</w:t>
      </w:r>
      <w:r>
        <w:t>.</w:t>
      </w:r>
    </w:p>
    <w:p w14:paraId="31590D32" w14:textId="4EFA18C1" w:rsidR="00E11514" w:rsidRDefault="00E11514" w:rsidP="00E11514">
      <w:r w:rsidRPr="00E11514">
        <w:rPr>
          <w:b/>
          <w:bCs/>
        </w:rPr>
        <w:t>5. Altitude sensors (Altimeters)</w:t>
      </w:r>
      <w:r>
        <w:t xml:space="preserve"> - Altimeters are used to measure the aircraft's altitude above sea level. Autopilot systems use this data to maintain a constant altitude. Altitude sensors typically have a sample rate </w:t>
      </w:r>
      <w:r w:rsidR="00692925">
        <w:t>up to</w:t>
      </w:r>
      <w:r>
        <w:t xml:space="preserve"> </w:t>
      </w:r>
      <w:r w:rsidR="00692925">
        <w:t>1</w:t>
      </w:r>
      <w:r w:rsidR="000C0026">
        <w:t>0</w:t>
      </w:r>
      <w:r w:rsidR="00692925">
        <w:t>0 Hz</w:t>
      </w:r>
      <w:r w:rsidR="00F54DA4">
        <w:t xml:space="preserve"> or more</w:t>
      </w:r>
      <w:r w:rsidR="000C0026">
        <w:t>.</w:t>
      </w:r>
    </w:p>
    <w:p w14:paraId="405BF20F" w14:textId="22CB9E8A" w:rsidR="00E11514" w:rsidRDefault="00E11514" w:rsidP="00E11514">
      <w:r w:rsidRPr="00E1164E">
        <w:rPr>
          <w:b/>
          <w:bCs/>
        </w:rPr>
        <w:t>6. Magnetometers</w:t>
      </w:r>
      <w:r>
        <w:t xml:space="preserve"> - Magnetometers are used to measure the Earth's magnetic field, which is used by autopilot systems to determine the aircraft's heading. Magnetometers typically have a sample rate</w:t>
      </w:r>
      <w:r w:rsidR="00F06902">
        <w:t xml:space="preserve"> up to</w:t>
      </w:r>
      <w:r>
        <w:t xml:space="preserve"> </w:t>
      </w:r>
      <w:r w:rsidR="00F06902">
        <w:t xml:space="preserve">100 </w:t>
      </w:r>
      <w:r>
        <w:t>Hz</w:t>
      </w:r>
      <w:r w:rsidR="00F54DA4">
        <w:t xml:space="preserve"> or more</w:t>
      </w:r>
      <w:r>
        <w:t>.</w:t>
      </w:r>
    </w:p>
    <w:p w14:paraId="226205F3" w14:textId="77777777" w:rsidR="00E11514" w:rsidRDefault="00E11514" w:rsidP="00E11514"/>
    <w:p w14:paraId="62B21ED0" w14:textId="0A357FA3" w:rsidR="00832A1A" w:rsidRDefault="00E11514" w:rsidP="007C71C8">
      <w:r>
        <w:t>In conclusion, the onboard sensors used by an autopilot system play a critical role in ensuring the aircraft's stability and maintaining its desired flight path. These sensors provide accurate and precise measurements of the aircraft's position, attitude, and velocity, which the autopilot system uses to make the necessary control adjustments. The sample rates of these sensors vary depending on their type and sensitivity</w:t>
      </w:r>
      <w:r w:rsidR="00A71E8D">
        <w:t>.</w:t>
      </w:r>
      <w:r w:rsidR="00AA42C6">
        <w:t xml:space="preserve"> However, </w:t>
      </w:r>
      <w:r w:rsidR="00AA42C6" w:rsidRPr="00AA42C6">
        <w:t>among the various sensors used in autopilot systems, gyroscopes and accelerometers typically have the highest sample rates, ranging from 1000 Hz or more. On the other hand, GPS typically has a lower sample rate of up to 10 Hz or more</w:t>
      </w:r>
      <w:r w:rsidR="007C71C8">
        <w:t xml:space="preserve">. </w:t>
      </w:r>
      <w:r w:rsidR="00AA42C6" w:rsidRPr="00AA42C6">
        <w:t>Airspeed sensors</w:t>
      </w:r>
      <w:r w:rsidR="007C71C8">
        <w:t>, altitude sensors, and</w:t>
      </w:r>
      <w:r w:rsidR="00AA42C6" w:rsidRPr="00AA42C6">
        <w:t xml:space="preserve"> magnetometers typically fall in between with sample rates up to 100 Hz</w:t>
      </w:r>
      <w:r w:rsidR="007C71C8">
        <w:t xml:space="preserve"> or more</w:t>
      </w:r>
      <w:r w:rsidR="00AA42C6" w:rsidRPr="00AA42C6">
        <w:t>.</w:t>
      </w:r>
    </w:p>
    <w:p w14:paraId="61BBFA8A" w14:textId="43FE492E" w:rsidR="0045425A" w:rsidRDefault="0045425A" w:rsidP="00902FC5">
      <w:pPr>
        <w:ind w:left="0"/>
      </w:pPr>
    </w:p>
    <w:p w14:paraId="0D4A553D" w14:textId="77777777" w:rsidR="00902FC5" w:rsidRPr="00902FC5" w:rsidRDefault="00902FC5" w:rsidP="00902FC5">
      <w:pPr>
        <w:ind w:left="0"/>
        <w:rPr>
          <w:b/>
          <w:bCs/>
        </w:rPr>
      </w:pPr>
    </w:p>
    <w:p w14:paraId="4D69D826" w14:textId="70960A03" w:rsidR="00E11365" w:rsidRDefault="00E11365" w:rsidP="00E11514"/>
    <w:p w14:paraId="470AF79F" w14:textId="795F45A3" w:rsidR="00E11365" w:rsidRDefault="00E11365" w:rsidP="00E11514"/>
    <w:p w14:paraId="56FF6C5C" w14:textId="1FECEB40" w:rsidR="00FE1D5C" w:rsidRDefault="00FE1D5C" w:rsidP="00E11514"/>
    <w:p w14:paraId="5F09CA51" w14:textId="74F1246F" w:rsidR="00FE1D5C" w:rsidRDefault="00FE1D5C" w:rsidP="00E11514"/>
    <w:p w14:paraId="620FAB10" w14:textId="77777777" w:rsidR="00FE1D5C" w:rsidRDefault="00FE1D5C" w:rsidP="00E11514"/>
    <w:p w14:paraId="114CB6EF" w14:textId="57AA3F40" w:rsidR="00E11365" w:rsidRDefault="00DE7B7B" w:rsidP="00DE7B7B">
      <w:pPr>
        <w:pStyle w:val="Heading2"/>
      </w:pPr>
      <w:bookmarkStart w:id="15" w:name="_Toc130028482"/>
      <w:r w:rsidRPr="00DE7B7B">
        <w:t>What can we do if we need to know a state (i.e. to use it in the controller) if it is not directly measured by a sensor?</w:t>
      </w:r>
      <w:r>
        <w:t xml:space="preserve"> </w:t>
      </w:r>
      <w:r w:rsidR="00FE1D5C">
        <w:rPr>
          <w:vertAlign w:val="superscript"/>
        </w:rPr>
        <w:t>[16][17][18][19][20]</w:t>
      </w:r>
      <w:bookmarkEnd w:id="15"/>
    </w:p>
    <w:p w14:paraId="2D5499FF" w14:textId="5E395BF0" w:rsidR="00DE7B7B" w:rsidRDefault="00DE7B7B" w:rsidP="00DE7B7B"/>
    <w:p w14:paraId="1E4D49BF" w14:textId="77777777" w:rsidR="00DE7B7B" w:rsidRDefault="00DE7B7B" w:rsidP="00DE7B7B">
      <w:r>
        <w:t>When controlling an aircraft, it may be necessary to know the state of the aircraft, even if it is not directly measured by a sensor. In such cases, state estimation or observer design techniques can be used to estimate the values of the states that are not directly measured.</w:t>
      </w:r>
    </w:p>
    <w:p w14:paraId="1612D970" w14:textId="77777777" w:rsidR="00DE7B7B" w:rsidRDefault="00DE7B7B" w:rsidP="00DE7B7B"/>
    <w:p w14:paraId="6C2C683D" w14:textId="77777777" w:rsidR="00DE7B7B" w:rsidRDefault="00DE7B7B" w:rsidP="00DE7B7B">
      <w:r>
        <w:t xml:space="preserve">State estimation involves using available sensor measurements and mathematical models of the aircraft to estimate the required states. Several techniques are available for state estimation, including </w:t>
      </w:r>
      <w:r w:rsidRPr="00130493">
        <w:rPr>
          <w:b/>
          <w:bCs/>
        </w:rPr>
        <w:t>Kalman filters, extended Kalman filters, and nonlinear observers</w:t>
      </w:r>
      <w:r>
        <w:t>. These techniques use a mathematical model of the aircraft dynamics and the available sensor measurements to estimate the states in real-time.</w:t>
      </w:r>
    </w:p>
    <w:p w14:paraId="7EA7E218" w14:textId="77777777" w:rsidR="00DE7B7B" w:rsidRDefault="00DE7B7B" w:rsidP="00DE7B7B"/>
    <w:p w14:paraId="0999AF54" w14:textId="77777777" w:rsidR="00DE7B7B" w:rsidRDefault="00DE7B7B" w:rsidP="00DE7B7B">
      <w:r>
        <w:t>The estimated states can then be used as feedback signals in the controller to improve the aircraft's performance and stability. State estimation is widely used in aircraft control systems, especially in autopilot systems, where the accurate estimation of the aircraft's states is essential for maintaining a safe and stable flight.</w:t>
      </w:r>
    </w:p>
    <w:p w14:paraId="67E7DFB0" w14:textId="77777777" w:rsidR="00DE7B7B" w:rsidRDefault="00DE7B7B" w:rsidP="00DE7B7B"/>
    <w:p w14:paraId="457D494A" w14:textId="77777777" w:rsidR="00DE7B7B" w:rsidRDefault="00DE7B7B" w:rsidP="00DE7B7B">
      <w:r>
        <w:t>The Kalman filter is an algorithm used for state estimation that produces estimates of unknown variables based on multiple measurements over time. The filter uses a system's dynamic model, known control inputs to that system, and multiple sequential measurements to form an estimate of the system's varying quantities (its state) that is better than the estimate obtained by using only one measurement. The extended Kalman filter is a variant of the Kalman filter that is computationally cheaper and more efficient in dealing with nonlinear models. Nonlinear observers are also used in cases where the system is nonlinear and the measurements are noisy. Each method has its own strengths and weaknesses, and their suitability should be carefully considered before implementation. The suitability of which filter to use depends on the non-linearity indices of the process and observation model.</w:t>
      </w:r>
    </w:p>
    <w:p w14:paraId="72717A5D" w14:textId="77777777" w:rsidR="00DE7B7B" w:rsidRDefault="00DE7B7B" w:rsidP="00DE7B7B"/>
    <w:p w14:paraId="5988E006" w14:textId="1BE8355A" w:rsidR="00DE7B7B" w:rsidRDefault="00DE7B7B" w:rsidP="00DE7B7B">
      <w:r>
        <w:t>It is important to note that the accuracy of the state estimation depends on the quality of the sensor measurements and the mathematical model used for the estimation. Therefore, the design of the state estimation algorithm should take into consideration the sensor characteristics and the model uncertainties to ensure estimation accuracy and reliability.</w:t>
      </w:r>
    </w:p>
    <w:p w14:paraId="285C017A" w14:textId="5D174DA8" w:rsidR="00DE7B7B" w:rsidRDefault="00DE7B7B" w:rsidP="00FE1D5C">
      <w:pPr>
        <w:ind w:left="0"/>
      </w:pPr>
    </w:p>
    <w:p w14:paraId="620B02A4" w14:textId="5B713AE6" w:rsidR="00FE1D5C" w:rsidRDefault="00FE1D5C" w:rsidP="00FE1D5C">
      <w:pPr>
        <w:ind w:left="0"/>
      </w:pPr>
    </w:p>
    <w:p w14:paraId="21ED63EC" w14:textId="2B1F0A76" w:rsidR="00FE1D5C" w:rsidRDefault="00FE1D5C" w:rsidP="00FE1D5C">
      <w:pPr>
        <w:ind w:left="0"/>
      </w:pPr>
    </w:p>
    <w:p w14:paraId="60E10D68" w14:textId="34CC45FE" w:rsidR="00FE1D5C" w:rsidRDefault="00FE1D5C" w:rsidP="00FE1D5C">
      <w:pPr>
        <w:ind w:left="0"/>
      </w:pPr>
    </w:p>
    <w:p w14:paraId="1BA5FABE" w14:textId="4990F9DA" w:rsidR="00FE1D5C" w:rsidRDefault="00FE1D5C" w:rsidP="00FE1D5C">
      <w:pPr>
        <w:ind w:left="0"/>
      </w:pPr>
    </w:p>
    <w:p w14:paraId="59CE0E30" w14:textId="51033A27" w:rsidR="00FE1D5C" w:rsidRDefault="00FE1D5C" w:rsidP="00FE1D5C">
      <w:pPr>
        <w:ind w:left="0"/>
      </w:pPr>
    </w:p>
    <w:p w14:paraId="03DAC788" w14:textId="7B256C51" w:rsidR="00FE1D5C" w:rsidRDefault="00FE1D5C" w:rsidP="00FE1D5C">
      <w:pPr>
        <w:ind w:left="0"/>
      </w:pPr>
    </w:p>
    <w:p w14:paraId="65B95D4E" w14:textId="77777777" w:rsidR="00FE1D5C" w:rsidRPr="00FE1D5C" w:rsidRDefault="00FE1D5C" w:rsidP="00FE1D5C">
      <w:pPr>
        <w:ind w:left="0"/>
        <w:rPr>
          <w:b/>
          <w:bCs/>
        </w:rPr>
      </w:pPr>
    </w:p>
    <w:p w14:paraId="03AB1915" w14:textId="55EDF572" w:rsidR="00333752" w:rsidRDefault="00333752" w:rsidP="00DE7B7B"/>
    <w:p w14:paraId="24EE06CF" w14:textId="5A87F85B" w:rsidR="00333752" w:rsidRDefault="00333752" w:rsidP="00DE7B7B"/>
    <w:p w14:paraId="2D4FAE00" w14:textId="64D301E7" w:rsidR="00333752" w:rsidRDefault="00333752" w:rsidP="00DE7B7B"/>
    <w:p w14:paraId="0DFCD4D6" w14:textId="377DC805" w:rsidR="00333752" w:rsidRDefault="00333752" w:rsidP="00DE7B7B"/>
    <w:p w14:paraId="6F6F3D15" w14:textId="19874398" w:rsidR="00333752" w:rsidRDefault="00333752" w:rsidP="00DE7B7B"/>
    <w:p w14:paraId="7538E686" w14:textId="467DA60C" w:rsidR="00333752" w:rsidRDefault="00E428F6" w:rsidP="00E428F6">
      <w:pPr>
        <w:pStyle w:val="Heading2"/>
      </w:pPr>
      <w:bookmarkStart w:id="16" w:name="_Toc130028483"/>
      <w:r w:rsidRPr="00E428F6">
        <w:t>What is a fly-by-wire flight control system?</w:t>
      </w:r>
      <w:r w:rsidR="00304680">
        <w:t xml:space="preserve"> </w:t>
      </w:r>
      <w:r w:rsidR="00F670E0">
        <w:rPr>
          <w:vertAlign w:val="superscript"/>
        </w:rPr>
        <w:t>[21][22][23]</w:t>
      </w:r>
      <w:bookmarkEnd w:id="16"/>
    </w:p>
    <w:p w14:paraId="748EFB96" w14:textId="60FD805F" w:rsidR="00E428F6" w:rsidRDefault="00E428F6" w:rsidP="00E428F6"/>
    <w:p w14:paraId="0C0BE343" w14:textId="77777777" w:rsidR="00304680" w:rsidRDefault="00304680" w:rsidP="00304680">
      <w:r>
        <w:t>A fly-by-wire (FBW) flight control system is a type of aircraft control system that uses electronic signals to transmit control commands from the pilot's inputs to the aircraft's control surfaces, rather than the traditional mechanical or hydraulic systems. The system consists of three parts: sensors that convert the physical pilot control movements, computers that process the signals from the sensors, and actuators that move the aircraft's control surfaces.</w:t>
      </w:r>
    </w:p>
    <w:p w14:paraId="3F1A2D53" w14:textId="77777777" w:rsidR="00304680" w:rsidRDefault="00304680" w:rsidP="00304680"/>
    <w:p w14:paraId="6A499487" w14:textId="77777777" w:rsidR="00304680" w:rsidRDefault="00304680" w:rsidP="00304680">
      <w:r>
        <w:t>In a fly-by-wire system, the pilot's inputs are detected by sensors, which are then transmitted to a flight control computer that interprets and processes the signals before transmitting them to the appropriate control surface actuators. The computer monitors sensors throughout the aircraft to make automatic adjustments to forces as they fly, creating a closed feedback loop.</w:t>
      </w:r>
    </w:p>
    <w:p w14:paraId="23D3F4E8" w14:textId="77777777" w:rsidR="00304680" w:rsidRDefault="00304680" w:rsidP="00304680"/>
    <w:p w14:paraId="15673769" w14:textId="77777777" w:rsidR="00304680" w:rsidRDefault="00304680" w:rsidP="00304680">
      <w:r>
        <w:t>The fly-by-wire system allows for greater flexibility in aircraft design, as it can be used to control a variety of different aircraft configurations, from fighter jets to commercial airliners. It also allows for more precise and efficient control of the aircraft, as the electronic signals can be processed and adjusted more quickly and accurately than mechanical or hydraulic systems.</w:t>
      </w:r>
    </w:p>
    <w:p w14:paraId="33C5636E" w14:textId="77777777" w:rsidR="00304680" w:rsidRDefault="00304680" w:rsidP="00304680"/>
    <w:p w14:paraId="368433DA" w14:textId="77777777" w:rsidR="00304680" w:rsidRDefault="00304680" w:rsidP="00304680">
      <w:r>
        <w:t xml:space="preserve">In addition, fly-by-wire systems provide a level of automation that can enhance safety by limiting the ability of the pilot to make dangerous or extreme maneuvers, and by providing built-in protections against stalls, </w:t>
      </w:r>
      <w:proofErr w:type="spellStart"/>
      <w:r>
        <w:t>overspeeds</w:t>
      </w:r>
      <w:proofErr w:type="spellEnd"/>
      <w:r>
        <w:t>, and other hazardous flight conditions. However, these systems can also be complex and may require significant training for pilots to operate effectively.</w:t>
      </w:r>
    </w:p>
    <w:p w14:paraId="08C5F137" w14:textId="77777777" w:rsidR="00304680" w:rsidRDefault="00304680" w:rsidP="00304680"/>
    <w:p w14:paraId="78329F57" w14:textId="61759015" w:rsidR="00E428F6" w:rsidRDefault="00304680" w:rsidP="00304680">
      <w:r>
        <w:t>Overall, fly-by-wire flight control systems represent a significant technological advancement in aircraft control and have become increasingly common in modern aircraft designs.</w:t>
      </w:r>
    </w:p>
    <w:p w14:paraId="602351C4" w14:textId="4604C237" w:rsidR="00F670E0" w:rsidRDefault="00F670E0" w:rsidP="00F670E0">
      <w:pPr>
        <w:ind w:left="0"/>
      </w:pPr>
    </w:p>
    <w:p w14:paraId="3F9B950B" w14:textId="4EB19166" w:rsidR="00F670E0" w:rsidRDefault="00F670E0" w:rsidP="00F670E0">
      <w:pPr>
        <w:ind w:left="0"/>
      </w:pPr>
    </w:p>
    <w:p w14:paraId="0D23DE0F" w14:textId="340A9D6C" w:rsidR="00F670E0" w:rsidRDefault="00F670E0" w:rsidP="00F670E0">
      <w:pPr>
        <w:ind w:left="0"/>
      </w:pPr>
    </w:p>
    <w:p w14:paraId="16460603" w14:textId="17616966" w:rsidR="00F670E0" w:rsidRDefault="00F670E0" w:rsidP="00F670E0">
      <w:pPr>
        <w:ind w:left="0"/>
      </w:pPr>
    </w:p>
    <w:p w14:paraId="0F152C66" w14:textId="77777777" w:rsidR="00F670E0" w:rsidRDefault="00F670E0" w:rsidP="00F670E0">
      <w:pPr>
        <w:ind w:left="0"/>
      </w:pPr>
    </w:p>
    <w:p w14:paraId="6B995AEE" w14:textId="75424163" w:rsidR="006F6539" w:rsidRDefault="006F6539" w:rsidP="00304680"/>
    <w:p w14:paraId="09D36695" w14:textId="0E132019" w:rsidR="006F6539" w:rsidRDefault="006F6539" w:rsidP="00304680"/>
    <w:p w14:paraId="0EC31AE1" w14:textId="6DEADB43" w:rsidR="006F6539" w:rsidRDefault="006F6539" w:rsidP="00304680"/>
    <w:p w14:paraId="65EA9C03" w14:textId="747016E6" w:rsidR="006F6539" w:rsidRDefault="006F6539" w:rsidP="00304680"/>
    <w:p w14:paraId="0B2B6068" w14:textId="1A1E2A29" w:rsidR="006F6539" w:rsidRDefault="006F6539" w:rsidP="00304680"/>
    <w:p w14:paraId="12441919" w14:textId="5983A262" w:rsidR="006F6539" w:rsidRDefault="006F6539" w:rsidP="00304680"/>
    <w:p w14:paraId="29F95C53" w14:textId="5E57A402" w:rsidR="006F6539" w:rsidRDefault="006F6539" w:rsidP="00304680"/>
    <w:p w14:paraId="633BC1FB" w14:textId="068DB18C" w:rsidR="006F6539" w:rsidRDefault="006F6539" w:rsidP="00304680"/>
    <w:p w14:paraId="04E108E7" w14:textId="481F2C82" w:rsidR="006F6539" w:rsidRDefault="006F6539" w:rsidP="00304680"/>
    <w:p w14:paraId="6EFB3F9B" w14:textId="37C408FB" w:rsidR="006F6539" w:rsidRDefault="006F6539" w:rsidP="00304680"/>
    <w:p w14:paraId="76995FC5" w14:textId="74FBF98E" w:rsidR="006F6539" w:rsidRDefault="006F6539" w:rsidP="00304680"/>
    <w:p w14:paraId="01A1B97F" w14:textId="3455E8D2" w:rsidR="006F6539" w:rsidRDefault="006F6539" w:rsidP="00304680"/>
    <w:p w14:paraId="5ED19628" w14:textId="297A6805" w:rsidR="006F6539" w:rsidRDefault="006F6539" w:rsidP="00304680"/>
    <w:p w14:paraId="57F53DC3" w14:textId="764F59A6" w:rsidR="006F6539" w:rsidRDefault="006F6539" w:rsidP="00304680"/>
    <w:p w14:paraId="0C0666DA" w14:textId="1D03398F" w:rsidR="006F6539" w:rsidRDefault="006F6539" w:rsidP="00304680"/>
    <w:p w14:paraId="1FC3D2E8" w14:textId="77777777" w:rsidR="000729C1" w:rsidRDefault="000729C1" w:rsidP="00304680"/>
    <w:p w14:paraId="7934E7D0" w14:textId="112A9679" w:rsidR="006F6539" w:rsidRDefault="006F6539" w:rsidP="006F6539">
      <w:pPr>
        <w:pStyle w:val="Heading2"/>
      </w:pPr>
      <w:bookmarkStart w:id="17" w:name="_Toc130028484"/>
      <w:r w:rsidRPr="006F6539">
        <w:t xml:space="preserve">Find 2 </w:t>
      </w:r>
      <w:r w:rsidR="00D464FB" w:rsidRPr="006F6539">
        <w:t>open-source</w:t>
      </w:r>
      <w:r w:rsidRPr="006F6539">
        <w:t xml:space="preserve"> autopilots that can be used on UAVs.</w:t>
      </w:r>
      <w:r>
        <w:t xml:space="preserve"> </w:t>
      </w:r>
      <w:r w:rsidR="00A60A42">
        <w:rPr>
          <w:vertAlign w:val="superscript"/>
        </w:rPr>
        <w:t>[24][25]</w:t>
      </w:r>
      <w:bookmarkEnd w:id="17"/>
    </w:p>
    <w:p w14:paraId="43E7FAD2" w14:textId="167FF73B" w:rsidR="006F6539" w:rsidRDefault="006F6539" w:rsidP="006F6539"/>
    <w:p w14:paraId="2DF0B42C" w14:textId="30C5EC9F" w:rsidR="00130493" w:rsidRDefault="00130493" w:rsidP="00130493">
      <w:r>
        <w:t xml:space="preserve">There are several </w:t>
      </w:r>
      <w:r w:rsidR="00B807DC">
        <w:t>open-source</w:t>
      </w:r>
      <w:r>
        <w:t xml:space="preserve"> autopilot systems available for use on unmanned aerial vehicles (UAVs). Here are two examples:</w:t>
      </w:r>
    </w:p>
    <w:p w14:paraId="063CBC47" w14:textId="77777777" w:rsidR="00130493" w:rsidRDefault="00130493" w:rsidP="00130493"/>
    <w:p w14:paraId="630F9D6C" w14:textId="6B6F4680" w:rsidR="00130493" w:rsidRDefault="00130493" w:rsidP="00130493">
      <w:r w:rsidRPr="001D248C">
        <w:rPr>
          <w:b/>
          <w:bCs/>
        </w:rPr>
        <w:t>1. ArduPilot:</w:t>
      </w:r>
      <w:r>
        <w:t xml:space="preserve"> ArduPilot is a popular </w:t>
      </w:r>
      <w:r w:rsidR="00B807DC">
        <w:t>open-source</w:t>
      </w:r>
      <w:r>
        <w:t xml:space="preserve"> autopilot system that can be used on a wide range of UAVs, including fixed-wing aircraft, multirotor drones, and even boats. It is based on Arduino hardware and can be customized for specific applications using its </w:t>
      </w:r>
      <w:r w:rsidR="00B807DC">
        <w:t>open-source</w:t>
      </w:r>
      <w:r>
        <w:t xml:space="preserve"> code. ArduPilot provides a range of features, including autonomous mission planning, object avoidance, and support for various sensors.</w:t>
      </w:r>
    </w:p>
    <w:p w14:paraId="691729D3" w14:textId="77777777" w:rsidR="00130493" w:rsidRDefault="00130493" w:rsidP="00130493"/>
    <w:p w14:paraId="38AC6B94" w14:textId="7473FCB2" w:rsidR="00130493" w:rsidRDefault="00130493" w:rsidP="00130493">
      <w:r w:rsidRPr="001D248C">
        <w:rPr>
          <w:b/>
          <w:bCs/>
        </w:rPr>
        <w:t>2. PX4:</w:t>
      </w:r>
      <w:r>
        <w:t xml:space="preserve"> PX4 is another popular </w:t>
      </w:r>
      <w:r w:rsidR="00B807DC">
        <w:t>open-source</w:t>
      </w:r>
      <w:r>
        <w:t xml:space="preserve"> autopilot system that is used on a wide range of UAVs, including drones, VTOLs, and even air taxis. It is based on </w:t>
      </w:r>
      <w:proofErr w:type="spellStart"/>
      <w:r>
        <w:t>NuttX</w:t>
      </w:r>
      <w:proofErr w:type="spellEnd"/>
      <w:r>
        <w:t xml:space="preserve"> RTOS and provides a range of features, including autonomous flight, advanced navigation, and support for various sensors. PX4 also provides a flexible software architecture that allows developers to customize it for specific applications.</w:t>
      </w:r>
    </w:p>
    <w:p w14:paraId="49A7E422" w14:textId="77777777" w:rsidR="00130493" w:rsidRDefault="00130493" w:rsidP="00130493"/>
    <w:p w14:paraId="463C3FB1" w14:textId="6CD06795" w:rsidR="006F6539" w:rsidRDefault="00130493" w:rsidP="00130493">
      <w:r>
        <w:t>Both ArduPilot and PX4 are widely used in the UAV industry and have active developer communities that continue to improve and expand their features.</w:t>
      </w:r>
    </w:p>
    <w:p w14:paraId="492677C4" w14:textId="1D82CDC5" w:rsidR="00A537D0" w:rsidRPr="00A60A42" w:rsidRDefault="00A537D0" w:rsidP="00A60A42">
      <w:pPr>
        <w:ind w:left="0"/>
        <w:rPr>
          <w:b/>
          <w:bCs/>
        </w:rPr>
      </w:pPr>
    </w:p>
    <w:p w14:paraId="40253673" w14:textId="6EA6C2D3" w:rsidR="003D00E3" w:rsidRDefault="003D00E3" w:rsidP="00130493"/>
    <w:p w14:paraId="0E8D0BD2" w14:textId="540B31CF" w:rsidR="003D00E3" w:rsidRDefault="003D00E3" w:rsidP="00130493"/>
    <w:p w14:paraId="4C82A6B8" w14:textId="4B42B67D" w:rsidR="003D00E3" w:rsidRDefault="003D00E3" w:rsidP="00130493"/>
    <w:p w14:paraId="595FA47D" w14:textId="45362966" w:rsidR="003D00E3" w:rsidRDefault="003D00E3" w:rsidP="00130493"/>
    <w:p w14:paraId="49DF0DAA" w14:textId="0D1C03E9" w:rsidR="003D00E3" w:rsidRDefault="003D00E3" w:rsidP="00130493"/>
    <w:p w14:paraId="06CEAA42" w14:textId="41666AB0" w:rsidR="003D00E3" w:rsidRDefault="003D00E3" w:rsidP="00130493"/>
    <w:p w14:paraId="1117AB12" w14:textId="540A8FCE" w:rsidR="003D00E3" w:rsidRDefault="003D00E3" w:rsidP="00130493"/>
    <w:p w14:paraId="343BA981" w14:textId="6FE28144" w:rsidR="003D00E3" w:rsidRDefault="003D00E3" w:rsidP="00130493"/>
    <w:p w14:paraId="5F8611E0" w14:textId="3568A81A" w:rsidR="003D00E3" w:rsidRDefault="003D00E3" w:rsidP="00130493"/>
    <w:p w14:paraId="0B05AC3D" w14:textId="73AD5BE0" w:rsidR="003D00E3" w:rsidRDefault="003D00E3" w:rsidP="00130493"/>
    <w:p w14:paraId="5CAA97A9" w14:textId="17890ED4" w:rsidR="003D00E3" w:rsidRDefault="003D00E3" w:rsidP="00130493"/>
    <w:p w14:paraId="000AAC18" w14:textId="3478B65D" w:rsidR="003D00E3" w:rsidRDefault="003D00E3" w:rsidP="00130493"/>
    <w:p w14:paraId="15F8D69F" w14:textId="064E41CB" w:rsidR="003D00E3" w:rsidRDefault="003D00E3" w:rsidP="00130493"/>
    <w:p w14:paraId="033ECCC9" w14:textId="085A73EF" w:rsidR="003D00E3" w:rsidRDefault="003D00E3" w:rsidP="00130493"/>
    <w:p w14:paraId="111E5D5C" w14:textId="54F05B7A" w:rsidR="00B50FD8" w:rsidRDefault="00B50FD8" w:rsidP="00130493"/>
    <w:p w14:paraId="23F234FC" w14:textId="1DE75CF9" w:rsidR="00B50FD8" w:rsidRDefault="00B50FD8" w:rsidP="00130493"/>
    <w:p w14:paraId="4FE6837D" w14:textId="594F33BE" w:rsidR="00B50FD8" w:rsidRDefault="00B50FD8" w:rsidP="00130493"/>
    <w:p w14:paraId="4E80D7FD" w14:textId="3FEAE831" w:rsidR="00B50FD8" w:rsidRDefault="00B50FD8" w:rsidP="00130493"/>
    <w:p w14:paraId="31DA6D21" w14:textId="23994FD9" w:rsidR="00B50FD8" w:rsidRDefault="00B50FD8" w:rsidP="00130493"/>
    <w:p w14:paraId="4B990EE6" w14:textId="49DD69F1" w:rsidR="00B50FD8" w:rsidRDefault="00B50FD8" w:rsidP="00130493"/>
    <w:p w14:paraId="4E361AF7" w14:textId="77777777" w:rsidR="00B50FD8" w:rsidRDefault="00B50FD8" w:rsidP="00130493"/>
    <w:p w14:paraId="715CD477" w14:textId="114FC488" w:rsidR="003D00E3" w:rsidRDefault="003D00E3" w:rsidP="00130493"/>
    <w:p w14:paraId="3C334D14" w14:textId="1720D089" w:rsidR="003D00E3" w:rsidRDefault="003D00E3" w:rsidP="00130493"/>
    <w:p w14:paraId="18F4D9DF" w14:textId="04570912" w:rsidR="003D00E3" w:rsidRDefault="003D00E3" w:rsidP="00130493"/>
    <w:p w14:paraId="1A03AED7" w14:textId="1A572388" w:rsidR="003D00E3" w:rsidRDefault="003D00E3" w:rsidP="00130493"/>
    <w:p w14:paraId="3F585A84" w14:textId="63E72AE8" w:rsidR="003D00E3" w:rsidRDefault="003D00E3" w:rsidP="00B93E9F">
      <w:pPr>
        <w:ind w:left="0"/>
      </w:pPr>
    </w:p>
    <w:p w14:paraId="6BFB760F" w14:textId="1FE813C6" w:rsidR="003D00E3" w:rsidRDefault="000721EA" w:rsidP="000721EA">
      <w:pPr>
        <w:pStyle w:val="Heading1"/>
      </w:pPr>
      <w:bookmarkStart w:id="18" w:name="_Toc130028485"/>
      <w:r w:rsidRPr="000721EA">
        <w:t>Flight Mechanics Review</w:t>
      </w:r>
      <w:bookmarkEnd w:id="18"/>
    </w:p>
    <w:p w14:paraId="2249C7BC" w14:textId="7DE740D7" w:rsidR="000721EA" w:rsidRDefault="000721EA" w:rsidP="000721EA"/>
    <w:p w14:paraId="2BAF716A" w14:textId="07D4DF5D" w:rsidR="000721EA" w:rsidRDefault="003A58F7" w:rsidP="00AF71FC">
      <w:pPr>
        <w:pStyle w:val="Heading2"/>
        <w:numPr>
          <w:ilvl w:val="0"/>
          <w:numId w:val="4"/>
        </w:numPr>
      </w:pPr>
      <w:bookmarkStart w:id="19" w:name="_Toc130028486"/>
      <w:r w:rsidRPr="003A58F7">
        <w:t>State the general rigid body dynamics (RBD) equations in 3D space</w:t>
      </w:r>
      <w:r w:rsidR="00023AAF">
        <w:t xml:space="preserve"> </w:t>
      </w:r>
      <w:r w:rsidR="005367E5">
        <w:rPr>
          <w:vertAlign w:val="superscript"/>
        </w:rPr>
        <w:t>[26]</w:t>
      </w:r>
      <w:bookmarkEnd w:id="19"/>
    </w:p>
    <w:p w14:paraId="170417A5" w14:textId="70300EA7" w:rsidR="003A58F7" w:rsidRDefault="003A58F7" w:rsidP="003A58F7"/>
    <w:p w14:paraId="7EAF0231" w14:textId="4D6DAF71" w:rsidR="003A58F7" w:rsidRDefault="007C3A81" w:rsidP="003A58F7">
      <w:r w:rsidRPr="007C3A81">
        <w:t xml:space="preserve">The general rigid body dynamics (RBD) equations describe the motion of a rigid body in three-dimensional space. </w:t>
      </w:r>
    </w:p>
    <w:p w14:paraId="33D2532F" w14:textId="26CE13C8" w:rsidR="007C3A81" w:rsidRDefault="007C3A81" w:rsidP="003A58F7"/>
    <w:p w14:paraId="541C40DD" w14:textId="77777777" w:rsidR="007C3A81" w:rsidRPr="007C3A81" w:rsidRDefault="007C3A81" w:rsidP="00520453">
      <w:r w:rsidRPr="007C3A81">
        <w:t>The equations can be expressed in scalar form as follows:</w:t>
      </w:r>
    </w:p>
    <w:p w14:paraId="4AD9B41A" w14:textId="3EE54249" w:rsidR="007C3A81" w:rsidRDefault="007C3A81" w:rsidP="003A58F7"/>
    <w:p w14:paraId="2371743A" w14:textId="52521A27" w:rsidR="00E47AD9" w:rsidRPr="004C7719" w:rsidRDefault="00000000" w:rsidP="00A75FB4">
      <m:oMathPara>
        <m:oMath>
          <m:eqArr>
            <m:eqArrPr>
              <m:ctrlPr>
                <w:rPr>
                  <w:rFonts w:ascii="Cambria Math" w:hAnsi="Cambria Math"/>
                </w:rPr>
              </m:ctrlPr>
            </m:eqArrPr>
            <m:e>
              <m:r>
                <m:rPr>
                  <m:sty m:val="bi"/>
                </m:rPr>
                <w:rPr>
                  <w:rFonts w:ascii="Cambria Math" w:hAnsi="Cambria Math"/>
                </w:rPr>
                <m:t>Kinetics Equations</m:t>
              </m:r>
            </m:e>
            <m:e>
              <m:r>
                <w:rPr>
                  <w:rFonts w:ascii="Cambria Math" w:hAnsi="Cambria Math"/>
                </w:rPr>
                <m:t xml:space="preserve"> </m:t>
              </m:r>
              <m:ctrlPr>
                <w:rPr>
                  <w:rFonts w:ascii="Cambria Math" w:eastAsia="Cambria Math" w:hAnsi="Cambria Math" w:cs="Cambria Math"/>
                  <w:i/>
                </w:rPr>
              </m:ctrlPr>
            </m:e>
            <m:e>
              <m:r>
                <w:rPr>
                  <w:rFonts w:ascii="Cambria Math" w:hAnsi="Cambria Math"/>
                </w:rPr>
                <m:t>X-mg</m:t>
              </m:r>
              <m:r>
                <m:rPr>
                  <m:sty m:val="p"/>
                </m:rPr>
                <w:rPr>
                  <w:rFonts w:ascii="Cambria Math" w:hAnsi="Cambria Math"/>
                </w:rPr>
                <m:t>sin</m:t>
              </m:r>
              <m:r>
                <w:rPr>
                  <w:rFonts w:ascii="Cambria Math" w:hAnsi="Cambria Math"/>
                </w:rPr>
                <m:t>⁡θ=m</m:t>
              </m:r>
              <m:d>
                <m:dPr>
                  <m:ctrlPr>
                    <w:rPr>
                      <w:rFonts w:ascii="Cambria Math" w:hAnsi="Cambria Math"/>
                    </w:rPr>
                  </m:ctrlPr>
                </m:dPr>
                <m:e>
                  <m:acc>
                    <m:accPr>
                      <m:chr m:val="̇"/>
                      <m:ctrlPr>
                        <w:rPr>
                          <w:rFonts w:ascii="Cambria Math" w:hAnsi="Cambria Math"/>
                        </w:rPr>
                      </m:ctrlPr>
                    </m:accPr>
                    <m:e>
                      <m:r>
                        <w:rPr>
                          <w:rFonts w:ascii="Cambria Math" w:hAnsi="Cambria Math"/>
                        </w:rPr>
                        <m:t>u</m:t>
                      </m:r>
                    </m:e>
                  </m:acc>
                  <m:r>
                    <w:rPr>
                      <w:rFonts w:ascii="Cambria Math" w:hAnsi="Cambria Math"/>
                    </w:rPr>
                    <m:t>+qw-rv</m:t>
                  </m:r>
                </m:e>
              </m:d>
              <m:ctrlPr>
                <w:rPr>
                  <w:rFonts w:ascii="Cambria Math" w:eastAsia="Cambria Math" w:hAnsi="Cambria Math" w:cs="Cambria Math"/>
                  <w:i/>
                </w:rPr>
              </m:ctrlPr>
            </m:e>
            <m:e>
              <m:r>
                <w:rPr>
                  <w:rFonts w:ascii="Cambria Math" w:hAnsi="Cambria Math"/>
                </w:rPr>
                <m:t>Y+mg</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⁡ϕ=m</m:t>
              </m:r>
              <m:d>
                <m:dPr>
                  <m:ctrlPr>
                    <w:rPr>
                      <w:rFonts w:ascii="Cambria Math" w:hAnsi="Cambria Math"/>
                    </w:rPr>
                  </m:ctrlPr>
                </m:dPr>
                <m:e>
                  <m:acc>
                    <m:accPr>
                      <m:chr m:val="̇"/>
                      <m:ctrlPr>
                        <w:rPr>
                          <w:rFonts w:ascii="Cambria Math" w:hAnsi="Cambria Math"/>
                        </w:rPr>
                      </m:ctrlPr>
                    </m:accPr>
                    <m:e>
                      <m:r>
                        <w:rPr>
                          <w:rFonts w:ascii="Cambria Math" w:hAnsi="Cambria Math"/>
                        </w:rPr>
                        <m:t>v</m:t>
                      </m:r>
                    </m:e>
                  </m:acc>
                  <m:r>
                    <w:rPr>
                      <w:rFonts w:ascii="Cambria Math" w:hAnsi="Cambria Math"/>
                    </w:rPr>
                    <m:t>+ru-pw</m:t>
                  </m:r>
                </m:e>
              </m:d>
            </m:e>
            <m:e>
              <m:r>
                <w:rPr>
                  <w:rFonts w:ascii="Cambria Math" w:hAnsi="Cambria Math"/>
                </w:rPr>
                <m:t>Z+</m:t>
              </m:r>
              <m:func>
                <m:funcPr>
                  <m:ctrlPr>
                    <w:rPr>
                      <w:rFonts w:ascii="Cambria Math" w:hAnsi="Cambria Math"/>
                      <w:i/>
                    </w:rPr>
                  </m:ctrlPr>
                </m:funcPr>
                <m:fName>
                  <m:r>
                    <m:rPr>
                      <m:sty m:val="p"/>
                    </m:rPr>
                    <w:rPr>
                      <w:rFonts w:ascii="Cambria Math" w:hAnsi="Cambria Math"/>
                    </w:rPr>
                    <m:t>mgcos</m:t>
                  </m:r>
                </m:fName>
                <m:e>
                  <m:r>
                    <w:rPr>
                      <w:rFonts w:ascii="Cambria Math" w:hAnsi="Cambria Math"/>
                    </w:rPr>
                    <m:t>θ</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ϕ</m:t>
                      </m:r>
                    </m:e>
                  </m:func>
                </m:e>
              </m:func>
              <m:r>
                <w:rPr>
                  <w:rFonts w:ascii="Cambria Math" w:hAnsi="Cambria Math"/>
                </w:rPr>
                <m:t>=m</m:t>
              </m:r>
              <m:d>
                <m:dPr>
                  <m:ctrlPr>
                    <w:rPr>
                      <w:rFonts w:ascii="Cambria Math" w:hAnsi="Cambria Math"/>
                    </w:rPr>
                  </m:ctrlPr>
                </m:dPr>
                <m:e>
                  <m:acc>
                    <m:accPr>
                      <m:chr m:val="̇"/>
                      <m:ctrlPr>
                        <w:rPr>
                          <w:rFonts w:ascii="Cambria Math" w:hAnsi="Cambria Math"/>
                        </w:rPr>
                      </m:ctrlPr>
                    </m:accPr>
                    <m:e>
                      <m:r>
                        <w:rPr>
                          <w:rFonts w:ascii="Cambria Math" w:hAnsi="Cambria Math"/>
                        </w:rPr>
                        <m:t>w</m:t>
                      </m:r>
                    </m:e>
                  </m:acc>
                  <m:r>
                    <w:rPr>
                      <w:rFonts w:ascii="Cambria Math" w:hAnsi="Cambria Math"/>
                    </w:rPr>
                    <m:t>+pv-qu</m:t>
                  </m:r>
                </m:e>
              </m:d>
            </m:e>
            <m:e>
              <m:r>
                <w:rPr>
                  <w:rFonts w:ascii="Cambria Math" w:eastAsia="Cambria Math" w:hAnsi="Cambria Math" w:cs="Cambria Math"/>
                </w:rPr>
                <m:t xml:space="preserve"> </m:t>
              </m:r>
              <m:ctrlPr>
                <w:rPr>
                  <w:rFonts w:ascii="Cambria Math" w:eastAsia="Cambria Math" w:hAnsi="Cambria Math" w:cs="Cambria Math"/>
                  <w:i/>
                </w:rPr>
              </m:ctrlPr>
            </m:e>
            <m:e>
              <m:eqArr>
                <m:eqArrPr>
                  <m:ctrlPr>
                    <w:rPr>
                      <w:rFonts w:ascii="Cambria Math" w:eastAsia="Cambria Math" w:hAnsi="Cambria Math" w:cs="Cambria Math"/>
                    </w:rPr>
                  </m:ctrlPr>
                </m:eqArrPr>
                <m:e>
                  <m:r>
                    <w:rPr>
                      <w:rFonts w:ascii="Cambria Math" w:eastAsia="Cambria Math" w:hAnsi="Cambria Math" w:cs="Cambria Math"/>
                    </w:rPr>
                    <m:t>L&amp;=</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x</m:t>
                      </m:r>
                    </m:sub>
                  </m:sSub>
                  <m:acc>
                    <m:accPr>
                      <m:chr m:val="̇"/>
                      <m:ctrlPr>
                        <w:rPr>
                          <w:rFonts w:ascii="Cambria Math" w:eastAsia="Cambria Math" w:hAnsi="Cambria Math" w:cs="Cambria Math"/>
                        </w:rPr>
                      </m:ctrlPr>
                    </m:accPr>
                    <m:e>
                      <m:r>
                        <w:rPr>
                          <w:rFonts w:ascii="Cambria Math" w:eastAsia="Cambria Math" w:hAnsi="Cambria Math" w:cs="Cambria Math"/>
                        </w:rPr>
                        <m:t>p</m:t>
                      </m:r>
                    </m:e>
                  </m:acc>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yz</m:t>
                      </m:r>
                    </m:sub>
                  </m:sSub>
                  <m:d>
                    <m:dPr>
                      <m:ctrlPr>
                        <w:rPr>
                          <w:rFonts w:ascii="Cambria Math" w:eastAsia="Cambria Math" w:hAnsi="Cambria Math" w:cs="Cambria Math"/>
                        </w:rPr>
                      </m:ctrlPr>
                    </m:dPr>
                    <m:e>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2</m:t>
                          </m:r>
                        </m:sup>
                      </m:sSup>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zx</m:t>
                      </m:r>
                    </m:sub>
                  </m:sSub>
                  <m:r>
                    <w:rPr>
                      <w:rFonts w:ascii="Cambria Math" w:eastAsia="Cambria Math" w:hAnsi="Cambria Math" w:cs="Cambria Math"/>
                    </w:rPr>
                    <m:t>(</m:t>
                  </m:r>
                  <m:acc>
                    <m:accPr>
                      <m:chr m:val="̇"/>
                      <m:ctrlPr>
                        <w:rPr>
                          <w:rFonts w:ascii="Cambria Math" w:eastAsia="Cambria Math" w:hAnsi="Cambria Math" w:cs="Cambria Math"/>
                        </w:rPr>
                      </m:ctrlPr>
                    </m:accPr>
                    <m:e>
                      <m:r>
                        <w:rPr>
                          <w:rFonts w:ascii="Cambria Math" w:eastAsia="Cambria Math" w:hAnsi="Cambria Math" w:cs="Cambria Math"/>
                        </w:rPr>
                        <m:t>r</m:t>
                      </m:r>
                    </m:e>
                  </m:acc>
                  <m:r>
                    <w:rPr>
                      <w:rFonts w:ascii="Cambria Math" w:eastAsia="Cambria Math" w:hAnsi="Cambria Math" w:cs="Cambria Math"/>
                    </w:rPr>
                    <m:t>+pq)-</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xy</m:t>
                      </m:r>
                    </m:sub>
                  </m:sSub>
                  <m:r>
                    <w:rPr>
                      <w:rFonts w:ascii="Cambria Math" w:eastAsia="Cambria Math" w:hAnsi="Cambria Math" w:cs="Cambria Math"/>
                    </w:rPr>
                    <m:t>(</m:t>
                  </m:r>
                  <m:acc>
                    <m:accPr>
                      <m:chr m:val="̇"/>
                      <m:ctrlPr>
                        <w:rPr>
                          <w:rFonts w:ascii="Cambria Math" w:eastAsia="Cambria Math" w:hAnsi="Cambria Math" w:cs="Cambria Math"/>
                        </w:rPr>
                      </m:ctrlPr>
                    </m:accPr>
                    <m:e>
                      <m:r>
                        <w:rPr>
                          <w:rFonts w:ascii="Cambria Math" w:eastAsia="Cambria Math" w:hAnsi="Cambria Math" w:cs="Cambria Math"/>
                        </w:rPr>
                        <m:t>q</m:t>
                      </m:r>
                    </m:e>
                  </m:acc>
                  <m:r>
                    <w:rPr>
                      <w:rFonts w:ascii="Cambria Math" w:eastAsia="Cambria Math" w:hAnsi="Cambria Math" w:cs="Cambria Math"/>
                    </w:rPr>
                    <m:t>-rp)-</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y</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z</m:t>
                          </m:r>
                        </m:sub>
                      </m:sSub>
                    </m:e>
                  </m:d>
                  <m:r>
                    <w:rPr>
                      <w:rFonts w:ascii="Cambria Math" w:eastAsia="Cambria Math" w:hAnsi="Cambria Math" w:cs="Cambria Math"/>
                    </w:rPr>
                    <m:t>qr</m:t>
                  </m:r>
                </m:e>
                <m:e>
                  <m:r>
                    <w:rPr>
                      <w:rFonts w:ascii="Cambria Math" w:eastAsia="Cambria Math" w:hAnsi="Cambria Math" w:cs="Cambria Math"/>
                    </w:rPr>
                    <m:t>M&amp;=</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y</m:t>
                      </m:r>
                    </m:sub>
                  </m:sSub>
                  <m:acc>
                    <m:accPr>
                      <m:chr m:val="̇"/>
                      <m:ctrlPr>
                        <w:rPr>
                          <w:rFonts w:ascii="Cambria Math" w:eastAsia="Cambria Math" w:hAnsi="Cambria Math" w:cs="Cambria Math"/>
                        </w:rPr>
                      </m:ctrlPr>
                    </m:accPr>
                    <m:e>
                      <m:r>
                        <w:rPr>
                          <w:rFonts w:ascii="Cambria Math" w:eastAsia="Cambria Math" w:hAnsi="Cambria Math" w:cs="Cambria Math"/>
                        </w:rPr>
                        <m:t>q</m:t>
                      </m:r>
                    </m:e>
                  </m:acc>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zx</m:t>
                      </m:r>
                    </m:sub>
                  </m:sSub>
                  <m:d>
                    <m:dPr>
                      <m:ctrlPr>
                        <w:rPr>
                          <w:rFonts w:ascii="Cambria Math" w:eastAsia="Cambria Math" w:hAnsi="Cambria Math" w:cs="Cambria Math"/>
                        </w:rPr>
                      </m:ctrlPr>
                    </m:dPr>
                    <m:e>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p</m:t>
                          </m:r>
                        </m:e>
                        <m:sup>
                          <m:r>
                            <w:rPr>
                              <w:rFonts w:ascii="Cambria Math" w:eastAsia="Cambria Math" w:hAnsi="Cambria Math" w:cs="Cambria Math"/>
                            </w:rPr>
                            <m:t>2</m:t>
                          </m:r>
                        </m:sup>
                      </m:sSup>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xy</m:t>
                      </m:r>
                    </m:sub>
                  </m:sSub>
                  <m:r>
                    <w:rPr>
                      <w:rFonts w:ascii="Cambria Math" w:eastAsia="Cambria Math" w:hAnsi="Cambria Math" w:cs="Cambria Math"/>
                    </w:rPr>
                    <m:t>(</m:t>
                  </m:r>
                  <m:acc>
                    <m:accPr>
                      <m:chr m:val="̇"/>
                      <m:ctrlPr>
                        <w:rPr>
                          <w:rFonts w:ascii="Cambria Math" w:eastAsia="Cambria Math" w:hAnsi="Cambria Math" w:cs="Cambria Math"/>
                        </w:rPr>
                      </m:ctrlPr>
                    </m:accPr>
                    <m:e>
                      <m:r>
                        <w:rPr>
                          <w:rFonts w:ascii="Cambria Math" w:eastAsia="Cambria Math" w:hAnsi="Cambria Math" w:cs="Cambria Math"/>
                        </w:rPr>
                        <m:t>p</m:t>
                      </m:r>
                    </m:e>
                  </m:acc>
                  <m:r>
                    <w:rPr>
                      <w:rFonts w:ascii="Cambria Math" w:eastAsia="Cambria Math" w:hAnsi="Cambria Math" w:cs="Cambria Math"/>
                    </w:rPr>
                    <m:t>+qr)-</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yz</m:t>
                      </m:r>
                    </m:sub>
                  </m:sSub>
                  <m:r>
                    <w:rPr>
                      <w:rFonts w:ascii="Cambria Math" w:eastAsia="Cambria Math" w:hAnsi="Cambria Math" w:cs="Cambria Math"/>
                    </w:rPr>
                    <m:t>(</m:t>
                  </m:r>
                  <m:acc>
                    <m:accPr>
                      <m:chr m:val="̇"/>
                      <m:ctrlPr>
                        <w:rPr>
                          <w:rFonts w:ascii="Cambria Math" w:eastAsia="Cambria Math" w:hAnsi="Cambria Math" w:cs="Cambria Math"/>
                        </w:rPr>
                      </m:ctrlPr>
                    </m:accPr>
                    <m:e>
                      <m:r>
                        <w:rPr>
                          <w:rFonts w:ascii="Cambria Math" w:eastAsia="Cambria Math" w:hAnsi="Cambria Math" w:cs="Cambria Math"/>
                        </w:rPr>
                        <m:t>r</m:t>
                      </m:r>
                    </m:e>
                  </m:acc>
                  <m:r>
                    <w:rPr>
                      <w:rFonts w:ascii="Cambria Math" w:eastAsia="Cambria Math" w:hAnsi="Cambria Math" w:cs="Cambria Math"/>
                    </w:rPr>
                    <m:t>-pq)-</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z</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x</m:t>
                          </m:r>
                        </m:sub>
                      </m:sSub>
                    </m:e>
                  </m:d>
                  <m:r>
                    <w:rPr>
                      <w:rFonts w:ascii="Cambria Math" w:eastAsia="Cambria Math" w:hAnsi="Cambria Math" w:cs="Cambria Math"/>
                    </w:rPr>
                    <m:t>rp</m:t>
                  </m:r>
                </m:e>
                <m:e>
                  <m:r>
                    <w:rPr>
                      <w:rFonts w:ascii="Cambria Math" w:eastAsia="Cambria Math" w:hAnsi="Cambria Math" w:cs="Cambria Math"/>
                    </w:rPr>
                    <m:t>N&amp;=</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z</m:t>
                      </m:r>
                    </m:sub>
                  </m:sSub>
                  <m:acc>
                    <m:accPr>
                      <m:chr m:val="̇"/>
                      <m:ctrlPr>
                        <w:rPr>
                          <w:rFonts w:ascii="Cambria Math" w:eastAsia="Cambria Math" w:hAnsi="Cambria Math" w:cs="Cambria Math"/>
                        </w:rPr>
                      </m:ctrlPr>
                    </m:accPr>
                    <m:e>
                      <m:r>
                        <w:rPr>
                          <w:rFonts w:ascii="Cambria Math" w:eastAsia="Cambria Math" w:hAnsi="Cambria Math" w:cs="Cambria Math"/>
                        </w:rPr>
                        <m:t>r</m:t>
                      </m:r>
                    </m:e>
                  </m:acc>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xy</m:t>
                      </m:r>
                    </m:sub>
                  </m:sSub>
                  <m:d>
                    <m:dPr>
                      <m:ctrlPr>
                        <w:rPr>
                          <w:rFonts w:ascii="Cambria Math" w:eastAsia="Cambria Math" w:hAnsi="Cambria Math" w:cs="Cambria Math"/>
                        </w:rPr>
                      </m:ctrlPr>
                    </m:dPr>
                    <m:e>
                      <m:sSup>
                        <m:sSupPr>
                          <m:ctrlPr>
                            <w:rPr>
                              <w:rFonts w:ascii="Cambria Math" w:eastAsia="Cambria Math" w:hAnsi="Cambria Math" w:cs="Cambria Math"/>
                            </w:rPr>
                          </m:ctrlPr>
                        </m:sSupPr>
                        <m:e>
                          <m:r>
                            <w:rPr>
                              <w:rFonts w:ascii="Cambria Math" w:eastAsia="Cambria Math" w:hAnsi="Cambria Math" w:cs="Cambria Math"/>
                            </w:rPr>
                            <m:t>p</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2</m:t>
                          </m:r>
                        </m:sup>
                      </m:sSup>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yz</m:t>
                      </m:r>
                    </m:sub>
                  </m:sSub>
                  <m:r>
                    <w:rPr>
                      <w:rFonts w:ascii="Cambria Math" w:eastAsia="Cambria Math" w:hAnsi="Cambria Math" w:cs="Cambria Math"/>
                    </w:rPr>
                    <m:t>(</m:t>
                  </m:r>
                  <m:acc>
                    <m:accPr>
                      <m:chr m:val="̇"/>
                      <m:ctrlPr>
                        <w:rPr>
                          <w:rFonts w:ascii="Cambria Math" w:eastAsia="Cambria Math" w:hAnsi="Cambria Math" w:cs="Cambria Math"/>
                        </w:rPr>
                      </m:ctrlPr>
                    </m:accPr>
                    <m:e>
                      <m:r>
                        <w:rPr>
                          <w:rFonts w:ascii="Cambria Math" w:eastAsia="Cambria Math" w:hAnsi="Cambria Math" w:cs="Cambria Math"/>
                        </w:rPr>
                        <m:t>q</m:t>
                      </m:r>
                    </m:e>
                  </m:acc>
                  <m:r>
                    <w:rPr>
                      <w:rFonts w:ascii="Cambria Math" w:eastAsia="Cambria Math" w:hAnsi="Cambria Math" w:cs="Cambria Math"/>
                    </w:rPr>
                    <m:t>+rp)-</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zx</m:t>
                      </m:r>
                    </m:sub>
                  </m:sSub>
                  <m:r>
                    <w:rPr>
                      <w:rFonts w:ascii="Cambria Math" w:eastAsia="Cambria Math" w:hAnsi="Cambria Math" w:cs="Cambria Math"/>
                    </w:rPr>
                    <m:t>(</m:t>
                  </m:r>
                  <m:acc>
                    <m:accPr>
                      <m:chr m:val="̇"/>
                      <m:ctrlPr>
                        <w:rPr>
                          <w:rFonts w:ascii="Cambria Math" w:eastAsia="Cambria Math" w:hAnsi="Cambria Math" w:cs="Cambria Math"/>
                        </w:rPr>
                      </m:ctrlPr>
                    </m:accPr>
                    <m:e>
                      <m:r>
                        <w:rPr>
                          <w:rFonts w:ascii="Cambria Math" w:eastAsia="Cambria Math" w:hAnsi="Cambria Math" w:cs="Cambria Math"/>
                        </w:rPr>
                        <m:t>p</m:t>
                      </m:r>
                    </m:e>
                  </m:acc>
                  <m:r>
                    <w:rPr>
                      <w:rFonts w:ascii="Cambria Math" w:eastAsia="Cambria Math" w:hAnsi="Cambria Math" w:cs="Cambria Math"/>
                    </w:rPr>
                    <m:t>-qr)-</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x</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y</m:t>
                          </m:r>
                        </m:sub>
                      </m:sSub>
                    </m:e>
                  </m:d>
                  <m:r>
                    <w:rPr>
                      <w:rFonts w:ascii="Cambria Math" w:eastAsia="Cambria Math" w:hAnsi="Cambria Math" w:cs="Cambria Math"/>
                    </w:rPr>
                    <m:t>pq</m:t>
                  </m:r>
                </m:e>
              </m:eqArr>
            </m:e>
          </m:eqArr>
        </m:oMath>
      </m:oMathPara>
    </w:p>
    <w:p w14:paraId="3A6F13A9" w14:textId="77777777" w:rsidR="004C7719" w:rsidRPr="004C7719" w:rsidRDefault="004C7719" w:rsidP="00A75FB4"/>
    <w:p w14:paraId="5320860E" w14:textId="16CA6931" w:rsidR="00A60810" w:rsidRPr="00DE3EB6" w:rsidRDefault="00000000" w:rsidP="00A60810">
      <m:oMathPara>
        <m:oMath>
          <m:eqArr>
            <m:eqArrPr>
              <m:ctrlPr>
                <w:rPr>
                  <w:rFonts w:ascii="Cambria Math" w:hAnsi="Cambria Math"/>
                </w:rPr>
              </m:ctrlPr>
            </m:eqArrPr>
            <m:e>
              <m:r>
                <m:rPr>
                  <m:sty m:val="bi"/>
                </m:rPr>
                <w:rPr>
                  <w:rFonts w:ascii="Cambria Math" w:hAnsi="Cambria Math"/>
                </w:rPr>
                <m:t>Kinematics Equations</m:t>
              </m:r>
            </m:e>
            <m:e>
              <m:r>
                <w:rPr>
                  <w:rFonts w:ascii="Cambria Math" w:hAnsi="Cambria Math"/>
                </w:rPr>
                <m:t xml:space="preserve"> </m:t>
              </m:r>
              <m:ctrlPr>
                <w:rPr>
                  <w:rFonts w:ascii="Cambria Math" w:eastAsia="Cambria Math" w:hAnsi="Cambria Math" w:cs="Cambria Math"/>
                  <w:i/>
                </w:rPr>
              </m:ctrlPr>
            </m:e>
            <m:e>
              <m:acc>
                <m:accPr>
                  <m:chr m:val="̇"/>
                  <m:ctrlPr>
                    <w:rPr>
                      <w:rFonts w:ascii="Cambria Math" w:hAnsi="Cambria Math"/>
                    </w:rPr>
                  </m:ctrlPr>
                </m:accPr>
                <m:e>
                  <m:r>
                    <w:rPr>
                      <w:rFonts w:ascii="Cambria Math" w:hAnsi="Cambria Math"/>
                    </w:rPr>
                    <m:t>ϕ</m:t>
                  </m:r>
                </m:e>
              </m:acc>
              <m:r>
                <w:rPr>
                  <w:rFonts w:ascii="Cambria Math" w:hAnsi="Cambria Math"/>
                </w:rPr>
                <m:t>&amp;=p+</m:t>
              </m:r>
              <m:d>
                <m:dPr>
                  <m:ctrlPr>
                    <w:rPr>
                      <w:rFonts w:ascii="Cambria Math" w:hAnsi="Cambria Math"/>
                      <w:i/>
                    </w:rPr>
                  </m:ctrlPr>
                </m:dPr>
                <m:e>
                  <m:r>
                    <w:rPr>
                      <w:rFonts w:ascii="Cambria Math" w:hAnsi="Cambria Math"/>
                    </w:rPr>
                    <m:t>q</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ϕ</m:t>
                      </m:r>
                    </m:e>
                  </m:func>
                  <m:r>
                    <w:rPr>
                      <w:rFonts w:ascii="Cambria Math" w:hAnsi="Cambria Math"/>
                    </w:rPr>
                    <m:t>+r</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ϕ</m:t>
                      </m:r>
                    </m:e>
                  </m:func>
                </m:e>
              </m:d>
              <m:r>
                <m:rPr>
                  <m:sty m:val="p"/>
                </m:rPr>
                <w:rPr>
                  <w:rFonts w:ascii="Cambria Math" w:hAnsi="Cambria Math"/>
                </w:rPr>
                <m:t xml:space="preserve"> tan</m:t>
              </m:r>
              <m:r>
                <w:rPr>
                  <w:rFonts w:ascii="Cambria Math" w:hAnsi="Cambria Math"/>
                </w:rPr>
                <m:t>⁡θ</m:t>
              </m:r>
              <m:ctrlPr>
                <w:rPr>
                  <w:rFonts w:ascii="Cambria Math" w:eastAsia="Cambria Math" w:hAnsi="Cambria Math" w:cs="Cambria Math"/>
                  <w:i/>
                </w:rPr>
              </m:ctrlPr>
            </m:e>
            <m:e>
              <m:acc>
                <m:accPr>
                  <m:chr m:val="̇"/>
                  <m:ctrlPr>
                    <w:rPr>
                      <w:rFonts w:ascii="Cambria Math" w:hAnsi="Cambria Math"/>
                    </w:rPr>
                  </m:ctrlPr>
                </m:accPr>
                <m:e>
                  <m:r>
                    <w:rPr>
                      <w:rFonts w:ascii="Cambria Math" w:hAnsi="Cambria Math"/>
                    </w:rPr>
                    <m:t>θ</m:t>
                  </m:r>
                </m:e>
              </m:acc>
              <m:r>
                <w:rPr>
                  <w:rFonts w:ascii="Cambria Math" w:hAnsi="Cambria Math"/>
                </w:rPr>
                <m:t>&amp;=q</m:t>
              </m:r>
              <m:r>
                <m:rPr>
                  <m:sty m:val="p"/>
                </m:rPr>
                <w:rPr>
                  <w:rFonts w:ascii="Cambria Math" w:hAnsi="Cambria Math"/>
                </w:rPr>
                <m:t>cos</m:t>
              </m:r>
              <m:r>
                <w:rPr>
                  <w:rFonts w:ascii="Cambria Math" w:hAnsi="Cambria Math"/>
                </w:rPr>
                <m:t>⁡ϕ-r</m:t>
              </m:r>
              <m:r>
                <m:rPr>
                  <m:sty m:val="p"/>
                </m:rPr>
                <w:rPr>
                  <w:rFonts w:ascii="Cambria Math" w:hAnsi="Cambria Math"/>
                </w:rPr>
                <m:t>sin</m:t>
              </m:r>
              <m:r>
                <w:rPr>
                  <w:rFonts w:ascii="Cambria Math" w:hAnsi="Cambria Math"/>
                </w:rPr>
                <m:t>⁡ϕ</m:t>
              </m:r>
            </m:e>
            <m:e>
              <m:acc>
                <m:accPr>
                  <m:chr m:val="̇"/>
                  <m:ctrlPr>
                    <w:rPr>
                      <w:rFonts w:ascii="Cambria Math" w:hAnsi="Cambria Math"/>
                    </w:rPr>
                  </m:ctrlPr>
                </m:accPr>
                <m:e>
                  <m:r>
                    <w:rPr>
                      <w:rFonts w:ascii="Cambria Math" w:hAnsi="Cambria Math"/>
                    </w:rPr>
                    <m:t>ψ</m:t>
                  </m:r>
                </m:e>
              </m:acc>
              <m:r>
                <w:rPr>
                  <w:rFonts w:ascii="Cambria Math" w:hAnsi="Cambria Math"/>
                </w:rPr>
                <m:t>&amp;=</m:t>
              </m:r>
              <m:d>
                <m:dPr>
                  <m:ctrlPr>
                    <w:rPr>
                      <w:rFonts w:ascii="Cambria Math" w:hAnsi="Cambria Math"/>
                      <w:i/>
                    </w:rPr>
                  </m:ctrlPr>
                </m:dPr>
                <m:e>
                  <m:r>
                    <w:rPr>
                      <w:rFonts w:ascii="Cambria Math" w:hAnsi="Cambria Math"/>
                    </w:rPr>
                    <m:t>q</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ϕ</m:t>
                      </m:r>
                    </m:e>
                  </m:func>
                  <m:r>
                    <w:rPr>
                      <w:rFonts w:ascii="Cambria Math" w:hAnsi="Cambria Math"/>
                    </w:rPr>
                    <m:t>+r</m:t>
                  </m:r>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ϕ</m:t>
                      </m:r>
                    </m:e>
                  </m:func>
                </m:e>
              </m:d>
              <m:r>
                <m:rPr>
                  <m:sty m:val="p"/>
                </m:rPr>
                <w:rPr>
                  <w:rFonts w:ascii="Cambria Math" w:hAnsi="Cambria Math"/>
                </w:rPr>
                <m:t>sec</m:t>
              </m:r>
              <m:r>
                <w:rPr>
                  <w:rFonts w:ascii="Cambria Math" w:hAnsi="Cambria Math"/>
                </w:rPr>
                <m:t>⁡θ</m:t>
              </m:r>
            </m:e>
          </m:eqArr>
        </m:oMath>
      </m:oMathPara>
    </w:p>
    <w:p w14:paraId="6E324B79" w14:textId="1A865686" w:rsidR="00DE3EB6" w:rsidRDefault="00DE3EB6" w:rsidP="00A60810"/>
    <w:p w14:paraId="2EB20602" w14:textId="7DEE2DA8" w:rsidR="00DE3EB6" w:rsidRPr="00A60810" w:rsidRDefault="00000000" w:rsidP="00A60810">
      <m:oMathPara>
        <m:oMath>
          <m:eqArr>
            <m:eqArrPr>
              <m:ctrlPr>
                <w:rPr>
                  <w:rFonts w:ascii="Cambria Math" w:hAnsi="Cambria Math"/>
                </w:rPr>
              </m:ctrlPr>
            </m:eqArrPr>
            <m:e>
              <m:r>
                <m:rPr>
                  <m:sty m:val="bi"/>
                </m:rPr>
                <w:rPr>
                  <w:rFonts w:ascii="Cambria Math" w:hAnsi="Cambria Math"/>
                </w:rPr>
                <m:t>Path Equations</m:t>
              </m:r>
            </m:e>
            <m:e>
              <m:r>
                <w:rPr>
                  <w:rFonts w:ascii="Cambria Math" w:hAnsi="Cambria Math"/>
                </w:rPr>
                <m:t xml:space="preserve"> </m:t>
              </m:r>
              <m:ctrlPr>
                <w:rPr>
                  <w:rFonts w:ascii="Cambria Math" w:eastAsia="Cambria Math" w:hAnsi="Cambria Math" w:cs="Cambria Math"/>
                  <w:i/>
                </w:rPr>
              </m:ctrlPr>
            </m:e>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E</m:t>
                  </m:r>
                </m:sub>
              </m:sSub>
              <m:r>
                <w:rPr>
                  <w:rFonts w:ascii="Cambria Math" w:hAnsi="Cambria Math"/>
                </w:rPr>
                <m:t>=&amp;u</m:t>
              </m:r>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⁡ψ+v(</m:t>
              </m:r>
              <m:r>
                <m:rPr>
                  <m:sty m:val="p"/>
                </m:rPr>
                <w:rPr>
                  <w:rFonts w:ascii="Cambria Math" w:hAnsi="Cambria Math"/>
                </w:rPr>
                <m:t>sin</m:t>
              </m:r>
              <m:r>
                <w:rPr>
                  <w:rFonts w:ascii="Cambria Math" w:hAnsi="Cambria Math"/>
                </w:rPr>
                <m:t>⁡ϕ</m:t>
              </m:r>
              <m:r>
                <m:rPr>
                  <m:sty m:val="p"/>
                </m:rPr>
                <w:rPr>
                  <w:rFonts w:ascii="Cambria Math" w:hAnsi="Cambria Math"/>
                </w:rPr>
                <m:t>sin</m:t>
              </m:r>
              <m:r>
                <w:rPr>
                  <w:rFonts w:ascii="Cambria Math" w:hAnsi="Cambria Math"/>
                </w:rPr>
                <m:t>⁡θ</m:t>
              </m:r>
              <m:r>
                <m:rPr>
                  <m:sty m:val="p"/>
                </m:rPr>
                <w:rPr>
                  <w:rFonts w:ascii="Cambria Math" w:hAnsi="Cambria Math"/>
                </w:rPr>
                <m:t>cos</m:t>
              </m:r>
              <m:r>
                <w:rPr>
                  <w:rFonts w:ascii="Cambria Math" w:hAnsi="Cambria Math"/>
                </w:rPr>
                <m:t>⁡ψ-</m:t>
              </m:r>
              <m:r>
                <m:rPr>
                  <m:sty m:val="p"/>
                </m:rPr>
                <w:rPr>
                  <w:rFonts w:ascii="Cambria Math" w:hAnsi="Cambria Math"/>
                </w:rPr>
                <m:t>cos</m:t>
              </m:r>
              <m:r>
                <w:rPr>
                  <w:rFonts w:ascii="Cambria Math" w:hAnsi="Cambria Math"/>
                </w:rPr>
                <m:t>⁡ϕ</m:t>
              </m:r>
              <m:r>
                <m:rPr>
                  <m:sty m:val="p"/>
                </m:rPr>
                <w:rPr>
                  <w:rFonts w:ascii="Cambria Math" w:hAnsi="Cambria Math"/>
                </w:rPr>
                <m:t>sin</m:t>
              </m:r>
              <m:r>
                <w:rPr>
                  <w:rFonts w:ascii="Cambria Math" w:hAnsi="Cambria Math"/>
                </w:rPr>
                <m:t>⁡ψ)</m:t>
              </m:r>
              <m:ctrlPr>
                <w:rPr>
                  <w:rFonts w:ascii="Cambria Math" w:eastAsia="Cambria Math" w:hAnsi="Cambria Math" w:cs="Cambria Math"/>
                  <w:i/>
                </w:rPr>
              </m:ctrlPr>
            </m:e>
            <m:e>
              <m:r>
                <w:rPr>
                  <w:rFonts w:ascii="Cambria Math" w:hAnsi="Cambria Math"/>
                </w:rPr>
                <m:t>&amp;+w(</m:t>
              </m:r>
              <m:r>
                <m:rPr>
                  <m:sty m:val="p"/>
                </m:rPr>
                <w:rPr>
                  <w:rFonts w:ascii="Cambria Math" w:hAnsi="Cambria Math"/>
                </w:rPr>
                <m:t>cos</m:t>
              </m:r>
              <m:r>
                <w:rPr>
                  <w:rFonts w:ascii="Cambria Math" w:hAnsi="Cambria Math"/>
                </w:rPr>
                <m:t>⁡ϕ</m:t>
              </m:r>
              <m:r>
                <m:rPr>
                  <m:sty m:val="p"/>
                </m:rPr>
                <w:rPr>
                  <w:rFonts w:ascii="Cambria Math" w:hAnsi="Cambria Math"/>
                </w:rPr>
                <m:t>sin</m:t>
              </m:r>
              <m:r>
                <w:rPr>
                  <w:rFonts w:ascii="Cambria Math" w:hAnsi="Cambria Math"/>
                </w:rPr>
                <m:t>⁡θ</m:t>
              </m:r>
              <m:r>
                <m:rPr>
                  <m:sty m:val="p"/>
                </m:rPr>
                <w:rPr>
                  <w:rFonts w:ascii="Cambria Math" w:hAnsi="Cambria Math"/>
                </w:rPr>
                <m:t>cos</m:t>
              </m:r>
              <m:r>
                <w:rPr>
                  <w:rFonts w:ascii="Cambria Math" w:hAnsi="Cambria Math"/>
                </w:rPr>
                <m:t>⁡ψ+</m:t>
              </m:r>
              <m:r>
                <m:rPr>
                  <m:sty m:val="p"/>
                </m:rPr>
                <w:rPr>
                  <w:rFonts w:ascii="Cambria Math" w:hAnsi="Cambria Math"/>
                </w:rPr>
                <m:t>sin</m:t>
              </m:r>
              <m:r>
                <w:rPr>
                  <w:rFonts w:ascii="Cambria Math" w:hAnsi="Cambria Math"/>
                </w:rPr>
                <m:t>⁡ϕ</m:t>
              </m:r>
              <m:r>
                <m:rPr>
                  <m:sty m:val="p"/>
                </m:rPr>
                <w:rPr>
                  <w:rFonts w:ascii="Cambria Math" w:hAnsi="Cambria Math"/>
                </w:rPr>
                <m:t>sin</m:t>
              </m:r>
              <m:r>
                <w:rPr>
                  <w:rFonts w:ascii="Cambria Math" w:hAnsi="Cambria Math"/>
                </w:rPr>
                <m:t>⁡ψ)</m:t>
              </m:r>
            </m:e>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E</m:t>
                  </m:r>
                </m:sub>
              </m:sSub>
              <m:r>
                <w:rPr>
                  <w:rFonts w:ascii="Cambria Math" w:hAnsi="Cambria Math"/>
                </w:rPr>
                <m:t>=&amp;u</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⁡ψ+v(</m:t>
              </m:r>
              <m:r>
                <m:rPr>
                  <m:sty m:val="p"/>
                </m:rPr>
                <w:rPr>
                  <w:rFonts w:ascii="Cambria Math" w:hAnsi="Cambria Math"/>
                </w:rPr>
                <m:t>sin</m:t>
              </m:r>
              <m:r>
                <w:rPr>
                  <w:rFonts w:ascii="Cambria Math" w:hAnsi="Cambria Math"/>
                </w:rPr>
                <m:t>⁡ϕ</m:t>
              </m:r>
              <m:r>
                <m:rPr>
                  <m:sty m:val="p"/>
                </m:rPr>
                <w:rPr>
                  <w:rFonts w:ascii="Cambria Math" w:hAnsi="Cambria Math"/>
                </w:rPr>
                <m:t>sin</m:t>
              </m:r>
              <m:r>
                <w:rPr>
                  <w:rFonts w:ascii="Cambria Math" w:hAnsi="Cambria Math"/>
                </w:rPr>
                <m:t>⁡θ</m:t>
              </m:r>
              <m:r>
                <m:rPr>
                  <m:sty m:val="p"/>
                </m:rPr>
                <w:rPr>
                  <w:rFonts w:ascii="Cambria Math" w:hAnsi="Cambria Math"/>
                </w:rPr>
                <m:t>sin</m:t>
              </m:r>
              <m:r>
                <w:rPr>
                  <w:rFonts w:ascii="Cambria Math" w:hAnsi="Cambria Math"/>
                </w:rPr>
                <m:t>⁡ψ+</m:t>
              </m:r>
              <m:r>
                <m:rPr>
                  <m:sty m:val="p"/>
                </m:rPr>
                <w:rPr>
                  <w:rFonts w:ascii="Cambria Math" w:hAnsi="Cambria Math"/>
                </w:rPr>
                <m:t>cos</m:t>
              </m:r>
              <m:r>
                <w:rPr>
                  <w:rFonts w:ascii="Cambria Math" w:hAnsi="Cambria Math"/>
                </w:rPr>
                <m:t>⁡ϕ</m:t>
              </m:r>
              <m:r>
                <m:rPr>
                  <m:sty m:val="p"/>
                </m:rPr>
                <w:rPr>
                  <w:rFonts w:ascii="Cambria Math" w:hAnsi="Cambria Math"/>
                </w:rPr>
                <m:t>cos</m:t>
              </m:r>
              <m:r>
                <w:rPr>
                  <w:rFonts w:ascii="Cambria Math" w:hAnsi="Cambria Math"/>
                </w:rPr>
                <m:t>⁡ψ)</m:t>
              </m:r>
            </m:e>
            <m:e>
              <m:r>
                <w:rPr>
                  <w:rFonts w:ascii="Cambria Math" w:hAnsi="Cambria Math"/>
                </w:rPr>
                <m:t>&amp;+w(</m:t>
              </m:r>
              <m:r>
                <m:rPr>
                  <m:sty m:val="p"/>
                </m:rPr>
                <w:rPr>
                  <w:rFonts w:ascii="Cambria Math" w:hAnsi="Cambria Math"/>
                </w:rPr>
                <m:t>cos</m:t>
              </m:r>
              <m:r>
                <w:rPr>
                  <w:rFonts w:ascii="Cambria Math" w:hAnsi="Cambria Math"/>
                </w:rPr>
                <m:t>⁡ϕ</m:t>
              </m:r>
              <m:r>
                <m:rPr>
                  <m:sty m:val="p"/>
                </m:rPr>
                <w:rPr>
                  <w:rFonts w:ascii="Cambria Math" w:hAnsi="Cambria Math"/>
                </w:rPr>
                <m:t>sin</m:t>
              </m:r>
              <m:r>
                <w:rPr>
                  <w:rFonts w:ascii="Cambria Math" w:hAnsi="Cambria Math"/>
                </w:rPr>
                <m:t>⁡θ</m:t>
              </m:r>
              <m:r>
                <m:rPr>
                  <m:sty m:val="p"/>
                </m:rPr>
                <w:rPr>
                  <w:rFonts w:ascii="Cambria Math" w:hAnsi="Cambria Math"/>
                </w:rPr>
                <m:t>sin</m:t>
              </m:r>
              <m:r>
                <w:rPr>
                  <w:rFonts w:ascii="Cambria Math" w:hAnsi="Cambria Math"/>
                </w:rPr>
                <m:t>⁡ψ-</m:t>
              </m:r>
              <m:r>
                <m:rPr>
                  <m:sty m:val="p"/>
                </m:rPr>
                <w:rPr>
                  <w:rFonts w:ascii="Cambria Math" w:hAnsi="Cambria Math"/>
                </w:rPr>
                <m:t>sin</m:t>
              </m:r>
              <m:r>
                <w:rPr>
                  <w:rFonts w:ascii="Cambria Math" w:hAnsi="Cambria Math"/>
                </w:rPr>
                <m:t>⁡ϕ</m:t>
              </m:r>
              <m:r>
                <m:rPr>
                  <m:sty m:val="p"/>
                </m:rPr>
                <w:rPr>
                  <w:rFonts w:ascii="Cambria Math" w:hAnsi="Cambria Math"/>
                </w:rPr>
                <m:t>cos</m:t>
              </m:r>
              <m:r>
                <w:rPr>
                  <w:rFonts w:ascii="Cambria Math" w:hAnsi="Cambria Math"/>
                </w:rPr>
                <m:t>⁡ψ)</m:t>
              </m:r>
            </m:e>
            <m:e>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E</m:t>
                  </m:r>
                </m:sub>
              </m:sSub>
              <m:r>
                <w:rPr>
                  <w:rFonts w:ascii="Cambria Math" w:hAnsi="Cambria Math"/>
                </w:rPr>
                <m:t>=&amp;-u</m:t>
              </m:r>
              <m:r>
                <m:rPr>
                  <m:sty m:val="p"/>
                </m:rPr>
                <w:rPr>
                  <w:rFonts w:ascii="Cambria Math" w:hAnsi="Cambria Math"/>
                </w:rPr>
                <m:t>sin</m:t>
              </m:r>
              <m:r>
                <w:rPr>
                  <w:rFonts w:ascii="Cambria Math" w:hAnsi="Cambria Math"/>
                </w:rPr>
                <m:t>⁡θ+v</m:t>
              </m:r>
              <m:r>
                <m:rPr>
                  <m:sty m:val="p"/>
                </m:rPr>
                <w:rPr>
                  <w:rFonts w:ascii="Cambria Math" w:hAnsi="Cambria Math"/>
                </w:rPr>
                <m:t>sin</m:t>
              </m:r>
              <m:r>
                <w:rPr>
                  <w:rFonts w:ascii="Cambria Math" w:hAnsi="Cambria Math"/>
                </w:rPr>
                <m:t>⁡ϕ</m:t>
              </m:r>
              <m:r>
                <m:rPr>
                  <m:sty m:val="p"/>
                </m:rPr>
                <w:rPr>
                  <w:rFonts w:ascii="Cambria Math" w:hAnsi="Cambria Math"/>
                </w:rPr>
                <m:t>cos</m:t>
              </m:r>
              <m:r>
                <w:rPr>
                  <w:rFonts w:ascii="Cambria Math" w:hAnsi="Cambria Math"/>
                </w:rPr>
                <m:t>⁡θ+w</m:t>
              </m:r>
              <m:r>
                <m:rPr>
                  <m:sty m:val="p"/>
                </m:rPr>
                <w:rPr>
                  <w:rFonts w:ascii="Cambria Math" w:hAnsi="Cambria Math"/>
                </w:rPr>
                <m:t>cos</m:t>
              </m:r>
              <m:r>
                <w:rPr>
                  <w:rFonts w:ascii="Cambria Math" w:hAnsi="Cambria Math"/>
                </w:rPr>
                <m:t>⁡ϕ</m:t>
              </m:r>
              <m:r>
                <m:rPr>
                  <m:sty m:val="p"/>
                </m:rPr>
                <w:rPr>
                  <w:rFonts w:ascii="Cambria Math" w:hAnsi="Cambria Math"/>
                </w:rPr>
                <m:t>cos</m:t>
              </m:r>
              <m:r>
                <w:rPr>
                  <w:rFonts w:ascii="Cambria Math" w:hAnsi="Cambria Math"/>
                </w:rPr>
                <m:t>⁡θ</m:t>
              </m:r>
            </m:e>
          </m:eqArr>
        </m:oMath>
      </m:oMathPara>
    </w:p>
    <w:p w14:paraId="2A9B0F95" w14:textId="77777777" w:rsidR="00A60810" w:rsidRDefault="00A60810" w:rsidP="00A60810"/>
    <w:p w14:paraId="287647F5" w14:textId="03F057D9" w:rsidR="00613743" w:rsidRPr="00097D15" w:rsidRDefault="00E47AD9" w:rsidP="00483665">
      <w:pPr>
        <w:rPr>
          <w:u w:val="single"/>
        </w:rPr>
      </w:pPr>
      <w:r w:rsidRPr="00097D15">
        <w:rPr>
          <w:u w:val="single"/>
        </w:rPr>
        <w:t>where:</w:t>
      </w:r>
    </w:p>
    <w:p w14:paraId="43659E4A" w14:textId="45D7CD29" w:rsidR="00E47AD9" w:rsidRDefault="00E47AD9" w:rsidP="003A58F7">
      <m:oMath>
        <m:r>
          <w:rPr>
            <w:rFonts w:ascii="Cambria Math" w:hAnsi="Cambria Math"/>
          </w:rPr>
          <m:t>X,Y,Z</m:t>
        </m:r>
      </m:oMath>
      <w:r>
        <w:t xml:space="preserve"> are total forces acting on the body along body axes</w:t>
      </w:r>
    </w:p>
    <w:p w14:paraId="02E66E5F" w14:textId="7B10F13F" w:rsidR="00483665" w:rsidRDefault="00483665" w:rsidP="00483665">
      <m:oMath>
        <m:r>
          <w:rPr>
            <w:rFonts w:ascii="Cambria Math" w:hAnsi="Cambria Math"/>
          </w:rPr>
          <m:t>L,M,N</m:t>
        </m:r>
      </m:oMath>
      <w:r>
        <w:t xml:space="preserve"> are the</w:t>
      </w:r>
      <w:r w:rsidRPr="00C71E9A">
        <w:t xml:space="preserve"> total </w:t>
      </w:r>
      <w:r>
        <w:t>torques</w:t>
      </w:r>
      <w:r w:rsidRPr="00C71E9A">
        <w:t xml:space="preserve"> acting on the body</w:t>
      </w:r>
    </w:p>
    <w:p w14:paraId="7A2024A5" w14:textId="3358B20C" w:rsidR="00483665" w:rsidRDefault="00483665" w:rsidP="00483665">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,w</m:t>
        </m:r>
      </m:oMath>
      <w:r>
        <w:t xml:space="preserve"> </w:t>
      </w:r>
      <w:r w:rsidRPr="00C71E9A">
        <w:t xml:space="preserve">are the </w:t>
      </w:r>
      <w:r>
        <w:t>velocities</w:t>
      </w:r>
      <w:r w:rsidRPr="00C71E9A">
        <w:t xml:space="preserve"> </w:t>
      </w:r>
      <w:r>
        <w:t>along body axes</w:t>
      </w:r>
    </w:p>
    <w:p w14:paraId="47171779" w14:textId="1E095512" w:rsidR="00E47AD9" w:rsidRDefault="00000000" w:rsidP="00E47AD9">
      <m:oMath>
        <m:acc>
          <m:accPr>
            <m:chr m:val="̇"/>
            <m:ctrlPr>
              <w:rPr>
                <w:rFonts w:ascii="Cambria Math" w:hAnsi="Cambria Math"/>
                <w:i/>
              </w:rPr>
            </m:ctrlPr>
          </m:accPr>
          <m:e>
            <m:r>
              <w:rPr>
                <w:rFonts w:ascii="Cambria Math" w:hAnsi="Cambria Math"/>
              </w:rPr>
              <m:t>u</m:t>
            </m:r>
          </m:e>
        </m:acc>
        <m:r>
          <m:rPr>
            <m:sty m:val="p"/>
          </m:rPr>
          <w:rPr>
            <w:rFonts w:ascii="Cambria Math" w:hAnsi="Cambria Math"/>
          </w:rPr>
          <m:t>,</m:t>
        </m:r>
        <m:acc>
          <m:accPr>
            <m:chr m:val="̇"/>
            <m:ctrlPr>
              <w:rPr>
                <w:rFonts w:ascii="Cambria Math" w:hAnsi="Cambria Math"/>
                <w:i/>
              </w:rPr>
            </m:ctrlPr>
          </m:accPr>
          <m:e>
            <m:r>
              <w:rPr>
                <w:rFonts w:ascii="Cambria Math" w:hAnsi="Cambria Math"/>
              </w:rPr>
              <m:t>v</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w</m:t>
            </m:r>
          </m:e>
        </m:acc>
      </m:oMath>
      <w:r w:rsidR="00E47AD9">
        <w:rPr>
          <w:i/>
        </w:rPr>
        <w:t xml:space="preserve"> </w:t>
      </w:r>
      <w:r w:rsidR="00E47AD9" w:rsidRPr="00C71E9A">
        <w:t>are the acceleration</w:t>
      </w:r>
      <w:r w:rsidR="00E47AD9">
        <w:t>s</w:t>
      </w:r>
      <w:r w:rsidR="00E47AD9" w:rsidRPr="00C71E9A">
        <w:t xml:space="preserve"> </w:t>
      </w:r>
      <w:r w:rsidR="00E47AD9">
        <w:t>along body axes</w:t>
      </w:r>
    </w:p>
    <w:p w14:paraId="671151CD" w14:textId="17211539" w:rsidR="00483665" w:rsidRDefault="00483665" w:rsidP="00483665">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oMath>
      <w:r>
        <w:t xml:space="preserve"> are the </w:t>
      </w:r>
      <w:r w:rsidRPr="00C71E9A">
        <w:t xml:space="preserve">angular </w:t>
      </w:r>
      <w:r>
        <w:t>velocities</w:t>
      </w:r>
      <w:r w:rsidRPr="00C71E9A">
        <w:t xml:space="preserve"> </w:t>
      </w:r>
      <w:r>
        <w:t>along body axes</w:t>
      </w:r>
    </w:p>
    <w:p w14:paraId="2B03BC83" w14:textId="1D12B1C1" w:rsidR="00483665" w:rsidRDefault="00000000" w:rsidP="00483665">
      <m:oMath>
        <m:acc>
          <m:accPr>
            <m:chr m:val="̇"/>
            <m:ctrlPr>
              <w:rPr>
                <w:rFonts w:ascii="Cambria Math" w:hAnsi="Cambria Math"/>
                <w:i/>
              </w:rPr>
            </m:ctrlPr>
          </m:accPr>
          <m:e>
            <m:r>
              <w:rPr>
                <w:rFonts w:ascii="Cambria Math" w:hAnsi="Cambria Math"/>
              </w:rPr>
              <m:t>p</m:t>
            </m:r>
          </m:e>
        </m:acc>
        <m:r>
          <m:rPr>
            <m:sty m:val="p"/>
          </m:rPr>
          <w:rPr>
            <w:rFonts w:ascii="Cambria Math" w:hAnsi="Cambria Math"/>
          </w:rPr>
          <m:t>,</m:t>
        </m:r>
        <m:acc>
          <m:accPr>
            <m:chr m:val="̇"/>
            <m:ctrlPr>
              <w:rPr>
                <w:rFonts w:ascii="Cambria Math" w:hAnsi="Cambria Math"/>
                <w:i/>
              </w:rPr>
            </m:ctrlPr>
          </m:accPr>
          <m:e>
            <m:r>
              <w:rPr>
                <w:rFonts w:ascii="Cambria Math" w:hAnsi="Cambria Math"/>
              </w:rPr>
              <m:t>q</m:t>
            </m:r>
          </m:e>
        </m:acc>
        <m:r>
          <m:rPr>
            <m:sty m:val="p"/>
          </m:rPr>
          <w:rPr>
            <w:rFonts w:ascii="Cambria Math" w:hAnsi="Cambria Math"/>
          </w:rPr>
          <m:t>,</m:t>
        </m:r>
        <m:acc>
          <m:accPr>
            <m:chr m:val="̇"/>
            <m:ctrlPr>
              <w:rPr>
                <w:rFonts w:ascii="Cambria Math" w:hAnsi="Cambria Math"/>
                <w:i/>
              </w:rPr>
            </m:ctrlPr>
          </m:accPr>
          <m:e>
            <m:r>
              <w:rPr>
                <w:rFonts w:ascii="Cambria Math" w:hAnsi="Cambria Math"/>
              </w:rPr>
              <m:t>r</m:t>
            </m:r>
          </m:e>
        </m:acc>
      </m:oMath>
      <w:r w:rsidR="00483665">
        <w:t xml:space="preserve"> are the </w:t>
      </w:r>
      <w:r w:rsidR="00483665" w:rsidRPr="00C71E9A">
        <w:t>angular acceleration</w:t>
      </w:r>
      <w:r w:rsidR="00483665">
        <w:t>s</w:t>
      </w:r>
      <w:r w:rsidR="00483665" w:rsidRPr="00C71E9A">
        <w:t xml:space="preserve"> </w:t>
      </w:r>
      <w:r w:rsidR="00483665">
        <w:t>along body axes</w:t>
      </w:r>
    </w:p>
    <w:p w14:paraId="76BC5561" w14:textId="713A0743" w:rsidR="00E47AD9" w:rsidRDefault="00000000" w:rsidP="00E47AD9">
      <m:oMath>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m:t>
            </m:r>
          </m:sub>
        </m:sSub>
      </m:oMath>
      <w:r w:rsidR="00E47AD9">
        <w:t xml:space="preserve"> are the body’s inertia, </w:t>
      </w:r>
      <w:r w:rsidR="00E47AD9" w:rsidRPr="00C71E9A">
        <w:t>which describes the body's resistance to rotation</w:t>
      </w:r>
    </w:p>
    <w:p w14:paraId="5A35807C" w14:textId="32C3A9F6" w:rsidR="00483665" w:rsidRDefault="00000000" w:rsidP="00E47AD9">
      <m:oMath>
        <m:sSub>
          <m:sSubPr>
            <m:ctrlPr>
              <w:rPr>
                <w:rFonts w:ascii="Cambria Math" w:hAnsi="Cambria Math"/>
              </w:rPr>
            </m:ctrlPr>
          </m:sSubPr>
          <m:e>
            <m:r>
              <w:rPr>
                <w:rFonts w:ascii="Cambria Math" w:hAnsi="Cambria Math"/>
              </w:rPr>
              <m:t>x</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E</m:t>
            </m:r>
          </m:sub>
        </m:sSub>
      </m:oMath>
      <w:r w:rsidR="00483665">
        <w:t xml:space="preserve"> is CG position relative to Earth axes</w:t>
      </w:r>
    </w:p>
    <w:p w14:paraId="175C1C22" w14:textId="498249E1" w:rsidR="00483665" w:rsidRDefault="00483665" w:rsidP="00E47AD9">
      <m:oMath>
        <m:r>
          <w:rPr>
            <w:rFonts w:ascii="Cambria Math" w:hAnsi="Cambria Math"/>
          </w:rPr>
          <m:t>ψ</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ϕ</m:t>
        </m:r>
      </m:oMath>
      <w:r>
        <w:t xml:space="preserve"> are yaw, pitch, and roll angles (body’s orientation angles)</w:t>
      </w:r>
    </w:p>
    <w:p w14:paraId="2659154E" w14:textId="42931FA3" w:rsidR="00483665" w:rsidRDefault="00000000" w:rsidP="00E47AD9">
      <m:oMath>
        <m:acc>
          <m:accPr>
            <m:chr m:val="̇"/>
            <m:ctrlPr>
              <w:rPr>
                <w:rFonts w:ascii="Cambria Math" w:hAnsi="Cambria Math"/>
                <w:i/>
              </w:rPr>
            </m:ctrlPr>
          </m:accPr>
          <m:e>
            <m:r>
              <w:rPr>
                <w:rFonts w:ascii="Cambria Math" w:hAnsi="Cambria Math"/>
              </w:rPr>
              <m:t>ψ</m:t>
            </m:r>
          </m:e>
        </m:acc>
        <m:r>
          <m:rPr>
            <m:sty m:val="p"/>
          </m:rPr>
          <w:rPr>
            <w:rFonts w:ascii="Cambria Math" w:hAnsi="Cambria Math"/>
          </w:rPr>
          <m:t>,</m:t>
        </m:r>
        <m:acc>
          <m:accPr>
            <m:chr m:val="̇"/>
            <m:ctrlPr>
              <w:rPr>
                <w:rFonts w:ascii="Cambria Math" w:hAnsi="Cambria Math"/>
                <w:i/>
              </w:rPr>
            </m:ctrlPr>
          </m:accPr>
          <m:e>
            <m:r>
              <w:rPr>
                <w:rFonts w:ascii="Cambria Math" w:hAnsi="Cambria Math"/>
              </w:rPr>
              <m:t>θ</m:t>
            </m:r>
          </m:e>
        </m:acc>
        <m:r>
          <m:rPr>
            <m:sty m:val="p"/>
          </m:rPr>
          <w:rPr>
            <w:rFonts w:ascii="Cambria Math" w:hAnsi="Cambria Math"/>
          </w:rPr>
          <m:t>,</m:t>
        </m:r>
        <m:acc>
          <m:accPr>
            <m:chr m:val="̇"/>
            <m:ctrlPr>
              <w:rPr>
                <w:rFonts w:ascii="Cambria Math" w:hAnsi="Cambria Math"/>
                <w:i/>
              </w:rPr>
            </m:ctrlPr>
          </m:accPr>
          <m:e>
            <m:r>
              <w:rPr>
                <w:rFonts w:ascii="Cambria Math" w:hAnsi="Cambria Math"/>
              </w:rPr>
              <m:t>ϕ</m:t>
            </m:r>
          </m:e>
        </m:acc>
      </m:oMath>
      <w:r w:rsidR="00483665">
        <w:t xml:space="preserve"> are yaw, pitch and roll rates</w:t>
      </w:r>
    </w:p>
    <w:p w14:paraId="458575E8" w14:textId="77777777" w:rsidR="00483665" w:rsidRDefault="00483665" w:rsidP="00483665">
      <m:oMath>
        <m:r>
          <w:rPr>
            <w:rFonts w:ascii="Cambria Math" w:hAnsi="Cambria Math"/>
          </w:rPr>
          <m:t>m</m:t>
        </m:r>
      </m:oMath>
      <w:r>
        <w:rPr>
          <w:i/>
        </w:rPr>
        <w:t xml:space="preserve"> </w:t>
      </w:r>
      <w:r w:rsidRPr="00695C1F">
        <w:t>is the mass of the body</w:t>
      </w:r>
    </w:p>
    <w:p w14:paraId="1CDE24D3" w14:textId="113776C4" w:rsidR="008F1338" w:rsidRDefault="008F1338" w:rsidP="00CF641A">
      <w:pPr>
        <w:ind w:left="0"/>
      </w:pPr>
    </w:p>
    <w:p w14:paraId="17D3F4F4" w14:textId="75D94937" w:rsidR="008F1338" w:rsidRDefault="00903839" w:rsidP="00CF641A">
      <w:pPr>
        <w:pStyle w:val="Heading2"/>
      </w:pPr>
      <w:bookmarkStart w:id="20" w:name="_Toc130028487"/>
      <w:r w:rsidRPr="00903839">
        <w:t>Classify the above equations into (Kinetics &amp; Kinematics) equations</w:t>
      </w:r>
      <w:r w:rsidR="00692E8A">
        <w:t xml:space="preserve"> </w:t>
      </w:r>
      <w:r w:rsidR="005367E5">
        <w:rPr>
          <w:vertAlign w:val="superscript"/>
        </w:rPr>
        <w:t>[26]</w:t>
      </w:r>
      <w:bookmarkEnd w:id="20"/>
    </w:p>
    <w:p w14:paraId="65B09332" w14:textId="77777777" w:rsidR="00B534F5" w:rsidRDefault="00B534F5" w:rsidP="00B534F5">
      <w:pPr>
        <w:ind w:left="0"/>
      </w:pPr>
    </w:p>
    <w:p w14:paraId="0140CA46" w14:textId="5153A9E3" w:rsidR="00CF641A" w:rsidRDefault="00B534F5" w:rsidP="00B534F5">
      <w:r>
        <w:t>In physics, the terms "kinetic" and "kinematic" refer to different concepts related to motion. Kinematics is the study of motion without considering the forces causing it, while kinetics is the study of the forces causing motion. So, the first 6 Equations</w:t>
      </w:r>
      <w:r w:rsidR="00313AB7">
        <w:t xml:space="preserve"> in the previous page</w:t>
      </w:r>
      <w:r>
        <w:t xml:space="preserve"> are kinetics, and the next three</w:t>
      </w:r>
      <w:r w:rsidR="00313AB7">
        <w:t xml:space="preserve"> equations</w:t>
      </w:r>
      <w:r>
        <w:t xml:space="preserve"> are kinematics.</w:t>
      </w:r>
    </w:p>
    <w:p w14:paraId="11A959B6" w14:textId="28E35257" w:rsidR="00835CC2" w:rsidRDefault="00835CC2" w:rsidP="00B534F5"/>
    <w:p w14:paraId="33DAA86D" w14:textId="672C492F" w:rsidR="00835CC2" w:rsidRDefault="009E7006" w:rsidP="009E7006">
      <w:pPr>
        <w:pStyle w:val="Heading2"/>
      </w:pPr>
      <w:bookmarkStart w:id="21" w:name="_Toc130028488"/>
      <w:r w:rsidRPr="009E7006">
        <w:t>What are the assumptions introduced while deriving those equations?</w:t>
      </w:r>
      <w:r w:rsidR="00C965AC">
        <w:rPr>
          <w:vertAlign w:val="superscript"/>
        </w:rPr>
        <w:t xml:space="preserve"> </w:t>
      </w:r>
      <w:r w:rsidR="005367E5">
        <w:rPr>
          <w:vertAlign w:val="superscript"/>
        </w:rPr>
        <w:t>[26]</w:t>
      </w:r>
      <w:bookmarkEnd w:id="21"/>
    </w:p>
    <w:p w14:paraId="29F39307" w14:textId="5E99248B" w:rsidR="009E7006" w:rsidRDefault="009E7006" w:rsidP="00186B60">
      <w:pPr>
        <w:ind w:left="0"/>
      </w:pPr>
    </w:p>
    <w:p w14:paraId="6BE76F2F" w14:textId="348B44DD" w:rsidR="00186B60" w:rsidRDefault="00186B60" w:rsidP="00186B60">
      <w:pPr>
        <w:ind w:left="0"/>
      </w:pPr>
      <w:r>
        <w:t>The following are some of the assumptions that are typically introduced while deriving the general RBD equations in 3D spac</w:t>
      </w:r>
      <w:r w:rsidR="00C964E2">
        <w:t>e</w:t>
      </w:r>
      <w:r>
        <w:t>:</w:t>
      </w:r>
    </w:p>
    <w:p w14:paraId="28A14E05" w14:textId="77777777" w:rsidR="00186B60" w:rsidRDefault="00186B60" w:rsidP="00186B60">
      <w:pPr>
        <w:ind w:left="0"/>
      </w:pPr>
    </w:p>
    <w:p w14:paraId="722286CB" w14:textId="439A87B9" w:rsidR="00186B60" w:rsidRDefault="00DC2406" w:rsidP="00186B60">
      <w:pPr>
        <w:ind w:left="0"/>
      </w:pPr>
      <w:r w:rsidRPr="009821F2">
        <w:rPr>
          <w:b/>
          <w:bCs/>
        </w:rPr>
        <w:t>1</w:t>
      </w:r>
      <w:r w:rsidR="00186B60" w:rsidRPr="009821F2">
        <w:rPr>
          <w:b/>
          <w:bCs/>
        </w:rPr>
        <w:t>. Flat-Earth approximation:</w:t>
      </w:r>
      <w:r w:rsidR="00186B60">
        <w:t xml:space="preserve"> The flat-Earth approximation assumes that the Earth's surface is flat, which is often reasonable for small regions of the Earth's surface. This simplifies the equations of motion for aircraft or spacecraft, as it allows them to be treated as operating in a two-dimensional plane rather than a three-dimensional space.</w:t>
      </w:r>
    </w:p>
    <w:p w14:paraId="3199FDC7" w14:textId="63F2E921" w:rsidR="00186B60" w:rsidRDefault="00DC2406" w:rsidP="00186B60">
      <w:pPr>
        <w:ind w:left="0"/>
      </w:pPr>
      <w:r w:rsidRPr="009821F2">
        <w:rPr>
          <w:b/>
          <w:bCs/>
        </w:rPr>
        <w:t>2</w:t>
      </w:r>
      <w:r w:rsidR="00186B60" w:rsidRPr="009821F2">
        <w:rPr>
          <w:b/>
          <w:bCs/>
        </w:rPr>
        <w:t>. Body axes:</w:t>
      </w:r>
      <w:r w:rsidR="00186B60">
        <w:t xml:space="preserve"> The body axes assumption assumes that the body-fixed coordinate system is aligned with the principal axes of the body. This simplifies the equations of motion, as the moment of inertia matrix can be diagonalized.</w:t>
      </w:r>
    </w:p>
    <w:p w14:paraId="7BA981A6" w14:textId="5D00273F" w:rsidR="00186B60" w:rsidRDefault="00DC2406" w:rsidP="00186B60">
      <w:pPr>
        <w:ind w:left="0"/>
      </w:pPr>
      <w:r w:rsidRPr="009821F2">
        <w:rPr>
          <w:b/>
          <w:bCs/>
        </w:rPr>
        <w:t>3</w:t>
      </w:r>
      <w:r w:rsidR="00186B60" w:rsidRPr="009821F2">
        <w:rPr>
          <w:b/>
          <w:bCs/>
        </w:rPr>
        <w:t>. No wind:</w:t>
      </w:r>
      <w:r w:rsidR="00186B60">
        <w:t xml:space="preserve"> The no-wind assumption assumes that there is no wind or other external disturbances acting on the rigid body. This simplifies the equations of motion, as it eliminates the need to consider the effects of aerodynamic forces or other environmental factors.</w:t>
      </w:r>
    </w:p>
    <w:p w14:paraId="30DFACA6" w14:textId="77777777" w:rsidR="00186B60" w:rsidRDefault="00186B60" w:rsidP="00186B60">
      <w:pPr>
        <w:ind w:left="0"/>
      </w:pPr>
    </w:p>
    <w:p w14:paraId="0FEF3326" w14:textId="572C0964" w:rsidR="00186B60" w:rsidRDefault="00186B60" w:rsidP="00186B60">
      <w:pPr>
        <w:ind w:left="0"/>
      </w:pPr>
      <w:r>
        <w:t>If these equations are being used to model the motion of a fixed-wing aircraft, then in addition to the assumptions we have already discussed, the following assumption may also be made:</w:t>
      </w:r>
    </w:p>
    <w:p w14:paraId="668A0049" w14:textId="77777777" w:rsidR="00186B60" w:rsidRDefault="00186B60" w:rsidP="00186B60">
      <w:pPr>
        <w:ind w:left="0"/>
      </w:pPr>
    </w:p>
    <w:p w14:paraId="2766BF26" w14:textId="492409D9" w:rsidR="00186B60" w:rsidRPr="00DC2406" w:rsidRDefault="00DC2406" w:rsidP="00DC2406">
      <w:pPr>
        <w:rPr>
          <w:b/>
          <w:bCs/>
        </w:rPr>
      </w:pPr>
      <w:r w:rsidRPr="009821F2">
        <w:rPr>
          <w:b/>
          <w:bCs/>
        </w:rPr>
        <w:t>4</w:t>
      </w:r>
      <w:r w:rsidR="00186B60" w:rsidRPr="009821F2">
        <w:rPr>
          <w:b/>
          <w:bCs/>
        </w:rPr>
        <w:t>. Aerodynamic symmetry:</w:t>
      </w:r>
      <w:r w:rsidR="00186B60">
        <w:t xml:space="preserve"> The aircraft is assumed to be symmetric about its longitudinal axis, meaning that the left and right sides of the aircraft have the same aerodynamic properties. This allows the aerodynamic forces and moments to be simplified.</w:t>
      </w:r>
      <w:r w:rsidR="009821F2">
        <w:t xml:space="preserve"> (</w:t>
      </w:r>
      <w:r w:rsidRPr="009821F2">
        <w:t>x-z is a plane of symmetry</w:t>
      </w:r>
      <w:r w:rsidR="009821F2">
        <w:t xml:space="preserve"> </w:t>
      </w:r>
      <m:oMath>
        <m:sSub>
          <m:sSubPr>
            <m:ctrlPr>
              <w:rPr>
                <w:rFonts w:ascii="Cambria Math" w:hAnsi="Cambria Math"/>
                <w:bCs/>
              </w:rPr>
            </m:ctrlPr>
          </m:sSubPr>
          <m:e>
            <m:r>
              <w:rPr>
                <w:rFonts w:ascii="Cambria Math" w:hAnsi="Cambria Math"/>
              </w:rPr>
              <m:t>I</m:t>
            </m:r>
          </m:e>
          <m:sub>
            <m:r>
              <w:rPr>
                <w:rFonts w:ascii="Cambria Math" w:hAnsi="Cambria Math"/>
              </w:rPr>
              <m:t>xy</m:t>
            </m:r>
          </m:sub>
        </m:sSub>
        <m:r>
          <w:rPr>
            <w:rFonts w:ascii="Cambria Math" w:hAnsi="Cambria Math"/>
          </w:rPr>
          <m:t>=</m:t>
        </m:r>
        <m:sSub>
          <m:sSubPr>
            <m:ctrlPr>
              <w:rPr>
                <w:rFonts w:ascii="Cambria Math" w:hAnsi="Cambria Math"/>
                <w:bCs/>
              </w:rPr>
            </m:ctrlPr>
          </m:sSubPr>
          <m:e>
            <m:r>
              <w:rPr>
                <w:rFonts w:ascii="Cambria Math" w:hAnsi="Cambria Math"/>
              </w:rPr>
              <m:t>I</m:t>
            </m:r>
          </m:e>
          <m:sub>
            <m:r>
              <w:rPr>
                <w:rFonts w:ascii="Cambria Math" w:hAnsi="Cambria Math"/>
              </w:rPr>
              <m:t>yz</m:t>
            </m:r>
          </m:sub>
        </m:sSub>
        <m:r>
          <w:rPr>
            <w:rFonts w:ascii="Cambria Math" w:hAnsi="Cambria Math"/>
          </w:rPr>
          <m:t>=0</m:t>
        </m:r>
      </m:oMath>
      <w:r w:rsidR="009821F2">
        <w:t>).</w:t>
      </w:r>
      <w:r w:rsidR="009821F2">
        <w:br/>
      </w:r>
    </w:p>
    <w:p w14:paraId="341BDD89" w14:textId="187D5CC3" w:rsidR="00186B60" w:rsidRDefault="00186B60" w:rsidP="00186B60">
      <w:pPr>
        <w:ind w:left="0"/>
      </w:pPr>
      <w:r>
        <w:t>It is important to note that these assumptions are often used in simplifying the equations of motion for a rigid body, but they may not always be applicable in real-world situations. For instance, the flat-Earth approximation may not be valid for long-range aircraft or spacecraft flights, and the no-wind assumption may not be valid for aircraft operating in the presence of strong winds or turbulence. In such cases, more complex equations may be required to accurately describe the motion of the rigid body.</w:t>
      </w:r>
    </w:p>
    <w:p w14:paraId="1C5C5253" w14:textId="1CCEF772" w:rsidR="008C6AFC" w:rsidRDefault="008C6AFC" w:rsidP="00186B60">
      <w:pPr>
        <w:ind w:left="0"/>
      </w:pPr>
    </w:p>
    <w:p w14:paraId="4AF79A38" w14:textId="17E42CF7" w:rsidR="008C6AFC" w:rsidRDefault="008C6AFC" w:rsidP="00186B60">
      <w:pPr>
        <w:ind w:left="0"/>
      </w:pPr>
    </w:p>
    <w:p w14:paraId="279DB24F" w14:textId="67CE4B7A" w:rsidR="008C6AFC" w:rsidRDefault="008C6AFC" w:rsidP="00186B60">
      <w:pPr>
        <w:ind w:left="0"/>
      </w:pPr>
    </w:p>
    <w:p w14:paraId="70326BCC" w14:textId="595E6133" w:rsidR="008C6AFC" w:rsidRDefault="008C6AFC" w:rsidP="00186B60">
      <w:pPr>
        <w:ind w:left="0"/>
      </w:pPr>
    </w:p>
    <w:p w14:paraId="14C3D78B" w14:textId="3830A632" w:rsidR="008C6AFC" w:rsidRDefault="008C6AFC" w:rsidP="00186B60">
      <w:pPr>
        <w:ind w:left="0"/>
      </w:pPr>
    </w:p>
    <w:p w14:paraId="3D649691" w14:textId="56F120AD" w:rsidR="008C6AFC" w:rsidRDefault="008C6AFC" w:rsidP="00186B60">
      <w:pPr>
        <w:ind w:left="0"/>
      </w:pPr>
    </w:p>
    <w:p w14:paraId="7B7F6B2E" w14:textId="623FB7D9" w:rsidR="008C6AFC" w:rsidRDefault="008C6AFC" w:rsidP="00186B60">
      <w:pPr>
        <w:ind w:left="0"/>
      </w:pPr>
    </w:p>
    <w:p w14:paraId="417CEEA7" w14:textId="70DC48F1" w:rsidR="008C6AFC" w:rsidRDefault="008C6AFC" w:rsidP="00186B60">
      <w:pPr>
        <w:ind w:left="0"/>
      </w:pPr>
    </w:p>
    <w:p w14:paraId="4DE7424E" w14:textId="3BE794CF" w:rsidR="008C6AFC" w:rsidRDefault="008C6AFC" w:rsidP="00186B60">
      <w:pPr>
        <w:ind w:left="0"/>
      </w:pPr>
    </w:p>
    <w:p w14:paraId="3E44A74F" w14:textId="6AD360EE" w:rsidR="008C6AFC" w:rsidRDefault="008C6AFC" w:rsidP="00186B60">
      <w:pPr>
        <w:ind w:left="0"/>
      </w:pPr>
    </w:p>
    <w:p w14:paraId="4A3A857E" w14:textId="36B4E599" w:rsidR="008C6AFC" w:rsidRDefault="008C6AFC" w:rsidP="008C6AFC">
      <w:pPr>
        <w:pStyle w:val="Heading2"/>
      </w:pPr>
      <w:bookmarkStart w:id="22" w:name="_Toc130028489"/>
      <w:r w:rsidRPr="008C6AFC">
        <w:t>State the set of equations added to the (RBD) equations to form the Fixed wing Airplanes (EOM)</w:t>
      </w:r>
      <w:r w:rsidR="00D7055D">
        <w:t xml:space="preserve"> </w:t>
      </w:r>
      <w:r w:rsidR="005367E5">
        <w:rPr>
          <w:vertAlign w:val="superscript"/>
        </w:rPr>
        <w:t>[27]</w:t>
      </w:r>
      <w:bookmarkEnd w:id="22"/>
    </w:p>
    <w:p w14:paraId="564F3B0D" w14:textId="38994D78" w:rsidR="00300757" w:rsidRDefault="00300757" w:rsidP="009E7006"/>
    <w:p w14:paraId="13A2C5E0" w14:textId="79105720" w:rsidR="00300757" w:rsidRDefault="008E6265" w:rsidP="008E6265">
      <w:r>
        <w:t>The equations added to the Rigid Body Dynamics (RBD) equations to form the Equations of Motion (EOM) for a fixed-wing airplane are known as the Aerodynamic Forces and Moments equations. These equations describe the aerodynamic forces and moments acting on an aircraft due to its motion through the air.</w:t>
      </w:r>
    </w:p>
    <w:p w14:paraId="02EB7106" w14:textId="77777777" w:rsidR="008E6265" w:rsidRDefault="008E6265" w:rsidP="008E6265"/>
    <w:p w14:paraId="2B1A0F32" w14:textId="21C5C6CA" w:rsidR="008E6265" w:rsidRDefault="00000000" w:rsidP="008E6265">
      <w:pPr>
        <w:ind w:left="0"/>
      </w:pPr>
      <m:oMathPara>
        <m:oMath>
          <m:eqArr>
            <m:eqArrPr>
              <m:ctrlPr>
                <w:rPr>
                  <w:rFonts w:ascii="Cambria Math" w:hAnsi="Cambria Math"/>
                </w:rPr>
              </m:ctrlPr>
            </m:eqArrPr>
            <m:e>
              <m:r>
                <m:rPr>
                  <m:sty m:val="p"/>
                </m:rPr>
                <w:rPr>
                  <w:rFonts w:ascii="Cambria Math" w:hAnsi="Cambria Math"/>
                </w:rPr>
                <m:t>Δ</m:t>
              </m:r>
              <m:r>
                <w:rPr>
                  <w:rFonts w:ascii="Cambria Math" w:hAnsi="Cambria Math"/>
                </w:rPr>
                <m:t>X=</m:t>
              </m:r>
              <m:f>
                <m:fPr>
                  <m:ctrlPr>
                    <w:rPr>
                      <w:rFonts w:ascii="Cambria Math" w:hAnsi="Cambria Math"/>
                    </w:rPr>
                  </m:ctrlPr>
                </m:fPr>
                <m:num>
                  <m:r>
                    <m:rPr>
                      <m:sty m:val="p"/>
                    </m:rPr>
                    <w:rPr>
                      <w:rFonts w:ascii="Cambria Math" w:hAnsi="Cambria Math"/>
                    </w:rPr>
                    <m:t>∂</m:t>
                  </m:r>
                  <m:r>
                    <w:rPr>
                      <w:rFonts w:ascii="Cambria Math" w:hAnsi="Cambria Math"/>
                    </w:rPr>
                    <m:t>X</m:t>
                  </m:r>
                </m:num>
                <m:den>
                  <m:r>
                    <m:rPr>
                      <m:sty m:val="p"/>
                    </m:rPr>
                    <w:rPr>
                      <w:rFonts w:ascii="Cambria Math" w:hAnsi="Cambria Math"/>
                    </w:rPr>
                    <m:t>∂</m:t>
                  </m:r>
                  <m:r>
                    <w:rPr>
                      <w:rFonts w:ascii="Cambria Math" w:hAnsi="Cambria Math"/>
                    </w:rPr>
                    <m:t>u</m:t>
                  </m:r>
                </m:den>
              </m:f>
              <m:r>
                <m:rPr>
                  <m:sty m:val="p"/>
                </m:rPr>
                <w:rPr>
                  <w:rFonts w:ascii="Cambria Math" w:hAnsi="Cambria Math"/>
                </w:rPr>
                <m:t>Δ</m:t>
              </m:r>
              <m:r>
                <w:rPr>
                  <w:rFonts w:ascii="Cambria Math" w:hAnsi="Cambria Math"/>
                </w:rPr>
                <m:t>u+</m:t>
              </m:r>
              <m:f>
                <m:fPr>
                  <m:ctrlPr>
                    <w:rPr>
                      <w:rFonts w:ascii="Cambria Math" w:hAnsi="Cambria Math"/>
                    </w:rPr>
                  </m:ctrlPr>
                </m:fPr>
                <m:num>
                  <m:r>
                    <m:rPr>
                      <m:sty m:val="p"/>
                    </m:rPr>
                    <w:rPr>
                      <w:rFonts w:ascii="Cambria Math" w:hAnsi="Cambria Math"/>
                    </w:rPr>
                    <m:t>∂</m:t>
                  </m:r>
                  <m:r>
                    <w:rPr>
                      <w:rFonts w:ascii="Cambria Math" w:hAnsi="Cambria Math"/>
                    </w:rPr>
                    <m:t>X</m:t>
                  </m:r>
                </m:num>
                <m:den>
                  <m:r>
                    <m:rPr>
                      <m:sty m:val="p"/>
                    </m:rPr>
                    <w:rPr>
                      <w:rFonts w:ascii="Cambria Math" w:hAnsi="Cambria Math"/>
                    </w:rPr>
                    <m:t>∂</m:t>
                  </m:r>
                  <m:r>
                    <w:rPr>
                      <w:rFonts w:ascii="Cambria Math" w:hAnsi="Cambria Math"/>
                    </w:rPr>
                    <m:t>w</m:t>
                  </m:r>
                </m:den>
              </m:f>
              <m:r>
                <m:rPr>
                  <m:sty m:val="p"/>
                </m:rPr>
                <w:rPr>
                  <w:rFonts w:ascii="Cambria Math" w:hAnsi="Cambria Math"/>
                </w:rPr>
                <m:t>Δ</m:t>
              </m:r>
              <m:r>
                <w:rPr>
                  <w:rFonts w:ascii="Cambria Math" w:hAnsi="Cambria Math"/>
                </w:rPr>
                <m:t>w+</m:t>
              </m:r>
              <m:f>
                <m:fPr>
                  <m:ctrlPr>
                    <w:rPr>
                      <w:rFonts w:ascii="Cambria Math" w:hAnsi="Cambria Math"/>
                    </w:rPr>
                  </m:ctrlPr>
                </m:fPr>
                <m:num>
                  <m:r>
                    <m:rPr>
                      <m:sty m:val="p"/>
                    </m:rPr>
                    <w:rPr>
                      <w:rFonts w:ascii="Cambria Math" w:hAnsi="Cambria Math"/>
                    </w:rPr>
                    <m:t>∂</m:t>
                  </m:r>
                  <m:r>
                    <w:rPr>
                      <w:rFonts w:ascii="Cambria Math" w:hAnsi="Cambria Math"/>
                    </w:rPr>
                    <m:t>X</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e</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e</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T</m:t>
                  </m:r>
                </m:sub>
              </m:sSub>
            </m:e>
            <m:e>
              <m:r>
                <m:rPr>
                  <m:sty m:val="p"/>
                </m:rPr>
                <w:rPr>
                  <w:rFonts w:ascii="Cambria Math" w:hAnsi="Cambria Math"/>
                </w:rPr>
                <m:t>Δ</m:t>
              </m:r>
              <m:r>
                <w:rPr>
                  <w:rFonts w:ascii="Cambria Math" w:hAnsi="Cambria Math"/>
                </w:rPr>
                <m:t>Y=</m:t>
              </m:r>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v</m:t>
                  </m:r>
                </m:den>
              </m:f>
              <m:r>
                <m:rPr>
                  <m:sty m:val="p"/>
                </m:rPr>
                <w:rPr>
                  <w:rFonts w:ascii="Cambria Math" w:hAnsi="Cambria Math"/>
                </w:rPr>
                <m:t>Δ</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p</m:t>
                  </m:r>
                </m:den>
              </m:f>
              <m:r>
                <m:rPr>
                  <m:sty m:val="p"/>
                </m:rPr>
                <w:rPr>
                  <w:rFonts w:ascii="Cambria Math" w:hAnsi="Cambria Math"/>
                </w:rPr>
                <m:t>Δ</m:t>
              </m:r>
              <m:r>
                <w:rPr>
                  <w:rFonts w:ascii="Cambria Math" w:hAnsi="Cambria Math"/>
                </w:rPr>
                <m:t>p+</m:t>
              </m:r>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r</m:t>
                  </m:r>
                </m:den>
              </m:f>
              <m:r>
                <m:rPr>
                  <m:sty m:val="p"/>
                </m:rPr>
                <w:rPr>
                  <w:rFonts w:ascii="Cambria Math" w:hAnsi="Cambria Math"/>
                </w:rPr>
                <m:t>Δ</m:t>
              </m:r>
              <m:r>
                <w:rPr>
                  <w:rFonts w:ascii="Cambria Math" w:hAnsi="Cambria Math"/>
                </w:rPr>
                <m:t>r+</m:t>
              </m:r>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r</m:t>
                  </m:r>
                </m:sub>
              </m:sSub>
            </m:e>
            <m:e>
              <m:r>
                <m:rPr>
                  <m:sty m:val="p"/>
                </m:rPr>
                <w:rPr>
                  <w:rFonts w:ascii="Cambria Math" w:hAnsi="Cambria Math"/>
                </w:rPr>
                <m:t>Δ</m:t>
              </m:r>
              <m:r>
                <w:rPr>
                  <w:rFonts w:ascii="Cambria Math" w:hAnsi="Cambria Math"/>
                </w:rPr>
                <m:t>Z=</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r>
                    <w:rPr>
                      <w:rFonts w:ascii="Cambria Math" w:hAnsi="Cambria Math"/>
                    </w:rPr>
                    <m:t>u</m:t>
                  </m:r>
                </m:den>
              </m:f>
              <m:r>
                <m:rPr>
                  <m:sty m:val="p"/>
                </m:rPr>
                <w:rPr>
                  <w:rFonts w:ascii="Cambria Math" w:hAnsi="Cambria Math"/>
                </w:rPr>
                <m:t>Δ</m:t>
              </m:r>
              <m:r>
                <w:rPr>
                  <w:rFonts w:ascii="Cambria Math" w:hAnsi="Cambria Math"/>
                </w:rPr>
                <m:t>u+</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r>
                    <w:rPr>
                      <w:rFonts w:ascii="Cambria Math" w:hAnsi="Cambria Math"/>
                    </w:rPr>
                    <m:t>w</m:t>
                  </m:r>
                </m:den>
              </m:f>
              <m:r>
                <m:rPr>
                  <m:sty m:val="p"/>
                </m:rPr>
                <w:rPr>
                  <w:rFonts w:ascii="Cambria Math" w:hAnsi="Cambria Math"/>
                </w:rPr>
                <m:t>Δ</m:t>
              </m:r>
              <m:r>
                <w:rPr>
                  <w:rFonts w:ascii="Cambria Math" w:hAnsi="Cambria Math"/>
                </w:rPr>
                <m:t>w+</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acc>
                    <m:accPr>
                      <m:chr m:val="̇"/>
                      <m:ctrlPr>
                        <w:rPr>
                          <w:rFonts w:ascii="Cambria Math" w:hAnsi="Cambria Math"/>
                        </w:rPr>
                      </m:ctrlPr>
                    </m:accPr>
                    <m:e>
                      <m:r>
                        <w:rPr>
                          <w:rFonts w:ascii="Cambria Math" w:hAnsi="Cambria Math"/>
                        </w:rPr>
                        <m:t>w</m:t>
                      </m:r>
                    </m:e>
                  </m:acc>
                </m:den>
              </m:f>
              <m:r>
                <m:rPr>
                  <m:sty m:val="p"/>
                </m:rPr>
                <w:rPr>
                  <w:rFonts w:ascii="Cambria Math" w:hAnsi="Cambria Math"/>
                </w:rPr>
                <m:t>Δ</m:t>
              </m:r>
              <m:acc>
                <m:accPr>
                  <m:chr m:val="̇"/>
                  <m:ctrlPr>
                    <w:rPr>
                      <w:rFonts w:ascii="Cambria Math" w:hAnsi="Cambria Math"/>
                    </w:rPr>
                  </m:ctrlPr>
                </m:accPr>
                <m:e>
                  <m:r>
                    <w:rPr>
                      <w:rFonts w:ascii="Cambria Math" w:hAnsi="Cambria Math"/>
                    </w:rPr>
                    <m:t>w</m:t>
                  </m:r>
                </m:e>
              </m:acc>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r>
                    <w:rPr>
                      <w:rFonts w:ascii="Cambria Math" w:hAnsi="Cambria Math"/>
                    </w:rPr>
                    <m:t>q</m:t>
                  </m:r>
                </m:den>
              </m:f>
              <m:r>
                <m:rPr>
                  <m:sty m:val="p"/>
                </m:rPr>
                <w:rPr>
                  <w:rFonts w:ascii="Cambria Math" w:hAnsi="Cambria Math"/>
                </w:rPr>
                <m:t>Δ</m:t>
              </m:r>
              <m:r>
                <w:rPr>
                  <w:rFonts w:ascii="Cambria Math" w:hAnsi="Cambria Math"/>
                </w:rPr>
                <m:t>q</m:t>
              </m:r>
            </m:e>
            <m:e>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e</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e</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T</m:t>
                  </m:r>
                </m:sub>
              </m:sSub>
            </m:e>
            <m:e>
              <m:r>
                <m:rPr>
                  <m:sty m:val="p"/>
                </m:rPr>
                <w:rPr>
                  <w:rFonts w:ascii="Cambria Math" w:hAnsi="Cambria Math"/>
                </w:rPr>
                <m:t>Δ</m:t>
              </m:r>
              <m:r>
                <w:rPr>
                  <w:rFonts w:ascii="Cambria Math" w:hAnsi="Cambria Math"/>
                </w:rPr>
                <m:t>L=</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v</m:t>
                  </m:r>
                </m:den>
              </m:f>
              <m:r>
                <m:rPr>
                  <m:sty m:val="p"/>
                </m:rPr>
                <w:rPr>
                  <w:rFonts w:ascii="Cambria Math" w:hAnsi="Cambria Math"/>
                </w:rPr>
                <m:t>Δ</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p</m:t>
                  </m:r>
                </m:den>
              </m:f>
              <m:r>
                <m:rPr>
                  <m:sty m:val="p"/>
                </m:rPr>
                <w:rPr>
                  <w:rFonts w:ascii="Cambria Math" w:hAnsi="Cambria Math"/>
                </w:rPr>
                <m:t>Δ</m:t>
              </m:r>
              <m:r>
                <w:rPr>
                  <w:rFonts w:ascii="Cambria Math" w:hAnsi="Cambria Math"/>
                </w:rPr>
                <m:t>p+</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r</m:t>
                  </m:r>
                </m:den>
              </m:f>
              <m:r>
                <m:rPr>
                  <m:sty m:val="p"/>
                </m:rPr>
                <w:rPr>
                  <w:rFonts w:ascii="Cambria Math" w:hAnsi="Cambria Math"/>
                </w:rPr>
                <m:t>Δ</m:t>
              </m:r>
              <m:r>
                <w:rPr>
                  <w:rFonts w:ascii="Cambria Math" w:hAnsi="Cambria Math"/>
                </w:rPr>
                <m:t>r+</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r</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a</m:t>
                  </m:r>
                </m:sub>
              </m:sSub>
            </m:e>
            <m:e>
              <m:r>
                <m:rPr>
                  <m:sty m:val="p"/>
                </m:rPr>
                <w:rPr>
                  <w:rFonts w:ascii="Cambria Math" w:hAnsi="Cambria Math"/>
                </w:rPr>
                <m:t>Δ</m:t>
              </m:r>
              <m:r>
                <w:rPr>
                  <w:rFonts w:ascii="Cambria Math" w:hAnsi="Cambria Math"/>
                </w:rPr>
                <m:t>M=</m:t>
              </m:r>
              <m:f>
                <m:fPr>
                  <m:ctrlPr>
                    <w:rPr>
                      <w:rFonts w:ascii="Cambria Math" w:hAnsi="Cambria Math"/>
                    </w:rPr>
                  </m:ctrlPr>
                </m:fPr>
                <m:num>
                  <m:r>
                    <m:rPr>
                      <m:sty m:val="p"/>
                    </m:rPr>
                    <w:rPr>
                      <w:rFonts w:ascii="Cambria Math" w:hAnsi="Cambria Math"/>
                    </w:rPr>
                    <m:t>∂</m:t>
                  </m:r>
                  <m:r>
                    <w:rPr>
                      <w:rFonts w:ascii="Cambria Math" w:hAnsi="Cambria Math"/>
                    </w:rPr>
                    <m:t>M</m:t>
                  </m:r>
                </m:num>
                <m:den>
                  <m:r>
                    <m:rPr>
                      <m:sty m:val="p"/>
                    </m:rPr>
                    <w:rPr>
                      <w:rFonts w:ascii="Cambria Math" w:hAnsi="Cambria Math"/>
                    </w:rPr>
                    <m:t>∂</m:t>
                  </m:r>
                  <m:r>
                    <w:rPr>
                      <w:rFonts w:ascii="Cambria Math" w:hAnsi="Cambria Math"/>
                    </w:rPr>
                    <m:t>u</m:t>
                  </m:r>
                </m:den>
              </m:f>
              <m:r>
                <m:rPr>
                  <m:sty m:val="p"/>
                </m:rPr>
                <w:rPr>
                  <w:rFonts w:ascii="Cambria Math" w:hAnsi="Cambria Math"/>
                </w:rPr>
                <m:t>Δ</m:t>
              </m:r>
              <m:r>
                <w:rPr>
                  <w:rFonts w:ascii="Cambria Math" w:hAnsi="Cambria Math"/>
                </w:rPr>
                <m:t>u+</m:t>
              </m:r>
              <m:f>
                <m:fPr>
                  <m:ctrlPr>
                    <w:rPr>
                      <w:rFonts w:ascii="Cambria Math" w:hAnsi="Cambria Math"/>
                    </w:rPr>
                  </m:ctrlPr>
                </m:fPr>
                <m:num>
                  <m:r>
                    <m:rPr>
                      <m:sty m:val="p"/>
                    </m:rPr>
                    <w:rPr>
                      <w:rFonts w:ascii="Cambria Math" w:hAnsi="Cambria Math"/>
                    </w:rPr>
                    <m:t>∂</m:t>
                  </m:r>
                  <m:r>
                    <w:rPr>
                      <w:rFonts w:ascii="Cambria Math" w:hAnsi="Cambria Math"/>
                    </w:rPr>
                    <m:t>M</m:t>
                  </m:r>
                </m:num>
                <m:den>
                  <m:r>
                    <m:rPr>
                      <m:sty m:val="p"/>
                    </m:rPr>
                    <w:rPr>
                      <w:rFonts w:ascii="Cambria Math" w:hAnsi="Cambria Math"/>
                    </w:rPr>
                    <m:t>∂</m:t>
                  </m:r>
                  <m:r>
                    <w:rPr>
                      <w:rFonts w:ascii="Cambria Math" w:hAnsi="Cambria Math"/>
                    </w:rPr>
                    <m:t>w</m:t>
                  </m:r>
                </m:den>
              </m:f>
              <m:r>
                <m:rPr>
                  <m:sty m:val="p"/>
                </m:rPr>
                <w:rPr>
                  <w:rFonts w:ascii="Cambria Math" w:hAnsi="Cambria Math"/>
                </w:rPr>
                <m:t>Δ</m:t>
              </m:r>
              <m:r>
                <w:rPr>
                  <w:rFonts w:ascii="Cambria Math" w:hAnsi="Cambria Math"/>
                </w:rPr>
                <m:t>w+</m:t>
              </m:r>
              <m:f>
                <m:fPr>
                  <m:ctrlPr>
                    <w:rPr>
                      <w:rFonts w:ascii="Cambria Math" w:hAnsi="Cambria Math"/>
                    </w:rPr>
                  </m:ctrlPr>
                </m:fPr>
                <m:num>
                  <m:r>
                    <m:rPr>
                      <m:sty m:val="p"/>
                    </m:rPr>
                    <w:rPr>
                      <w:rFonts w:ascii="Cambria Math" w:hAnsi="Cambria Math"/>
                    </w:rPr>
                    <m:t>∂</m:t>
                  </m:r>
                  <m:r>
                    <w:rPr>
                      <w:rFonts w:ascii="Cambria Math" w:hAnsi="Cambria Math"/>
                    </w:rPr>
                    <m:t>M</m:t>
                  </m:r>
                </m:num>
                <m:den>
                  <m:r>
                    <m:rPr>
                      <m:sty m:val="p"/>
                    </m:rPr>
                    <w:rPr>
                      <w:rFonts w:ascii="Cambria Math" w:hAnsi="Cambria Math"/>
                    </w:rPr>
                    <m:t>∂</m:t>
                  </m:r>
                  <m:acc>
                    <m:accPr>
                      <m:chr m:val="̇"/>
                      <m:ctrlPr>
                        <w:rPr>
                          <w:rFonts w:ascii="Cambria Math" w:hAnsi="Cambria Math"/>
                        </w:rPr>
                      </m:ctrlPr>
                    </m:accPr>
                    <m:e>
                      <m:r>
                        <w:rPr>
                          <w:rFonts w:ascii="Cambria Math" w:hAnsi="Cambria Math"/>
                        </w:rPr>
                        <m:t>w</m:t>
                      </m:r>
                    </m:e>
                  </m:acc>
                </m:den>
              </m:f>
              <m:r>
                <m:rPr>
                  <m:sty m:val="p"/>
                </m:rPr>
                <w:rPr>
                  <w:rFonts w:ascii="Cambria Math" w:hAnsi="Cambria Math"/>
                </w:rPr>
                <m:t>Δ</m:t>
              </m:r>
              <m:acc>
                <m:accPr>
                  <m:chr m:val="̇"/>
                  <m:ctrlPr>
                    <w:rPr>
                      <w:rFonts w:ascii="Cambria Math" w:hAnsi="Cambria Math"/>
                    </w:rPr>
                  </m:ctrlPr>
                </m:accPr>
                <m:e>
                  <m:r>
                    <w:rPr>
                      <w:rFonts w:ascii="Cambria Math" w:hAnsi="Cambria Math"/>
                    </w:rPr>
                    <m:t>w</m:t>
                  </m:r>
                </m:e>
              </m:acc>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m:t>
                  </m:r>
                </m:num>
                <m:den>
                  <m:r>
                    <m:rPr>
                      <m:sty m:val="p"/>
                    </m:rPr>
                    <w:rPr>
                      <w:rFonts w:ascii="Cambria Math" w:hAnsi="Cambria Math"/>
                    </w:rPr>
                    <m:t>∂</m:t>
                  </m:r>
                  <m:r>
                    <w:rPr>
                      <w:rFonts w:ascii="Cambria Math" w:hAnsi="Cambria Math"/>
                    </w:rPr>
                    <m:t>q</m:t>
                  </m:r>
                </m:den>
              </m:f>
              <m:r>
                <m:rPr>
                  <m:sty m:val="p"/>
                </m:rPr>
                <w:rPr>
                  <w:rFonts w:ascii="Cambria Math" w:hAnsi="Cambria Math"/>
                </w:rPr>
                <m:t>Δ</m:t>
              </m:r>
              <m:r>
                <w:rPr>
                  <w:rFonts w:ascii="Cambria Math" w:hAnsi="Cambria Math"/>
                </w:rPr>
                <m:t>q</m:t>
              </m:r>
            </m:e>
            <m:e>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e</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e</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T</m:t>
                  </m:r>
                </m:sub>
              </m:sSub>
            </m:e>
            <m:e>
              <m:r>
                <m:rPr>
                  <m:sty m:val="p"/>
                </m:rPr>
                <w:rPr>
                  <w:rFonts w:ascii="Cambria Math" w:hAnsi="Cambria Math"/>
                </w:rPr>
                <m:t>Δ</m:t>
              </m:r>
              <m:r>
                <w:rPr>
                  <w:rFonts w:ascii="Cambria Math" w:hAnsi="Cambria Math"/>
                </w:rPr>
                <m:t>N=</m:t>
              </m:r>
              <m:f>
                <m:fPr>
                  <m:ctrlPr>
                    <w:rPr>
                      <w:rFonts w:ascii="Cambria Math" w:hAnsi="Cambria Math"/>
                    </w:rPr>
                  </m:ctrlPr>
                </m:fPr>
                <m:num>
                  <m:r>
                    <m:rPr>
                      <m:sty m:val="p"/>
                    </m:rPr>
                    <w:rPr>
                      <w:rFonts w:ascii="Cambria Math" w:hAnsi="Cambria Math"/>
                    </w:rPr>
                    <m:t>∂</m:t>
                  </m:r>
                  <m:r>
                    <w:rPr>
                      <w:rFonts w:ascii="Cambria Math" w:hAnsi="Cambria Math"/>
                    </w:rPr>
                    <m:t>N</m:t>
                  </m:r>
                </m:num>
                <m:den>
                  <m:r>
                    <m:rPr>
                      <m:sty m:val="p"/>
                    </m:rPr>
                    <w:rPr>
                      <w:rFonts w:ascii="Cambria Math" w:hAnsi="Cambria Math"/>
                    </w:rPr>
                    <m:t>∂</m:t>
                  </m:r>
                  <m:r>
                    <w:rPr>
                      <w:rFonts w:ascii="Cambria Math" w:hAnsi="Cambria Math"/>
                    </w:rPr>
                    <m:t>v</m:t>
                  </m:r>
                </m:den>
              </m:f>
              <m:r>
                <m:rPr>
                  <m:sty m:val="p"/>
                </m:rPr>
                <w:rPr>
                  <w:rFonts w:ascii="Cambria Math" w:hAnsi="Cambria Math"/>
                </w:rPr>
                <m:t>Δ</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N</m:t>
                  </m:r>
                </m:num>
                <m:den>
                  <m:r>
                    <m:rPr>
                      <m:sty m:val="p"/>
                    </m:rPr>
                    <w:rPr>
                      <w:rFonts w:ascii="Cambria Math" w:hAnsi="Cambria Math"/>
                    </w:rPr>
                    <m:t>∂</m:t>
                  </m:r>
                  <m:r>
                    <w:rPr>
                      <w:rFonts w:ascii="Cambria Math" w:hAnsi="Cambria Math"/>
                    </w:rPr>
                    <m:t>p</m:t>
                  </m:r>
                </m:den>
              </m:f>
              <m:r>
                <m:rPr>
                  <m:sty m:val="p"/>
                </m:rPr>
                <w:rPr>
                  <w:rFonts w:ascii="Cambria Math" w:hAnsi="Cambria Math"/>
                </w:rPr>
                <m:t>Δ</m:t>
              </m:r>
              <m:r>
                <w:rPr>
                  <w:rFonts w:ascii="Cambria Math" w:hAnsi="Cambria Math"/>
                </w:rPr>
                <m:t>p+</m:t>
              </m:r>
              <m:f>
                <m:fPr>
                  <m:ctrlPr>
                    <w:rPr>
                      <w:rFonts w:ascii="Cambria Math" w:hAnsi="Cambria Math"/>
                    </w:rPr>
                  </m:ctrlPr>
                </m:fPr>
                <m:num>
                  <m:r>
                    <m:rPr>
                      <m:sty m:val="p"/>
                    </m:rPr>
                    <w:rPr>
                      <w:rFonts w:ascii="Cambria Math" w:hAnsi="Cambria Math"/>
                    </w:rPr>
                    <m:t>∂</m:t>
                  </m:r>
                  <m:r>
                    <w:rPr>
                      <w:rFonts w:ascii="Cambria Math" w:hAnsi="Cambria Math"/>
                    </w:rPr>
                    <m:t>N</m:t>
                  </m:r>
                </m:num>
                <m:den>
                  <m:r>
                    <m:rPr>
                      <m:sty m:val="p"/>
                    </m:rPr>
                    <w:rPr>
                      <w:rFonts w:ascii="Cambria Math" w:hAnsi="Cambria Math"/>
                    </w:rPr>
                    <m:t>∂</m:t>
                  </m:r>
                  <m:r>
                    <w:rPr>
                      <w:rFonts w:ascii="Cambria Math" w:hAnsi="Cambria Math"/>
                    </w:rPr>
                    <m:t>r</m:t>
                  </m:r>
                </m:den>
              </m:f>
              <m:r>
                <m:rPr>
                  <m:sty m:val="p"/>
                </m:rPr>
                <w:rPr>
                  <w:rFonts w:ascii="Cambria Math" w:hAnsi="Cambria Math"/>
                </w:rPr>
                <m:t>Δ</m:t>
              </m:r>
              <m:r>
                <w:rPr>
                  <w:rFonts w:ascii="Cambria Math" w:hAnsi="Cambria Math"/>
                </w:rPr>
                <m:t>r+</m:t>
              </m:r>
              <m:f>
                <m:fPr>
                  <m:ctrlPr>
                    <w:rPr>
                      <w:rFonts w:ascii="Cambria Math" w:hAnsi="Cambria Math"/>
                    </w:rPr>
                  </m:ctrlPr>
                </m:fPr>
                <m:num>
                  <m:r>
                    <m:rPr>
                      <m:sty m:val="p"/>
                    </m:rPr>
                    <w:rPr>
                      <w:rFonts w:ascii="Cambria Math" w:hAnsi="Cambria Math"/>
                    </w:rPr>
                    <m:t>∂</m:t>
                  </m:r>
                  <m:r>
                    <w:rPr>
                      <w:rFonts w:ascii="Cambria Math" w:hAnsi="Cambria Math"/>
                    </w:rPr>
                    <m:t>N</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r</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N</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a</m:t>
                  </m:r>
                </m:sub>
              </m:sSub>
            </m:e>
          </m:eqArr>
        </m:oMath>
      </m:oMathPara>
    </w:p>
    <w:p w14:paraId="3BE28EED" w14:textId="3EF618C1" w:rsidR="008E6265" w:rsidRDefault="008E6265" w:rsidP="008E6265">
      <w:pPr>
        <w:ind w:left="0"/>
      </w:pPr>
    </w:p>
    <w:p w14:paraId="7EF73E47" w14:textId="308E1FB2" w:rsidR="003C0D80" w:rsidRPr="003C0D80" w:rsidRDefault="003C0D80" w:rsidP="003C0D80">
      <w:pPr>
        <w:spacing w:after="240"/>
        <w:rPr>
          <w:u w:val="single"/>
        </w:rPr>
      </w:pPr>
      <w:r w:rsidRPr="003C0D80">
        <w:rPr>
          <w:u w:val="single"/>
        </w:rPr>
        <w:t>where:</w:t>
      </w:r>
    </w:p>
    <w:p w14:paraId="34FCBAC2" w14:textId="6E1D3322" w:rsidR="003C0D80" w:rsidRDefault="003C0D80" w:rsidP="003C0D80">
      <w:pPr>
        <w:spacing w:after="240"/>
      </w:p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e</m:t>
            </m:r>
          </m:sub>
        </m:sSub>
      </m:oMath>
      <w:r>
        <w:t xml:space="preserve">, and </w:t>
      </w:r>
      <m:oMath>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called stability derivatives, that are evaluated at the reference flight condition. The variables </w:t>
      </w:r>
      <m:oMath>
        <m:sSub>
          <m:sSubPr>
            <m:ctrlPr>
              <w:rPr>
                <w:rFonts w:ascii="Cambria Math" w:hAnsi="Cambria Math"/>
              </w:rPr>
            </m:ctrlPr>
          </m:sSubPr>
          <m:e>
            <m:r>
              <w:rPr>
                <w:rFonts w:ascii="Cambria Math" w:hAnsi="Cambria Math"/>
              </w:rPr>
              <m:t>δ</m:t>
            </m:r>
          </m:e>
          <m:sub>
            <m:r>
              <w:rPr>
                <w:rFonts w:ascii="Cambria Math" w:hAnsi="Cambria Math"/>
              </w:rPr>
              <m:t>e</m:t>
            </m:r>
          </m:sub>
        </m:sSub>
      </m:oMath>
      <w:r>
        <w:t xml:space="preserv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are the change in elevator angle and throttle setting, respectively.</w:t>
      </w:r>
    </w:p>
    <w:p w14:paraId="0220878C" w14:textId="46276FF5" w:rsidR="003C0D80" w:rsidRDefault="00DF53E1" w:rsidP="00DF53E1">
      <w:pPr>
        <w:pStyle w:val="Heading2"/>
      </w:pPr>
      <w:bookmarkStart w:id="23" w:name="_Toc130028490"/>
      <w:r w:rsidRPr="00DF53E1">
        <w:t>Classify the airplane EOM equations mathematically</w:t>
      </w:r>
      <w:r w:rsidR="0040031F">
        <w:t xml:space="preserve"> </w:t>
      </w:r>
      <w:r w:rsidR="005367E5">
        <w:rPr>
          <w:vertAlign w:val="superscript"/>
        </w:rPr>
        <w:t>[26]</w:t>
      </w:r>
      <w:bookmarkEnd w:id="23"/>
    </w:p>
    <w:p w14:paraId="6E4E4FF4" w14:textId="4D5E3E39" w:rsidR="00300757" w:rsidRDefault="00300757" w:rsidP="009E7006"/>
    <w:p w14:paraId="3385F0D7" w14:textId="627ED3C3" w:rsidR="00300757" w:rsidRPr="002C6943" w:rsidRDefault="002C6943" w:rsidP="002C6943">
      <w:pPr>
        <w:rPr>
          <w:b/>
          <w:bCs/>
        </w:rPr>
      </w:pPr>
      <w:r>
        <w:t xml:space="preserve">Mathematically, the EOM equations for an airplane can be classified as </w:t>
      </w:r>
      <w:r w:rsidRPr="002C6943">
        <w:rPr>
          <w:b/>
          <w:bCs/>
        </w:rPr>
        <w:t xml:space="preserve">1st-order non-linear coupled ODEs </w:t>
      </w:r>
      <w:r w:rsidRPr="002C6943">
        <w:t>in the independent variable t.</w:t>
      </w:r>
    </w:p>
    <w:p w14:paraId="3F520484" w14:textId="6E535DFF" w:rsidR="00186B60" w:rsidRDefault="00186B60" w:rsidP="009E7006"/>
    <w:p w14:paraId="0F49FBCC" w14:textId="6D1FDFBA" w:rsidR="00B27074" w:rsidRDefault="00B27074" w:rsidP="009E7006"/>
    <w:p w14:paraId="7AD6CE50" w14:textId="1DB5DB0F" w:rsidR="00B27074" w:rsidRDefault="00B27074" w:rsidP="009E7006"/>
    <w:p w14:paraId="64A19C00" w14:textId="26EA85C4" w:rsidR="00B27074" w:rsidRDefault="00B27074" w:rsidP="009E7006"/>
    <w:p w14:paraId="0E1A7AE9" w14:textId="77777777" w:rsidR="00B27074" w:rsidRDefault="00B27074" w:rsidP="009E7006"/>
    <w:p w14:paraId="4A61B175" w14:textId="20E1B1BE" w:rsidR="00B27074" w:rsidRDefault="00B27074" w:rsidP="009E7006"/>
    <w:p w14:paraId="0D6C9081" w14:textId="18F06D79" w:rsidR="00B27074" w:rsidRDefault="00B27074" w:rsidP="009E7006"/>
    <w:p w14:paraId="5AA46ECE" w14:textId="713BC959" w:rsidR="00B27074" w:rsidRDefault="00B27074" w:rsidP="009E7006"/>
    <w:p w14:paraId="1DA8467B" w14:textId="5BA4ACEE" w:rsidR="00B27074" w:rsidRDefault="00B27074" w:rsidP="009E7006"/>
    <w:p w14:paraId="578B14E7" w14:textId="0DADD815" w:rsidR="00B27074" w:rsidRDefault="00B27074" w:rsidP="009E7006"/>
    <w:p w14:paraId="61476243" w14:textId="0A918CDE" w:rsidR="00B27074" w:rsidRDefault="00B27074" w:rsidP="009E7006"/>
    <w:p w14:paraId="0CD5E30A" w14:textId="1DC81229" w:rsidR="00B27074" w:rsidRDefault="00471885" w:rsidP="00471885">
      <w:pPr>
        <w:pStyle w:val="Heading2"/>
      </w:pPr>
      <w:bookmarkStart w:id="24" w:name="_Toc130028491"/>
      <w:r w:rsidRPr="00471885">
        <w:t>What is the difference between the (Body axes) and the (earth or inertial axes)?</w:t>
      </w:r>
      <w:bookmarkEnd w:id="24"/>
    </w:p>
    <w:p w14:paraId="0B6CFB62" w14:textId="77777777" w:rsidR="008836D4" w:rsidRDefault="008836D4" w:rsidP="004E4C64">
      <w:pPr>
        <w:ind w:left="0"/>
      </w:pPr>
    </w:p>
    <w:p w14:paraId="6EF48D0E" w14:textId="47D37F0A" w:rsidR="008836D4" w:rsidRDefault="008836D4" w:rsidP="008836D4">
      <w:r>
        <w:t>The body axes are a set of coordinates fixed to the aircraft's body, where the x-axis points out of the nose of the aircraft, the y-axis points out of the right wing, and the z-axis points out of the bottom of the aircraft. These axes move with the aircraft and are useful for describing the aircraft's attitude and movement relative to its own body</w:t>
      </w:r>
      <w:r w:rsidR="00C810F6" w:rsidRPr="00C810F6">
        <w:t xml:space="preserve"> </w:t>
      </w:r>
      <w:r w:rsidR="005367E5">
        <w:rPr>
          <w:b/>
          <w:bCs/>
          <w:color w:val="002060"/>
        </w:rPr>
        <w:t>[28]</w:t>
      </w:r>
      <w:r w:rsidR="00C810F6" w:rsidRPr="00F435BD">
        <w:rPr>
          <w:b/>
          <w:bCs/>
          <w:color w:val="002060"/>
        </w:rPr>
        <w:t>.</w:t>
      </w:r>
    </w:p>
    <w:p w14:paraId="36D4439A" w14:textId="77777777" w:rsidR="008836D4" w:rsidRDefault="008836D4" w:rsidP="008836D4"/>
    <w:p w14:paraId="5E46C740" w14:textId="0A476473" w:rsidR="00B27074" w:rsidRDefault="008836D4" w:rsidP="004E4C64">
      <w:r>
        <w:t>On the other hand, the earth or inertial axes are a set of coordinates fixed to the earth's surface or an inertial reference frame</w:t>
      </w:r>
      <w:r w:rsidR="000407EF">
        <w:t xml:space="preserve"> as shown in figure 1</w:t>
      </w:r>
      <w:r>
        <w:t>, which is a non-accelerating frame of reference</w:t>
      </w:r>
      <w:r w:rsidR="00201308">
        <w:t xml:space="preserve"> </w:t>
      </w:r>
      <w:r w:rsidR="005367E5">
        <w:rPr>
          <w:b/>
          <w:bCs/>
          <w:color w:val="002060"/>
        </w:rPr>
        <w:t>[29]</w:t>
      </w:r>
      <w:r w:rsidRPr="00F435BD">
        <w:rPr>
          <w:b/>
          <w:bCs/>
          <w:color w:val="002060"/>
        </w:rPr>
        <w:t xml:space="preserve">. </w:t>
      </w:r>
      <w:r>
        <w:t>In this coordinate system, the x-axis points towards the vernal equinox, the y-axis points towards the east, and the z-axis points towards the earth's north pole. These axes do not move with the aircraft and are useful for describing the aircraft's position and movement relative to the earth or an inertial reference frame</w:t>
      </w:r>
      <w:r w:rsidR="004E4C64">
        <w:t xml:space="preserve"> </w:t>
      </w:r>
      <w:r w:rsidR="004E4C64" w:rsidRPr="005F53A1">
        <w:t>which is defined by three angles known as Euler Angles</w:t>
      </w:r>
      <w:r w:rsidR="004E4C64">
        <w:t xml:space="preserve"> </w:t>
      </w:r>
      <w:r w:rsidR="005367E5">
        <w:rPr>
          <w:b/>
          <w:bCs/>
          <w:color w:val="002060"/>
        </w:rPr>
        <w:t>[30]</w:t>
      </w:r>
      <w:r w:rsidR="004E4C64" w:rsidRPr="00F435BD">
        <w:rPr>
          <w:b/>
          <w:bCs/>
          <w:color w:val="002060"/>
        </w:rPr>
        <w:t>.</w:t>
      </w:r>
    </w:p>
    <w:p w14:paraId="698B4E1F" w14:textId="77777777" w:rsidR="00C810F6" w:rsidRDefault="00C810F6" w:rsidP="004E4C64"/>
    <w:p w14:paraId="1DC5029D" w14:textId="7631395B" w:rsidR="002C0864" w:rsidRDefault="00C810F6" w:rsidP="002C0864">
      <w:pPr>
        <w:keepNext/>
        <w:jc w:val="center"/>
      </w:pPr>
      <w:r w:rsidRPr="00424450">
        <w:rPr>
          <w:noProof/>
        </w:rPr>
        <w:drawing>
          <wp:inline distT="0" distB="0" distL="0" distR="0" wp14:anchorId="55E8F55B" wp14:editId="6519858A">
            <wp:extent cx="2819400" cy="16395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40423" cy="1651754"/>
                    </a:xfrm>
                    <a:prstGeom prst="rect">
                      <a:avLst/>
                    </a:prstGeom>
                  </pic:spPr>
                </pic:pic>
              </a:graphicData>
            </a:graphic>
          </wp:inline>
        </w:drawing>
      </w:r>
    </w:p>
    <w:p w14:paraId="0F65C9D6" w14:textId="7FA3B69E" w:rsidR="00C810F6" w:rsidRDefault="002C0864" w:rsidP="002C0864">
      <w:pPr>
        <w:pStyle w:val="Caption"/>
      </w:pPr>
      <w:r>
        <w:t xml:space="preserve">Figure </w:t>
      </w:r>
      <w:fldSimple w:instr=" SEQ Figure \* ARABIC ">
        <w:r w:rsidR="00956C27">
          <w:rPr>
            <w:noProof/>
          </w:rPr>
          <w:t>1</w:t>
        </w:r>
      </w:fldSimple>
      <w:r>
        <w:t xml:space="preserve"> </w:t>
      </w:r>
      <w:r w:rsidRPr="004D61FF">
        <w:t>Inertial &amp; Body Axes</w:t>
      </w:r>
    </w:p>
    <w:p w14:paraId="0AD01E1C" w14:textId="77777777" w:rsidR="00B27074" w:rsidRDefault="00B27074" w:rsidP="009E7006"/>
    <w:p w14:paraId="1010C9BB" w14:textId="161B7453" w:rsidR="00186B60" w:rsidRDefault="00186B60" w:rsidP="004E4C64">
      <w:pPr>
        <w:ind w:left="0"/>
      </w:pPr>
    </w:p>
    <w:p w14:paraId="364A54BE" w14:textId="688C82B1" w:rsidR="004E4C64" w:rsidRDefault="004E4C64" w:rsidP="004E4C64">
      <w:pPr>
        <w:ind w:left="0"/>
      </w:pPr>
    </w:p>
    <w:p w14:paraId="717EABBF" w14:textId="238FAA5C" w:rsidR="007335E6" w:rsidRDefault="007335E6" w:rsidP="004E4C64">
      <w:pPr>
        <w:ind w:left="0"/>
      </w:pPr>
    </w:p>
    <w:p w14:paraId="59875B85" w14:textId="38CEDDD3" w:rsidR="007335E6" w:rsidRDefault="007335E6" w:rsidP="004E4C64">
      <w:pPr>
        <w:ind w:left="0"/>
      </w:pPr>
    </w:p>
    <w:p w14:paraId="7320BFB1" w14:textId="4A66D38C" w:rsidR="007335E6" w:rsidRDefault="007335E6" w:rsidP="004E4C64">
      <w:pPr>
        <w:ind w:left="0"/>
      </w:pPr>
    </w:p>
    <w:p w14:paraId="65CE9193" w14:textId="40B3ADF0" w:rsidR="007335E6" w:rsidRDefault="007335E6" w:rsidP="004E4C64">
      <w:pPr>
        <w:ind w:left="0"/>
      </w:pPr>
    </w:p>
    <w:p w14:paraId="48249B7E" w14:textId="3F6DF94E" w:rsidR="007335E6" w:rsidRDefault="007335E6" w:rsidP="004E4C64">
      <w:pPr>
        <w:ind w:left="0"/>
      </w:pPr>
    </w:p>
    <w:p w14:paraId="7901F894" w14:textId="5BAA3E66" w:rsidR="007335E6" w:rsidRDefault="007335E6" w:rsidP="004E4C64">
      <w:pPr>
        <w:ind w:left="0"/>
      </w:pPr>
    </w:p>
    <w:p w14:paraId="2D28B9FB" w14:textId="0E738D61" w:rsidR="007335E6" w:rsidRDefault="007335E6" w:rsidP="004E4C64">
      <w:pPr>
        <w:ind w:left="0"/>
      </w:pPr>
    </w:p>
    <w:p w14:paraId="020388C0" w14:textId="5CA1DE4D" w:rsidR="007335E6" w:rsidRDefault="007335E6" w:rsidP="004E4C64">
      <w:pPr>
        <w:ind w:left="0"/>
      </w:pPr>
    </w:p>
    <w:p w14:paraId="48DA24CA" w14:textId="73C22AAD" w:rsidR="007335E6" w:rsidRDefault="007335E6" w:rsidP="004E4C64">
      <w:pPr>
        <w:ind w:left="0"/>
      </w:pPr>
    </w:p>
    <w:p w14:paraId="7AEC321E" w14:textId="524BB217" w:rsidR="007335E6" w:rsidRDefault="007335E6" w:rsidP="004E4C64">
      <w:pPr>
        <w:ind w:left="0"/>
      </w:pPr>
    </w:p>
    <w:p w14:paraId="3CFC0CAC" w14:textId="2C7F070A" w:rsidR="007335E6" w:rsidRDefault="007335E6" w:rsidP="004E4C64">
      <w:pPr>
        <w:ind w:left="0"/>
      </w:pPr>
    </w:p>
    <w:p w14:paraId="203DDB55" w14:textId="00141769" w:rsidR="007335E6" w:rsidRDefault="007335E6" w:rsidP="004E4C64">
      <w:pPr>
        <w:ind w:left="0"/>
      </w:pPr>
    </w:p>
    <w:p w14:paraId="1DD2CE38" w14:textId="3B3E013A" w:rsidR="007335E6" w:rsidRDefault="007335E6" w:rsidP="004E4C64">
      <w:pPr>
        <w:ind w:left="0"/>
      </w:pPr>
    </w:p>
    <w:p w14:paraId="54C1EF1A" w14:textId="2EFE9AE7" w:rsidR="007335E6" w:rsidRDefault="007335E6" w:rsidP="004E4C64">
      <w:pPr>
        <w:ind w:left="0"/>
      </w:pPr>
    </w:p>
    <w:p w14:paraId="78895D51" w14:textId="48CDDE9E" w:rsidR="007335E6" w:rsidRDefault="007335E6" w:rsidP="004E4C64">
      <w:pPr>
        <w:ind w:left="0"/>
      </w:pPr>
    </w:p>
    <w:p w14:paraId="1CE22659" w14:textId="2AE5DABB" w:rsidR="007335E6" w:rsidRDefault="007335E6" w:rsidP="004E4C64">
      <w:pPr>
        <w:ind w:left="0"/>
      </w:pPr>
    </w:p>
    <w:p w14:paraId="4F050CD4" w14:textId="0FC9F324" w:rsidR="007335E6" w:rsidRDefault="007335E6" w:rsidP="004E4C64">
      <w:pPr>
        <w:ind w:left="0"/>
      </w:pPr>
    </w:p>
    <w:p w14:paraId="5181628D" w14:textId="6BAE9715" w:rsidR="007335E6" w:rsidRDefault="007335E6" w:rsidP="004E4C64">
      <w:pPr>
        <w:ind w:left="0"/>
      </w:pPr>
    </w:p>
    <w:p w14:paraId="23E6F4FF" w14:textId="6E51918F" w:rsidR="007335E6" w:rsidRDefault="007335E6" w:rsidP="004E4C64">
      <w:pPr>
        <w:ind w:left="0"/>
      </w:pPr>
    </w:p>
    <w:p w14:paraId="4A49FA42" w14:textId="1312919E" w:rsidR="007335E6" w:rsidRDefault="007335E6" w:rsidP="004E4C64">
      <w:pPr>
        <w:ind w:left="0"/>
      </w:pPr>
    </w:p>
    <w:p w14:paraId="4A69137E" w14:textId="4C8C8B41" w:rsidR="007335E6" w:rsidRDefault="007335E6" w:rsidP="007335E6">
      <w:pPr>
        <w:pStyle w:val="Heading2"/>
      </w:pPr>
      <w:bookmarkStart w:id="25" w:name="_Toc130028492"/>
      <w:r w:rsidRPr="007335E6">
        <w:t xml:space="preserve">What </w:t>
      </w:r>
      <w:r w:rsidR="00537B6B" w:rsidRPr="007335E6">
        <w:t>is</w:t>
      </w:r>
      <w:r w:rsidRPr="007335E6">
        <w:t xml:space="preserve"> the difference between the pitch angle (θ) and the angle of attack (α), and between the sideslip angle (β) and the heading angle (ψ)?</w:t>
      </w:r>
      <w:bookmarkEnd w:id="25"/>
    </w:p>
    <w:p w14:paraId="64CF92F5" w14:textId="77777777" w:rsidR="00FF6911" w:rsidRDefault="00FF6911" w:rsidP="00FF6911">
      <w:pPr>
        <w:ind w:left="0"/>
      </w:pPr>
    </w:p>
    <w:p w14:paraId="0A459DB2" w14:textId="2406F5A9" w:rsidR="00FF6911" w:rsidRDefault="00FF6911" w:rsidP="00FF6911">
      <w:pPr>
        <w:ind w:left="0"/>
      </w:pPr>
      <w:r>
        <w:t>The pitch angle (θ) is the angle between the aircraft's longitudinal axis (i.e. the direction of travel) and its horizontal plane</w:t>
      </w:r>
      <w:r w:rsidR="000407EF">
        <w:t xml:space="preserve"> </w:t>
      </w:r>
      <w:r w:rsidR="005367E5">
        <w:rPr>
          <w:b/>
          <w:bCs/>
          <w:color w:val="002060"/>
        </w:rPr>
        <w:t>[31]</w:t>
      </w:r>
      <w:r w:rsidRPr="006C3E38">
        <w:rPr>
          <w:b/>
          <w:bCs/>
          <w:color w:val="002060"/>
        </w:rPr>
        <w:t>.</w:t>
      </w:r>
      <w:r>
        <w:t xml:space="preserve"> In other words, it describes whether the aircraft is pitched up or down relative to its direction of travel. The pitch angle can be controlled by adjusting the aircraft's elevators.</w:t>
      </w:r>
    </w:p>
    <w:p w14:paraId="2BBF5D3A" w14:textId="77777777" w:rsidR="00FF6911" w:rsidRDefault="00FF6911" w:rsidP="00FF6911">
      <w:pPr>
        <w:ind w:left="0"/>
      </w:pPr>
    </w:p>
    <w:p w14:paraId="67685050" w14:textId="50C9FEE3" w:rsidR="00FF6911" w:rsidRDefault="00FF6911" w:rsidP="00FF6911">
      <w:pPr>
        <w:ind w:left="0"/>
      </w:pPr>
      <w:r>
        <w:t>The angle of attack (α), on the other hand, is the angle between the aircraft's chord line (i.e. the line connecting the leading and trailing edges of the wing) and the relative wind</w:t>
      </w:r>
      <w:r w:rsidR="000407EF">
        <w:t xml:space="preserve"> </w:t>
      </w:r>
      <w:r w:rsidR="005367E5">
        <w:rPr>
          <w:b/>
          <w:bCs/>
          <w:color w:val="002060"/>
        </w:rPr>
        <w:t>[32]</w:t>
      </w:r>
      <w:r w:rsidR="006114EF">
        <w:t xml:space="preserve"> as shown in figure 2</w:t>
      </w:r>
      <w:r>
        <w:t>. This angle describes how much the air is "attacking" the wing and is an important factor in determining the lift and drag forces on the wing. The angle of attack can be controlled by adjusting the aircraft's flaps and by changing the pitch angle.</w:t>
      </w:r>
    </w:p>
    <w:p w14:paraId="529C2D87" w14:textId="4C8B7AC5" w:rsidR="009244DC" w:rsidRDefault="009244DC" w:rsidP="00FF6911">
      <w:pPr>
        <w:ind w:left="0"/>
      </w:pPr>
    </w:p>
    <w:p w14:paraId="48AAF40F" w14:textId="42F473FA" w:rsidR="009244DC" w:rsidRDefault="009244DC" w:rsidP="009244DC">
      <w:pPr>
        <w:keepNext/>
        <w:ind w:left="0"/>
        <w:jc w:val="center"/>
      </w:pPr>
      <w:r w:rsidRPr="00173E5D">
        <w:rPr>
          <w:noProof/>
        </w:rPr>
        <w:drawing>
          <wp:inline distT="0" distB="0" distL="0" distR="0" wp14:anchorId="234AD3E4" wp14:editId="08AFA5AD">
            <wp:extent cx="2970546" cy="1617345"/>
            <wp:effectExtent l="0" t="0" r="1270" b="190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rotWithShape="1">
                    <a:blip r:embed="rId13"/>
                    <a:srcRect l="2244" t="13165" r="3856" b="5329"/>
                    <a:stretch/>
                  </pic:blipFill>
                  <pic:spPr bwMode="auto">
                    <a:xfrm>
                      <a:off x="0" y="0"/>
                      <a:ext cx="2996807" cy="1631643"/>
                    </a:xfrm>
                    <a:prstGeom prst="rect">
                      <a:avLst/>
                    </a:prstGeom>
                    <a:ln>
                      <a:noFill/>
                    </a:ln>
                    <a:extLst>
                      <a:ext uri="{53640926-AAD7-44D8-BBD7-CCE9431645EC}">
                        <a14:shadowObscured xmlns:a14="http://schemas.microsoft.com/office/drawing/2010/main"/>
                      </a:ext>
                    </a:extLst>
                  </pic:spPr>
                </pic:pic>
              </a:graphicData>
            </a:graphic>
          </wp:inline>
        </w:drawing>
      </w:r>
    </w:p>
    <w:p w14:paraId="1DF1B288" w14:textId="495FF2BE" w:rsidR="009244DC" w:rsidRDefault="009244DC" w:rsidP="009244DC">
      <w:pPr>
        <w:pStyle w:val="Caption"/>
      </w:pPr>
      <w:r>
        <w:t xml:space="preserve">Figure </w:t>
      </w:r>
      <w:fldSimple w:instr=" SEQ Figure \* ARABIC ">
        <w:r w:rsidR="00956C27">
          <w:rPr>
            <w:noProof/>
          </w:rPr>
          <w:t>2</w:t>
        </w:r>
      </w:fldSimple>
      <w:r>
        <w:t xml:space="preserve"> </w:t>
      </w:r>
      <w:r w:rsidRPr="002C6B06">
        <w:t xml:space="preserve">Pitch angle &amp; </w:t>
      </w:r>
      <w:proofErr w:type="spellStart"/>
      <w:r w:rsidRPr="002C6B06">
        <w:t>A</w:t>
      </w:r>
      <w:r>
        <w:t>o</w:t>
      </w:r>
      <w:r w:rsidRPr="002C6B06">
        <w:t>A</w:t>
      </w:r>
      <w:proofErr w:type="spellEnd"/>
    </w:p>
    <w:p w14:paraId="54C23434" w14:textId="77777777" w:rsidR="00FF6911" w:rsidRDefault="00FF6911" w:rsidP="00FF6911">
      <w:pPr>
        <w:ind w:left="0"/>
      </w:pPr>
    </w:p>
    <w:p w14:paraId="39598296" w14:textId="70630066" w:rsidR="00FF6911" w:rsidRDefault="00FF6911" w:rsidP="00FF6911">
      <w:pPr>
        <w:ind w:left="0"/>
      </w:pPr>
      <w:r>
        <w:t>The sideslip angle (β) is the angle between the aircraft's longitudinal axis and the relative wind in the lateral (sideways) direction</w:t>
      </w:r>
      <w:r w:rsidR="002B140A">
        <w:t xml:space="preserve"> </w:t>
      </w:r>
      <w:r w:rsidR="005367E5">
        <w:rPr>
          <w:b/>
          <w:bCs/>
          <w:color w:val="002060"/>
        </w:rPr>
        <w:t>[33]</w:t>
      </w:r>
      <w:r w:rsidR="002B140A">
        <w:t xml:space="preserve"> as shown in figure 3</w:t>
      </w:r>
      <w:r>
        <w:t>. In other words, it describes whether the aircraft is sliding to the left or right relative to its direction of travel. The sideslip angle can be controlled by adjusting the aircraft's rudder.</w:t>
      </w:r>
    </w:p>
    <w:p w14:paraId="126C63DD" w14:textId="633FD546" w:rsidR="002B140A" w:rsidRDefault="002B140A" w:rsidP="00FF6911">
      <w:pPr>
        <w:ind w:left="0"/>
      </w:pPr>
    </w:p>
    <w:p w14:paraId="2E266882" w14:textId="0A1184AD" w:rsidR="002B140A" w:rsidRDefault="002B140A" w:rsidP="002B140A">
      <w:pPr>
        <w:keepNext/>
        <w:ind w:left="0"/>
        <w:jc w:val="center"/>
      </w:pPr>
      <w:r>
        <w:rPr>
          <w:noProof/>
        </w:rPr>
        <w:drawing>
          <wp:inline distT="0" distB="0" distL="0" distR="0" wp14:anchorId="5EC5D145" wp14:editId="65FA2984">
            <wp:extent cx="1996440" cy="2013023"/>
            <wp:effectExtent l="0" t="0" r="3810" b="6350"/>
            <wp:docPr id="6" name="Picture 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13821" cy="2030549"/>
                    </a:xfrm>
                    <a:prstGeom prst="rect">
                      <a:avLst/>
                    </a:prstGeom>
                    <a:noFill/>
                    <a:ln>
                      <a:noFill/>
                    </a:ln>
                  </pic:spPr>
                </pic:pic>
              </a:graphicData>
            </a:graphic>
          </wp:inline>
        </w:drawing>
      </w:r>
    </w:p>
    <w:p w14:paraId="22E5BCEB" w14:textId="361A0177" w:rsidR="002B140A" w:rsidRDefault="002B140A" w:rsidP="002B140A">
      <w:pPr>
        <w:pStyle w:val="Caption"/>
      </w:pPr>
      <w:r>
        <w:t xml:space="preserve">Figure </w:t>
      </w:r>
      <w:fldSimple w:instr=" SEQ Figure \* ARABIC ">
        <w:r w:rsidR="00956C27">
          <w:rPr>
            <w:noProof/>
          </w:rPr>
          <w:t>3</w:t>
        </w:r>
      </w:fldSimple>
      <w:r>
        <w:t xml:space="preserve"> </w:t>
      </w:r>
      <w:r w:rsidRPr="00445735">
        <w:t>Sideslip angle</w:t>
      </w:r>
    </w:p>
    <w:p w14:paraId="39F38A36" w14:textId="221ECB1C" w:rsidR="00FF6911" w:rsidRDefault="00FF6911" w:rsidP="00FF6911">
      <w:pPr>
        <w:ind w:left="0"/>
      </w:pPr>
    </w:p>
    <w:p w14:paraId="1262A447" w14:textId="6D44E69F" w:rsidR="00C72341" w:rsidRDefault="00C72341" w:rsidP="00FF6911">
      <w:pPr>
        <w:ind w:left="0"/>
      </w:pPr>
    </w:p>
    <w:p w14:paraId="07504FC3" w14:textId="2F1091D4" w:rsidR="00C72341" w:rsidRDefault="00C72341" w:rsidP="00FF6911">
      <w:pPr>
        <w:ind w:left="0"/>
      </w:pPr>
    </w:p>
    <w:p w14:paraId="29B74F61" w14:textId="786CFC26" w:rsidR="00C72341" w:rsidRDefault="00C72341" w:rsidP="00FF6911">
      <w:pPr>
        <w:ind w:left="0"/>
      </w:pPr>
    </w:p>
    <w:p w14:paraId="08123BB0" w14:textId="3E888868" w:rsidR="00C72341" w:rsidRDefault="00C72341" w:rsidP="00FF6911">
      <w:pPr>
        <w:ind w:left="0"/>
      </w:pPr>
    </w:p>
    <w:p w14:paraId="16E5E3D6" w14:textId="77777777" w:rsidR="00C72341" w:rsidRDefault="00C72341" w:rsidP="00FF6911">
      <w:pPr>
        <w:ind w:left="0"/>
      </w:pPr>
    </w:p>
    <w:p w14:paraId="4F0A0BAA" w14:textId="5852F87A" w:rsidR="00FF6911" w:rsidRDefault="00FF6911" w:rsidP="00FF6911">
      <w:pPr>
        <w:ind w:left="0"/>
      </w:pPr>
      <w:r>
        <w:t>The heading angle (ψ), on the other hand, is the angle between the aircraft's longitudinal axis and true north</w:t>
      </w:r>
      <w:r w:rsidR="0057321F">
        <w:t xml:space="preserve"> </w:t>
      </w:r>
      <w:r w:rsidR="005367E5">
        <w:rPr>
          <w:b/>
          <w:bCs/>
          <w:color w:val="002060"/>
        </w:rPr>
        <w:t>[31]</w:t>
      </w:r>
      <w:r w:rsidR="0057321F">
        <w:t xml:space="preserve"> as shown in figure 4</w:t>
      </w:r>
      <w:r>
        <w:t>. It describes the direction in which the aircraft is pointing. The heading angle can be controlled by adjusting the aircraft's ailerons and by using the rudder to initiate turns.</w:t>
      </w:r>
    </w:p>
    <w:p w14:paraId="0E73B272" w14:textId="079188EC" w:rsidR="0057321F" w:rsidRDefault="0057321F" w:rsidP="00FF6911">
      <w:pPr>
        <w:ind w:left="0"/>
      </w:pPr>
    </w:p>
    <w:p w14:paraId="4518E74D" w14:textId="19F45D11" w:rsidR="0057321F" w:rsidRDefault="0057321F" w:rsidP="0057321F">
      <w:pPr>
        <w:keepNext/>
        <w:ind w:left="0"/>
        <w:jc w:val="center"/>
      </w:pPr>
      <w:r>
        <w:rPr>
          <w:noProof/>
        </w:rPr>
        <w:drawing>
          <wp:inline distT="0" distB="0" distL="0" distR="0" wp14:anchorId="4956B5BE" wp14:editId="1E870D45">
            <wp:extent cx="1935480" cy="1959488"/>
            <wp:effectExtent l="0" t="0" r="7620" b="3175"/>
            <wp:docPr id="3" name="Picture 3"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radar char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35480" cy="1959488"/>
                    </a:xfrm>
                    <a:prstGeom prst="rect">
                      <a:avLst/>
                    </a:prstGeom>
                    <a:noFill/>
                    <a:ln>
                      <a:noFill/>
                    </a:ln>
                  </pic:spPr>
                </pic:pic>
              </a:graphicData>
            </a:graphic>
          </wp:inline>
        </w:drawing>
      </w:r>
    </w:p>
    <w:p w14:paraId="753E807A" w14:textId="3AC41836" w:rsidR="0057321F" w:rsidRDefault="0057321F" w:rsidP="0057321F">
      <w:pPr>
        <w:pStyle w:val="Caption"/>
      </w:pPr>
      <w:r>
        <w:t xml:space="preserve">Figure </w:t>
      </w:r>
      <w:fldSimple w:instr=" SEQ Figure \* ARABIC ">
        <w:r w:rsidR="00956C27">
          <w:rPr>
            <w:noProof/>
          </w:rPr>
          <w:t>4</w:t>
        </w:r>
      </w:fldSimple>
      <w:r>
        <w:t xml:space="preserve"> </w:t>
      </w:r>
      <w:r w:rsidRPr="00E476D1">
        <w:t>Heading angle</w:t>
      </w:r>
    </w:p>
    <w:p w14:paraId="4F6E4EA0" w14:textId="77777777" w:rsidR="00FF6911" w:rsidRDefault="00FF6911" w:rsidP="00FF6911">
      <w:pPr>
        <w:ind w:left="0"/>
      </w:pPr>
    </w:p>
    <w:p w14:paraId="53747185" w14:textId="55CB301B" w:rsidR="007335E6" w:rsidRDefault="00FF6911" w:rsidP="00FF6911">
      <w:pPr>
        <w:ind w:left="0"/>
      </w:pPr>
      <w:r>
        <w:t>In general, a higher sideslip angle can cause the aircraft to experience a yawing motion (i.e. rotation around its vertical axis), which can be uncomfortable for passengers and can cause problems with directional stability. The heading angle is important for navigation and for maintaining the desired flight path.</w:t>
      </w:r>
    </w:p>
    <w:p w14:paraId="41CCDB3F" w14:textId="6B03E75C" w:rsidR="007335E6" w:rsidRDefault="007335E6" w:rsidP="004E4C64">
      <w:pPr>
        <w:ind w:left="0"/>
      </w:pPr>
    </w:p>
    <w:p w14:paraId="0FCFAEB5" w14:textId="2D6E1A04" w:rsidR="007335E6" w:rsidRDefault="007335E6" w:rsidP="004E4C64">
      <w:pPr>
        <w:ind w:left="0"/>
      </w:pPr>
    </w:p>
    <w:p w14:paraId="73E8D122" w14:textId="709DC317" w:rsidR="007335E6" w:rsidRDefault="007335E6" w:rsidP="004E4C64">
      <w:pPr>
        <w:ind w:left="0"/>
      </w:pPr>
    </w:p>
    <w:p w14:paraId="6F52413D" w14:textId="419DB2FA" w:rsidR="00E14BD8" w:rsidRDefault="00E14BD8" w:rsidP="004E4C64">
      <w:pPr>
        <w:ind w:left="0"/>
      </w:pPr>
    </w:p>
    <w:p w14:paraId="59E7F75C" w14:textId="33097CC2" w:rsidR="00E14BD8" w:rsidRDefault="00E14BD8" w:rsidP="004E4C64">
      <w:pPr>
        <w:ind w:left="0"/>
      </w:pPr>
    </w:p>
    <w:p w14:paraId="0E03ED61" w14:textId="027A3EEA" w:rsidR="00E14BD8" w:rsidRDefault="00E14BD8" w:rsidP="004E4C64">
      <w:pPr>
        <w:ind w:left="0"/>
      </w:pPr>
    </w:p>
    <w:p w14:paraId="26CC4B03" w14:textId="066667D2" w:rsidR="005A05C5" w:rsidRDefault="005A05C5" w:rsidP="004E4C64">
      <w:pPr>
        <w:ind w:left="0"/>
      </w:pPr>
    </w:p>
    <w:p w14:paraId="21A99079" w14:textId="011839BE" w:rsidR="005A05C5" w:rsidRDefault="005A05C5" w:rsidP="004E4C64">
      <w:pPr>
        <w:ind w:left="0"/>
      </w:pPr>
    </w:p>
    <w:p w14:paraId="196BE1F4" w14:textId="5AC7FC65" w:rsidR="005A05C5" w:rsidRDefault="005A05C5" w:rsidP="004E4C64">
      <w:pPr>
        <w:ind w:left="0"/>
      </w:pPr>
    </w:p>
    <w:p w14:paraId="452AA138" w14:textId="0F77C082" w:rsidR="005A05C5" w:rsidRDefault="005A05C5" w:rsidP="004E4C64">
      <w:pPr>
        <w:ind w:left="0"/>
      </w:pPr>
    </w:p>
    <w:p w14:paraId="0020E291" w14:textId="08A09604" w:rsidR="005A05C5" w:rsidRDefault="005A05C5" w:rsidP="004E4C64">
      <w:pPr>
        <w:ind w:left="0"/>
      </w:pPr>
    </w:p>
    <w:p w14:paraId="13A7D9EB" w14:textId="295FD2A5" w:rsidR="005A05C5" w:rsidRDefault="005A05C5" w:rsidP="004E4C64">
      <w:pPr>
        <w:ind w:left="0"/>
      </w:pPr>
    </w:p>
    <w:p w14:paraId="5C20DD11" w14:textId="73CDC48E" w:rsidR="005A05C5" w:rsidRDefault="005A05C5" w:rsidP="004E4C64">
      <w:pPr>
        <w:ind w:left="0"/>
      </w:pPr>
    </w:p>
    <w:p w14:paraId="37FA68FB" w14:textId="1C9A4685" w:rsidR="005A05C5" w:rsidRDefault="005A05C5" w:rsidP="004E4C64">
      <w:pPr>
        <w:ind w:left="0"/>
      </w:pPr>
    </w:p>
    <w:p w14:paraId="65900DEB" w14:textId="6272D3A6" w:rsidR="005A05C5" w:rsidRDefault="005A05C5" w:rsidP="004E4C64">
      <w:pPr>
        <w:ind w:left="0"/>
      </w:pPr>
    </w:p>
    <w:p w14:paraId="6A2E7AFE" w14:textId="14314D80" w:rsidR="005A05C5" w:rsidRDefault="005A05C5" w:rsidP="004E4C64">
      <w:pPr>
        <w:ind w:left="0"/>
      </w:pPr>
    </w:p>
    <w:p w14:paraId="4276D834" w14:textId="64511F46" w:rsidR="005A05C5" w:rsidRDefault="005A05C5" w:rsidP="004E4C64">
      <w:pPr>
        <w:ind w:left="0"/>
      </w:pPr>
    </w:p>
    <w:p w14:paraId="1729BF36" w14:textId="37993AFB" w:rsidR="005A05C5" w:rsidRDefault="005A05C5" w:rsidP="004E4C64">
      <w:pPr>
        <w:ind w:left="0"/>
      </w:pPr>
    </w:p>
    <w:p w14:paraId="0C788A26" w14:textId="07589AEA" w:rsidR="005A05C5" w:rsidRDefault="005A05C5" w:rsidP="004E4C64">
      <w:pPr>
        <w:ind w:left="0"/>
      </w:pPr>
    </w:p>
    <w:p w14:paraId="6D3BC4F1" w14:textId="28FF4BC3" w:rsidR="005A05C5" w:rsidRDefault="005A05C5" w:rsidP="004E4C64">
      <w:pPr>
        <w:ind w:left="0"/>
      </w:pPr>
    </w:p>
    <w:p w14:paraId="650A3534" w14:textId="53A80307" w:rsidR="005A05C5" w:rsidRDefault="005A05C5" w:rsidP="004E4C64">
      <w:pPr>
        <w:ind w:left="0"/>
      </w:pPr>
    </w:p>
    <w:p w14:paraId="6F88F609" w14:textId="7453B6F2" w:rsidR="005A05C5" w:rsidRDefault="005A05C5" w:rsidP="004E4C64">
      <w:pPr>
        <w:ind w:left="0"/>
      </w:pPr>
    </w:p>
    <w:p w14:paraId="4A9E4F89" w14:textId="365E0AB8" w:rsidR="005A05C5" w:rsidRDefault="005A05C5" w:rsidP="004E4C64">
      <w:pPr>
        <w:ind w:left="0"/>
      </w:pPr>
    </w:p>
    <w:p w14:paraId="50CE076A" w14:textId="0AFF4DCB" w:rsidR="005A05C5" w:rsidRDefault="005A05C5" w:rsidP="004E4C64">
      <w:pPr>
        <w:ind w:left="0"/>
      </w:pPr>
    </w:p>
    <w:p w14:paraId="7F5827E1" w14:textId="73FED959" w:rsidR="005A05C5" w:rsidRDefault="005A05C5" w:rsidP="004E4C64">
      <w:pPr>
        <w:ind w:left="0"/>
      </w:pPr>
    </w:p>
    <w:p w14:paraId="12E519DB" w14:textId="1322C157" w:rsidR="005A05C5" w:rsidRDefault="00427C30" w:rsidP="00427C30">
      <w:pPr>
        <w:pStyle w:val="Heading2"/>
      </w:pPr>
      <w:bookmarkStart w:id="26" w:name="_Toc130028493"/>
      <w:r w:rsidRPr="00427C30">
        <w:t>There are different attitude representations other than Euler angles such as Direction Cosine Matrix, quaternions, and axis-angle representation. Explain them, and tell what're their advantages/disadvantages</w:t>
      </w:r>
      <w:r w:rsidR="00592430">
        <w:t xml:space="preserve"> </w:t>
      </w:r>
      <w:r w:rsidR="005367E5">
        <w:rPr>
          <w:vertAlign w:val="superscript"/>
        </w:rPr>
        <w:t>[34][35][36][37]</w:t>
      </w:r>
      <w:bookmarkEnd w:id="26"/>
    </w:p>
    <w:p w14:paraId="5C38221D" w14:textId="70819776" w:rsidR="005A05C5" w:rsidRDefault="005A05C5" w:rsidP="004E4C64">
      <w:pPr>
        <w:ind w:left="0"/>
      </w:pPr>
    </w:p>
    <w:p w14:paraId="3DDD9A25" w14:textId="36820F0B" w:rsidR="00135283" w:rsidRPr="006E3399" w:rsidRDefault="00135283" w:rsidP="00B56BDF">
      <w:pPr>
        <w:ind w:left="0"/>
        <w:rPr>
          <w:b/>
          <w:bCs/>
          <w:sz w:val="23"/>
          <w:szCs w:val="23"/>
        </w:rPr>
      </w:pPr>
      <w:r w:rsidRPr="006E3399">
        <w:rPr>
          <w:b/>
          <w:bCs/>
          <w:sz w:val="23"/>
          <w:szCs w:val="23"/>
        </w:rPr>
        <w:t>1. Euler Angles:</w:t>
      </w:r>
      <w:r w:rsidR="00B56BDF" w:rsidRPr="006E3399">
        <w:rPr>
          <w:b/>
          <w:bCs/>
          <w:sz w:val="23"/>
          <w:szCs w:val="23"/>
        </w:rPr>
        <w:t xml:space="preserve"> </w:t>
      </w:r>
      <w:r w:rsidRPr="006E3399">
        <w:rPr>
          <w:sz w:val="23"/>
          <w:szCs w:val="23"/>
        </w:rPr>
        <w:t>Euler angles are a set of three angles that define the orientation of an object relative to a fixed coordinate system. The three angles are typically referred to as roll, pitch, and yaw angles.</w:t>
      </w:r>
      <w:r w:rsidR="00196C51" w:rsidRPr="006E3399">
        <w:rPr>
          <w:sz w:val="23"/>
          <w:szCs w:val="23"/>
        </w:rPr>
        <w:t xml:space="preserve"> </w:t>
      </w:r>
    </w:p>
    <w:p w14:paraId="3917E04C" w14:textId="6B2B1B49" w:rsidR="00196C51" w:rsidRPr="006E3399" w:rsidRDefault="00196C51" w:rsidP="00135283">
      <w:pPr>
        <w:ind w:left="0"/>
        <w:rPr>
          <w:sz w:val="23"/>
          <w:szCs w:val="23"/>
        </w:rPr>
      </w:pPr>
    </w:p>
    <w:p w14:paraId="7758DFB5" w14:textId="356EA53B" w:rsidR="002A2816" w:rsidRPr="006E3399" w:rsidRDefault="00135283" w:rsidP="001A40F4">
      <w:pPr>
        <w:ind w:left="0"/>
        <w:rPr>
          <w:b/>
          <w:bCs/>
          <w:sz w:val="23"/>
          <w:szCs w:val="23"/>
        </w:rPr>
      </w:pPr>
      <w:r w:rsidRPr="006E3399">
        <w:rPr>
          <w:b/>
          <w:bCs/>
          <w:sz w:val="23"/>
          <w:szCs w:val="23"/>
        </w:rPr>
        <w:t>2. Direction Cosine Matrix (DCM):</w:t>
      </w:r>
      <w:r w:rsidR="00B56BDF" w:rsidRPr="006E3399">
        <w:rPr>
          <w:b/>
          <w:bCs/>
          <w:sz w:val="23"/>
          <w:szCs w:val="23"/>
        </w:rPr>
        <w:t xml:space="preserve"> </w:t>
      </w:r>
      <w:r w:rsidRPr="006E3399">
        <w:rPr>
          <w:sz w:val="23"/>
          <w:szCs w:val="23"/>
        </w:rPr>
        <w:t>A direction cosine matrix is a 3x3 matrix that defines the transformation between two coordinate frames. In the context of attitude representation, the DCM describes the rotation from a body frame (the frame attached to the vehicle) to an inertial frame (a fixed, non-rotating frame).</w:t>
      </w:r>
    </w:p>
    <w:p w14:paraId="1926CC04" w14:textId="77777777" w:rsidR="00135283" w:rsidRPr="006E3399" w:rsidRDefault="00135283" w:rsidP="00135283">
      <w:pPr>
        <w:ind w:left="0"/>
        <w:rPr>
          <w:sz w:val="23"/>
          <w:szCs w:val="23"/>
        </w:rPr>
      </w:pPr>
    </w:p>
    <w:p w14:paraId="4A86AC88" w14:textId="5231ECE3" w:rsidR="001A40F4" w:rsidRPr="006E3399" w:rsidRDefault="00135283" w:rsidP="00EB2BEA">
      <w:pPr>
        <w:ind w:left="0"/>
        <w:rPr>
          <w:b/>
          <w:bCs/>
          <w:sz w:val="23"/>
          <w:szCs w:val="23"/>
        </w:rPr>
      </w:pPr>
      <w:r w:rsidRPr="006E3399">
        <w:rPr>
          <w:b/>
          <w:bCs/>
          <w:sz w:val="23"/>
          <w:szCs w:val="23"/>
        </w:rPr>
        <w:t>3. Quaternions:</w:t>
      </w:r>
      <w:r w:rsidR="001A40F4" w:rsidRPr="006E3399">
        <w:rPr>
          <w:b/>
          <w:bCs/>
          <w:sz w:val="23"/>
          <w:szCs w:val="23"/>
        </w:rPr>
        <w:t xml:space="preserve"> </w:t>
      </w:r>
      <w:r w:rsidRPr="006E3399">
        <w:rPr>
          <w:sz w:val="23"/>
          <w:szCs w:val="23"/>
        </w:rPr>
        <w:t>A quaternion is a four-dimensional number that can be used to represent a rotation in three-dimensional space. Quaternions have a scalar component (real part) and a vector component (imaginary part), and can be used to perform rotations by multiplying them with a vector.</w:t>
      </w:r>
    </w:p>
    <w:p w14:paraId="6BDDE2D3" w14:textId="77777777" w:rsidR="00135283" w:rsidRPr="006E3399" w:rsidRDefault="00135283" w:rsidP="00135283">
      <w:pPr>
        <w:ind w:left="0"/>
        <w:rPr>
          <w:sz w:val="23"/>
          <w:szCs w:val="23"/>
        </w:rPr>
      </w:pPr>
    </w:p>
    <w:p w14:paraId="3022911A" w14:textId="40D5545B" w:rsidR="00DF0B7D" w:rsidRDefault="00135283" w:rsidP="006E3399">
      <w:pPr>
        <w:ind w:left="0"/>
        <w:rPr>
          <w:sz w:val="23"/>
          <w:szCs w:val="23"/>
        </w:rPr>
      </w:pPr>
      <w:r w:rsidRPr="006E3399">
        <w:rPr>
          <w:b/>
          <w:bCs/>
          <w:sz w:val="23"/>
          <w:szCs w:val="23"/>
        </w:rPr>
        <w:t>4. Axis-Angle Representation:</w:t>
      </w:r>
      <w:r w:rsidR="00EB2BEA" w:rsidRPr="006E3399">
        <w:rPr>
          <w:b/>
          <w:bCs/>
          <w:sz w:val="23"/>
          <w:szCs w:val="23"/>
        </w:rPr>
        <w:t xml:space="preserve"> </w:t>
      </w:r>
      <w:r w:rsidRPr="006E3399">
        <w:rPr>
          <w:sz w:val="23"/>
          <w:szCs w:val="23"/>
        </w:rPr>
        <w:t>An axis-angle representation defines a rotation as an axis (a unit vector) and an angle of rotation about that axis.</w:t>
      </w:r>
    </w:p>
    <w:p w14:paraId="53120AA3" w14:textId="77777777" w:rsidR="006E3399" w:rsidRPr="006E3399" w:rsidRDefault="006E3399" w:rsidP="006E3399">
      <w:pPr>
        <w:ind w:left="0"/>
        <w:rPr>
          <w:b/>
          <w:bCs/>
          <w:sz w:val="23"/>
          <w:szCs w:val="23"/>
        </w:rPr>
      </w:pPr>
    </w:p>
    <w:p w14:paraId="7B00DE9E" w14:textId="6E87E03F" w:rsidR="006E3399" w:rsidRDefault="006E3399" w:rsidP="006E3399">
      <w:pPr>
        <w:pStyle w:val="Caption"/>
        <w:keepNext/>
      </w:pPr>
      <w:r>
        <w:t xml:space="preserve">Table </w:t>
      </w:r>
      <w:fldSimple w:instr=" SEQ Table \* ARABIC ">
        <w:r w:rsidR="00956C27">
          <w:rPr>
            <w:noProof/>
          </w:rPr>
          <w:t>1</w:t>
        </w:r>
      </w:fldSimple>
      <w:r>
        <w:t xml:space="preserve"> </w:t>
      </w:r>
      <w:r w:rsidRPr="006424AC">
        <w:t>Advantages and disadvantages of attitude representations</w:t>
      </w:r>
    </w:p>
    <w:tbl>
      <w:tblPr>
        <w:tblStyle w:val="GridTable4"/>
        <w:tblW w:w="11155" w:type="dxa"/>
        <w:jc w:val="center"/>
        <w:tblLook w:val="04A0" w:firstRow="1" w:lastRow="0" w:firstColumn="1" w:lastColumn="0" w:noHBand="0" w:noVBand="1"/>
      </w:tblPr>
      <w:tblGrid>
        <w:gridCol w:w="1785"/>
        <w:gridCol w:w="3700"/>
        <w:gridCol w:w="5670"/>
      </w:tblGrid>
      <w:tr w:rsidR="00DF0B7D" w:rsidRPr="00DB2804" w14:paraId="53ED7E09" w14:textId="77777777" w:rsidTr="00DB2804">
        <w:trPr>
          <w:cnfStyle w:val="100000000000" w:firstRow="1" w:lastRow="0" w:firstColumn="0" w:lastColumn="0" w:oddVBand="0" w:evenVBand="0" w:oddHBand="0" w:evenHBand="0" w:firstRowFirstColumn="0" w:firstRowLastColumn="0" w:lastRowFirstColumn="0" w:lastRowLastColumn="0"/>
          <w:trHeight w:val="651"/>
          <w:jc w:val="center"/>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406818CC" w14:textId="77777777" w:rsidR="00EB2BEA" w:rsidRPr="00DB2804" w:rsidRDefault="00EB2BEA" w:rsidP="00985F33">
            <w:pPr>
              <w:jc w:val="center"/>
              <w:rPr>
                <w:sz w:val="22"/>
                <w:szCs w:val="22"/>
              </w:rPr>
            </w:pPr>
            <w:r w:rsidRPr="00DB2804">
              <w:rPr>
                <w:sz w:val="22"/>
                <w:szCs w:val="22"/>
              </w:rPr>
              <w:t>Representation</w:t>
            </w:r>
          </w:p>
        </w:tc>
        <w:tc>
          <w:tcPr>
            <w:tcW w:w="3700" w:type="dxa"/>
            <w:vAlign w:val="center"/>
          </w:tcPr>
          <w:p w14:paraId="748C225F" w14:textId="77777777" w:rsidR="00EB2BEA" w:rsidRPr="00DB2804" w:rsidRDefault="00EB2BEA" w:rsidP="00985F33">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B2804">
              <w:rPr>
                <w:sz w:val="22"/>
                <w:szCs w:val="22"/>
              </w:rPr>
              <w:t>Advantages</w:t>
            </w:r>
          </w:p>
        </w:tc>
        <w:tc>
          <w:tcPr>
            <w:tcW w:w="5670" w:type="dxa"/>
            <w:vAlign w:val="center"/>
          </w:tcPr>
          <w:p w14:paraId="3F0F95AA" w14:textId="77777777" w:rsidR="00EB2BEA" w:rsidRPr="00DB2804" w:rsidRDefault="00EB2BEA" w:rsidP="00985F33">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DB2804">
              <w:rPr>
                <w:sz w:val="22"/>
                <w:szCs w:val="22"/>
              </w:rPr>
              <w:t>Disadvantages</w:t>
            </w:r>
          </w:p>
        </w:tc>
      </w:tr>
      <w:tr w:rsidR="00DF0B7D" w:rsidRPr="00DB2804" w14:paraId="2D2430DD" w14:textId="77777777" w:rsidTr="00DB2804">
        <w:trPr>
          <w:cnfStyle w:val="000000100000" w:firstRow="0" w:lastRow="0" w:firstColumn="0" w:lastColumn="0" w:oddVBand="0" w:evenVBand="0" w:oddHBand="1" w:evenHBand="0" w:firstRowFirstColumn="0" w:firstRowLastColumn="0" w:lastRowFirstColumn="0" w:lastRowLastColumn="0"/>
          <w:trHeight w:val="672"/>
          <w:jc w:val="center"/>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590912F5" w14:textId="77777777" w:rsidR="00EB2BEA" w:rsidRPr="00DB2804" w:rsidRDefault="00EB2BEA" w:rsidP="00985F33">
            <w:pPr>
              <w:jc w:val="center"/>
              <w:rPr>
                <w:sz w:val="22"/>
                <w:szCs w:val="22"/>
              </w:rPr>
            </w:pPr>
            <w:r w:rsidRPr="00DB2804">
              <w:rPr>
                <w:sz w:val="22"/>
                <w:szCs w:val="22"/>
              </w:rPr>
              <w:t>Euler Angles</w:t>
            </w:r>
          </w:p>
        </w:tc>
        <w:tc>
          <w:tcPr>
            <w:tcW w:w="3700" w:type="dxa"/>
            <w:vAlign w:val="center"/>
          </w:tcPr>
          <w:p w14:paraId="4C292C3A" w14:textId="77777777" w:rsidR="00EB2BEA" w:rsidRPr="00DB2804" w:rsidRDefault="00EB2BEA" w:rsidP="00AF71FC">
            <w:pPr>
              <w:pStyle w:val="ListParagraph"/>
              <w:numPr>
                <w:ilvl w:val="0"/>
                <w:numId w:val="5"/>
              </w:numPr>
              <w:ind w:right="0"/>
              <w:jc w:val="left"/>
              <w:cnfStyle w:val="000000100000" w:firstRow="0" w:lastRow="0" w:firstColumn="0" w:lastColumn="0" w:oddVBand="0" w:evenVBand="0" w:oddHBand="1" w:evenHBand="0" w:firstRowFirstColumn="0" w:firstRowLastColumn="0" w:lastRowFirstColumn="0" w:lastRowLastColumn="0"/>
              <w:rPr>
                <w:sz w:val="22"/>
                <w:szCs w:val="22"/>
              </w:rPr>
            </w:pPr>
            <w:r w:rsidRPr="00DB2804">
              <w:rPr>
                <w:sz w:val="22"/>
                <w:szCs w:val="22"/>
              </w:rPr>
              <w:t>Simple to understand and can be easily visualized.</w:t>
            </w:r>
          </w:p>
        </w:tc>
        <w:tc>
          <w:tcPr>
            <w:tcW w:w="5670" w:type="dxa"/>
            <w:vAlign w:val="center"/>
          </w:tcPr>
          <w:p w14:paraId="62928423" w14:textId="77777777" w:rsidR="00EB2BEA" w:rsidRPr="00DB2804" w:rsidRDefault="00EB2BEA" w:rsidP="00AF71FC">
            <w:pPr>
              <w:pStyle w:val="ListParagraph"/>
              <w:numPr>
                <w:ilvl w:val="0"/>
                <w:numId w:val="5"/>
              </w:numPr>
              <w:ind w:right="0"/>
              <w:jc w:val="left"/>
              <w:cnfStyle w:val="000000100000" w:firstRow="0" w:lastRow="0" w:firstColumn="0" w:lastColumn="0" w:oddVBand="0" w:evenVBand="0" w:oddHBand="1" w:evenHBand="0" w:firstRowFirstColumn="0" w:firstRowLastColumn="0" w:lastRowFirstColumn="0" w:lastRowLastColumn="0"/>
              <w:rPr>
                <w:sz w:val="22"/>
                <w:szCs w:val="22"/>
              </w:rPr>
            </w:pPr>
            <w:r w:rsidRPr="00DB2804">
              <w:rPr>
                <w:sz w:val="22"/>
                <w:szCs w:val="22"/>
              </w:rPr>
              <w:t>Prone to gimbal lock</w:t>
            </w:r>
            <w:r w:rsidRPr="005E7FEB">
              <w:rPr>
                <w:rStyle w:val="FootnoteReference"/>
                <w:b/>
                <w:bCs/>
                <w:color w:val="C00000"/>
                <w:sz w:val="22"/>
                <w:szCs w:val="22"/>
              </w:rPr>
              <w:footnoteReference w:id="1"/>
            </w:r>
            <w:r w:rsidRPr="00DB2804">
              <w:rPr>
                <w:b/>
                <w:bCs/>
                <w:sz w:val="22"/>
                <w:szCs w:val="22"/>
              </w:rPr>
              <w:t xml:space="preserve"> </w:t>
            </w:r>
            <w:r w:rsidRPr="00DB2804">
              <w:rPr>
                <w:sz w:val="22"/>
                <w:szCs w:val="22"/>
              </w:rPr>
              <w:t>Interpolating between two orientations is problematic.</w:t>
            </w:r>
          </w:p>
          <w:p w14:paraId="29E40F1A" w14:textId="77777777" w:rsidR="00EB2BEA" w:rsidRPr="00DB2804" w:rsidRDefault="00EB2BEA" w:rsidP="00AF71FC">
            <w:pPr>
              <w:pStyle w:val="ListParagraph"/>
              <w:numPr>
                <w:ilvl w:val="0"/>
                <w:numId w:val="6"/>
              </w:numPr>
              <w:ind w:right="0"/>
              <w:jc w:val="left"/>
              <w:cnfStyle w:val="000000100000" w:firstRow="0" w:lastRow="0" w:firstColumn="0" w:lastColumn="0" w:oddVBand="0" w:evenVBand="0" w:oddHBand="1" w:evenHBand="0" w:firstRowFirstColumn="0" w:firstRowLastColumn="0" w:lastRowFirstColumn="0" w:lastRowLastColumn="0"/>
              <w:rPr>
                <w:sz w:val="22"/>
                <w:szCs w:val="22"/>
              </w:rPr>
            </w:pPr>
            <w:r w:rsidRPr="00DB2804">
              <w:rPr>
                <w:sz w:val="22"/>
                <w:szCs w:val="22"/>
              </w:rPr>
              <w:t>Not well-suited for numerical calculations, and can be prone to numerical instability.</w:t>
            </w:r>
            <w:r w:rsidRPr="005E7FEB">
              <w:rPr>
                <w:rStyle w:val="FootnoteReference"/>
                <w:b/>
                <w:bCs/>
                <w:color w:val="C00000"/>
                <w:sz w:val="22"/>
                <w:szCs w:val="22"/>
              </w:rPr>
              <w:footnoteReference w:id="2"/>
            </w:r>
          </w:p>
        </w:tc>
      </w:tr>
      <w:tr w:rsidR="00DF0B7D" w:rsidRPr="00DB2804" w14:paraId="2699FE71" w14:textId="77777777" w:rsidTr="00DB2804">
        <w:trPr>
          <w:trHeight w:val="651"/>
          <w:jc w:val="center"/>
        </w:trPr>
        <w:tc>
          <w:tcPr>
            <w:tcW w:w="1785" w:type="dxa"/>
            <w:vAlign w:val="center"/>
          </w:tcPr>
          <w:p w14:paraId="60734EA6" w14:textId="77777777" w:rsidR="00EB2BEA" w:rsidRPr="00DB2804" w:rsidRDefault="00EB2BEA" w:rsidP="00985F33">
            <w:pPr>
              <w:jc w:val="center"/>
              <w:cnfStyle w:val="001000000000" w:firstRow="0" w:lastRow="0" w:firstColumn="1" w:lastColumn="0" w:oddVBand="0" w:evenVBand="0" w:oddHBand="0" w:evenHBand="0" w:firstRowFirstColumn="0" w:firstRowLastColumn="0" w:lastRowFirstColumn="0" w:lastRowLastColumn="0"/>
              <w:rPr>
                <w:sz w:val="22"/>
                <w:szCs w:val="22"/>
              </w:rPr>
            </w:pPr>
            <w:r w:rsidRPr="00DB2804">
              <w:rPr>
                <w:sz w:val="22"/>
                <w:szCs w:val="22"/>
              </w:rPr>
              <w:t>Direction Cosine Matrix (DCM)</w:t>
            </w:r>
          </w:p>
        </w:tc>
        <w:tc>
          <w:tcPr>
            <w:tcW w:w="3700" w:type="dxa"/>
            <w:vAlign w:val="center"/>
          </w:tcPr>
          <w:p w14:paraId="429D1145" w14:textId="77777777" w:rsidR="00EB2BEA" w:rsidRPr="00DB2804" w:rsidRDefault="00EB2BEA" w:rsidP="00AF71FC">
            <w:pPr>
              <w:pStyle w:val="ListParagraph"/>
              <w:numPr>
                <w:ilvl w:val="0"/>
                <w:numId w:val="5"/>
              </w:numPr>
              <w:ind w:right="0"/>
              <w:jc w:val="left"/>
              <w:rPr>
                <w:sz w:val="22"/>
                <w:szCs w:val="22"/>
              </w:rPr>
            </w:pPr>
            <w:r w:rsidRPr="00DB2804">
              <w:rPr>
                <w:sz w:val="22"/>
                <w:szCs w:val="22"/>
              </w:rPr>
              <w:t>More numerically stable than Euler angles.</w:t>
            </w:r>
          </w:p>
          <w:p w14:paraId="1EAC4B2D" w14:textId="77777777" w:rsidR="00EB2BEA" w:rsidRPr="00DB2804" w:rsidRDefault="00EB2BEA" w:rsidP="00AF71FC">
            <w:pPr>
              <w:pStyle w:val="ListParagraph"/>
              <w:numPr>
                <w:ilvl w:val="0"/>
                <w:numId w:val="5"/>
              </w:numPr>
              <w:ind w:right="0"/>
              <w:jc w:val="left"/>
              <w:rPr>
                <w:sz w:val="22"/>
                <w:szCs w:val="22"/>
              </w:rPr>
            </w:pPr>
            <w:r w:rsidRPr="00DB2804">
              <w:rPr>
                <w:sz w:val="22"/>
                <w:szCs w:val="22"/>
              </w:rPr>
              <w:t>Can be easily inverted to obtain the inverse transformation.</w:t>
            </w:r>
          </w:p>
        </w:tc>
        <w:tc>
          <w:tcPr>
            <w:tcW w:w="5670" w:type="dxa"/>
            <w:vAlign w:val="center"/>
          </w:tcPr>
          <w:p w14:paraId="52CCBF49" w14:textId="77777777" w:rsidR="00EB2BEA" w:rsidRPr="00DB2804" w:rsidRDefault="00EB2BEA" w:rsidP="00AF71FC">
            <w:pPr>
              <w:pStyle w:val="ListParagraph"/>
              <w:numPr>
                <w:ilvl w:val="0"/>
                <w:numId w:val="5"/>
              </w:numPr>
              <w:ind w:right="0"/>
              <w:jc w:val="left"/>
              <w:rPr>
                <w:sz w:val="22"/>
                <w:szCs w:val="22"/>
              </w:rPr>
            </w:pPr>
            <w:r w:rsidRPr="00DB2804">
              <w:rPr>
                <w:sz w:val="22"/>
                <w:szCs w:val="22"/>
              </w:rPr>
              <w:t>Can be computationally expensive to calculate and update, especially in real-time applications.</w:t>
            </w:r>
          </w:p>
          <w:p w14:paraId="13D3275E" w14:textId="77777777" w:rsidR="00EB2BEA" w:rsidRPr="00DB2804" w:rsidRDefault="00EB2BEA" w:rsidP="00AF71FC">
            <w:pPr>
              <w:pStyle w:val="ListParagraph"/>
              <w:numPr>
                <w:ilvl w:val="0"/>
                <w:numId w:val="5"/>
              </w:numPr>
              <w:ind w:right="0"/>
              <w:jc w:val="left"/>
              <w:rPr>
                <w:sz w:val="22"/>
                <w:szCs w:val="22"/>
              </w:rPr>
            </w:pPr>
            <w:r w:rsidRPr="00DB2804">
              <w:rPr>
                <w:sz w:val="22"/>
                <w:szCs w:val="22"/>
              </w:rPr>
              <w:t>Prone to singularities when the rotation angle approaches 180 degrees.</w:t>
            </w:r>
            <w:r w:rsidRPr="005E7FEB">
              <w:rPr>
                <w:rStyle w:val="FootnoteReference"/>
                <w:b/>
                <w:bCs/>
                <w:color w:val="C00000"/>
                <w:sz w:val="22"/>
                <w:szCs w:val="22"/>
              </w:rPr>
              <w:footnoteReference w:id="3"/>
            </w:r>
          </w:p>
        </w:tc>
      </w:tr>
      <w:tr w:rsidR="00DF0B7D" w:rsidRPr="00DB2804" w14:paraId="60141B75" w14:textId="77777777" w:rsidTr="00DB2804">
        <w:trPr>
          <w:cnfStyle w:val="000000100000" w:firstRow="0" w:lastRow="0" w:firstColumn="0" w:lastColumn="0" w:oddVBand="0" w:evenVBand="0" w:oddHBand="1" w:evenHBand="0" w:firstRowFirstColumn="0" w:firstRowLastColumn="0" w:lastRowFirstColumn="0" w:lastRowLastColumn="0"/>
          <w:trHeight w:val="651"/>
          <w:jc w:val="center"/>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7CC2FEDA" w14:textId="77777777" w:rsidR="00EB2BEA" w:rsidRPr="00DB2804" w:rsidRDefault="00EB2BEA" w:rsidP="00985F33">
            <w:pPr>
              <w:jc w:val="center"/>
              <w:rPr>
                <w:sz w:val="22"/>
                <w:szCs w:val="22"/>
              </w:rPr>
            </w:pPr>
            <w:r w:rsidRPr="00DB2804">
              <w:rPr>
                <w:sz w:val="22"/>
                <w:szCs w:val="22"/>
              </w:rPr>
              <w:t>Quaternions</w:t>
            </w:r>
          </w:p>
        </w:tc>
        <w:tc>
          <w:tcPr>
            <w:tcW w:w="3700" w:type="dxa"/>
            <w:vAlign w:val="center"/>
          </w:tcPr>
          <w:p w14:paraId="5FB7EE2D" w14:textId="77777777" w:rsidR="00EB2BEA" w:rsidRPr="00DB2804" w:rsidRDefault="00EB2BEA" w:rsidP="00AF71FC">
            <w:pPr>
              <w:pStyle w:val="ListParagraph"/>
              <w:numPr>
                <w:ilvl w:val="0"/>
                <w:numId w:val="5"/>
              </w:numPr>
              <w:ind w:right="0"/>
              <w:jc w:val="left"/>
              <w:cnfStyle w:val="000000100000" w:firstRow="0" w:lastRow="0" w:firstColumn="0" w:lastColumn="0" w:oddVBand="0" w:evenVBand="0" w:oddHBand="1" w:evenHBand="0" w:firstRowFirstColumn="0" w:firstRowLastColumn="0" w:lastRowFirstColumn="0" w:lastRowLastColumn="0"/>
              <w:rPr>
                <w:sz w:val="22"/>
                <w:szCs w:val="22"/>
              </w:rPr>
            </w:pPr>
            <w:r w:rsidRPr="00DB2804">
              <w:rPr>
                <w:sz w:val="22"/>
                <w:szCs w:val="22"/>
              </w:rPr>
              <w:t>Highly numerically stable and are not prone to gimbal lock or other singularities.</w:t>
            </w:r>
          </w:p>
          <w:p w14:paraId="2E390D4A" w14:textId="77777777" w:rsidR="00EB2BEA" w:rsidRPr="00DB2804" w:rsidRDefault="00EB2BEA" w:rsidP="00AF71FC">
            <w:pPr>
              <w:pStyle w:val="ListParagraph"/>
              <w:numPr>
                <w:ilvl w:val="0"/>
                <w:numId w:val="5"/>
              </w:numPr>
              <w:ind w:right="0"/>
              <w:jc w:val="left"/>
              <w:cnfStyle w:val="000000100000" w:firstRow="0" w:lastRow="0" w:firstColumn="0" w:lastColumn="0" w:oddVBand="0" w:evenVBand="0" w:oddHBand="1" w:evenHBand="0" w:firstRowFirstColumn="0" w:firstRowLastColumn="0" w:lastRowFirstColumn="0" w:lastRowLastColumn="0"/>
              <w:rPr>
                <w:sz w:val="22"/>
                <w:szCs w:val="22"/>
              </w:rPr>
            </w:pPr>
            <w:r w:rsidRPr="00DB2804">
              <w:rPr>
                <w:sz w:val="22"/>
                <w:szCs w:val="22"/>
              </w:rPr>
              <w:t>Can be easily interpolated to smoothly transition between two different orientations.</w:t>
            </w:r>
          </w:p>
        </w:tc>
        <w:tc>
          <w:tcPr>
            <w:tcW w:w="5670" w:type="dxa"/>
            <w:vAlign w:val="center"/>
          </w:tcPr>
          <w:p w14:paraId="5DBF9AA9" w14:textId="77777777" w:rsidR="00EB2BEA" w:rsidRPr="00DB2804" w:rsidRDefault="00EB2BEA" w:rsidP="00AF71FC">
            <w:pPr>
              <w:pStyle w:val="ListParagraph"/>
              <w:numPr>
                <w:ilvl w:val="0"/>
                <w:numId w:val="5"/>
              </w:numPr>
              <w:ind w:right="0"/>
              <w:jc w:val="left"/>
              <w:cnfStyle w:val="000000100000" w:firstRow="0" w:lastRow="0" w:firstColumn="0" w:lastColumn="0" w:oddVBand="0" w:evenVBand="0" w:oddHBand="1" w:evenHBand="0" w:firstRowFirstColumn="0" w:firstRowLastColumn="0" w:lastRowFirstColumn="0" w:lastRowLastColumn="0"/>
              <w:rPr>
                <w:sz w:val="22"/>
                <w:szCs w:val="22"/>
              </w:rPr>
            </w:pPr>
            <w:r w:rsidRPr="00DB2804">
              <w:rPr>
                <w:sz w:val="22"/>
                <w:szCs w:val="22"/>
              </w:rPr>
              <w:t>Can be difficult to understand and visualize.</w:t>
            </w:r>
          </w:p>
          <w:p w14:paraId="1A9D29E0" w14:textId="77777777" w:rsidR="00EB2BEA" w:rsidRPr="00DB2804" w:rsidRDefault="00EB2BEA" w:rsidP="00AF71FC">
            <w:pPr>
              <w:pStyle w:val="ListParagraph"/>
              <w:numPr>
                <w:ilvl w:val="0"/>
                <w:numId w:val="5"/>
              </w:numPr>
              <w:ind w:right="0"/>
              <w:jc w:val="left"/>
              <w:cnfStyle w:val="000000100000" w:firstRow="0" w:lastRow="0" w:firstColumn="0" w:lastColumn="0" w:oddVBand="0" w:evenVBand="0" w:oddHBand="1" w:evenHBand="0" w:firstRowFirstColumn="0" w:firstRowLastColumn="0" w:lastRowFirstColumn="0" w:lastRowLastColumn="0"/>
              <w:rPr>
                <w:sz w:val="22"/>
                <w:szCs w:val="22"/>
              </w:rPr>
            </w:pPr>
            <w:r w:rsidRPr="00DB2804">
              <w:rPr>
                <w:sz w:val="22"/>
                <w:szCs w:val="22"/>
              </w:rPr>
              <w:t>May require more computational resources to calculate and update than other attitude representations.</w:t>
            </w:r>
          </w:p>
          <w:p w14:paraId="1A5C401B" w14:textId="77777777" w:rsidR="00EB2BEA" w:rsidRPr="00DB2804" w:rsidRDefault="00EB2BEA" w:rsidP="00AF71FC">
            <w:pPr>
              <w:pStyle w:val="ListParagraph"/>
              <w:numPr>
                <w:ilvl w:val="0"/>
                <w:numId w:val="5"/>
              </w:numPr>
              <w:ind w:right="0"/>
              <w:jc w:val="left"/>
              <w:cnfStyle w:val="000000100000" w:firstRow="0" w:lastRow="0" w:firstColumn="0" w:lastColumn="0" w:oddVBand="0" w:evenVBand="0" w:oddHBand="1" w:evenHBand="0" w:firstRowFirstColumn="0" w:firstRowLastColumn="0" w:lastRowFirstColumn="0" w:lastRowLastColumn="0"/>
              <w:rPr>
                <w:sz w:val="22"/>
                <w:szCs w:val="22"/>
              </w:rPr>
            </w:pPr>
            <w:r w:rsidRPr="00DB2804">
              <w:rPr>
                <w:sz w:val="22"/>
                <w:szCs w:val="22"/>
              </w:rPr>
              <w:t>Quaternions are not unique.</w:t>
            </w:r>
            <w:r w:rsidRPr="005E7FEB">
              <w:rPr>
                <w:rStyle w:val="FootnoteReference"/>
                <w:b/>
                <w:bCs/>
                <w:color w:val="C00000"/>
                <w:sz w:val="22"/>
                <w:szCs w:val="22"/>
              </w:rPr>
              <w:footnoteReference w:id="4"/>
            </w:r>
          </w:p>
        </w:tc>
      </w:tr>
      <w:tr w:rsidR="00DF0B7D" w:rsidRPr="00DB2804" w14:paraId="506F964D" w14:textId="77777777" w:rsidTr="00DB2804">
        <w:trPr>
          <w:trHeight w:val="672"/>
          <w:jc w:val="center"/>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7E6E3490" w14:textId="77777777" w:rsidR="00EB2BEA" w:rsidRPr="00DB2804" w:rsidRDefault="00EB2BEA" w:rsidP="00985F33">
            <w:pPr>
              <w:jc w:val="center"/>
              <w:rPr>
                <w:sz w:val="22"/>
                <w:szCs w:val="22"/>
              </w:rPr>
            </w:pPr>
            <w:r w:rsidRPr="00DB2804">
              <w:rPr>
                <w:sz w:val="22"/>
                <w:szCs w:val="22"/>
              </w:rPr>
              <w:t>Axis-Angle Representation</w:t>
            </w:r>
          </w:p>
        </w:tc>
        <w:tc>
          <w:tcPr>
            <w:tcW w:w="3700" w:type="dxa"/>
            <w:vAlign w:val="center"/>
          </w:tcPr>
          <w:p w14:paraId="7BBE6EB4" w14:textId="77777777" w:rsidR="00EB2BEA" w:rsidRPr="00DB2804" w:rsidRDefault="00063E9B" w:rsidP="00AF71FC">
            <w:pPr>
              <w:pStyle w:val="ListParagraph"/>
              <w:numPr>
                <w:ilvl w:val="0"/>
                <w:numId w:val="5"/>
              </w:numPr>
              <w:ind w:right="0"/>
              <w:jc w:val="left"/>
              <w:cnfStyle w:val="000000000000" w:firstRow="0" w:lastRow="0" w:firstColumn="0" w:lastColumn="0" w:oddVBand="0" w:evenVBand="0" w:oddHBand="0" w:evenHBand="0" w:firstRowFirstColumn="0" w:firstRowLastColumn="0" w:lastRowFirstColumn="0" w:lastRowLastColumn="0"/>
              <w:rPr>
                <w:sz w:val="22"/>
                <w:szCs w:val="22"/>
              </w:rPr>
            </w:pPr>
            <w:r w:rsidRPr="00DB2804">
              <w:rPr>
                <w:sz w:val="22"/>
                <w:szCs w:val="22"/>
              </w:rPr>
              <w:t>Relatively easy to understand.</w:t>
            </w:r>
          </w:p>
          <w:p w14:paraId="6D6490F3" w14:textId="77777777" w:rsidR="00063E9B" w:rsidRPr="00DB2804" w:rsidRDefault="00063E9B" w:rsidP="00AF71FC">
            <w:pPr>
              <w:pStyle w:val="ListParagraph"/>
              <w:numPr>
                <w:ilvl w:val="0"/>
                <w:numId w:val="5"/>
              </w:numPr>
              <w:ind w:right="0"/>
              <w:jc w:val="left"/>
              <w:cnfStyle w:val="000000000000" w:firstRow="0" w:lastRow="0" w:firstColumn="0" w:lastColumn="0" w:oddVBand="0" w:evenVBand="0" w:oddHBand="0" w:evenHBand="0" w:firstRowFirstColumn="0" w:firstRowLastColumn="0" w:lastRowFirstColumn="0" w:lastRowLastColumn="0"/>
              <w:rPr>
                <w:sz w:val="22"/>
                <w:szCs w:val="22"/>
              </w:rPr>
            </w:pPr>
            <w:r w:rsidRPr="00DB2804">
              <w:rPr>
                <w:sz w:val="22"/>
                <w:szCs w:val="22"/>
              </w:rPr>
              <w:t>Can be easily converted to other representations.</w:t>
            </w:r>
          </w:p>
          <w:p w14:paraId="64E36914" w14:textId="4B8CA34D" w:rsidR="00063E9B" w:rsidRPr="00DB2804" w:rsidRDefault="00063E9B" w:rsidP="00AF71FC">
            <w:pPr>
              <w:pStyle w:val="ListParagraph"/>
              <w:numPr>
                <w:ilvl w:val="0"/>
                <w:numId w:val="5"/>
              </w:numPr>
              <w:ind w:right="0"/>
              <w:jc w:val="left"/>
              <w:cnfStyle w:val="000000000000" w:firstRow="0" w:lastRow="0" w:firstColumn="0" w:lastColumn="0" w:oddVBand="0" w:evenVBand="0" w:oddHBand="0" w:evenHBand="0" w:firstRowFirstColumn="0" w:firstRowLastColumn="0" w:lastRowFirstColumn="0" w:lastRowLastColumn="0"/>
              <w:rPr>
                <w:sz w:val="22"/>
                <w:szCs w:val="22"/>
              </w:rPr>
            </w:pPr>
            <w:r w:rsidRPr="00DB2804">
              <w:rPr>
                <w:sz w:val="22"/>
                <w:szCs w:val="22"/>
              </w:rPr>
              <w:t>Numerically stable and not prone to singularities.</w:t>
            </w:r>
          </w:p>
        </w:tc>
        <w:tc>
          <w:tcPr>
            <w:tcW w:w="5670" w:type="dxa"/>
            <w:vAlign w:val="center"/>
          </w:tcPr>
          <w:p w14:paraId="4AD0CC12" w14:textId="5779FE62" w:rsidR="008C5241" w:rsidRPr="00DB2804" w:rsidRDefault="008C5241" w:rsidP="00AF71FC">
            <w:pPr>
              <w:pStyle w:val="ListParagraph"/>
              <w:numPr>
                <w:ilvl w:val="0"/>
                <w:numId w:val="5"/>
              </w:numPr>
              <w:ind w:right="0"/>
              <w:jc w:val="left"/>
              <w:cnfStyle w:val="000000000000" w:firstRow="0" w:lastRow="0" w:firstColumn="0" w:lastColumn="0" w:oddVBand="0" w:evenVBand="0" w:oddHBand="0" w:evenHBand="0" w:firstRowFirstColumn="0" w:firstRowLastColumn="0" w:lastRowFirstColumn="0" w:lastRowLastColumn="0"/>
              <w:rPr>
                <w:sz w:val="22"/>
                <w:szCs w:val="22"/>
              </w:rPr>
            </w:pPr>
            <w:r w:rsidRPr="00DB2804">
              <w:rPr>
                <w:sz w:val="22"/>
                <w:szCs w:val="22"/>
              </w:rPr>
              <w:t>Can be less efficient to compute than other representations, especially when dealing with large numbers of orientations.</w:t>
            </w:r>
          </w:p>
          <w:p w14:paraId="3E3D4AE9" w14:textId="2F9BD92F" w:rsidR="00EB2BEA" w:rsidRPr="00DB2804" w:rsidRDefault="008C5241" w:rsidP="00AF71FC">
            <w:pPr>
              <w:pStyle w:val="ListParagraph"/>
              <w:numPr>
                <w:ilvl w:val="0"/>
                <w:numId w:val="5"/>
              </w:numPr>
              <w:ind w:right="0"/>
              <w:jc w:val="left"/>
              <w:cnfStyle w:val="000000000000" w:firstRow="0" w:lastRow="0" w:firstColumn="0" w:lastColumn="0" w:oddVBand="0" w:evenVBand="0" w:oddHBand="0" w:evenHBand="0" w:firstRowFirstColumn="0" w:firstRowLastColumn="0" w:lastRowFirstColumn="0" w:lastRowLastColumn="0"/>
              <w:rPr>
                <w:sz w:val="22"/>
                <w:szCs w:val="22"/>
              </w:rPr>
            </w:pPr>
            <w:r w:rsidRPr="00DB2804">
              <w:rPr>
                <w:sz w:val="22"/>
                <w:szCs w:val="22"/>
              </w:rPr>
              <w:t>Can be more difficult to interpolate smoothly between two orientations compared to quaternions.</w:t>
            </w:r>
          </w:p>
        </w:tc>
      </w:tr>
    </w:tbl>
    <w:p w14:paraId="025CB2A1" w14:textId="77777777" w:rsidR="00135283" w:rsidRDefault="00135283" w:rsidP="00135283">
      <w:pPr>
        <w:ind w:left="0"/>
      </w:pPr>
    </w:p>
    <w:p w14:paraId="393D8409" w14:textId="77777777" w:rsidR="00135283" w:rsidRDefault="00135283" w:rsidP="00135283">
      <w:pPr>
        <w:ind w:left="0"/>
      </w:pPr>
      <w:r>
        <w:t>Overall, each of these attitude representations has its own advantages and disadvantages, and the choice of representation depends on the specific application and the trade-offs between computational efficiency, numerical stability, and ease of use.</w:t>
      </w:r>
    </w:p>
    <w:p w14:paraId="73F68224" w14:textId="77777777" w:rsidR="00135283" w:rsidRDefault="00135283" w:rsidP="00135283">
      <w:pPr>
        <w:ind w:left="0"/>
      </w:pPr>
    </w:p>
    <w:p w14:paraId="52EBA7AC" w14:textId="77777777" w:rsidR="00135283" w:rsidRDefault="00135283" w:rsidP="00135283">
      <w:pPr>
        <w:ind w:left="0"/>
      </w:pPr>
      <w:r>
        <w:t>Quaternions are a popular choice for autopilot systems due to their numerical stability and lack of singularities. They are also easy to interpolate, which is important for smooth transitions between different orientations. Additionally, they can be easily converted to other representations, such as Euler angles or DCMs, when necessary.</w:t>
      </w:r>
    </w:p>
    <w:p w14:paraId="358C506B" w14:textId="77777777" w:rsidR="00135283" w:rsidRDefault="00135283" w:rsidP="00135283">
      <w:pPr>
        <w:ind w:left="0"/>
      </w:pPr>
    </w:p>
    <w:p w14:paraId="28F3E434" w14:textId="4A182A4A" w:rsidR="00A53892" w:rsidRDefault="00135283" w:rsidP="000F296F">
      <w:pPr>
        <w:ind w:left="0"/>
      </w:pPr>
      <w:r>
        <w:t>Direction Cosine Matrix (DCM) and Axis-Angle representations are also used in some autopilot systems, but may be less common than quaternions. DCMs can be computationally expensive to calculate and update, especially in real-time applications, but they are more numerically stable than Euler angles. Axis-Angle representations are relatively easy to understand and not prone to singularities, but may be less efficient to compute than other representations.</w:t>
      </w:r>
    </w:p>
    <w:p w14:paraId="454A0A26" w14:textId="77777777" w:rsidR="004E4C64" w:rsidRDefault="004E4C64" w:rsidP="004E4C64">
      <w:pPr>
        <w:ind w:left="0"/>
      </w:pPr>
    </w:p>
    <w:p w14:paraId="11B1CF9D" w14:textId="0F1F9CCE" w:rsidR="00300757" w:rsidRDefault="00300757" w:rsidP="00300757">
      <w:pPr>
        <w:ind w:left="0"/>
        <w:rPr>
          <w:b/>
          <w:bCs/>
        </w:rPr>
      </w:pPr>
    </w:p>
    <w:p w14:paraId="4ACF50AB" w14:textId="0E56950E" w:rsidR="005367E5" w:rsidRDefault="005367E5" w:rsidP="00300757">
      <w:pPr>
        <w:ind w:left="0"/>
        <w:rPr>
          <w:b/>
          <w:bCs/>
        </w:rPr>
      </w:pPr>
    </w:p>
    <w:p w14:paraId="2AA0E0E7" w14:textId="78E0B4D6" w:rsidR="005367E5" w:rsidRDefault="005367E5" w:rsidP="00300757">
      <w:pPr>
        <w:ind w:left="0"/>
        <w:rPr>
          <w:b/>
          <w:bCs/>
        </w:rPr>
      </w:pPr>
    </w:p>
    <w:p w14:paraId="5F867B6A" w14:textId="45396D25" w:rsidR="005367E5" w:rsidRDefault="005367E5" w:rsidP="00300757">
      <w:pPr>
        <w:ind w:left="0"/>
        <w:rPr>
          <w:b/>
          <w:bCs/>
        </w:rPr>
      </w:pPr>
    </w:p>
    <w:p w14:paraId="471D03E6" w14:textId="3F2B7821" w:rsidR="005367E5" w:rsidRDefault="005367E5" w:rsidP="00300757">
      <w:pPr>
        <w:ind w:left="0"/>
        <w:rPr>
          <w:b/>
          <w:bCs/>
        </w:rPr>
      </w:pPr>
    </w:p>
    <w:p w14:paraId="01AC6135" w14:textId="4D19F237" w:rsidR="005367E5" w:rsidRDefault="005367E5" w:rsidP="00300757">
      <w:pPr>
        <w:ind w:left="0"/>
        <w:rPr>
          <w:b/>
          <w:bCs/>
        </w:rPr>
      </w:pPr>
    </w:p>
    <w:p w14:paraId="776DF827" w14:textId="50D5EEA5" w:rsidR="005367E5" w:rsidRDefault="005367E5" w:rsidP="00300757">
      <w:pPr>
        <w:ind w:left="0"/>
        <w:rPr>
          <w:b/>
          <w:bCs/>
        </w:rPr>
      </w:pPr>
    </w:p>
    <w:p w14:paraId="3A312129" w14:textId="09D1E6FB" w:rsidR="005367E5" w:rsidRDefault="005367E5" w:rsidP="00300757">
      <w:pPr>
        <w:ind w:left="0"/>
        <w:rPr>
          <w:b/>
          <w:bCs/>
        </w:rPr>
      </w:pPr>
    </w:p>
    <w:p w14:paraId="5496F0CB" w14:textId="3DA06BC5" w:rsidR="005367E5" w:rsidRDefault="005367E5" w:rsidP="00300757">
      <w:pPr>
        <w:ind w:left="0"/>
        <w:rPr>
          <w:b/>
          <w:bCs/>
        </w:rPr>
      </w:pPr>
    </w:p>
    <w:p w14:paraId="4E533E1B" w14:textId="6A826DF8" w:rsidR="005367E5" w:rsidRDefault="005367E5" w:rsidP="00300757">
      <w:pPr>
        <w:ind w:left="0"/>
        <w:rPr>
          <w:b/>
          <w:bCs/>
        </w:rPr>
      </w:pPr>
    </w:p>
    <w:p w14:paraId="28C1ACF8" w14:textId="291572D2" w:rsidR="005367E5" w:rsidRDefault="005367E5" w:rsidP="00300757">
      <w:pPr>
        <w:ind w:left="0"/>
        <w:rPr>
          <w:b/>
          <w:bCs/>
        </w:rPr>
      </w:pPr>
    </w:p>
    <w:p w14:paraId="36E2BC21" w14:textId="33580FA9" w:rsidR="005367E5" w:rsidRDefault="005367E5" w:rsidP="00300757">
      <w:pPr>
        <w:ind w:left="0"/>
        <w:rPr>
          <w:b/>
          <w:bCs/>
        </w:rPr>
      </w:pPr>
    </w:p>
    <w:p w14:paraId="545D9FC8" w14:textId="77777777" w:rsidR="005367E5" w:rsidRDefault="005367E5" w:rsidP="00300757">
      <w:pPr>
        <w:ind w:left="0"/>
      </w:pPr>
    </w:p>
    <w:p w14:paraId="5E53DA14" w14:textId="51E22148" w:rsidR="0063447A" w:rsidRDefault="0063447A" w:rsidP="00300757">
      <w:pPr>
        <w:ind w:left="0"/>
      </w:pPr>
    </w:p>
    <w:p w14:paraId="6B23B633" w14:textId="5411A3B5" w:rsidR="0063447A" w:rsidRDefault="0063447A" w:rsidP="00300757">
      <w:pPr>
        <w:ind w:left="0"/>
      </w:pPr>
    </w:p>
    <w:p w14:paraId="43C24739" w14:textId="0F3321D6" w:rsidR="0063447A" w:rsidRDefault="0063447A" w:rsidP="00300757">
      <w:pPr>
        <w:ind w:left="0"/>
      </w:pPr>
    </w:p>
    <w:p w14:paraId="37A5D733" w14:textId="703D8BCD" w:rsidR="0063447A" w:rsidRDefault="0063447A" w:rsidP="00300757">
      <w:pPr>
        <w:ind w:left="0"/>
      </w:pPr>
    </w:p>
    <w:p w14:paraId="0429343B" w14:textId="3BC57F8B" w:rsidR="0063447A" w:rsidRDefault="0063447A" w:rsidP="00300757">
      <w:pPr>
        <w:ind w:left="0"/>
      </w:pPr>
    </w:p>
    <w:p w14:paraId="22BAD59C" w14:textId="74A17A8A" w:rsidR="0063447A" w:rsidRDefault="0063447A" w:rsidP="00300757">
      <w:pPr>
        <w:ind w:left="0"/>
      </w:pPr>
    </w:p>
    <w:p w14:paraId="71E6FB2A" w14:textId="29AF3181" w:rsidR="0063447A" w:rsidRDefault="0063447A" w:rsidP="00300757">
      <w:pPr>
        <w:ind w:left="0"/>
      </w:pPr>
    </w:p>
    <w:p w14:paraId="410AE274" w14:textId="599E5408" w:rsidR="005A001B" w:rsidRDefault="005A001B" w:rsidP="00300757">
      <w:pPr>
        <w:ind w:left="0"/>
      </w:pPr>
    </w:p>
    <w:p w14:paraId="2A0A9338" w14:textId="77777777" w:rsidR="005A001B" w:rsidRDefault="005A001B" w:rsidP="00300757">
      <w:pPr>
        <w:ind w:left="0"/>
      </w:pPr>
    </w:p>
    <w:p w14:paraId="04A883C3" w14:textId="4FD382F1" w:rsidR="0063447A" w:rsidRDefault="0063447A" w:rsidP="00300757">
      <w:pPr>
        <w:ind w:left="0"/>
      </w:pPr>
    </w:p>
    <w:p w14:paraId="00532CC0" w14:textId="11E86305" w:rsidR="0063447A" w:rsidRDefault="0063447A" w:rsidP="00300757">
      <w:pPr>
        <w:ind w:left="0"/>
      </w:pPr>
    </w:p>
    <w:p w14:paraId="1B2B832C" w14:textId="6F53F459" w:rsidR="0063447A" w:rsidRDefault="0063447A" w:rsidP="00300757">
      <w:pPr>
        <w:ind w:left="0"/>
      </w:pPr>
    </w:p>
    <w:p w14:paraId="02D1E3AF" w14:textId="49187309" w:rsidR="0063447A" w:rsidRDefault="0063447A" w:rsidP="00300757">
      <w:pPr>
        <w:ind w:left="0"/>
      </w:pPr>
    </w:p>
    <w:p w14:paraId="4A01FE88" w14:textId="498E8537" w:rsidR="0063447A" w:rsidRDefault="0063447A" w:rsidP="00300757">
      <w:pPr>
        <w:ind w:left="0"/>
      </w:pPr>
    </w:p>
    <w:p w14:paraId="7B9978B3" w14:textId="49B8768B" w:rsidR="0063447A" w:rsidRDefault="0063447A" w:rsidP="00300757">
      <w:pPr>
        <w:ind w:left="0"/>
      </w:pPr>
    </w:p>
    <w:p w14:paraId="1C3F571D" w14:textId="44FDB40C" w:rsidR="00183D4F" w:rsidRDefault="00183D4F" w:rsidP="00183D4F">
      <w:pPr>
        <w:ind w:left="0"/>
      </w:pPr>
    </w:p>
    <w:p w14:paraId="62F359F0" w14:textId="367ECB59" w:rsidR="00183D4F" w:rsidRDefault="00183D4F" w:rsidP="00183D4F">
      <w:pPr>
        <w:ind w:left="0"/>
      </w:pPr>
    </w:p>
    <w:p w14:paraId="394BF098" w14:textId="77777777" w:rsidR="000729C1" w:rsidRDefault="000729C1" w:rsidP="00183D4F">
      <w:pPr>
        <w:ind w:left="0"/>
      </w:pPr>
    </w:p>
    <w:p w14:paraId="2CCE3F5B" w14:textId="3F97CC64" w:rsidR="00183D4F" w:rsidRDefault="00183D4F" w:rsidP="00183D4F">
      <w:pPr>
        <w:pStyle w:val="Heading1"/>
      </w:pPr>
      <w:bookmarkStart w:id="27" w:name="_Toc130028494"/>
      <w:r w:rsidRPr="006501AB">
        <w:t>Numerical Solution of ODEs</w:t>
      </w:r>
      <w:r>
        <w:t xml:space="preserve"> </w:t>
      </w:r>
      <w:r w:rsidR="005A001B">
        <w:rPr>
          <w:vertAlign w:val="superscript"/>
        </w:rPr>
        <w:t>[38][39]</w:t>
      </w:r>
      <w:bookmarkEnd w:id="27"/>
    </w:p>
    <w:p w14:paraId="7F614080" w14:textId="77777777" w:rsidR="00183D4F" w:rsidRDefault="00183D4F" w:rsidP="00183D4F"/>
    <w:p w14:paraId="50F4626A" w14:textId="6C8063A5" w:rsidR="00183D4F" w:rsidRDefault="00183D4F" w:rsidP="00AF71FC">
      <w:pPr>
        <w:pStyle w:val="Heading2"/>
        <w:numPr>
          <w:ilvl w:val="0"/>
          <w:numId w:val="9"/>
        </w:numPr>
      </w:pPr>
      <w:bookmarkStart w:id="28" w:name="_Toc130028495"/>
      <w:r w:rsidRPr="00FF4EAA">
        <w:t>State some of the numerical solving algorithms for ODEs. Showing the advantages and disadvantages of each.</w:t>
      </w:r>
      <w:bookmarkEnd w:id="28"/>
    </w:p>
    <w:p w14:paraId="4A705659" w14:textId="77777777" w:rsidR="00183D4F" w:rsidRDefault="00183D4F" w:rsidP="00183D4F"/>
    <w:p w14:paraId="52AD6601" w14:textId="77777777" w:rsidR="00183D4F" w:rsidRDefault="00183D4F" w:rsidP="00183D4F">
      <w:r>
        <w:t>There are several numerical methods used to solve ordinary differential equations (ODEs). Some of the commonly used methods, along with their advantages and disadvantages, are as follows:</w:t>
      </w:r>
    </w:p>
    <w:p w14:paraId="612F0DC0" w14:textId="77777777" w:rsidR="00183D4F" w:rsidRDefault="00183D4F" w:rsidP="00183D4F"/>
    <w:p w14:paraId="652F7356" w14:textId="77777777" w:rsidR="00183D4F" w:rsidRPr="00023E6D" w:rsidRDefault="00183D4F" w:rsidP="00AF71FC">
      <w:pPr>
        <w:pStyle w:val="ListParagraph"/>
        <w:numPr>
          <w:ilvl w:val="0"/>
          <w:numId w:val="7"/>
        </w:numPr>
        <w:rPr>
          <w:b/>
          <w:bCs/>
        </w:rPr>
      </w:pPr>
      <w:r w:rsidRPr="00023E6D">
        <w:rPr>
          <w:b/>
          <w:bCs/>
        </w:rPr>
        <w:t>Euler's method:</w:t>
      </w:r>
      <w:r>
        <w:rPr>
          <w:b/>
          <w:bCs/>
        </w:rPr>
        <w:t xml:space="preserve"> </w:t>
      </w:r>
      <w:r>
        <w:t xml:space="preserve">Euler’s method is based on a Taylor series expansion of the solution </w:t>
      </w:r>
    </w:p>
    <w:p w14:paraId="68689C5B" w14:textId="77777777" w:rsidR="00183D4F" w:rsidRPr="00023E6D" w:rsidRDefault="00183D4F" w:rsidP="00183D4F">
      <w:pPr>
        <w:pStyle w:val="ListParagraph"/>
        <w:ind w:left="355"/>
        <w:rPr>
          <w:b/>
          <w:bCs/>
        </w:rPr>
      </w:pPr>
    </w:p>
    <w:p w14:paraId="10434167" w14:textId="77777777" w:rsidR="00183D4F" w:rsidRPr="008F3B34" w:rsidRDefault="00000000" w:rsidP="00183D4F">
      <m:oMathPara>
        <m:oMath>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+h*f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+O(</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 xml:space="preserve">) </m:t>
          </m:r>
        </m:oMath>
      </m:oMathPara>
    </w:p>
    <w:p w14:paraId="7F30C6EF" w14:textId="77777777" w:rsidR="00183D4F" w:rsidRPr="00023E6D" w:rsidRDefault="00183D4F" w:rsidP="00183D4F">
      <w:pPr>
        <w:ind w:left="0"/>
        <w:rPr>
          <w:b/>
          <w:bCs/>
        </w:rPr>
      </w:pPr>
    </w:p>
    <w:p w14:paraId="0D4CB9B6" w14:textId="77777777" w:rsidR="00183D4F" w:rsidRDefault="00183D4F" w:rsidP="00183D4F">
      <w:r>
        <w:t xml:space="preserve">This is a basic numerical method for solving first-order ODEs. It is easy to implement and requires only simple arithmetic operations. However, it has a large truncation error, which means that the error between the exact solution and the numerical approximation can be significant. This method is also not very accurate for stiff ODEs. </w:t>
      </w:r>
      <w:r w:rsidRPr="007015AB">
        <w:t>One of the disadvantages of Euler's method is its lack of accuracy, often requiring an extremely small-time step.</w:t>
      </w:r>
    </w:p>
    <w:p w14:paraId="537D2A65" w14:textId="77777777" w:rsidR="00183D4F" w:rsidRDefault="00183D4F" w:rsidP="00183D4F">
      <w:pPr>
        <w:ind w:left="0"/>
      </w:pPr>
    </w:p>
    <w:p w14:paraId="03D05623" w14:textId="77777777" w:rsidR="00183D4F" w:rsidRDefault="00183D4F" w:rsidP="00183D4F">
      <w:r>
        <w:rPr>
          <w:b/>
          <w:bCs/>
        </w:rPr>
        <w:t>2</w:t>
      </w:r>
      <w:r w:rsidRPr="00614288">
        <w:rPr>
          <w:b/>
          <w:bCs/>
        </w:rPr>
        <w:t>. Modified Euler method:</w:t>
      </w:r>
      <w:r>
        <w:t xml:space="preserve"> A first guess via the Euler method is required to compute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i+1</m:t>
                </m:r>
              </m:sub>
            </m:sSub>
          </m:e>
        </m:d>
      </m:oMath>
      <w:r>
        <w:t xml:space="preserve"> term.</w:t>
      </w:r>
    </w:p>
    <w:p w14:paraId="6A853057" w14:textId="77777777" w:rsidR="00183D4F" w:rsidRDefault="00183D4F" w:rsidP="00183D4F"/>
    <w:p w14:paraId="129C5938" w14:textId="77777777" w:rsidR="00183D4F" w:rsidRDefault="00000000" w:rsidP="00183D4F">
      <m:oMathPara>
        <m:oMath>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)]+O(</m:t>
          </m:r>
          <m:sSup>
            <m:sSupPr>
              <m:ctrlPr>
                <w:rPr>
                  <w:rFonts w:ascii="Cambria Math" w:hAnsi="Cambria Math"/>
                  <w:i/>
                </w:rPr>
              </m:ctrlPr>
            </m:sSupPr>
            <m:e>
              <m:r>
                <w:rPr>
                  <w:rFonts w:ascii="Cambria Math" w:hAnsi="Cambria Math"/>
                </w:rPr>
                <m:t>h</m:t>
              </m:r>
            </m:e>
            <m:sup>
              <m:r>
                <w:rPr>
                  <w:rFonts w:ascii="Cambria Math" w:hAnsi="Cambria Math"/>
                </w:rPr>
                <m:t>3</m:t>
              </m:r>
            </m:sup>
          </m:sSup>
          <m:r>
            <w:rPr>
              <w:rFonts w:ascii="Cambria Math" w:hAnsi="Cambria Math"/>
            </w:rPr>
            <m:t>)</m:t>
          </m:r>
        </m:oMath>
      </m:oMathPara>
    </w:p>
    <w:p w14:paraId="13176422" w14:textId="77777777" w:rsidR="00183D4F" w:rsidRDefault="00183D4F" w:rsidP="00183D4F"/>
    <w:p w14:paraId="036914F7" w14:textId="77777777" w:rsidR="00183D4F" w:rsidRDefault="00183D4F" w:rsidP="00183D4F">
      <w:r>
        <w:t xml:space="preserve">This is a modified version of Euler's method that uses the midpoint between the current and next time step to improve accuracy. It is also known as the </w:t>
      </w:r>
      <w:proofErr w:type="spellStart"/>
      <w:r>
        <w:t>Heun's</w:t>
      </w:r>
      <w:proofErr w:type="spellEnd"/>
      <w:r>
        <w:t xml:space="preserve"> method. It is more accurate than Euler's method, but less accurate than the Runge-</w:t>
      </w:r>
      <w:proofErr w:type="spellStart"/>
      <w:r>
        <w:t>Kutta</w:t>
      </w:r>
      <w:proofErr w:type="spellEnd"/>
      <w:r>
        <w:t xml:space="preserve"> method. It is easy to implement and computationally efficient, but may not be stable for stiff ODEs. This method makes the Taylor expansion of order three rather than two.</w:t>
      </w:r>
    </w:p>
    <w:p w14:paraId="71560C70" w14:textId="77777777" w:rsidR="00183D4F" w:rsidRDefault="00183D4F" w:rsidP="00183D4F">
      <w:pPr>
        <w:rPr>
          <w:b/>
          <w:bCs/>
        </w:rPr>
      </w:pPr>
    </w:p>
    <w:p w14:paraId="0D28142F" w14:textId="77777777" w:rsidR="00183D4F" w:rsidRDefault="00183D4F" w:rsidP="00183D4F">
      <w:r w:rsidRPr="00861E07">
        <w:rPr>
          <w:b/>
          <w:bCs/>
        </w:rPr>
        <w:t>3. Runge-</w:t>
      </w:r>
      <w:proofErr w:type="spellStart"/>
      <w:r w:rsidRPr="00861E07">
        <w:rPr>
          <w:b/>
          <w:bCs/>
        </w:rPr>
        <w:t>Kutta</w:t>
      </w:r>
      <w:proofErr w:type="spellEnd"/>
      <w:r w:rsidRPr="00861E07">
        <w:rPr>
          <w:b/>
          <w:bCs/>
        </w:rPr>
        <w:t xml:space="preserve"> method:</w:t>
      </w:r>
      <w:r>
        <w:rPr>
          <w:b/>
          <w:bCs/>
        </w:rPr>
        <w:t xml:space="preserve"> </w:t>
      </w:r>
      <w:r>
        <w:t>This is a family of numerical methods that are widely used for solving ODEs. The fourth-order Runge-</w:t>
      </w:r>
      <w:proofErr w:type="spellStart"/>
      <w:r>
        <w:t>Kutta</w:t>
      </w:r>
      <w:proofErr w:type="spellEnd"/>
      <w:r>
        <w:t xml:space="preserve"> method is the most commonly used, and it is more accurate than Euler's method. It has a smaller truncation error and is more stable for stiff ODEs. However, it requires more computation than Euler's method. As we have just shown, the accuracy of numerical solutions of ordinary differential equations can be improved by adding more terms to the Taylor expansion. The Runge-</w:t>
      </w:r>
      <w:proofErr w:type="spellStart"/>
      <w:r>
        <w:t>Kutta</w:t>
      </w:r>
      <w:proofErr w:type="spellEnd"/>
      <w:r>
        <w:t xml:space="preserve"> method builds upon this idea, just as the modified Euler method did.</w:t>
      </w:r>
    </w:p>
    <w:p w14:paraId="559B0D57" w14:textId="77777777" w:rsidR="00183D4F" w:rsidRDefault="00183D4F" w:rsidP="00183D4F">
      <w:pPr>
        <w:rPr>
          <w:b/>
          <w:bCs/>
        </w:rPr>
      </w:pPr>
    </w:p>
    <w:p w14:paraId="385B9A46" w14:textId="77777777" w:rsidR="00183D4F" w:rsidRDefault="00183D4F" w:rsidP="00183D4F">
      <w:r>
        <w:t>The fourth-order Runge-</w:t>
      </w:r>
      <w:proofErr w:type="spellStart"/>
      <w:r>
        <w:t>Kutta</w:t>
      </w:r>
      <w:proofErr w:type="spellEnd"/>
      <w:r>
        <w:t xml:space="preserve"> scheme:</w:t>
      </w:r>
    </w:p>
    <w:p w14:paraId="2D3A36D6" w14:textId="77777777" w:rsidR="00183D4F" w:rsidRDefault="00183D4F" w:rsidP="00183D4F"/>
    <w:p w14:paraId="2D568D8E" w14:textId="77777777" w:rsidR="00183D4F" w:rsidRPr="00723A90" w:rsidRDefault="00000000" w:rsidP="00183D4F">
      <w:pPr>
        <w:rPr>
          <w:b/>
        </w:rPr>
      </w:pPr>
      <m:oMathPara>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i+1</m:t>
              </m:r>
            </m:sub>
          </m:sSub>
          <m:r>
            <m:rPr>
              <m:sty m:val="bi"/>
            </m:rPr>
            <w:rPr>
              <w:rFonts w:ascii="Cambria Math" w:hAnsi="Cambria Math"/>
            </w:rPr>
            <m:t xml:space="preserve"> = </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6</m:t>
              </m:r>
            </m:den>
          </m:f>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1</m:t>
              </m:r>
            </m:sub>
          </m:sSub>
          <m:r>
            <m:rPr>
              <m:sty m:val="b"/>
            </m:rPr>
            <w:rPr>
              <w:rFonts w:ascii="Cambria Math" w:hAnsi="Cambria Math"/>
            </w:rPr>
            <m:t>+2*</m:t>
          </m:r>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2</m:t>
              </m:r>
            </m:sub>
          </m:sSub>
          <m:r>
            <m:rPr>
              <m:sty m:val="b"/>
            </m:rPr>
            <w:rPr>
              <w:rFonts w:ascii="Cambria Math" w:hAnsi="Cambria Math"/>
            </w:rPr>
            <m:t>+2*</m:t>
          </m:r>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3</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4</m:t>
              </m:r>
            </m:sub>
          </m:sSub>
          <m:r>
            <m:rPr>
              <m:sty m:val="bi"/>
            </m:rPr>
            <w:rPr>
              <w:rFonts w:ascii="Cambria Math" w:hAnsi="Cambria Math"/>
            </w:rPr>
            <m:t>)</m:t>
          </m:r>
        </m:oMath>
      </m:oMathPara>
    </w:p>
    <w:p w14:paraId="6C8143F2" w14:textId="77777777" w:rsidR="00183D4F" w:rsidRDefault="00183D4F" w:rsidP="00183D4F">
      <w:pPr>
        <w:rPr>
          <w:bCs/>
          <w:u w:val="single"/>
        </w:rPr>
      </w:pPr>
      <w:r>
        <w:rPr>
          <w:bCs/>
          <w:u w:val="single"/>
        </w:rPr>
        <w:t>w</w:t>
      </w:r>
      <w:r w:rsidRPr="00723A90">
        <w:rPr>
          <w:bCs/>
          <w:u w:val="single"/>
        </w:rPr>
        <w:t>here:</w:t>
      </w:r>
    </w:p>
    <w:p w14:paraId="36188011" w14:textId="77777777" w:rsidR="00183D4F" w:rsidRDefault="00183D4F" w:rsidP="00183D4F">
      <w:pPr>
        <w:rPr>
          <w:rFonts w:ascii="Cambria Math" w:hAnsi="Cambria Math"/>
          <w:oMath/>
        </w:rPr>
        <w:sectPr w:rsidR="00183D4F" w:rsidSect="00956C27">
          <w:headerReference w:type="default" r:id="rId16"/>
          <w:headerReference w:type="first" r:id="rId17"/>
          <w:type w:val="continuous"/>
          <w:pgSz w:w="11906" w:h="16838" w:code="9"/>
          <w:pgMar w:top="720" w:right="1152" w:bottom="720" w:left="1152" w:header="0" w:footer="0" w:gutter="0"/>
          <w:pgNumType w:start="1"/>
          <w:cols w:sep="1" w:space="720"/>
          <w:titlePg/>
          <w:docGrid w:linePitch="381"/>
        </w:sectPr>
      </w:pPr>
    </w:p>
    <w:p w14:paraId="64F5EE68" w14:textId="77777777" w:rsidR="00183D4F" w:rsidRPr="008E556E" w:rsidRDefault="00000000" w:rsidP="00183D4F">
      <m:oMathPara>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 h*f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49C7EAA4" w14:textId="77777777" w:rsidR="00183D4F" w:rsidRPr="008E556E" w:rsidRDefault="00000000" w:rsidP="00183D4F">
      <m:oMathPara>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xml:space="preserve"> = h*f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*h,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15816DC6" w14:textId="77777777" w:rsidR="00183D4F" w:rsidRPr="008E556E" w:rsidRDefault="00000000" w:rsidP="00183D4F">
      <m:oMathPara>
        <m:oMath>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 xml:space="preserve"> = h*f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*h,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215CF064" w14:textId="77777777" w:rsidR="00183D4F" w:rsidRPr="00A90B77" w:rsidRDefault="00000000" w:rsidP="00183D4F">
      <m:oMathPara>
        <m:oMath>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 xml:space="preserve"> = h*f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+h,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e>
          </m:d>
        </m:oMath>
      </m:oMathPara>
    </w:p>
    <w:p w14:paraId="7A0E1BB1" w14:textId="77777777" w:rsidR="00183D4F" w:rsidRDefault="00183D4F" w:rsidP="00AD4D21">
      <w:pPr>
        <w:ind w:left="0"/>
      </w:pPr>
    </w:p>
    <w:p w14:paraId="057EED4B" w14:textId="670D0CFA" w:rsidR="00AD4D21" w:rsidRDefault="00AD4D21" w:rsidP="00AD4D21">
      <w:pPr>
        <w:ind w:left="0"/>
        <w:sectPr w:rsidR="00AD4D21" w:rsidSect="00A440E4">
          <w:type w:val="continuous"/>
          <w:pgSz w:w="11906" w:h="16838" w:code="9"/>
          <w:pgMar w:top="720" w:right="1152" w:bottom="720" w:left="1152" w:header="0" w:footer="0" w:gutter="0"/>
          <w:pgNumType w:start="1"/>
          <w:cols w:num="2" w:sep="1" w:space="720"/>
          <w:titlePg/>
          <w:docGrid w:linePitch="381"/>
        </w:sectPr>
      </w:pPr>
    </w:p>
    <w:p w14:paraId="2012F76D" w14:textId="77777777" w:rsidR="00AD4D21" w:rsidRDefault="00AD4D21" w:rsidP="00AD4D21">
      <w:pPr>
        <w:rPr>
          <w:u w:val="single"/>
        </w:rPr>
      </w:pPr>
      <w:r w:rsidRPr="00A90B77">
        <w:rPr>
          <w:u w:val="single"/>
        </w:rPr>
        <w:t>Example:</w:t>
      </w:r>
    </w:p>
    <w:p w14:paraId="12AACB92" w14:textId="77777777" w:rsidR="00AD4D21" w:rsidRDefault="00AD4D21" w:rsidP="00AD4D21">
      <w:pPr>
        <w:rPr>
          <w:u w:val="single"/>
        </w:rPr>
      </w:pPr>
    </w:p>
    <w:p w14:paraId="3D5051A4" w14:textId="77777777" w:rsidR="00AD4D21" w:rsidRPr="00A90B77" w:rsidRDefault="00000000" w:rsidP="00AD4D21">
      <w:pPr>
        <w:rPr>
          <w:b/>
        </w:rPr>
      </w:pPr>
      <m:oMathPara>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=x+t,       x</m:t>
          </m:r>
          <m:d>
            <m:dPr>
              <m:ctrlPr>
                <w:rPr>
                  <w:rFonts w:ascii="Cambria Math" w:hAnsi="Cambria Math"/>
                  <w:b/>
                  <w:bCs/>
                  <w:i/>
                </w:rPr>
              </m:ctrlPr>
            </m:dPr>
            <m:e>
              <m:r>
                <m:rPr>
                  <m:sty m:val="bi"/>
                </m:rPr>
                <w:rPr>
                  <w:rFonts w:ascii="Cambria Math" w:hAnsi="Cambria Math"/>
                </w:rPr>
                <m:t>0</m:t>
              </m:r>
            </m:e>
          </m:d>
          <m:r>
            <m:rPr>
              <m:sty m:val="bi"/>
            </m:rPr>
            <w:rPr>
              <w:rFonts w:ascii="Cambria Math" w:hAnsi="Cambria Math"/>
            </w:rPr>
            <m:t>=1</m:t>
          </m:r>
        </m:oMath>
      </m:oMathPara>
    </w:p>
    <w:p w14:paraId="4D58E3DC" w14:textId="77777777" w:rsidR="00AD4D21" w:rsidRDefault="00AD4D21" w:rsidP="00AD4D21">
      <w:pPr>
        <w:jc w:val="center"/>
        <w:rPr>
          <w:b/>
        </w:rPr>
      </w:pPr>
      <w:r>
        <w:t xml:space="preserve">The exact solution is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exact</m:t>
            </m:r>
          </m:sub>
        </m:sSub>
        <m:r>
          <m:rPr>
            <m:sty m:val="bi"/>
          </m:rPr>
          <w:rPr>
            <w:rFonts w:ascii="Cambria Math" w:hAnsi="Cambria Math"/>
          </w:rPr>
          <m:t>(t) = 2</m:t>
        </m:r>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t</m:t>
            </m:r>
          </m:sup>
        </m:sSup>
        <m:r>
          <m:rPr>
            <m:sty m:val="bi"/>
          </m:rPr>
          <w:rPr>
            <w:rFonts w:ascii="Cambria Math" w:hAnsi="Cambria Math"/>
          </w:rPr>
          <m:t xml:space="preserve"> - t - 1</m:t>
        </m:r>
      </m:oMath>
    </w:p>
    <w:p w14:paraId="662A3C3F" w14:textId="77777777" w:rsidR="00AD4D21" w:rsidRDefault="00AD4D21" w:rsidP="00AD4D21">
      <w:pPr>
        <w:jc w:val="center"/>
        <w:rPr>
          <w:b/>
        </w:rPr>
      </w:pPr>
    </w:p>
    <w:p w14:paraId="7D56281B" w14:textId="77777777" w:rsidR="00AD4D21" w:rsidRDefault="00AD4D21" w:rsidP="00AD4D21">
      <w:r>
        <w:t>Using the MATLAB script that we’ve created “</w:t>
      </w:r>
      <w:r w:rsidRPr="00696C0F">
        <w:rPr>
          <w:b/>
          <w:bCs/>
        </w:rPr>
        <w:t>Euler_ModifiedEuler_RK4.m</w:t>
      </w:r>
      <w:r>
        <w:t>”, Both the Euler, modified Euler and RK4 methods have been used to numerically integrate the ODE, compare solution to the exact solution and the absolute value of the relative error is plotted in the figure 5 as a function of time for various time steps.</w:t>
      </w:r>
    </w:p>
    <w:p w14:paraId="6D4D913C" w14:textId="261427C9" w:rsidR="00AD4D21" w:rsidRDefault="00AD4D21" w:rsidP="00AD4D21">
      <w:pPr>
        <w:ind w:left="0"/>
      </w:pPr>
      <w:r>
        <w:rPr>
          <w:noProof/>
        </w:rPr>
        <mc:AlternateContent>
          <mc:Choice Requires="wps">
            <w:drawing>
              <wp:anchor distT="0" distB="0" distL="114300" distR="114300" simplePos="0" relativeHeight="251674624" behindDoc="0" locked="0" layoutInCell="1" allowOverlap="1" wp14:anchorId="0ADA4B1B" wp14:editId="737FEFE5">
                <wp:simplePos x="0" y="0"/>
                <wp:positionH relativeFrom="column">
                  <wp:posOffset>181610</wp:posOffset>
                </wp:positionH>
                <wp:positionV relativeFrom="paragraph">
                  <wp:posOffset>2963545</wp:posOffset>
                </wp:positionV>
                <wp:extent cx="5733415" cy="63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776CB2C4" w14:textId="795F0674" w:rsidR="00AD4D21" w:rsidRPr="001371CA" w:rsidRDefault="00AD4D21" w:rsidP="00AD4D21">
                            <w:pPr>
                              <w:pStyle w:val="Caption"/>
                              <w:rPr>
                                <w:noProof/>
                                <w:sz w:val="24"/>
                                <w:szCs w:val="24"/>
                              </w:rPr>
                            </w:pPr>
                            <w:r>
                              <w:t xml:space="preserve">Figure </w:t>
                            </w:r>
                            <w:fldSimple w:instr=" SEQ Figure \* ARABIC ">
                              <w:r w:rsidR="00956C27">
                                <w:rPr>
                                  <w:noProof/>
                                </w:rPr>
                                <w:t>5</w:t>
                              </w:r>
                            </w:fldSimple>
                            <w:r>
                              <w:t xml:space="preserve"> </w:t>
                            </w:r>
                            <w:r w:rsidRPr="00DD7CA5">
                              <w:t>Euler, Modified Euler and Runge-</w:t>
                            </w:r>
                            <w:proofErr w:type="spellStart"/>
                            <w:r w:rsidRPr="00DD7CA5">
                              <w:t>Kutta</w:t>
                            </w:r>
                            <w:proofErr w:type="spellEnd"/>
                            <w:r w:rsidRPr="00DD7CA5">
                              <w:t xml:space="preserve"> methods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DA4B1B" id="Text Box 10" o:spid="_x0000_s1027" type="#_x0000_t202" style="position:absolute;left:0;text-align:left;margin-left:14.3pt;margin-top:233.35pt;width:451.4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" stroked="f">
                <v:textbox style="mso-fit-shape-to-text:t" inset="0,0,0,0">
                  <w:txbxContent>
                    <w:p w14:paraId="776CB2C4" w14:textId="795F0674" w:rsidR="00AD4D21" w:rsidRPr="001371CA" w:rsidRDefault="00AD4D21" w:rsidP="00AD4D21">
                      <w:pPr>
                        <w:pStyle w:val="Caption"/>
                        <w:rPr>
                          <w:noProof/>
                          <w:sz w:val="24"/>
                          <w:szCs w:val="24"/>
                        </w:rPr>
                      </w:pPr>
                      <w:r>
                        <w:t xml:space="preserve">Figure </w:t>
                      </w:r>
                      <w:fldSimple w:instr=" SEQ Figure \* ARABIC ">
                        <w:r w:rsidR="00956C27">
                          <w:rPr>
                            <w:noProof/>
                          </w:rPr>
                          <w:t>5</w:t>
                        </w:r>
                      </w:fldSimple>
                      <w:r>
                        <w:t xml:space="preserve"> </w:t>
                      </w:r>
                      <w:r w:rsidRPr="00DD7CA5">
                        <w:t>Euler, Modified Euler and Runge-</w:t>
                      </w:r>
                      <w:proofErr w:type="spellStart"/>
                      <w:r w:rsidRPr="00DD7CA5">
                        <w:t>Kutta</w:t>
                      </w:r>
                      <w:proofErr w:type="spellEnd"/>
                      <w:r w:rsidRPr="00DD7CA5">
                        <w:t xml:space="preserve"> methods</w:t>
                      </w:r>
                    </w:p>
                  </w:txbxContent>
                </v:textbox>
                <w10:wrap type="square"/>
              </v:shape>
            </w:pict>
          </mc:Fallback>
        </mc:AlternateContent>
      </w:r>
      <w:r>
        <w:rPr>
          <w:noProof/>
        </w:rPr>
        <w:drawing>
          <wp:anchor distT="0" distB="0" distL="114300" distR="114300" simplePos="0" relativeHeight="251673600" behindDoc="0" locked="0" layoutInCell="1" allowOverlap="1" wp14:anchorId="0E232106" wp14:editId="74B6AE54">
            <wp:simplePos x="0" y="0"/>
            <wp:positionH relativeFrom="margin">
              <wp:align>center</wp:align>
            </wp:positionH>
            <wp:positionV relativeFrom="paragraph">
              <wp:posOffset>183515</wp:posOffset>
            </wp:positionV>
            <wp:extent cx="5733415" cy="2795270"/>
            <wp:effectExtent l="0" t="0" r="635" b="508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3415" cy="2795270"/>
                    </a:xfrm>
                    <a:prstGeom prst="rect">
                      <a:avLst/>
                    </a:prstGeom>
                  </pic:spPr>
                </pic:pic>
              </a:graphicData>
            </a:graphic>
          </wp:anchor>
        </w:drawing>
      </w:r>
    </w:p>
    <w:p w14:paraId="53C9ADB2" w14:textId="77777777" w:rsidR="00AD4D21" w:rsidRDefault="00AD4D21" w:rsidP="00AD4D21">
      <w:r>
        <w:t>In general, the error grows with time. The decrease of error with smaller time steps, as predicted in our analysis, is quite apparent</w:t>
      </w:r>
    </w:p>
    <w:p w14:paraId="7B196C16" w14:textId="77777777" w:rsidR="00AD4D21" w:rsidRDefault="00AD4D21" w:rsidP="00AD4D21">
      <w:pPr>
        <w:ind w:left="0"/>
        <w:jc w:val="left"/>
        <w:rPr>
          <w:b/>
          <w:bCs/>
        </w:rPr>
      </w:pPr>
    </w:p>
    <w:p w14:paraId="195493D0" w14:textId="77777777" w:rsidR="00AD4D21" w:rsidRDefault="00AD4D21" w:rsidP="00AD4D21">
      <w:pPr>
        <w:jc w:val="left"/>
      </w:pPr>
      <w:r>
        <w:t>All of the methods presented so far (Euler, modified Euler, Runge-</w:t>
      </w:r>
      <w:proofErr w:type="spellStart"/>
      <w:r>
        <w:t>Kutta</w:t>
      </w:r>
      <w:proofErr w:type="spellEnd"/>
      <w:r>
        <w:t xml:space="preserve">) are single point methods, the solution at i+1 depends solely on a single point </w:t>
      </w:r>
      <w:proofErr w:type="spellStart"/>
      <w:r>
        <w:t>i</w:t>
      </w:r>
      <w:proofErr w:type="spellEnd"/>
      <w:r>
        <w:t xml:space="preserve">. A popular alternative to these schemes is multistep methods that compute </w:t>
      </w:r>
      <m:oMath>
        <m:sSub>
          <m:sSubPr>
            <m:ctrlPr>
              <w:rPr>
                <w:rFonts w:ascii="Cambria Math" w:hAnsi="Cambria Math"/>
                <w:i/>
              </w:rPr>
            </m:ctrlPr>
          </m:sSubPr>
          <m:e>
            <m:r>
              <w:rPr>
                <w:rFonts w:ascii="Cambria Math" w:hAnsi="Cambria Math"/>
              </w:rPr>
              <m:t>y</m:t>
            </m:r>
          </m:e>
          <m:sub>
            <m:r>
              <w:rPr>
                <w:rFonts w:ascii="Cambria Math" w:hAnsi="Cambria Math"/>
              </w:rPr>
              <m:t>i+1</m:t>
            </m:r>
          </m:sub>
        </m:sSub>
      </m:oMath>
      <w:r>
        <w:t xml:space="preserve"> by reusing previously obtained values of </w:t>
      </w:r>
      <m:oMath>
        <m:sSub>
          <m:sSubPr>
            <m:ctrlPr>
              <w:rPr>
                <w:rFonts w:ascii="Cambria Math" w:hAnsi="Cambria Math"/>
                <w:i/>
              </w:rPr>
            </m:ctrlPr>
          </m:sSubPr>
          <m:e>
            <m:r>
              <w:rPr>
                <w:rFonts w:ascii="Cambria Math" w:hAnsi="Cambria Math"/>
              </w:rPr>
              <m:t>y</m:t>
            </m:r>
          </m:e>
          <m:sub>
            <m:r>
              <w:rPr>
                <w:rFonts w:ascii="Cambria Math" w:hAnsi="Cambria Math"/>
              </w:rPr>
              <m:t>n</m:t>
            </m:r>
          </m:sub>
        </m:sSub>
      </m:oMath>
      <w:r>
        <w:t xml:space="preserve"> like Multi-step Adams methods. In Adams, we used backward derivative approximation to find higher order derivatives terms rather than forward derivative approximation used in Euler and Runge-Kutta</w:t>
      </w:r>
    </w:p>
    <w:p w14:paraId="5CB743F0" w14:textId="77777777" w:rsidR="00AD4D21" w:rsidRDefault="00AD4D21" w:rsidP="00AD4D21">
      <w:pPr>
        <w:ind w:left="0"/>
      </w:pPr>
    </w:p>
    <w:p w14:paraId="7DB642EC" w14:textId="719DA0F1" w:rsidR="00AD4D21" w:rsidRDefault="00AD4D21" w:rsidP="00AD4D21">
      <w:r w:rsidRPr="00D74B8E">
        <w:rPr>
          <w:b/>
          <w:bCs/>
        </w:rPr>
        <w:t>4. Adams-</w:t>
      </w:r>
      <w:proofErr w:type="spellStart"/>
      <w:r w:rsidRPr="00D74B8E">
        <w:rPr>
          <w:b/>
          <w:bCs/>
        </w:rPr>
        <w:t>Bashforth</w:t>
      </w:r>
      <w:proofErr w:type="spellEnd"/>
      <w:r>
        <w:rPr>
          <w:b/>
          <w:bCs/>
        </w:rPr>
        <w:t xml:space="preserve"> </w:t>
      </w:r>
      <w:r w:rsidR="008465D4">
        <w:rPr>
          <w:b/>
          <w:bCs/>
        </w:rPr>
        <w:t xml:space="preserve">(Open Adams) </w:t>
      </w:r>
      <w:r w:rsidRPr="00D74B8E">
        <w:rPr>
          <w:b/>
          <w:bCs/>
        </w:rPr>
        <w:t>method:</w:t>
      </w:r>
      <w:r>
        <w:rPr>
          <w:b/>
          <w:bCs/>
        </w:rPr>
        <w:t xml:space="preserve"> </w:t>
      </w:r>
      <w:r>
        <w:t>This is a family of numerical methods that use previous values of the function to approximate the next value. They are more accurate than Euler's method and require less computation than Runge-</w:t>
      </w:r>
      <w:proofErr w:type="spellStart"/>
      <w:r>
        <w:t>Kutta</w:t>
      </w:r>
      <w:proofErr w:type="spellEnd"/>
      <w:r>
        <w:t xml:space="preserve"> methods. However, they can be unstable for stiff ODEs and may require more memory to store previous values.</w:t>
      </w:r>
    </w:p>
    <w:p w14:paraId="543257C9" w14:textId="77777777" w:rsidR="00AD4D21" w:rsidRDefault="00AD4D21" w:rsidP="00AD4D21">
      <w:r>
        <w:t>The fourth-order formula is the most widely used:</w:t>
      </w:r>
    </w:p>
    <w:p w14:paraId="2A5EA432" w14:textId="77777777" w:rsidR="00AD4D21" w:rsidRDefault="00000000" w:rsidP="00AD4D21">
      <m:oMathPara>
        <m:oMath>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24</m:t>
              </m:r>
            </m:den>
          </m:f>
          <m:r>
            <w:rPr>
              <w:rFonts w:ascii="Cambria Math" w:hAnsi="Cambria Math"/>
            </w:rPr>
            <m:t>*[55*</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-59*</m:t>
          </m:r>
          <m:sSub>
            <m:sSubPr>
              <m:ctrlPr>
                <w:rPr>
                  <w:rFonts w:ascii="Cambria Math" w:hAnsi="Cambria Math"/>
                  <w:i/>
                </w:rPr>
              </m:ctrlPr>
            </m:sSubPr>
            <m:e>
              <m:r>
                <w:rPr>
                  <w:rFonts w:ascii="Cambria Math" w:hAnsi="Cambria Math"/>
                </w:rPr>
                <m:t>f</m:t>
              </m:r>
            </m:e>
            <m:sub>
              <m:r>
                <w:rPr>
                  <w:rFonts w:ascii="Cambria Math" w:hAnsi="Cambria Math"/>
                </w:rPr>
                <m:t>i-1</m:t>
              </m:r>
            </m:sub>
          </m:sSub>
          <m:r>
            <w:rPr>
              <w:rFonts w:ascii="Cambria Math" w:hAnsi="Cambria Math"/>
            </w:rPr>
            <m:t>+37*</m:t>
          </m:r>
          <m:sSub>
            <m:sSubPr>
              <m:ctrlPr>
                <w:rPr>
                  <w:rFonts w:ascii="Cambria Math" w:hAnsi="Cambria Math"/>
                  <w:i/>
                </w:rPr>
              </m:ctrlPr>
            </m:sSubPr>
            <m:e>
              <m:r>
                <w:rPr>
                  <w:rFonts w:ascii="Cambria Math" w:hAnsi="Cambria Math"/>
                </w:rPr>
                <m:t>f</m:t>
              </m:r>
            </m:e>
            <m:sub>
              <m:r>
                <w:rPr>
                  <w:rFonts w:ascii="Cambria Math" w:hAnsi="Cambria Math"/>
                </w:rPr>
                <m:t>i-2</m:t>
              </m:r>
            </m:sub>
          </m:sSub>
          <m:r>
            <w:rPr>
              <w:rFonts w:ascii="Cambria Math" w:hAnsi="Cambria Math"/>
            </w:rPr>
            <m:t>-9*</m:t>
          </m:r>
          <m:sSub>
            <m:sSubPr>
              <m:ctrlPr>
                <w:rPr>
                  <w:rFonts w:ascii="Cambria Math" w:hAnsi="Cambria Math"/>
                  <w:i/>
                </w:rPr>
              </m:ctrlPr>
            </m:sSubPr>
            <m:e>
              <m:r>
                <w:rPr>
                  <w:rFonts w:ascii="Cambria Math" w:hAnsi="Cambria Math"/>
                </w:rPr>
                <m:t>f</m:t>
              </m:r>
            </m:e>
            <m:sub>
              <m:r>
                <w:rPr>
                  <w:rFonts w:ascii="Cambria Math" w:hAnsi="Cambria Math"/>
                </w:rPr>
                <m:t>i-3</m:t>
              </m:r>
            </m:sub>
          </m:sSub>
          <m:r>
            <w:rPr>
              <w:rFonts w:ascii="Cambria Math" w:hAnsi="Cambria Math"/>
            </w:rPr>
            <m:t>]+O(</m:t>
          </m:r>
          <m:sSup>
            <m:sSupPr>
              <m:ctrlPr>
                <w:rPr>
                  <w:rFonts w:ascii="Cambria Math" w:hAnsi="Cambria Math"/>
                  <w:i/>
                </w:rPr>
              </m:ctrlPr>
            </m:sSupPr>
            <m:e>
              <m:r>
                <w:rPr>
                  <w:rFonts w:ascii="Cambria Math" w:hAnsi="Cambria Math"/>
                </w:rPr>
                <m:t>h</m:t>
              </m:r>
            </m:e>
            <m:sup>
              <m:r>
                <w:rPr>
                  <w:rFonts w:ascii="Cambria Math" w:hAnsi="Cambria Math"/>
                </w:rPr>
                <m:t>5</m:t>
              </m:r>
            </m:sup>
          </m:sSup>
          <m:r>
            <w:rPr>
              <w:rFonts w:ascii="Cambria Math" w:hAnsi="Cambria Math"/>
            </w:rPr>
            <m:t>)</m:t>
          </m:r>
        </m:oMath>
      </m:oMathPara>
    </w:p>
    <w:p w14:paraId="0BCDD467" w14:textId="0EBA4E9F" w:rsidR="00AD4D21" w:rsidRDefault="00AD4D21" w:rsidP="00AD4D21">
      <w:pPr>
        <w:ind w:left="0"/>
      </w:pPr>
    </w:p>
    <w:p w14:paraId="1C66D646" w14:textId="3036EADC" w:rsidR="00AC7A3E" w:rsidRDefault="00AC7A3E" w:rsidP="00AD4D21">
      <w:pPr>
        <w:ind w:left="0"/>
      </w:pPr>
    </w:p>
    <w:p w14:paraId="45DCD2F0" w14:textId="439512EF" w:rsidR="00AC7A3E" w:rsidRDefault="00AC7A3E" w:rsidP="00AD4D21">
      <w:pPr>
        <w:ind w:left="0"/>
      </w:pPr>
    </w:p>
    <w:p w14:paraId="49043B2F" w14:textId="425F442E" w:rsidR="00AC7A3E" w:rsidRDefault="00AC7A3E" w:rsidP="00AD4D21">
      <w:pPr>
        <w:ind w:left="0"/>
      </w:pPr>
    </w:p>
    <w:p w14:paraId="5BC764D6" w14:textId="77777777" w:rsidR="00AC7A3E" w:rsidRDefault="00AC7A3E" w:rsidP="00AD4D21">
      <w:pPr>
        <w:ind w:left="0"/>
      </w:pPr>
    </w:p>
    <w:p w14:paraId="725A3CC5" w14:textId="1949BA1A" w:rsidR="00AD4D21" w:rsidRPr="001E4724" w:rsidRDefault="00AD4D21" w:rsidP="00AD4D21">
      <w:pPr>
        <w:rPr>
          <w:b/>
          <w:bCs/>
        </w:rPr>
      </w:pPr>
      <w:r w:rsidRPr="001E4724">
        <w:rPr>
          <w:b/>
          <w:bCs/>
        </w:rPr>
        <w:t xml:space="preserve">5. Adams-Moulton </w:t>
      </w:r>
      <w:r w:rsidR="008465D4">
        <w:rPr>
          <w:b/>
          <w:bCs/>
        </w:rPr>
        <w:t xml:space="preserve">(Closed Adams) </w:t>
      </w:r>
      <w:r w:rsidRPr="001E4724">
        <w:rPr>
          <w:b/>
          <w:bCs/>
        </w:rPr>
        <w:t>method:</w:t>
      </w:r>
      <w:r>
        <w:rPr>
          <w:b/>
          <w:bCs/>
        </w:rPr>
        <w:t xml:space="preserve"> </w:t>
      </w:r>
      <w:r>
        <w:t>This is a family of numerical methods that use both previous and current values of the function to approximate the next value. They are implicit methods therefore, Iterations are needed. They are more accurate than Adams-</w:t>
      </w:r>
      <w:proofErr w:type="spellStart"/>
      <w:r>
        <w:t>Bashforth</w:t>
      </w:r>
      <w:proofErr w:type="spellEnd"/>
      <w:r>
        <w:t xml:space="preserve"> methods, but require more computation and may be unstable for stiff ODEs.</w:t>
      </w:r>
    </w:p>
    <w:p w14:paraId="23A0E1F9" w14:textId="77777777" w:rsidR="00183D4F" w:rsidRDefault="00183D4F" w:rsidP="0014071B">
      <w:pPr>
        <w:ind w:left="0"/>
      </w:pPr>
    </w:p>
    <w:p w14:paraId="6E09DC94" w14:textId="77777777" w:rsidR="00183D4F" w:rsidRPr="006E2602" w:rsidRDefault="00183D4F" w:rsidP="00183D4F">
      <w:pPr>
        <w:ind w:left="0"/>
        <w:rPr>
          <w:b/>
          <w:bCs/>
        </w:rPr>
      </w:pPr>
      <w:r>
        <w:rPr>
          <w:b/>
          <w:bCs/>
        </w:rPr>
        <w:t xml:space="preserve">6. </w:t>
      </w:r>
      <w:r w:rsidRPr="006E2602">
        <w:rPr>
          <w:b/>
          <w:bCs/>
        </w:rPr>
        <w:t>Predictor–Corrector method</w:t>
      </w:r>
    </w:p>
    <w:p w14:paraId="0B601E48" w14:textId="6CCE71B1" w:rsidR="00183D4F" w:rsidRDefault="00183D4F" w:rsidP="00183D4F">
      <w:r>
        <w:t xml:space="preserve">The two methods presented above (closed and open Adams formulas) can be combined into a method known as the predictor–corrector method. The idea is to begin by finding an estimated value </w:t>
      </w:r>
      <m:oMath>
        <m:sSubSup>
          <m:sSubSupPr>
            <m:ctrlPr>
              <w:rPr>
                <w:rFonts w:ascii="Cambria Math" w:hAnsi="Cambria Math"/>
                <w:i/>
              </w:rPr>
            </m:ctrlPr>
          </m:sSubSupPr>
          <m:e>
            <m:r>
              <w:rPr>
                <w:rFonts w:ascii="Cambria Math" w:hAnsi="Cambria Math"/>
              </w:rPr>
              <m:t>y</m:t>
            </m:r>
          </m:e>
          <m:sub>
            <m:r>
              <w:rPr>
                <w:rFonts w:ascii="Cambria Math" w:hAnsi="Cambria Math"/>
              </w:rPr>
              <m:t>i+1</m:t>
            </m:r>
          </m:sub>
          <m:sup>
            <m:r>
              <w:rPr>
                <w:rFonts w:ascii="Cambria Math" w:hAnsi="Cambria Math"/>
              </w:rPr>
              <m:t>(0)</m:t>
            </m:r>
          </m:sup>
        </m:sSubSup>
      </m:oMath>
      <w:r>
        <w:t xml:space="preserve"> (the predictor that is close to the final value </w:t>
      </w:r>
      <m:oMath>
        <m:sSub>
          <m:sSubPr>
            <m:ctrlPr>
              <w:rPr>
                <w:rFonts w:ascii="Cambria Math" w:hAnsi="Cambria Math"/>
                <w:i/>
              </w:rPr>
            </m:ctrlPr>
          </m:sSubPr>
          <m:e>
            <m:r>
              <w:rPr>
                <w:rFonts w:ascii="Cambria Math" w:hAnsi="Cambria Math"/>
              </w:rPr>
              <m:t>y</m:t>
            </m:r>
          </m:e>
          <m:sub>
            <m:r>
              <w:rPr>
                <w:rFonts w:ascii="Cambria Math" w:hAnsi="Cambria Math"/>
              </w:rPr>
              <m:t>i+1</m:t>
            </m:r>
          </m:sub>
        </m:sSub>
      </m:oMath>
      <w:r>
        <w:t xml:space="preserve">). This value is computed using the open version of the formula then injected into the closed method of the same order. This combined approach </w:t>
      </w:r>
      <w:r w:rsidRPr="00543816">
        <w:rPr>
          <w:b/>
          <w:bCs/>
        </w:rPr>
        <w:t>accelerates the convergence</w:t>
      </w:r>
      <w:r>
        <w:t>, allowing us to fully exploit the advantages of the Adams method (reduced computation times and significantly decreased estimated truncation errors).</w:t>
      </w:r>
    </w:p>
    <w:p w14:paraId="46EC95E7" w14:textId="7D3F8978" w:rsidR="0014071B" w:rsidRDefault="0014071B" w:rsidP="00183D4F"/>
    <w:p w14:paraId="0989B689" w14:textId="2139D8D7" w:rsidR="0014071B" w:rsidRDefault="0014071B" w:rsidP="00C57130">
      <w:r>
        <w:t>In conclusion, each numerical method has its own advantages and disadvantages. The choice of method depends on the specific problem being solved, the desired level of accuracy, and the computational resources available.</w:t>
      </w:r>
    </w:p>
    <w:p w14:paraId="01765972" w14:textId="77777777" w:rsidR="00183D4F" w:rsidRDefault="00183D4F" w:rsidP="00183D4F"/>
    <w:p w14:paraId="3452211D" w14:textId="77777777" w:rsidR="00183D4F" w:rsidRDefault="00183D4F" w:rsidP="00183D4F">
      <w:r w:rsidRPr="006E0560">
        <w:rPr>
          <w:u w:val="single"/>
        </w:rPr>
        <w:t>Side Note:</w:t>
      </w:r>
      <w:r>
        <w:t xml:space="preserve"> The built-in features offered by MATLAB can solve almost any problem phrased in terms of ordinary differential equations of the following type and with the following initial conditions:</w:t>
      </w:r>
    </w:p>
    <w:p w14:paraId="4DCD1FF1" w14:textId="77777777" w:rsidR="00183D4F" w:rsidRDefault="00183D4F" w:rsidP="00183D4F"/>
    <w:p w14:paraId="514F2DB0" w14:textId="77777777" w:rsidR="00183D4F" w:rsidRPr="00E97381" w:rsidRDefault="00000000" w:rsidP="00183D4F">
      <m:oMathPara>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   y</m:t>
          </m:r>
          <m:d>
            <m:dPr>
              <m:ctrlPr>
                <w:rPr>
                  <w:rFonts w:ascii="Cambria Math" w:hAnsi="Cambria Math"/>
                  <w:i/>
                </w:rPr>
              </m:ctrlPr>
            </m:dPr>
            <m:e>
              <m:r>
                <w:rPr>
                  <w:rFonts w:ascii="Cambria Math" w:hAnsi="Cambria Math"/>
                </w:rPr>
                <m:t>x0</m:t>
              </m:r>
            </m:e>
          </m:d>
          <m:r>
            <w:rPr>
              <w:rFonts w:ascii="Cambria Math" w:hAnsi="Cambria Math"/>
            </w:rPr>
            <m:t>=y0</m:t>
          </m:r>
        </m:oMath>
      </m:oMathPara>
    </w:p>
    <w:p w14:paraId="6598A5E2" w14:textId="77777777" w:rsidR="00183D4F" w:rsidRDefault="00183D4F" w:rsidP="00183D4F"/>
    <w:p w14:paraId="2C20ACFD" w14:textId="77777777" w:rsidR="00183D4F" w:rsidRDefault="00183D4F" w:rsidP="00183D4F">
      <w:r>
        <w:t>MATLAB has several differential equation solvers: some designed for classical problems, and others designed for the so-called “stiff” problems.</w:t>
      </w:r>
    </w:p>
    <w:p w14:paraId="7C99303C" w14:textId="77777777" w:rsidR="00183D4F" w:rsidRDefault="00183D4F" w:rsidP="00183D4F">
      <w:r>
        <w:t xml:space="preserve"> </w:t>
      </w:r>
    </w:p>
    <w:p w14:paraId="1BDC7532" w14:textId="77777777" w:rsidR="00183D4F" w:rsidRPr="00E97381" w:rsidRDefault="00183D4F" w:rsidP="00183D4F">
      <w:pPr>
        <w:rPr>
          <w:u w:val="single"/>
        </w:rPr>
      </w:pPr>
      <w:r w:rsidRPr="00E97381">
        <w:rPr>
          <w:u w:val="single"/>
        </w:rPr>
        <w:t>The following solvers are classical solvers:</w:t>
      </w:r>
    </w:p>
    <w:p w14:paraId="7388BB54" w14:textId="77777777" w:rsidR="00183D4F" w:rsidRDefault="00183D4F" w:rsidP="00183D4F"/>
    <w:p w14:paraId="5F87803F" w14:textId="77777777" w:rsidR="00183D4F" w:rsidRDefault="00183D4F" w:rsidP="00AF71FC">
      <w:pPr>
        <w:pStyle w:val="ListParagraph"/>
        <w:numPr>
          <w:ilvl w:val="0"/>
          <w:numId w:val="5"/>
        </w:numPr>
      </w:pPr>
      <w:r w:rsidRPr="00E97381">
        <w:rPr>
          <w:b/>
          <w:bCs/>
        </w:rPr>
        <w:t>ode45</w:t>
      </w:r>
      <w:r>
        <w:t xml:space="preserve"> uses an explicit one-step Runge–</w:t>
      </w:r>
      <w:proofErr w:type="spellStart"/>
      <w:r>
        <w:t>Kutta</w:t>
      </w:r>
      <w:proofErr w:type="spellEnd"/>
      <w:r>
        <w:t xml:space="preserve"> method. This solver is the best choice for most problems.</w:t>
      </w:r>
    </w:p>
    <w:p w14:paraId="6C4FDF1B" w14:textId="77777777" w:rsidR="00183D4F" w:rsidRDefault="00183D4F" w:rsidP="00AF71FC">
      <w:pPr>
        <w:pStyle w:val="ListParagraph"/>
        <w:numPr>
          <w:ilvl w:val="0"/>
          <w:numId w:val="5"/>
        </w:numPr>
      </w:pPr>
      <w:r w:rsidRPr="00E97381">
        <w:rPr>
          <w:b/>
          <w:bCs/>
        </w:rPr>
        <w:t>ode23</w:t>
      </w:r>
      <w:r>
        <w:t xml:space="preserve"> uses an explicit one-step Runge–</w:t>
      </w:r>
      <w:proofErr w:type="spellStart"/>
      <w:r>
        <w:t>Kutta</w:t>
      </w:r>
      <w:proofErr w:type="spellEnd"/>
      <w:r>
        <w:t xml:space="preserve"> method. It can be more efficient than ode45 in some cases.</w:t>
      </w:r>
    </w:p>
    <w:p w14:paraId="4F2EF011" w14:textId="77777777" w:rsidR="00183D4F" w:rsidRDefault="00183D4F" w:rsidP="00AF71FC">
      <w:pPr>
        <w:pStyle w:val="ListParagraph"/>
        <w:numPr>
          <w:ilvl w:val="0"/>
          <w:numId w:val="5"/>
        </w:numPr>
      </w:pPr>
      <w:r w:rsidRPr="00E97381">
        <w:rPr>
          <w:b/>
          <w:bCs/>
        </w:rPr>
        <w:t>ode113</w:t>
      </w:r>
      <w:r>
        <w:t xml:space="preserve"> uses an Adams–</w:t>
      </w:r>
      <w:proofErr w:type="spellStart"/>
      <w:r>
        <w:t>Bashforth</w:t>
      </w:r>
      <w:proofErr w:type="spellEnd"/>
      <w:r>
        <w:t xml:space="preserve">–Moulton method. This is a multi-step solver. </w:t>
      </w:r>
    </w:p>
    <w:p w14:paraId="56BC8D52" w14:textId="77777777" w:rsidR="00183D4F" w:rsidRDefault="00183D4F" w:rsidP="00183D4F"/>
    <w:p w14:paraId="1A867821" w14:textId="77777777" w:rsidR="00183D4F" w:rsidRDefault="00183D4F" w:rsidP="00183D4F">
      <w:r>
        <w:t xml:space="preserve">Also, there are four solvers for “stiff” problems: </w:t>
      </w:r>
      <w:r w:rsidRPr="00E97381">
        <w:rPr>
          <w:b/>
          <w:bCs/>
        </w:rPr>
        <w:t>ode15s</w:t>
      </w:r>
      <w:r>
        <w:t xml:space="preserve">, </w:t>
      </w:r>
      <w:r w:rsidRPr="00E97381">
        <w:rPr>
          <w:b/>
          <w:bCs/>
        </w:rPr>
        <w:t>ode23s</w:t>
      </w:r>
      <w:r>
        <w:t xml:space="preserve">, </w:t>
      </w:r>
      <w:r w:rsidRPr="00E97381">
        <w:rPr>
          <w:b/>
          <w:bCs/>
        </w:rPr>
        <w:t>ode23t</w:t>
      </w:r>
      <w:r>
        <w:t xml:space="preserve"> and </w:t>
      </w:r>
      <w:r w:rsidRPr="00E97381">
        <w:rPr>
          <w:b/>
          <w:bCs/>
        </w:rPr>
        <w:t>ode23tb</w:t>
      </w:r>
      <w:r>
        <w:t>.</w:t>
      </w:r>
    </w:p>
    <w:p w14:paraId="136DCB93" w14:textId="51BA895C" w:rsidR="00AC3F3F" w:rsidRDefault="00183D4F" w:rsidP="00AC3F3F">
      <w:pPr>
        <w:spacing w:after="200"/>
        <w:ind w:left="0" w:right="0"/>
        <w:jc w:val="left"/>
      </w:pPr>
      <w:r>
        <w:br w:type="page"/>
      </w:r>
    </w:p>
    <w:p w14:paraId="7C347106" w14:textId="77777777" w:rsidR="006E42B9" w:rsidRDefault="006E42B9" w:rsidP="00AC3F3F">
      <w:pPr>
        <w:spacing w:after="200"/>
        <w:ind w:left="0" w:right="0"/>
        <w:jc w:val="left"/>
      </w:pPr>
    </w:p>
    <w:p w14:paraId="33C6F229" w14:textId="4FA1DB3A" w:rsidR="00183D4F" w:rsidRDefault="00183D4F" w:rsidP="00183D4F">
      <w:pPr>
        <w:pStyle w:val="Heading2"/>
      </w:pPr>
      <w:bookmarkStart w:id="29" w:name="_Toc130028496"/>
      <w:r w:rsidRPr="00AC5A30">
        <w:t>Choose one algorithm for solving the Airplane EOM, and clearly state the (Initial conditions needed, Inputs needed in each iteration, and Outputs calculated in each iteration)</w:t>
      </w:r>
      <w:bookmarkEnd w:id="29"/>
    </w:p>
    <w:p w14:paraId="7244CD28" w14:textId="77777777" w:rsidR="00183D4F" w:rsidRDefault="00183D4F" w:rsidP="00183D4F">
      <w:pPr>
        <w:ind w:left="0"/>
      </w:pPr>
    </w:p>
    <w:p w14:paraId="547F758F" w14:textId="77777777" w:rsidR="00183D4F" w:rsidRDefault="00183D4F" w:rsidP="00183D4F">
      <w:r>
        <w:rPr>
          <w:b/>
          <w:bCs/>
        </w:rPr>
        <w:t xml:space="preserve">Chosen Algorithm: </w:t>
      </w:r>
      <w:r>
        <w:t>For aircraft simulation, the most commonly used method is the Runge-</w:t>
      </w:r>
      <w:proofErr w:type="spellStart"/>
      <w:r>
        <w:t>Kutta</w:t>
      </w:r>
      <w:proofErr w:type="spellEnd"/>
      <w:r>
        <w:t xml:space="preserve"> method, particularly the </w:t>
      </w:r>
      <w:r w:rsidRPr="00D550C2">
        <w:rPr>
          <w:b/>
          <w:bCs/>
        </w:rPr>
        <w:t>fourth-order Runge-</w:t>
      </w:r>
      <w:proofErr w:type="spellStart"/>
      <w:r w:rsidRPr="00D550C2">
        <w:rPr>
          <w:b/>
          <w:bCs/>
        </w:rPr>
        <w:t>Kutta</w:t>
      </w:r>
      <w:proofErr w:type="spellEnd"/>
      <w:r w:rsidRPr="00D550C2">
        <w:rPr>
          <w:b/>
          <w:bCs/>
        </w:rPr>
        <w:t xml:space="preserve"> method</w:t>
      </w:r>
      <w:r>
        <w:t>, due to its accuracy, stability, and ease of implementation. It can handle both stiff and non-stiff ODEs, and can be used for multi-step simulations. Moreover, it can handle different types of forces and moments acting on the aircraft, such as aerodynamic forces, gravity, and thrust.</w:t>
      </w:r>
    </w:p>
    <w:p w14:paraId="38CDDCDF" w14:textId="77777777" w:rsidR="00183D4F" w:rsidRDefault="00183D4F" w:rsidP="00183D4F"/>
    <w:p w14:paraId="4C9F1C65" w14:textId="77777777" w:rsidR="00183D4F" w:rsidRDefault="00183D4F" w:rsidP="00183D4F">
      <w:pPr>
        <w:jc w:val="center"/>
      </w:pPr>
      <w:r>
        <w:t xml:space="preserve">States: </w:t>
      </w:r>
      <m:oMath>
        <m:d>
          <m:dPr>
            <m:ctrlPr>
              <w:rPr>
                <w:rFonts w:ascii="Cambria Math" w:hAnsi="Cambria Math"/>
                <w:i/>
              </w:rPr>
            </m:ctrlPr>
          </m:dPr>
          <m:e>
            <m:r>
              <w:rPr>
                <w:rFonts w:ascii="Cambria Math" w:hAnsi="Cambria Math"/>
              </w:rPr>
              <m:t>u,v,w</m:t>
            </m:r>
          </m:e>
        </m:d>
        <m:r>
          <w:rPr>
            <w:rFonts w:ascii="Cambria Math" w:hAnsi="Cambria Math"/>
          </w:rPr>
          <m:t>,</m:t>
        </m:r>
        <m:d>
          <m:dPr>
            <m:ctrlPr>
              <w:rPr>
                <w:rFonts w:ascii="Cambria Math" w:hAnsi="Cambria Math"/>
                <w:i/>
              </w:rPr>
            </m:ctrlPr>
          </m:dPr>
          <m:e>
            <m:r>
              <w:rPr>
                <w:rFonts w:ascii="Cambria Math" w:hAnsi="Cambria Math"/>
              </w:rPr>
              <m:t>p,q,r</m:t>
            </m:r>
          </m:e>
        </m:d>
        <m:r>
          <w:rPr>
            <w:rFonts w:ascii="Cambria Math" w:hAnsi="Cambria Math"/>
          </w:rPr>
          <m:t>,(x,y,z),(ϕ,θ,ψ)</m:t>
        </m:r>
      </m:oMath>
    </w:p>
    <w:p w14:paraId="0F11302D" w14:textId="77777777" w:rsidR="00183D4F" w:rsidRDefault="00183D4F" w:rsidP="00183D4F">
      <w:pPr>
        <w:jc w:val="center"/>
      </w:pPr>
      <w:r>
        <w:t>Constants of airplane: mass (m), Inertia matrix (I).</w:t>
      </w:r>
    </w:p>
    <w:p w14:paraId="2171EDE4" w14:textId="77777777" w:rsidR="00183D4F" w:rsidRDefault="00183D4F" w:rsidP="00183D4F"/>
    <w:p w14:paraId="2ABFF881" w14:textId="77777777" w:rsidR="00183D4F" w:rsidRDefault="00183D4F" w:rsidP="00183D4F">
      <w:r w:rsidRPr="003B1100">
        <w:rPr>
          <w:b/>
          <w:bCs/>
        </w:rPr>
        <w:t>The initial conditions needed</w:t>
      </w:r>
      <w:r>
        <w:t xml:space="preserve"> for the Runge-</w:t>
      </w:r>
      <w:proofErr w:type="spellStart"/>
      <w:r>
        <w:t>Kutta</w:t>
      </w:r>
      <w:proofErr w:type="spellEnd"/>
      <w:r>
        <w:t xml:space="preserve"> method are the values of the state variables at a given initial time, such as the initial position, velocity, and attitude of the aircraft. In addition, the initial conditions may also include any input values that affect the EOM, such as the aircraft's initial mass, engine thrust, and control surface positions.</w:t>
      </w:r>
    </w:p>
    <w:p w14:paraId="21AD3AF1" w14:textId="77777777" w:rsidR="00183D4F" w:rsidRDefault="00183D4F" w:rsidP="00183D4F"/>
    <w:p w14:paraId="0DBAED5F" w14:textId="77777777" w:rsidR="00183D4F" w:rsidRDefault="00183D4F" w:rsidP="00183D4F">
      <w:pPr>
        <w:jc w:val="center"/>
      </w:pPr>
      <w:r>
        <w:t>Initial conditions for all states are needed</w:t>
      </w:r>
    </w:p>
    <w:p w14:paraId="5731035E" w14:textId="77777777" w:rsidR="00183D4F" w:rsidRPr="00F17520" w:rsidRDefault="00000000" w:rsidP="00183D4F">
      <w:pPr>
        <w:jc w:val="center"/>
      </w:pPr>
      <m:oMathPara>
        <m:oMath>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0</m:t>
              </m:r>
            </m:sub>
          </m:sSub>
          <m:r>
            <w:rPr>
              <w:rFonts w:ascii="Cambria Math" w:hAnsi="Cambria Math"/>
            </w:rPr>
            <m:t>)</m:t>
          </m:r>
        </m:oMath>
      </m:oMathPara>
    </w:p>
    <w:p w14:paraId="0E5B0D49" w14:textId="77777777" w:rsidR="00183D4F" w:rsidRDefault="00183D4F" w:rsidP="00183D4F">
      <w:pPr>
        <w:ind w:left="0"/>
      </w:pPr>
    </w:p>
    <w:p w14:paraId="56195EB8" w14:textId="77777777" w:rsidR="00183D4F" w:rsidRDefault="00183D4F" w:rsidP="00183D4F">
      <w:r>
        <w:t>In each iteration of the Runge-</w:t>
      </w:r>
      <w:proofErr w:type="spellStart"/>
      <w:r>
        <w:t>Kutta</w:t>
      </w:r>
      <w:proofErr w:type="spellEnd"/>
      <w:r>
        <w:t xml:space="preserve"> method, </w:t>
      </w:r>
      <w:r w:rsidRPr="003B1100">
        <w:rPr>
          <w:b/>
          <w:bCs/>
        </w:rPr>
        <w:t>the inputs needed</w:t>
      </w:r>
      <w:r>
        <w:t xml:space="preserve"> include the current state of the aircraft and any external forces or moments acting on the aircraft. These forces and moments may include aerodynamic forces, gravity, and engine thrust. The algorithm also requires a time step value, which determines the accuracy of the numerical approximation.</w:t>
      </w:r>
    </w:p>
    <w:p w14:paraId="26539156" w14:textId="77777777" w:rsidR="00183D4F" w:rsidRDefault="00183D4F" w:rsidP="00183D4F"/>
    <w:p w14:paraId="60659A49" w14:textId="1C307D8C" w:rsidR="00AC7A3E" w:rsidRDefault="00183D4F" w:rsidP="00AC7A3E">
      <w:r w:rsidRPr="00717432">
        <w:t>For the fourth-order Runge-</w:t>
      </w:r>
      <w:proofErr w:type="spellStart"/>
      <w:r w:rsidRPr="00717432">
        <w:t>Kutta</w:t>
      </w:r>
      <w:proofErr w:type="spellEnd"/>
      <w:r w:rsidRPr="00717432">
        <w:t xml:space="preserve"> scheme</w:t>
      </w:r>
    </w:p>
    <w:p w14:paraId="0B4D27AD" w14:textId="77777777" w:rsidR="00AC7A3E" w:rsidRDefault="00AC7A3E" w:rsidP="00AC7A3E"/>
    <w:p w14:paraId="3B5B793F" w14:textId="77777777" w:rsidR="00183D4F" w:rsidRPr="00717432" w:rsidRDefault="00000000" w:rsidP="00183D4F">
      <w:pPr>
        <w:rPr>
          <w:b/>
        </w:rPr>
      </w:pPr>
      <m:oMathPara>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i+1</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6</m:t>
              </m:r>
            </m:den>
          </m:f>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1</m:t>
              </m:r>
            </m:sub>
          </m:sSub>
          <m:r>
            <m:rPr>
              <m:sty m:val="b"/>
            </m:rPr>
            <w:rPr>
              <w:rFonts w:ascii="Cambria Math" w:hAnsi="Cambria Math"/>
            </w:rPr>
            <m:t>+2*</m:t>
          </m:r>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2</m:t>
              </m:r>
            </m:sub>
          </m:sSub>
          <m:r>
            <m:rPr>
              <m:sty m:val="b"/>
            </m:rPr>
            <w:rPr>
              <w:rFonts w:ascii="Cambria Math" w:hAnsi="Cambria Math"/>
            </w:rPr>
            <m:t>+2*</m:t>
          </m:r>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3</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4</m:t>
              </m:r>
            </m:sub>
          </m:sSub>
          <m:r>
            <m:rPr>
              <m:sty m:val="bi"/>
            </m:rPr>
            <w:rPr>
              <w:rFonts w:ascii="Cambria Math" w:hAnsi="Cambria Math"/>
            </w:rPr>
            <m:t>)</m:t>
          </m:r>
        </m:oMath>
      </m:oMathPara>
    </w:p>
    <w:p w14:paraId="3F472D72" w14:textId="77777777" w:rsidR="00183D4F" w:rsidRDefault="00183D4F" w:rsidP="00183D4F">
      <w:r>
        <w:t>Where</w:t>
      </w:r>
    </w:p>
    <w:p w14:paraId="28A733CD" w14:textId="77777777" w:rsidR="00183D4F" w:rsidRDefault="00183D4F" w:rsidP="00183D4F">
      <w:pPr>
        <w:jc w:val="center"/>
      </w:pPr>
    </w:p>
    <w:p w14:paraId="317AFA98" w14:textId="77777777" w:rsidR="00183D4F" w:rsidRDefault="00183D4F" w:rsidP="00183D4F">
      <w:pPr>
        <w:rPr>
          <w:rFonts w:ascii="Cambria Math" w:hAnsi="Cambria Math"/>
          <w:oMath/>
        </w:rPr>
        <w:sectPr w:rsidR="00183D4F" w:rsidSect="00C5023A">
          <w:type w:val="continuous"/>
          <w:pgSz w:w="11906" w:h="16838" w:code="9"/>
          <w:pgMar w:top="720" w:right="1152" w:bottom="720" w:left="1152" w:header="0" w:footer="0" w:gutter="0"/>
          <w:pgNumType w:start="1"/>
          <w:cols w:sep="1" w:space="720"/>
          <w:titlePg/>
          <w:docGrid w:linePitch="381"/>
        </w:sectPr>
      </w:pPr>
    </w:p>
    <w:p w14:paraId="55EC58C2" w14:textId="77777777" w:rsidR="00183D4F" w:rsidRPr="00717432" w:rsidRDefault="00000000" w:rsidP="00183D4F">
      <m:oMathPara>
        <m:oMathParaPr>
          <m:jc m:val="center"/>
        </m:oMathParaP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 h*f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i</m:t>
                  </m:r>
                </m:sub>
              </m:sSub>
            </m:e>
          </m:d>
          <m:r>
            <m:rPr>
              <m:sty m:val="p"/>
            </m:rP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xml:space="preserve"> = h*f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*h,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1</m:t>
                  </m:r>
                </m:sub>
              </m:sSub>
            </m:e>
          </m:d>
          <m:r>
            <m:rPr>
              <m:sty m:val="p"/>
            </m:rP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 xml:space="preserve"> = h*f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*h,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r>
            <m:rPr>
              <m:sty m:val="p"/>
            </m:rP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 xml:space="preserve"> = h*f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+h,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e>
          </m:d>
        </m:oMath>
      </m:oMathPara>
    </w:p>
    <w:p w14:paraId="6715E583" w14:textId="77777777" w:rsidR="00183D4F" w:rsidRDefault="00183D4F" w:rsidP="00183D4F">
      <w:pPr>
        <w:sectPr w:rsidR="00183D4F" w:rsidSect="006700CF">
          <w:type w:val="continuous"/>
          <w:pgSz w:w="11906" w:h="16838" w:code="9"/>
          <w:pgMar w:top="720" w:right="1152" w:bottom="720" w:left="1152" w:header="0" w:footer="0" w:gutter="0"/>
          <w:pgNumType w:start="1"/>
          <w:cols w:num="2" w:sep="1" w:space="720"/>
          <w:titlePg/>
          <w:docGrid w:linePitch="381"/>
        </w:sectPr>
      </w:pPr>
    </w:p>
    <w:p w14:paraId="416A3BB9" w14:textId="20F1790C" w:rsidR="00183D4F" w:rsidRDefault="00183D4F" w:rsidP="00AC7A3E">
      <w:pPr>
        <w:ind w:left="0"/>
      </w:pPr>
      <w:r>
        <w:t>And</w:t>
      </w:r>
    </w:p>
    <w:p w14:paraId="2381FC6E" w14:textId="77777777" w:rsidR="00183D4F" w:rsidRPr="003B1100" w:rsidRDefault="00183D4F" w:rsidP="00183D4F">
      <w:pPr>
        <w:jc w:val="center"/>
        <w:rPr>
          <w:b/>
          <w:bCs/>
          <w:lang w:val="en"/>
        </w:rPr>
      </w:pPr>
      <m:oMathPara>
        <m:oMathParaPr>
          <m:jc m:val="center"/>
        </m:oMathParaPr>
        <m:oMath>
          <m:r>
            <w:rPr>
              <w:rFonts w:ascii="Cambria Math" w:hAnsi="Cambria Math"/>
            </w:rPr>
            <w:lastRenderedPageBreak/>
            <m:t>h=</m:t>
          </m:r>
          <m:r>
            <m:rPr>
              <m:sty m:val="p"/>
            </m:rPr>
            <w:rPr>
              <w:rFonts w:ascii="Cambria Math" w:hAnsi="Cambria Math"/>
            </w:rPr>
            <m:t>Δ</m:t>
          </m:r>
          <m:r>
            <w:rPr>
              <w:rFonts w:ascii="Cambria Math" w:hAnsi="Cambria Math"/>
            </w:rPr>
            <m:t>t,  f</m:t>
          </m:r>
          <m:d>
            <m:dPr>
              <m:ctrlPr>
                <w:rPr>
                  <w:rFonts w:ascii="Cambria Math" w:hAnsi="Cambria Math"/>
                  <w:i/>
                </w:rPr>
              </m:ctrlPr>
            </m:dPr>
            <m:e>
              <m:r>
                <w:rPr>
                  <w:rFonts w:ascii="Cambria Math" w:hAnsi="Cambria Math"/>
                </w:rPr>
                <m:t>t,x</m:t>
              </m:r>
            </m:e>
          </m:d>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 xml:space="preserve">,    </m:t>
          </m:r>
          <m:r>
            <m:rPr>
              <m:sty m:val="bi"/>
            </m:rPr>
            <w:rPr>
              <w:rFonts w:ascii="Cambria Math" w:hAnsi="Cambria Math"/>
              <w:lang w:val="en"/>
            </w:rPr>
            <m:t>x=</m:t>
          </m:r>
          <m:d>
            <m:dPr>
              <m:begChr m:val="{"/>
              <m:endChr m:val="}"/>
              <m:ctrlPr>
                <w:rPr>
                  <w:rFonts w:ascii="Cambria Math" w:hAnsi="Cambria Math"/>
                  <w:b/>
                  <w:bCs/>
                  <w:lang w:val="en"/>
                </w:rPr>
              </m:ctrlPr>
            </m:dPr>
            <m:e>
              <m:eqArr>
                <m:eqArrPr>
                  <m:ctrlPr>
                    <w:rPr>
                      <w:rFonts w:ascii="Cambria Math" w:hAnsi="Cambria Math"/>
                      <w:b/>
                      <w:bCs/>
                      <w:i/>
                      <w:lang w:val="en"/>
                    </w:rPr>
                  </m:ctrlPr>
                </m:eqArrPr>
                <m:e>
                  <m:r>
                    <m:rPr>
                      <m:sty m:val="bi"/>
                    </m:rPr>
                    <w:rPr>
                      <w:rFonts w:ascii="Cambria Math" w:hAnsi="Cambria Math"/>
                      <w:lang w:val="en"/>
                    </w:rPr>
                    <m:t>u</m:t>
                  </m:r>
                </m:e>
                <m:e>
                  <m:r>
                    <m:rPr>
                      <m:sty m:val="bi"/>
                    </m:rPr>
                    <w:rPr>
                      <w:rFonts w:ascii="Cambria Math" w:hAnsi="Cambria Math"/>
                      <w:lang w:val="en"/>
                    </w:rPr>
                    <m:t>v</m:t>
                  </m:r>
                </m:e>
                <m:e>
                  <m:r>
                    <m:rPr>
                      <m:sty m:val="bi"/>
                    </m:rPr>
                    <w:rPr>
                      <w:rFonts w:ascii="Cambria Math" w:hAnsi="Cambria Math"/>
                      <w:lang w:val="en"/>
                    </w:rPr>
                    <m:t>w</m:t>
                  </m:r>
                </m:e>
                <m:e>
                  <m:r>
                    <m:rPr>
                      <m:sty m:val="bi"/>
                    </m:rPr>
                    <w:rPr>
                      <w:rFonts w:ascii="Cambria Math" w:hAnsi="Cambria Math"/>
                      <w:lang w:val="en"/>
                    </w:rPr>
                    <m:t>p</m:t>
                  </m:r>
                </m:e>
                <m:e>
                  <m:r>
                    <m:rPr>
                      <m:sty m:val="bi"/>
                    </m:rPr>
                    <w:rPr>
                      <w:rFonts w:ascii="Cambria Math" w:hAnsi="Cambria Math"/>
                      <w:lang w:val="en"/>
                    </w:rPr>
                    <m:t>q</m:t>
                  </m:r>
                </m:e>
                <m:e>
                  <m:r>
                    <m:rPr>
                      <m:sty m:val="bi"/>
                    </m:rPr>
                    <w:rPr>
                      <w:rFonts w:ascii="Cambria Math" w:hAnsi="Cambria Math"/>
                      <w:lang w:val="en"/>
                    </w:rPr>
                    <m:t>r</m:t>
                  </m:r>
                </m:e>
                <m:e>
                  <m:r>
                    <m:rPr>
                      <m:sty m:val="b"/>
                    </m:rPr>
                    <w:rPr>
                      <w:rFonts w:ascii="Cambria Math" w:hAnsi="Cambria Math"/>
                      <w:lang w:val="en"/>
                    </w:rPr>
                    <m:t>∅</m:t>
                  </m:r>
                </m:e>
                <m:e>
                  <m:r>
                    <m:rPr>
                      <m:sty m:val="bi"/>
                    </m:rPr>
                    <w:rPr>
                      <w:rFonts w:ascii="Cambria Math" w:hAnsi="Cambria Math"/>
                      <w:lang w:val="en"/>
                    </w:rPr>
                    <m:t>θ</m:t>
                  </m:r>
                </m:e>
                <m:e>
                  <m:r>
                    <m:rPr>
                      <m:sty m:val="b"/>
                    </m:rPr>
                    <w:rPr>
                      <w:rFonts w:ascii="Cambria Math" w:hAnsi="Cambria Math"/>
                      <w:lang w:val="en"/>
                    </w:rPr>
                    <m:t>Ψ</m:t>
                  </m:r>
                </m:e>
                <m:e>
                  <m:r>
                    <m:rPr>
                      <m:sty m:val="bi"/>
                    </m:rPr>
                    <w:rPr>
                      <w:rFonts w:ascii="Cambria Math" w:hAnsi="Cambria Math"/>
                      <w:lang w:val="en"/>
                    </w:rPr>
                    <m:t>x</m:t>
                  </m:r>
                </m:e>
                <m:e>
                  <m:r>
                    <m:rPr>
                      <m:sty m:val="bi"/>
                    </m:rPr>
                    <w:rPr>
                      <w:rFonts w:ascii="Cambria Math" w:hAnsi="Cambria Math"/>
                      <w:lang w:val="en"/>
                    </w:rPr>
                    <m:t>y</m:t>
                  </m:r>
                  <m:ctrlPr>
                    <w:rPr>
                      <w:rFonts w:ascii="Cambria Math" w:hAnsi="Cambria Math"/>
                      <w:b/>
                      <w:bCs/>
                      <w:i/>
                      <w:iCs/>
                      <w:lang w:val="en"/>
                    </w:rPr>
                  </m:ctrlPr>
                </m:e>
                <m:e>
                  <m:r>
                    <m:rPr>
                      <m:sty m:val="bi"/>
                    </m:rPr>
                    <w:rPr>
                      <w:rFonts w:ascii="Cambria Math" w:hAnsi="Cambria Math"/>
                      <w:lang w:val="en"/>
                    </w:rPr>
                    <m:t>z</m:t>
                  </m:r>
                </m:e>
              </m:eqArr>
            </m:e>
          </m:d>
        </m:oMath>
      </m:oMathPara>
    </w:p>
    <w:p w14:paraId="4CBDC1BB" w14:textId="77777777" w:rsidR="00183D4F" w:rsidRDefault="00183D4F" w:rsidP="00183D4F">
      <w:pPr>
        <w:jc w:val="center"/>
        <w:rPr>
          <w:b/>
          <w:bCs/>
          <w:lang w:val="en"/>
        </w:rPr>
      </w:pPr>
    </w:p>
    <w:p w14:paraId="26BDFE7F" w14:textId="77777777" w:rsidR="00183D4F" w:rsidRDefault="00183D4F" w:rsidP="00183D4F">
      <w:pPr>
        <w:rPr>
          <w:b/>
          <w:bCs/>
        </w:rPr>
      </w:pPr>
      <w:r>
        <w:t xml:space="preserve">Each iteration depends on </w:t>
      </w:r>
      <w:r w:rsidRPr="008707D0">
        <w:rPr>
          <w:b/>
          <w:bCs/>
        </w:rPr>
        <w:t xml:space="preserve">previous iteration states </w:t>
      </w:r>
      <w:r>
        <w:rPr>
          <w:b/>
          <w:bCs/>
        </w:rPr>
        <w:t xml:space="preserve">and states rates </w:t>
      </w:r>
      <w:r w:rsidRPr="008707D0">
        <w:rPr>
          <w:b/>
          <w:bCs/>
        </w:rPr>
        <w:t>values</w:t>
      </w:r>
      <w:r>
        <w:rPr>
          <w:b/>
          <w:bCs/>
        </w:rPr>
        <w:t xml:space="preserve"> </w:t>
      </w:r>
    </w:p>
    <w:p w14:paraId="61D926A0" w14:textId="77777777" w:rsidR="00183D4F" w:rsidRDefault="00183D4F" w:rsidP="00183D4F">
      <w:r>
        <w:t xml:space="preserve">Thus, </w:t>
      </w:r>
      <w:r>
        <w:rPr>
          <w:b/>
          <w:bCs/>
        </w:rPr>
        <w:t>Inputs for iteration (n) are:</w:t>
      </w:r>
    </w:p>
    <w:p w14:paraId="62ABB5D1" w14:textId="77777777" w:rsidR="00183D4F" w:rsidRDefault="00183D4F" w:rsidP="00AF71FC">
      <w:pPr>
        <w:pStyle w:val="ListParagraph"/>
        <w:numPr>
          <w:ilvl w:val="0"/>
          <w:numId w:val="8"/>
        </w:numPr>
        <w:spacing w:line="240" w:lineRule="auto"/>
        <w:ind w:right="0"/>
        <w:jc w:val="left"/>
      </w:pPr>
      <w:r>
        <w:t xml:space="preserve">Previous iteration States values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e>
        </m:d>
        <m:r>
          <w:rPr>
            <w:rFonts w:ascii="Cambria Math" w:hAnsi="Cambria Math"/>
          </w:rPr>
          <m:t>.</m:t>
        </m:r>
      </m:oMath>
    </w:p>
    <w:p w14:paraId="706B1021" w14:textId="77777777" w:rsidR="00183D4F" w:rsidRDefault="00183D4F" w:rsidP="00AF71FC">
      <w:pPr>
        <w:pStyle w:val="ListParagraph"/>
        <w:numPr>
          <w:ilvl w:val="0"/>
          <w:numId w:val="8"/>
        </w:numPr>
        <w:spacing w:line="240" w:lineRule="auto"/>
        <w:ind w:right="0"/>
        <w:jc w:val="left"/>
      </w:pPr>
      <w:r>
        <w:t xml:space="preserve">Previous iteration States rates values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n-1</m:t>
                </m:r>
              </m:sub>
            </m:sSub>
          </m:e>
        </m:d>
        <m:r>
          <w:rPr>
            <w:rFonts w:ascii="Cambria Math" w:hAnsi="Cambria Math"/>
          </w:rPr>
          <m:t>.</m:t>
        </m:r>
      </m:oMath>
    </w:p>
    <w:p w14:paraId="5656AFD5" w14:textId="77777777" w:rsidR="00183D4F" w:rsidRDefault="00183D4F" w:rsidP="00183D4F"/>
    <w:p w14:paraId="56A4634E" w14:textId="77777777" w:rsidR="00183D4F" w:rsidRDefault="00183D4F" w:rsidP="00183D4F">
      <w:r w:rsidRPr="003B1100">
        <w:rPr>
          <w:b/>
          <w:bCs/>
        </w:rPr>
        <w:t>The Runge-</w:t>
      </w:r>
      <w:proofErr w:type="spellStart"/>
      <w:r w:rsidRPr="003B1100">
        <w:rPr>
          <w:b/>
          <w:bCs/>
        </w:rPr>
        <w:t>Kutta</w:t>
      </w:r>
      <w:proofErr w:type="spellEnd"/>
      <w:r w:rsidRPr="003B1100">
        <w:rPr>
          <w:b/>
          <w:bCs/>
        </w:rPr>
        <w:t xml:space="preserve"> method outputs</w:t>
      </w:r>
      <w:r>
        <w:t xml:space="preserve"> the values of the state variables at the next time step. These outputs include the new position, velocity, and attitude of the aircraft, as well as any other relevant state variables, such as fuel consumption or control surface deflections.</w:t>
      </w:r>
    </w:p>
    <w:p w14:paraId="7B829ADF" w14:textId="77777777" w:rsidR="00183D4F" w:rsidRDefault="00183D4F" w:rsidP="00183D4F"/>
    <w:p w14:paraId="5C7C60A9" w14:textId="77777777" w:rsidR="00183D4F" w:rsidRPr="00AC50F5" w:rsidRDefault="00183D4F" w:rsidP="00183D4F">
      <w:pPr>
        <w:jc w:val="center"/>
        <w:rPr>
          <w:b/>
          <w:bCs/>
        </w:rPr>
      </w:pPr>
      <w:r>
        <w:t xml:space="preserve">Outputs from each iteration (n) are </w:t>
      </w:r>
      <w:r w:rsidRPr="00AC50F5">
        <w:rPr>
          <w:b/>
          <w:bCs/>
        </w:rPr>
        <w:t xml:space="preserve">states </w:t>
      </w:r>
      <m:oMath>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n+1</m:t>
                </m:r>
              </m:sub>
            </m:sSub>
          </m:e>
        </m:d>
      </m:oMath>
    </w:p>
    <w:p w14:paraId="2A9512C8" w14:textId="77777777" w:rsidR="00183D4F" w:rsidRDefault="00183D4F" w:rsidP="00183D4F">
      <w:pPr>
        <w:ind w:left="0"/>
      </w:pPr>
    </w:p>
    <w:p w14:paraId="33FE3EE6" w14:textId="1A3928EB" w:rsidR="00183D4F" w:rsidRDefault="00183D4F" w:rsidP="00183D4F">
      <w:r>
        <w:t>The Runge-</w:t>
      </w:r>
      <w:proofErr w:type="spellStart"/>
      <w:r>
        <w:t>Kutta</w:t>
      </w:r>
      <w:proofErr w:type="spellEnd"/>
      <w:r>
        <w:t xml:space="preserve"> method is a numerical method that iteratively approximates the solution to the EOM by evaluating the derivatives of the state variables at multiple intermediate time steps. The method uses a weighted sum of these intermediate values to obtain a more accurate approximation of the state variables at the next time step. The order of the method determines the accuracy of the numerical approximation, with higher-order methods providing more accurate solutions at the cost of increased computational complexity.</w:t>
      </w:r>
    </w:p>
    <w:p w14:paraId="1DE38A9A" w14:textId="3D48F782" w:rsidR="00AC7A3E" w:rsidRDefault="00AC7A3E" w:rsidP="00183D4F"/>
    <w:p w14:paraId="334C0D98" w14:textId="07B2521E" w:rsidR="00AC7A3E" w:rsidRDefault="00AC7A3E" w:rsidP="00183D4F"/>
    <w:p w14:paraId="5F0510D4" w14:textId="60637D3D" w:rsidR="00AC7A3E" w:rsidRDefault="00AC7A3E" w:rsidP="00183D4F"/>
    <w:p w14:paraId="63C88066" w14:textId="1DF2B0D5" w:rsidR="00AC7A3E" w:rsidRDefault="00AC7A3E" w:rsidP="00183D4F"/>
    <w:p w14:paraId="0276A4D0" w14:textId="1C9D7357" w:rsidR="00AC7A3E" w:rsidRDefault="00AC7A3E" w:rsidP="00183D4F"/>
    <w:p w14:paraId="5F5E97CA" w14:textId="4AF2004A" w:rsidR="00AC7A3E" w:rsidRDefault="00AC7A3E" w:rsidP="00183D4F"/>
    <w:p w14:paraId="410203E7" w14:textId="055C99C6" w:rsidR="00AC7A3E" w:rsidRDefault="00AC7A3E" w:rsidP="00183D4F"/>
    <w:p w14:paraId="4C840723" w14:textId="0012AB20" w:rsidR="00AC7A3E" w:rsidRDefault="00AC7A3E" w:rsidP="00183D4F"/>
    <w:p w14:paraId="673BA332" w14:textId="75F09452" w:rsidR="00AC7A3E" w:rsidRDefault="00AC7A3E" w:rsidP="00183D4F"/>
    <w:p w14:paraId="29770F7E" w14:textId="579A186F" w:rsidR="00AC7A3E" w:rsidRDefault="00AC7A3E" w:rsidP="00183D4F"/>
    <w:p w14:paraId="4DA834FD" w14:textId="49059F82" w:rsidR="00AC7A3E" w:rsidRDefault="00AC7A3E" w:rsidP="00183D4F"/>
    <w:p w14:paraId="77C510A5" w14:textId="5E1C82A6" w:rsidR="00AC7A3E" w:rsidRDefault="00AC7A3E" w:rsidP="00183D4F"/>
    <w:p w14:paraId="06CD0C20" w14:textId="0356D7BC" w:rsidR="00AC7A3E" w:rsidRDefault="00AC7A3E" w:rsidP="00183D4F"/>
    <w:p w14:paraId="359EEBF0" w14:textId="2CCE2936" w:rsidR="00AC7A3E" w:rsidRDefault="00AC7A3E" w:rsidP="00183D4F"/>
    <w:p w14:paraId="7C0FB9FB" w14:textId="025EC953" w:rsidR="00AC7A3E" w:rsidRDefault="00AC7A3E" w:rsidP="00183D4F"/>
    <w:p w14:paraId="095E2170" w14:textId="7B358693" w:rsidR="00AC7A3E" w:rsidRDefault="00AC7A3E" w:rsidP="00183D4F"/>
    <w:p w14:paraId="4F78B1C6" w14:textId="6448D7B6" w:rsidR="00AC7A3E" w:rsidRDefault="00AC7A3E" w:rsidP="00183D4F"/>
    <w:p w14:paraId="598858B4" w14:textId="5EBFC755" w:rsidR="00AC7A3E" w:rsidRDefault="00AC7A3E" w:rsidP="00183D4F"/>
    <w:p w14:paraId="3BBFD8E5" w14:textId="77777777" w:rsidR="00183D4F" w:rsidRDefault="00183D4F" w:rsidP="006E42B9">
      <w:pPr>
        <w:ind w:left="0"/>
      </w:pPr>
    </w:p>
    <w:p w14:paraId="49F08CC7" w14:textId="193D1B63" w:rsidR="00183D4F" w:rsidRDefault="00183D4F" w:rsidP="00183D4F">
      <w:pPr>
        <w:pStyle w:val="Heading2"/>
      </w:pPr>
      <w:bookmarkStart w:id="30" w:name="_Toc130028497"/>
      <w:r>
        <w:t>Solve the system of first-order ODEs</w:t>
      </w:r>
      <w:bookmarkEnd w:id="30"/>
    </w:p>
    <w:p w14:paraId="2C5581FD" w14:textId="77777777" w:rsidR="00183D4F" w:rsidRDefault="00183D4F" w:rsidP="00183D4F"/>
    <w:p w14:paraId="67689CA0" w14:textId="77777777" w:rsidR="00183D4F" w:rsidRPr="00513654" w:rsidRDefault="00000000" w:rsidP="00183D4F">
      <w:pPr>
        <w:rPr>
          <w:b/>
          <w:bCs/>
          <w:iCs/>
          <w:color w:val="002060"/>
          <w:kern w:val="24"/>
        </w:rPr>
      </w:pPr>
      <m:oMathPara>
        <m:oMath>
          <m:eqArr>
            <m:eqArrPr>
              <m:ctrlPr>
                <w:rPr>
                  <w:rFonts w:ascii="Cambria Math" w:hAnsi="Cambria Math" w:cstheme="minorBidi"/>
                  <w:b/>
                  <w:bCs/>
                  <w:i/>
                  <w:iCs/>
                  <w:color w:val="002060"/>
                  <w:kern w:val="24"/>
                </w:rPr>
              </m:ctrlPr>
            </m:eqArrPr>
            <m:e>
              <m:f>
                <m:fPr>
                  <m:ctrlPr>
                    <w:rPr>
                      <w:rFonts w:ascii="Cambria Math" w:hAnsi="Cambria Math" w:cstheme="minorBidi"/>
                      <w:b/>
                      <w:bCs/>
                      <w:i/>
                      <w:iCs/>
                      <w:color w:val="002060"/>
                      <w:kern w:val="24"/>
                    </w:rPr>
                  </m:ctrlPr>
                </m:fPr>
                <m:num>
                  <m:r>
                    <m:rPr>
                      <m:sty m:val="bi"/>
                    </m:rPr>
                    <w:rPr>
                      <w:rFonts w:ascii="Cambria Math" w:hAnsi="Cambria Math" w:cstheme="minorBidi"/>
                      <w:color w:val="002060"/>
                      <w:kern w:val="24"/>
                    </w:rPr>
                    <m:t>d</m:t>
                  </m:r>
                  <m:sSub>
                    <m:sSubPr>
                      <m:ctrlPr>
                        <w:rPr>
                          <w:rFonts w:ascii="Cambria Math" w:hAnsi="Cambria Math" w:cstheme="minorBidi"/>
                          <w:b/>
                          <w:bCs/>
                          <w:i/>
                          <w:iCs/>
                          <w:color w:val="002060"/>
                          <w:kern w:val="24"/>
                        </w:rPr>
                      </m:ctrlPr>
                    </m:sSubPr>
                    <m:e>
                      <m:r>
                        <m:rPr>
                          <m:sty m:val="bi"/>
                        </m:rPr>
                        <w:rPr>
                          <w:rFonts w:ascii="Cambria Math" w:hAnsi="Cambria Math" w:cstheme="minorBidi"/>
                          <w:color w:val="002060"/>
                          <w:kern w:val="24"/>
                        </w:rPr>
                        <m:t>y</m:t>
                      </m:r>
                    </m:e>
                    <m:sub>
                      <m:r>
                        <m:rPr>
                          <m:sty m:val="bi"/>
                        </m:rPr>
                        <w:rPr>
                          <w:rFonts w:ascii="Cambria Math" w:hAnsi="Cambria Math" w:cstheme="minorBidi"/>
                          <w:color w:val="002060"/>
                          <w:kern w:val="24"/>
                        </w:rPr>
                        <m:t>1</m:t>
                      </m:r>
                    </m:sub>
                  </m:sSub>
                </m:num>
                <m:den>
                  <m:r>
                    <m:rPr>
                      <m:sty m:val="bi"/>
                    </m:rPr>
                    <w:rPr>
                      <w:rFonts w:ascii="Cambria Math" w:hAnsi="Cambria Math" w:cstheme="minorBidi"/>
                      <w:color w:val="002060"/>
                      <w:kern w:val="24"/>
                    </w:rPr>
                    <m:t>dt</m:t>
                  </m:r>
                </m:den>
              </m:f>
              <m:r>
                <m:rPr>
                  <m:sty m:val="bi"/>
                </m:rPr>
                <w:rPr>
                  <w:rFonts w:ascii="Cambria Math" w:hAnsi="Cambria Math" w:cstheme="minorBidi"/>
                  <w:color w:val="002060"/>
                  <w:kern w:val="24"/>
                </w:rPr>
                <m:t>=sin(t)+cos</m:t>
              </m:r>
              <m:d>
                <m:dPr>
                  <m:ctrlPr>
                    <w:rPr>
                      <w:rFonts w:ascii="Cambria Math" w:hAnsi="Cambria Math" w:cstheme="minorBidi"/>
                      <w:b/>
                      <w:bCs/>
                      <w:i/>
                      <w:iCs/>
                      <w:color w:val="002060"/>
                      <w:kern w:val="24"/>
                    </w:rPr>
                  </m:ctrlPr>
                </m:dPr>
                <m:e>
                  <m:sSub>
                    <m:sSubPr>
                      <m:ctrlPr>
                        <w:rPr>
                          <w:rFonts w:ascii="Cambria Math" w:hAnsi="Cambria Math" w:cstheme="minorBidi"/>
                          <w:b/>
                          <w:bCs/>
                          <w:i/>
                          <w:iCs/>
                          <w:color w:val="002060"/>
                          <w:kern w:val="24"/>
                        </w:rPr>
                      </m:ctrlPr>
                    </m:sSubPr>
                    <m:e>
                      <m:r>
                        <m:rPr>
                          <m:sty m:val="bi"/>
                        </m:rPr>
                        <w:rPr>
                          <w:rFonts w:ascii="Cambria Math" w:hAnsi="Cambria Math" w:cstheme="minorBidi"/>
                          <w:color w:val="002060"/>
                          <w:kern w:val="24"/>
                        </w:rPr>
                        <m:t>y</m:t>
                      </m:r>
                    </m:e>
                    <m:sub>
                      <m:r>
                        <m:rPr>
                          <m:sty m:val="bi"/>
                        </m:rPr>
                        <w:rPr>
                          <w:rFonts w:ascii="Cambria Math" w:hAnsi="Cambria Math" w:cstheme="minorBidi"/>
                          <w:color w:val="002060"/>
                          <w:kern w:val="24"/>
                        </w:rPr>
                        <m:t>1</m:t>
                      </m:r>
                    </m:sub>
                  </m:sSub>
                </m:e>
              </m:d>
              <m:r>
                <m:rPr>
                  <m:sty m:val="bi"/>
                </m:rPr>
                <w:rPr>
                  <w:rFonts w:ascii="Cambria Math" w:hAnsi="Cambria Math" w:cstheme="minorBidi"/>
                  <w:color w:val="002060"/>
                  <w:kern w:val="24"/>
                </w:rPr>
                <m:t>+sin</m:t>
              </m:r>
              <m:d>
                <m:dPr>
                  <m:ctrlPr>
                    <w:rPr>
                      <w:rFonts w:ascii="Cambria Math" w:hAnsi="Cambria Math" w:cstheme="minorBidi"/>
                      <w:b/>
                      <w:bCs/>
                      <w:i/>
                      <w:iCs/>
                      <w:color w:val="002060"/>
                      <w:kern w:val="24"/>
                    </w:rPr>
                  </m:ctrlPr>
                </m:dPr>
                <m:e>
                  <m:sSub>
                    <m:sSubPr>
                      <m:ctrlPr>
                        <w:rPr>
                          <w:rFonts w:ascii="Cambria Math" w:hAnsi="Cambria Math" w:cstheme="minorBidi"/>
                          <w:b/>
                          <w:bCs/>
                          <w:i/>
                          <w:iCs/>
                          <w:color w:val="002060"/>
                          <w:kern w:val="24"/>
                        </w:rPr>
                      </m:ctrlPr>
                    </m:sSubPr>
                    <m:e>
                      <m:r>
                        <m:rPr>
                          <m:sty m:val="bi"/>
                        </m:rPr>
                        <w:rPr>
                          <w:rFonts w:ascii="Cambria Math" w:hAnsi="Cambria Math" w:cstheme="minorBidi"/>
                          <w:color w:val="002060"/>
                          <w:kern w:val="24"/>
                        </w:rPr>
                        <m:t>y</m:t>
                      </m:r>
                    </m:e>
                    <m:sub>
                      <m:r>
                        <m:rPr>
                          <m:sty m:val="bi"/>
                        </m:rPr>
                        <w:rPr>
                          <w:rFonts w:ascii="Cambria Math" w:hAnsi="Cambria Math" w:cstheme="minorBidi"/>
                          <w:color w:val="002060"/>
                          <w:kern w:val="24"/>
                        </w:rPr>
                        <m:t>2</m:t>
                      </m:r>
                    </m:sub>
                  </m:sSub>
                </m:e>
              </m:d>
            </m:e>
            <m:e>
              <m:f>
                <m:fPr>
                  <m:ctrlPr>
                    <w:rPr>
                      <w:rFonts w:ascii="Cambria Math" w:hAnsi="Cambria Math" w:cstheme="minorBidi"/>
                      <w:b/>
                      <w:bCs/>
                      <w:i/>
                      <w:iCs/>
                      <w:color w:val="002060"/>
                      <w:kern w:val="24"/>
                    </w:rPr>
                  </m:ctrlPr>
                </m:fPr>
                <m:num>
                  <m:r>
                    <m:rPr>
                      <m:sty m:val="bi"/>
                    </m:rPr>
                    <w:rPr>
                      <w:rFonts w:ascii="Cambria Math" w:hAnsi="Cambria Math" w:cstheme="minorBidi"/>
                      <w:color w:val="002060"/>
                      <w:kern w:val="24"/>
                    </w:rPr>
                    <m:t>d</m:t>
                  </m:r>
                  <m:sSub>
                    <m:sSubPr>
                      <m:ctrlPr>
                        <w:rPr>
                          <w:rFonts w:ascii="Cambria Math" w:hAnsi="Cambria Math" w:cstheme="minorBidi"/>
                          <w:b/>
                          <w:bCs/>
                          <w:i/>
                          <w:iCs/>
                          <w:color w:val="002060"/>
                          <w:kern w:val="24"/>
                        </w:rPr>
                      </m:ctrlPr>
                    </m:sSubPr>
                    <m:e>
                      <m:r>
                        <m:rPr>
                          <m:sty m:val="bi"/>
                        </m:rPr>
                        <w:rPr>
                          <w:rFonts w:ascii="Cambria Math" w:hAnsi="Cambria Math" w:cstheme="minorBidi"/>
                          <w:color w:val="002060"/>
                          <w:kern w:val="24"/>
                        </w:rPr>
                        <m:t>y</m:t>
                      </m:r>
                    </m:e>
                    <m:sub>
                      <m:r>
                        <m:rPr>
                          <m:sty m:val="bi"/>
                        </m:rPr>
                        <w:rPr>
                          <w:rFonts w:ascii="Cambria Math" w:hAnsi="Cambria Math" w:cstheme="minorBidi"/>
                          <w:color w:val="002060"/>
                          <w:kern w:val="24"/>
                        </w:rPr>
                        <m:t>2</m:t>
                      </m:r>
                    </m:sub>
                  </m:sSub>
                </m:num>
                <m:den>
                  <m:r>
                    <m:rPr>
                      <m:sty m:val="bi"/>
                    </m:rPr>
                    <w:rPr>
                      <w:rFonts w:ascii="Cambria Math" w:hAnsi="Cambria Math" w:cstheme="minorBidi"/>
                      <w:color w:val="002060"/>
                      <w:kern w:val="24"/>
                    </w:rPr>
                    <m:t>dt</m:t>
                  </m:r>
                </m:den>
              </m:f>
              <m:r>
                <m:rPr>
                  <m:sty m:val="bi"/>
                </m:rPr>
                <w:rPr>
                  <w:rFonts w:ascii="Cambria Math" w:hAnsi="Cambria Math" w:cstheme="minorBidi"/>
                  <w:color w:val="002060"/>
                  <w:kern w:val="24"/>
                </w:rPr>
                <m:t>=cos(t)+sin</m:t>
              </m:r>
              <m:d>
                <m:dPr>
                  <m:ctrlPr>
                    <w:rPr>
                      <w:rFonts w:ascii="Cambria Math" w:hAnsi="Cambria Math" w:cstheme="minorBidi"/>
                      <w:b/>
                      <w:bCs/>
                      <w:i/>
                      <w:iCs/>
                      <w:color w:val="002060"/>
                      <w:kern w:val="24"/>
                    </w:rPr>
                  </m:ctrlPr>
                </m:dPr>
                <m:e>
                  <m:sSub>
                    <m:sSubPr>
                      <m:ctrlPr>
                        <w:rPr>
                          <w:rFonts w:ascii="Cambria Math" w:hAnsi="Cambria Math" w:cstheme="minorBidi"/>
                          <w:b/>
                          <w:bCs/>
                          <w:i/>
                          <w:iCs/>
                          <w:color w:val="002060"/>
                          <w:kern w:val="24"/>
                        </w:rPr>
                      </m:ctrlPr>
                    </m:sSubPr>
                    <m:e>
                      <m:r>
                        <m:rPr>
                          <m:sty m:val="bi"/>
                        </m:rPr>
                        <w:rPr>
                          <w:rFonts w:ascii="Cambria Math" w:hAnsi="Cambria Math" w:cstheme="minorBidi"/>
                          <w:color w:val="002060"/>
                          <w:kern w:val="24"/>
                        </w:rPr>
                        <m:t>y</m:t>
                      </m:r>
                    </m:e>
                    <m:sub>
                      <m:r>
                        <m:rPr>
                          <m:sty m:val="bi"/>
                        </m:rPr>
                        <w:rPr>
                          <w:rFonts w:ascii="Cambria Math" w:hAnsi="Cambria Math" w:cstheme="minorBidi"/>
                          <w:color w:val="002060"/>
                          <w:kern w:val="24"/>
                        </w:rPr>
                        <m:t>2</m:t>
                      </m:r>
                    </m:sub>
                  </m:sSub>
                </m:e>
              </m:d>
            </m:e>
          </m:eqArr>
        </m:oMath>
      </m:oMathPara>
    </w:p>
    <w:p w14:paraId="334D9E89" w14:textId="77777777" w:rsidR="00183D4F" w:rsidRPr="00513654" w:rsidRDefault="00183D4F" w:rsidP="00183D4F">
      <w:pPr>
        <w:rPr>
          <w:b/>
          <w:bCs/>
          <w:iCs/>
          <w:color w:val="002060"/>
          <w:kern w:val="24"/>
        </w:rPr>
      </w:pPr>
    </w:p>
    <w:p w14:paraId="43C7C3A3" w14:textId="77777777" w:rsidR="00183D4F" w:rsidRDefault="00183D4F" w:rsidP="00183D4F">
      <w:pPr>
        <w:rPr>
          <w:color w:val="002060"/>
        </w:rPr>
      </w:pPr>
      <w:r w:rsidRPr="00513654">
        <w:rPr>
          <w:color w:val="002060"/>
        </w:rPr>
        <w:t>The Initial conditions are:</w:t>
      </w:r>
    </w:p>
    <w:p w14:paraId="61A92432" w14:textId="77777777" w:rsidR="00183D4F" w:rsidRDefault="00183D4F" w:rsidP="00183D4F">
      <w:pPr>
        <w:rPr>
          <w:color w:val="002060"/>
        </w:rPr>
      </w:pPr>
    </w:p>
    <w:p w14:paraId="30DE8628" w14:textId="77777777" w:rsidR="00183D4F" w:rsidRDefault="00183D4F" w:rsidP="00183D4F">
      <w:pPr>
        <w:jc w:val="center"/>
        <w:rPr>
          <w:iCs/>
          <w:color w:val="002060"/>
          <w:kern w:val="24"/>
        </w:rPr>
      </w:pPr>
      <w:r>
        <w:rPr>
          <w:color w:val="002060"/>
          <w:kern w:val="24"/>
        </w:rPr>
        <w:t xml:space="preserve">At </w:t>
      </w:r>
      <m:oMath>
        <m:r>
          <w:rPr>
            <w:rFonts w:ascii="Cambria Math" w:hAnsi="Cambria Math" w:cstheme="minorBidi"/>
            <w:color w:val="002060"/>
            <w:kern w:val="24"/>
          </w:rPr>
          <m:t xml:space="preserve">t=0,  </m:t>
        </m:r>
        <m:d>
          <m:dPr>
            <m:begChr m:val="["/>
            <m:endChr m:val="]"/>
            <m:ctrlPr>
              <w:rPr>
                <w:rFonts w:ascii="Cambria Math" w:hAnsi="Cambria Math" w:cstheme="minorBidi"/>
                <w:i/>
                <w:iCs/>
                <w:color w:val="002060"/>
                <w:kern w:val="24"/>
              </w:rPr>
            </m:ctrlPr>
          </m:dPr>
          <m:e>
            <m:eqArr>
              <m:eqArrPr>
                <m:ctrlPr>
                  <w:rPr>
                    <w:rFonts w:ascii="Cambria Math" w:hAnsi="Cambria Math" w:cstheme="minorBidi"/>
                    <w:i/>
                    <w:iCs/>
                    <w:color w:val="002060"/>
                    <w:kern w:val="24"/>
                  </w:rPr>
                </m:ctrlPr>
              </m:eqArrPr>
              <m:e>
                <m:sSub>
                  <m:sSubPr>
                    <m:ctrlPr>
                      <w:rPr>
                        <w:rFonts w:ascii="Cambria Math" w:hAnsi="Cambria Math" w:cstheme="minorBidi"/>
                        <w:i/>
                        <w:iCs/>
                        <w:color w:val="002060"/>
                        <w:kern w:val="24"/>
                      </w:rPr>
                    </m:ctrlPr>
                  </m:sSubPr>
                  <m:e>
                    <m:r>
                      <w:rPr>
                        <w:rFonts w:ascii="Cambria Math" w:hAnsi="Cambria Math" w:cstheme="minorBidi"/>
                        <w:color w:val="002060"/>
                        <w:kern w:val="24"/>
                      </w:rPr>
                      <m:t>y</m:t>
                    </m:r>
                  </m:e>
                  <m:sub>
                    <m:r>
                      <w:rPr>
                        <w:rFonts w:ascii="Cambria Math" w:hAnsi="Cambria Math" w:cstheme="minorBidi"/>
                        <w:color w:val="002060"/>
                        <w:kern w:val="24"/>
                      </w:rPr>
                      <m:t>1</m:t>
                    </m:r>
                  </m:sub>
                </m:sSub>
              </m:e>
              <m:e>
                <m:sSub>
                  <m:sSubPr>
                    <m:ctrlPr>
                      <w:rPr>
                        <w:rFonts w:ascii="Cambria Math" w:hAnsi="Cambria Math" w:cstheme="minorBidi"/>
                        <w:i/>
                        <w:iCs/>
                        <w:color w:val="002060"/>
                        <w:kern w:val="24"/>
                      </w:rPr>
                    </m:ctrlPr>
                  </m:sSubPr>
                  <m:e>
                    <m:r>
                      <w:rPr>
                        <w:rFonts w:ascii="Cambria Math" w:hAnsi="Cambria Math" w:cstheme="minorBidi"/>
                        <w:color w:val="002060"/>
                        <w:kern w:val="24"/>
                      </w:rPr>
                      <m:t>y</m:t>
                    </m:r>
                  </m:e>
                  <m:sub>
                    <m:r>
                      <w:rPr>
                        <w:rFonts w:ascii="Cambria Math" w:hAnsi="Cambria Math" w:cstheme="minorBidi"/>
                        <w:color w:val="002060"/>
                        <w:kern w:val="24"/>
                      </w:rPr>
                      <m:t>2</m:t>
                    </m:r>
                  </m:sub>
                </m:sSub>
              </m:e>
            </m:eqArr>
          </m:e>
        </m:d>
        <m:r>
          <w:rPr>
            <w:rFonts w:ascii="Cambria Math" w:hAnsi="Cambria Math" w:cstheme="minorBidi"/>
            <w:color w:val="002060"/>
            <w:kern w:val="24"/>
          </w:rPr>
          <m:t>=</m:t>
        </m:r>
        <m:d>
          <m:dPr>
            <m:begChr m:val="["/>
            <m:endChr m:val="]"/>
            <m:ctrlPr>
              <w:rPr>
                <w:rFonts w:ascii="Cambria Math" w:hAnsi="Cambria Math" w:cstheme="minorBidi"/>
                <w:i/>
                <w:iCs/>
                <w:color w:val="002060"/>
                <w:kern w:val="24"/>
              </w:rPr>
            </m:ctrlPr>
          </m:dPr>
          <m:e>
            <m:eqArr>
              <m:eqArrPr>
                <m:ctrlPr>
                  <w:rPr>
                    <w:rFonts w:ascii="Cambria Math" w:hAnsi="Cambria Math" w:cstheme="minorBidi"/>
                    <w:i/>
                    <w:iCs/>
                    <w:color w:val="002060"/>
                    <w:kern w:val="24"/>
                  </w:rPr>
                </m:ctrlPr>
              </m:eqArrPr>
              <m:e>
                <m:r>
                  <w:rPr>
                    <w:rFonts w:ascii="Cambria Math" w:hAnsi="Cambria Math" w:cstheme="minorBidi"/>
                    <w:color w:val="002060"/>
                    <w:kern w:val="24"/>
                  </w:rPr>
                  <m:t>-1</m:t>
                </m:r>
              </m:e>
              <m:e>
                <m:r>
                  <w:rPr>
                    <w:rFonts w:ascii="Cambria Math" w:hAnsi="Cambria Math" w:cstheme="minorBidi"/>
                    <w:color w:val="002060"/>
                    <w:kern w:val="24"/>
                  </w:rPr>
                  <m:t>1</m:t>
                </m:r>
              </m:e>
            </m:eqArr>
          </m:e>
        </m:d>
      </m:oMath>
    </w:p>
    <w:p w14:paraId="63CD66E6" w14:textId="77777777" w:rsidR="00183D4F" w:rsidRDefault="00183D4F" w:rsidP="00183D4F">
      <w:pPr>
        <w:jc w:val="center"/>
        <w:rPr>
          <w:iCs/>
          <w:color w:val="002060"/>
          <w:kern w:val="24"/>
        </w:rPr>
      </w:pPr>
    </w:p>
    <w:p w14:paraId="59F17280" w14:textId="77777777" w:rsidR="00183D4F" w:rsidRDefault="00183D4F" w:rsidP="00183D4F">
      <w:pPr>
        <w:jc w:val="left"/>
        <w:rPr>
          <w:color w:val="002060"/>
        </w:rPr>
      </w:pPr>
      <w:r w:rsidRPr="002C6E6D">
        <w:rPr>
          <w:color w:val="002060"/>
        </w:rPr>
        <w:t>End of solution interval:</w:t>
      </w:r>
    </w:p>
    <w:p w14:paraId="1EC27663" w14:textId="77777777" w:rsidR="00183D4F" w:rsidRDefault="00183D4F" w:rsidP="00183D4F">
      <w:pPr>
        <w:jc w:val="left"/>
        <w:rPr>
          <w:color w:val="002060"/>
        </w:rPr>
      </w:pPr>
    </w:p>
    <w:p w14:paraId="25447E4C" w14:textId="77777777" w:rsidR="00183D4F" w:rsidRDefault="00183D4F" w:rsidP="00183D4F">
      <w:pPr>
        <w:jc w:val="center"/>
        <w:rPr>
          <w:rFonts w:ascii="Cambria Math" w:hAnsi="Cambria Math" w:cstheme="minorBidi"/>
          <w:color w:val="002060"/>
          <w:kern w:val="24"/>
        </w:rPr>
      </w:pPr>
      <w:r w:rsidRPr="007077E8">
        <w:rPr>
          <w:rFonts w:ascii="Cambria Math" w:hAnsi="Cambria Math" w:cstheme="minorBidi"/>
          <w:color w:val="002060"/>
          <w:kern w:val="24"/>
        </w:rPr>
        <w:t>𝑡 = 20</w:t>
      </w:r>
    </w:p>
    <w:p w14:paraId="4FADE447" w14:textId="77777777" w:rsidR="00183D4F" w:rsidRDefault="00183D4F" w:rsidP="00183D4F">
      <w:pPr>
        <w:jc w:val="center"/>
        <w:rPr>
          <w:rFonts w:ascii="Cambria Math" w:hAnsi="Cambria Math" w:cstheme="minorBidi"/>
          <w:color w:val="002060"/>
          <w:kern w:val="24"/>
        </w:rPr>
      </w:pPr>
    </w:p>
    <w:p w14:paraId="5D1B5A3F" w14:textId="77777777" w:rsidR="00183D4F" w:rsidRPr="007077E8" w:rsidRDefault="00183D4F" w:rsidP="00183D4F">
      <w:pPr>
        <w:jc w:val="left"/>
        <w:rPr>
          <w:color w:val="002060"/>
        </w:rPr>
      </w:pPr>
      <w:r w:rsidRPr="007077E8">
        <w:rPr>
          <w:color w:val="002060"/>
        </w:rPr>
        <w:t>Number of intervals:</w:t>
      </w:r>
    </w:p>
    <w:p w14:paraId="7D6216A6" w14:textId="77777777" w:rsidR="00183D4F" w:rsidRDefault="00183D4F" w:rsidP="00183D4F">
      <w:pPr>
        <w:jc w:val="left"/>
        <w:rPr>
          <w:color w:val="002060"/>
        </w:rPr>
      </w:pPr>
    </w:p>
    <w:p w14:paraId="370BD07F" w14:textId="77777777" w:rsidR="00183D4F" w:rsidRDefault="00183D4F" w:rsidP="00183D4F">
      <w:pPr>
        <w:jc w:val="center"/>
        <w:rPr>
          <w:rFonts w:ascii="Cambria Math" w:hAnsi="Cambria Math" w:cstheme="minorBidi"/>
          <w:color w:val="002060"/>
          <w:kern w:val="24"/>
        </w:rPr>
      </w:pPr>
      <w:r>
        <w:rPr>
          <w:rFonts w:ascii="Cambria Math" w:hAnsi="Cambria Math" w:cstheme="minorBidi"/>
          <w:color w:val="002060"/>
          <w:kern w:val="24"/>
        </w:rPr>
        <w:t>n</w:t>
      </w:r>
      <w:r w:rsidRPr="007077E8">
        <w:rPr>
          <w:rFonts w:ascii="Cambria Math" w:hAnsi="Cambria Math" w:cstheme="minorBidi"/>
          <w:color w:val="002060"/>
          <w:kern w:val="24"/>
        </w:rPr>
        <w:t xml:space="preserve"> = </w:t>
      </w:r>
      <w:r>
        <w:rPr>
          <w:rFonts w:ascii="Cambria Math" w:hAnsi="Cambria Math" w:cstheme="minorBidi"/>
          <w:color w:val="002060"/>
          <w:kern w:val="24"/>
        </w:rPr>
        <w:t>10</w:t>
      </w:r>
      <w:r w:rsidRPr="007077E8">
        <w:rPr>
          <w:rFonts w:ascii="Cambria Math" w:hAnsi="Cambria Math" w:cstheme="minorBidi"/>
          <w:color w:val="002060"/>
          <w:kern w:val="24"/>
        </w:rPr>
        <w:t>0</w:t>
      </w:r>
    </w:p>
    <w:p w14:paraId="5B4A6B15" w14:textId="77777777" w:rsidR="00183D4F" w:rsidRDefault="00183D4F" w:rsidP="00183D4F">
      <w:pPr>
        <w:jc w:val="center"/>
        <w:rPr>
          <w:rFonts w:ascii="Cambria Math" w:hAnsi="Cambria Math" w:cstheme="minorBidi"/>
          <w:color w:val="002060"/>
          <w:kern w:val="24"/>
        </w:rPr>
      </w:pPr>
    </w:p>
    <w:p w14:paraId="50FAE164" w14:textId="77777777" w:rsidR="00183D4F" w:rsidRDefault="00183D4F" w:rsidP="00183D4F">
      <w:pPr>
        <w:jc w:val="left"/>
        <w:rPr>
          <w:color w:val="002060"/>
        </w:rPr>
      </w:pPr>
      <w:r w:rsidRPr="00E65ADB">
        <w:rPr>
          <w:color w:val="002060"/>
        </w:rPr>
        <w:t xml:space="preserve">Thus, time step </w:t>
      </w:r>
    </w:p>
    <w:p w14:paraId="43A58E39" w14:textId="77777777" w:rsidR="00183D4F" w:rsidRDefault="00183D4F" w:rsidP="00183D4F">
      <w:pPr>
        <w:jc w:val="left"/>
        <w:rPr>
          <w:color w:val="002060"/>
        </w:rPr>
      </w:pPr>
    </w:p>
    <w:p w14:paraId="46203B73" w14:textId="493FF39B" w:rsidR="00183D4F" w:rsidRPr="00AC7A3E" w:rsidRDefault="00183D4F" w:rsidP="00AC7A3E">
      <w:pPr>
        <w:jc w:val="left"/>
        <w:rPr>
          <w:color w:val="002060"/>
        </w:rPr>
      </w:pPr>
      <m:oMathPara>
        <m:oMath>
          <m:r>
            <m:rPr>
              <m:sty m:val="p"/>
            </m:rPr>
            <w:rPr>
              <w:rFonts w:ascii="Cambria Math" w:hAnsi="Cambria Math"/>
              <w:color w:val="002060"/>
            </w:rPr>
            <m:t>Δ</m:t>
          </m:r>
          <m:r>
            <w:rPr>
              <w:rFonts w:ascii="Cambria Math" w:hAnsi="Cambria Math"/>
              <w:color w:val="002060"/>
            </w:rPr>
            <m:t>t=</m:t>
          </m:r>
          <m:f>
            <m:fPr>
              <m:ctrlPr>
                <w:rPr>
                  <w:rFonts w:ascii="Cambria Math" w:hAnsi="Cambria Math"/>
                  <w:i/>
                  <w:color w:val="002060"/>
                </w:rPr>
              </m:ctrlPr>
            </m:fPr>
            <m:num>
              <m:r>
                <w:rPr>
                  <w:rFonts w:ascii="Cambria Math" w:hAnsi="Cambria Math"/>
                  <w:color w:val="002060"/>
                </w:rPr>
                <m:t>t</m:t>
              </m:r>
            </m:num>
            <m:den>
              <m:r>
                <w:rPr>
                  <w:rFonts w:ascii="Cambria Math" w:hAnsi="Cambria Math"/>
                  <w:color w:val="002060"/>
                </w:rPr>
                <m:t>n</m:t>
              </m:r>
            </m:den>
          </m:f>
          <m:r>
            <w:rPr>
              <w:rFonts w:ascii="Cambria Math" w:hAnsi="Cambria Math"/>
              <w:color w:val="002060"/>
            </w:rPr>
            <m:t>=0.2</m:t>
          </m:r>
        </m:oMath>
      </m:oMathPara>
    </w:p>
    <w:p w14:paraId="35715737" w14:textId="77777777" w:rsidR="00AC7A3E" w:rsidRDefault="00AC7A3E" w:rsidP="00AC7A3E">
      <w:pPr>
        <w:jc w:val="left"/>
        <w:rPr>
          <w:color w:val="002060"/>
        </w:rPr>
      </w:pPr>
    </w:p>
    <w:p w14:paraId="5D958810" w14:textId="47CA3B14" w:rsidR="00183D4F" w:rsidRDefault="00183D4F" w:rsidP="00183D4F">
      <w:pPr>
        <w:jc w:val="left"/>
        <w:rPr>
          <w:color w:val="002060"/>
        </w:rPr>
      </w:pPr>
    </w:p>
    <w:p w14:paraId="34495AB0" w14:textId="7D28E567" w:rsidR="00AC7A3E" w:rsidRDefault="00AC7A3E" w:rsidP="00183D4F">
      <w:pPr>
        <w:jc w:val="left"/>
        <w:rPr>
          <w:color w:val="002060"/>
        </w:rPr>
      </w:pPr>
    </w:p>
    <w:p w14:paraId="24F5ADF6" w14:textId="001F6E7E" w:rsidR="00AC7A3E" w:rsidRDefault="00AC7A3E" w:rsidP="00183D4F">
      <w:pPr>
        <w:jc w:val="left"/>
        <w:rPr>
          <w:color w:val="002060"/>
        </w:rPr>
      </w:pPr>
    </w:p>
    <w:p w14:paraId="50DE8D1F" w14:textId="04D8C4B2" w:rsidR="00AC7A3E" w:rsidRDefault="00AC7A3E" w:rsidP="00183D4F">
      <w:pPr>
        <w:jc w:val="left"/>
        <w:rPr>
          <w:color w:val="002060"/>
        </w:rPr>
      </w:pPr>
    </w:p>
    <w:p w14:paraId="0AFE87C8" w14:textId="61ABB016" w:rsidR="00AC7A3E" w:rsidRDefault="00AC7A3E" w:rsidP="00183D4F">
      <w:pPr>
        <w:jc w:val="left"/>
        <w:rPr>
          <w:color w:val="002060"/>
        </w:rPr>
      </w:pPr>
    </w:p>
    <w:p w14:paraId="128F312F" w14:textId="1A5E8ED9" w:rsidR="00AC7A3E" w:rsidRDefault="00AC7A3E" w:rsidP="00183D4F">
      <w:pPr>
        <w:jc w:val="left"/>
        <w:rPr>
          <w:color w:val="002060"/>
        </w:rPr>
      </w:pPr>
    </w:p>
    <w:p w14:paraId="389AEC34" w14:textId="2A646AC6" w:rsidR="00AC7A3E" w:rsidRDefault="00AC7A3E" w:rsidP="00183D4F">
      <w:pPr>
        <w:jc w:val="left"/>
        <w:rPr>
          <w:color w:val="002060"/>
        </w:rPr>
      </w:pPr>
    </w:p>
    <w:p w14:paraId="6960E646" w14:textId="456EFC0C" w:rsidR="00AC7A3E" w:rsidRDefault="00AC7A3E" w:rsidP="00183D4F">
      <w:pPr>
        <w:jc w:val="left"/>
        <w:rPr>
          <w:color w:val="002060"/>
        </w:rPr>
      </w:pPr>
    </w:p>
    <w:p w14:paraId="4DC8326C" w14:textId="14433FD0" w:rsidR="00AC7A3E" w:rsidRDefault="00AC7A3E" w:rsidP="00183D4F">
      <w:pPr>
        <w:jc w:val="left"/>
        <w:rPr>
          <w:color w:val="002060"/>
        </w:rPr>
      </w:pPr>
    </w:p>
    <w:p w14:paraId="72F3DB96" w14:textId="103BFF35" w:rsidR="00AC7A3E" w:rsidRDefault="00AC7A3E" w:rsidP="00183D4F">
      <w:pPr>
        <w:jc w:val="left"/>
        <w:rPr>
          <w:color w:val="002060"/>
        </w:rPr>
      </w:pPr>
    </w:p>
    <w:p w14:paraId="68BA5584" w14:textId="4F6F8ACF" w:rsidR="00AC7A3E" w:rsidRDefault="00AC7A3E" w:rsidP="00183D4F">
      <w:pPr>
        <w:jc w:val="left"/>
        <w:rPr>
          <w:color w:val="002060"/>
        </w:rPr>
      </w:pPr>
    </w:p>
    <w:p w14:paraId="052D0995" w14:textId="2BD55F90" w:rsidR="00AC7A3E" w:rsidRDefault="00AC7A3E" w:rsidP="00183D4F">
      <w:pPr>
        <w:jc w:val="left"/>
        <w:rPr>
          <w:color w:val="002060"/>
        </w:rPr>
      </w:pPr>
    </w:p>
    <w:p w14:paraId="33BFE743" w14:textId="6417C7E9" w:rsidR="00AC7A3E" w:rsidRDefault="00AC7A3E" w:rsidP="00183D4F">
      <w:pPr>
        <w:jc w:val="left"/>
        <w:rPr>
          <w:color w:val="002060"/>
        </w:rPr>
      </w:pPr>
    </w:p>
    <w:p w14:paraId="7F5D15ED" w14:textId="311F0E99" w:rsidR="00AC7A3E" w:rsidRDefault="00AC7A3E" w:rsidP="00183D4F">
      <w:pPr>
        <w:jc w:val="left"/>
        <w:rPr>
          <w:color w:val="002060"/>
        </w:rPr>
      </w:pPr>
    </w:p>
    <w:p w14:paraId="0F7FD3D5" w14:textId="35EE5A76" w:rsidR="00AC7A3E" w:rsidRDefault="00AC7A3E" w:rsidP="00183D4F">
      <w:pPr>
        <w:jc w:val="left"/>
        <w:rPr>
          <w:color w:val="002060"/>
        </w:rPr>
      </w:pPr>
    </w:p>
    <w:p w14:paraId="141130AB" w14:textId="3D652BB6" w:rsidR="00AC7A3E" w:rsidRDefault="00AC7A3E" w:rsidP="00183D4F">
      <w:pPr>
        <w:jc w:val="left"/>
        <w:rPr>
          <w:color w:val="002060"/>
        </w:rPr>
      </w:pPr>
    </w:p>
    <w:p w14:paraId="6CE2D8A3" w14:textId="559DCE0A" w:rsidR="00AC7A3E" w:rsidRDefault="00AC7A3E" w:rsidP="00183D4F">
      <w:pPr>
        <w:jc w:val="left"/>
        <w:rPr>
          <w:color w:val="002060"/>
        </w:rPr>
      </w:pPr>
    </w:p>
    <w:p w14:paraId="21F633F8" w14:textId="7D347EDE" w:rsidR="00AC7A3E" w:rsidRDefault="00AC7A3E" w:rsidP="00183D4F">
      <w:pPr>
        <w:jc w:val="left"/>
        <w:rPr>
          <w:color w:val="002060"/>
        </w:rPr>
      </w:pPr>
    </w:p>
    <w:p w14:paraId="61F3F951" w14:textId="67B07D34" w:rsidR="00AC7A3E" w:rsidRDefault="00AC7A3E" w:rsidP="00183D4F">
      <w:pPr>
        <w:jc w:val="left"/>
        <w:rPr>
          <w:color w:val="002060"/>
        </w:rPr>
      </w:pPr>
    </w:p>
    <w:p w14:paraId="78C0197E" w14:textId="7C9EDC4C" w:rsidR="00AC7A3E" w:rsidRDefault="00AC7A3E" w:rsidP="00183D4F">
      <w:pPr>
        <w:jc w:val="left"/>
        <w:rPr>
          <w:color w:val="002060"/>
        </w:rPr>
      </w:pPr>
    </w:p>
    <w:p w14:paraId="7576549B" w14:textId="5798A808" w:rsidR="00AC7A3E" w:rsidRDefault="00AC7A3E" w:rsidP="00183D4F">
      <w:pPr>
        <w:jc w:val="left"/>
        <w:rPr>
          <w:color w:val="002060"/>
        </w:rPr>
      </w:pPr>
    </w:p>
    <w:p w14:paraId="16732023" w14:textId="77777777" w:rsidR="00AC7A3E" w:rsidRDefault="00AC7A3E" w:rsidP="00183D4F">
      <w:pPr>
        <w:jc w:val="left"/>
        <w:rPr>
          <w:color w:val="002060"/>
        </w:rPr>
      </w:pPr>
    </w:p>
    <w:p w14:paraId="4C91AD1F" w14:textId="77777777" w:rsidR="00183D4F" w:rsidRDefault="00183D4F" w:rsidP="00183D4F">
      <w:r>
        <w:t>We’ll solve it using Runge-</w:t>
      </w:r>
      <w:proofErr w:type="spellStart"/>
      <w:r>
        <w:t>Kutta</w:t>
      </w:r>
      <w:proofErr w:type="spellEnd"/>
      <w:r>
        <w:t xml:space="preserve"> method and compare the results with (ode45) function on MATLAB.</w:t>
      </w:r>
    </w:p>
    <w:p w14:paraId="0BAB59E7" w14:textId="17197246" w:rsidR="00183D4F" w:rsidRDefault="00183D4F" w:rsidP="00AC7A3E">
      <w:pPr>
        <w:ind w:left="0"/>
      </w:pPr>
      <w:r>
        <w:rPr>
          <w:noProof/>
        </w:rPr>
        <w:drawing>
          <wp:anchor distT="0" distB="0" distL="114300" distR="114300" simplePos="0" relativeHeight="251671552" behindDoc="0" locked="0" layoutInCell="1" allowOverlap="1" wp14:anchorId="442013B1" wp14:editId="1DA03516">
            <wp:simplePos x="0" y="0"/>
            <wp:positionH relativeFrom="margin">
              <wp:align>center</wp:align>
            </wp:positionH>
            <wp:positionV relativeFrom="paragraph">
              <wp:posOffset>3191510</wp:posOffset>
            </wp:positionV>
            <wp:extent cx="5733415" cy="2795270"/>
            <wp:effectExtent l="0" t="0" r="635" b="508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3415" cy="2795270"/>
                    </a:xfrm>
                    <a:prstGeom prst="rect">
                      <a:avLst/>
                    </a:prstGeom>
                  </pic:spPr>
                </pic:pic>
              </a:graphicData>
            </a:graphic>
          </wp:anchor>
        </w:drawing>
      </w:r>
      <w:r>
        <w:rPr>
          <w:noProof/>
        </w:rPr>
        <w:drawing>
          <wp:anchor distT="0" distB="0" distL="114300" distR="114300" simplePos="0" relativeHeight="251670528" behindDoc="0" locked="0" layoutInCell="1" allowOverlap="1" wp14:anchorId="262140EB" wp14:editId="64C44C7D">
            <wp:simplePos x="0" y="0"/>
            <wp:positionH relativeFrom="margin">
              <wp:align>center</wp:align>
            </wp:positionH>
            <wp:positionV relativeFrom="paragraph">
              <wp:posOffset>257810</wp:posOffset>
            </wp:positionV>
            <wp:extent cx="5733415" cy="2795270"/>
            <wp:effectExtent l="0" t="0" r="635" b="508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3415" cy="2795270"/>
                    </a:xfrm>
                    <a:prstGeom prst="rect">
                      <a:avLst/>
                    </a:prstGeom>
                  </pic:spPr>
                </pic:pic>
              </a:graphicData>
            </a:graphic>
          </wp:anchor>
        </w:drawing>
      </w:r>
    </w:p>
    <w:p w14:paraId="44F1E2D4" w14:textId="2830BC7D" w:rsidR="00183D4F" w:rsidRDefault="00183D4F" w:rsidP="005A001B">
      <w:pPr>
        <w:ind w:left="0"/>
      </w:pPr>
    </w:p>
    <w:p w14:paraId="70BBDC27" w14:textId="71F9AEB7" w:rsidR="005A001B" w:rsidRDefault="005A001B" w:rsidP="005A001B">
      <w:pPr>
        <w:ind w:left="0"/>
      </w:pPr>
    </w:p>
    <w:p w14:paraId="12B087B6" w14:textId="195313E2" w:rsidR="005A001B" w:rsidRDefault="005A001B" w:rsidP="005A001B">
      <w:pPr>
        <w:ind w:left="0"/>
      </w:pPr>
    </w:p>
    <w:p w14:paraId="232E7283" w14:textId="47EBC1EA" w:rsidR="005A001B" w:rsidRDefault="005A001B" w:rsidP="005A001B">
      <w:pPr>
        <w:ind w:left="0"/>
      </w:pPr>
    </w:p>
    <w:p w14:paraId="3A7AFBEF" w14:textId="1B1FD612" w:rsidR="005A001B" w:rsidRDefault="005A001B" w:rsidP="005A001B">
      <w:pPr>
        <w:ind w:left="0"/>
      </w:pPr>
    </w:p>
    <w:p w14:paraId="2F6426A3" w14:textId="77777777" w:rsidR="005A001B" w:rsidRPr="005A001B" w:rsidRDefault="005A001B" w:rsidP="005A001B">
      <w:pPr>
        <w:ind w:left="0"/>
        <w:rPr>
          <w:b/>
          <w:bCs/>
        </w:rPr>
      </w:pPr>
    </w:p>
    <w:p w14:paraId="0E97C67F" w14:textId="77777777" w:rsidR="00183D4F" w:rsidRDefault="00183D4F" w:rsidP="00183D4F">
      <w:pPr>
        <w:jc w:val="center"/>
        <w:rPr>
          <w:rFonts w:ascii="Cambria Math" w:hAnsi="Cambria Math" w:cstheme="minorBidi"/>
          <w:color w:val="002060"/>
          <w:kern w:val="24"/>
        </w:rPr>
      </w:pPr>
    </w:p>
    <w:p w14:paraId="6FA6A3B1" w14:textId="43AA8A2D" w:rsidR="00183D4F" w:rsidRDefault="00183D4F" w:rsidP="00183D4F">
      <w:pPr>
        <w:jc w:val="center"/>
        <w:rPr>
          <w:rFonts w:ascii="Cambria Math" w:hAnsi="Cambria Math" w:cstheme="minorBidi"/>
          <w:color w:val="002060"/>
          <w:kern w:val="24"/>
        </w:rPr>
      </w:pPr>
    </w:p>
    <w:p w14:paraId="0083B133" w14:textId="5731A4A1" w:rsidR="00F63642" w:rsidRDefault="00F63642" w:rsidP="00183D4F">
      <w:pPr>
        <w:jc w:val="center"/>
        <w:rPr>
          <w:rFonts w:ascii="Cambria Math" w:hAnsi="Cambria Math" w:cstheme="minorBidi"/>
          <w:color w:val="002060"/>
          <w:kern w:val="24"/>
        </w:rPr>
      </w:pPr>
    </w:p>
    <w:p w14:paraId="268589AF" w14:textId="6BFFD1AB" w:rsidR="00F63642" w:rsidRDefault="00F63642" w:rsidP="00183D4F">
      <w:pPr>
        <w:jc w:val="center"/>
        <w:rPr>
          <w:rFonts w:ascii="Cambria Math" w:hAnsi="Cambria Math" w:cstheme="minorBidi"/>
          <w:color w:val="002060"/>
          <w:kern w:val="24"/>
        </w:rPr>
      </w:pPr>
    </w:p>
    <w:p w14:paraId="501B77D1" w14:textId="48D07FF1" w:rsidR="00F63642" w:rsidRDefault="00F63642" w:rsidP="00183D4F">
      <w:pPr>
        <w:jc w:val="center"/>
        <w:rPr>
          <w:rFonts w:ascii="Cambria Math" w:hAnsi="Cambria Math" w:cstheme="minorBidi"/>
          <w:color w:val="002060"/>
          <w:kern w:val="24"/>
        </w:rPr>
      </w:pPr>
    </w:p>
    <w:p w14:paraId="01C9136D" w14:textId="19FAEC08" w:rsidR="00F63642" w:rsidRDefault="00F63642" w:rsidP="00183D4F">
      <w:pPr>
        <w:jc w:val="center"/>
        <w:rPr>
          <w:rFonts w:ascii="Cambria Math" w:hAnsi="Cambria Math" w:cstheme="minorBidi"/>
          <w:color w:val="002060"/>
          <w:kern w:val="24"/>
        </w:rPr>
      </w:pPr>
    </w:p>
    <w:p w14:paraId="4A3DA18F" w14:textId="6D4AB80F" w:rsidR="00F63642" w:rsidRDefault="00F63642" w:rsidP="00183D4F">
      <w:pPr>
        <w:jc w:val="center"/>
        <w:rPr>
          <w:rFonts w:ascii="Cambria Math" w:hAnsi="Cambria Math" w:cstheme="minorBidi"/>
          <w:color w:val="002060"/>
          <w:kern w:val="24"/>
        </w:rPr>
      </w:pPr>
    </w:p>
    <w:p w14:paraId="66841A92" w14:textId="74FC4E71" w:rsidR="000D2F6A" w:rsidRDefault="000D2F6A" w:rsidP="00183D4F">
      <w:pPr>
        <w:jc w:val="center"/>
        <w:rPr>
          <w:rFonts w:ascii="Cambria Math" w:hAnsi="Cambria Math" w:cstheme="minorBidi"/>
          <w:color w:val="002060"/>
          <w:kern w:val="24"/>
        </w:rPr>
      </w:pPr>
    </w:p>
    <w:p w14:paraId="7FEB10F2" w14:textId="413E0769" w:rsidR="000D2F6A" w:rsidRDefault="000D2F6A" w:rsidP="000D2F6A">
      <w:pPr>
        <w:pStyle w:val="Heading1"/>
      </w:pPr>
      <w:bookmarkStart w:id="31" w:name="_Toc128779514"/>
      <w:bookmarkStart w:id="32" w:name="_Toc130028498"/>
      <w:r>
        <w:t>Airplane Simulator Part I: RBD Equations</w:t>
      </w:r>
      <w:r>
        <w:rPr>
          <w:rtl/>
        </w:rPr>
        <w:t xml:space="preserve"> </w:t>
      </w:r>
      <w:r>
        <w:t>Solver</w:t>
      </w:r>
      <w:bookmarkEnd w:id="31"/>
      <w:bookmarkEnd w:id="32"/>
    </w:p>
    <w:p w14:paraId="77F621FA" w14:textId="77777777" w:rsidR="000D2F6A" w:rsidRDefault="000D2F6A" w:rsidP="000D2F6A"/>
    <w:p w14:paraId="38825CA5" w14:textId="4AD108E2" w:rsidR="000D2F6A" w:rsidRDefault="000D2F6A" w:rsidP="00AF71FC">
      <w:pPr>
        <w:pStyle w:val="Heading2"/>
        <w:numPr>
          <w:ilvl w:val="0"/>
          <w:numId w:val="17"/>
        </w:numPr>
      </w:pPr>
      <w:bookmarkStart w:id="33" w:name="_Toc128779515"/>
      <w:bookmarkStart w:id="34" w:name="_Toc130028499"/>
      <w:r>
        <w:t>Introduction</w:t>
      </w:r>
      <w:bookmarkEnd w:id="33"/>
      <w:bookmarkEnd w:id="34"/>
    </w:p>
    <w:p w14:paraId="7C290446" w14:textId="77777777" w:rsidR="000D2F6A" w:rsidRDefault="000D2F6A" w:rsidP="000D2F6A"/>
    <w:p w14:paraId="4C95E591" w14:textId="77777777" w:rsidR="000D2F6A" w:rsidRDefault="000D2F6A" w:rsidP="000D2F6A">
      <w:r>
        <w:t>This documentation describes the second task in the autopilot course as the last course of our control engineering courses, focused on implementing the Runge-</w:t>
      </w:r>
      <w:proofErr w:type="spellStart"/>
      <w:r>
        <w:t>Kutta</w:t>
      </w:r>
      <w:proofErr w:type="spellEnd"/>
      <w:r>
        <w:t xml:space="preserve"> 4th order method to solve the 12 RBD equations of an airplane. The previous task involved reviewing the RBD equations of the airplane and solving a simple ODE using different methods, including the Runge-</w:t>
      </w:r>
      <w:proofErr w:type="spellStart"/>
      <w:r>
        <w:t>Kutta</w:t>
      </w:r>
      <w:proofErr w:type="spellEnd"/>
      <w:r>
        <w:t xml:space="preserve"> 4th order method. The current task aims to verify the correctness of the MATLAB code developed for solving the RBD equations of the airplane, by comparing its results with the Simulink’s "6 DOF Euler Angles" block. Visual comparison of the time histories of the Euler angles obtained from the two simulations was used to verify the correctness of the MATLAB code. The goal is to ensure that the MATLAB code is accurate and suitable for use in building a non-linear airplane simulator.</w:t>
      </w:r>
    </w:p>
    <w:p w14:paraId="2D94DA7F" w14:textId="77777777" w:rsidR="000D2F6A" w:rsidRDefault="000D2F6A" w:rsidP="000D2F6A">
      <w:pPr>
        <w:rPr>
          <w:b/>
          <w:bCs/>
          <w:color w:val="002060"/>
        </w:rPr>
      </w:pPr>
    </w:p>
    <w:p w14:paraId="428F066A" w14:textId="77777777" w:rsidR="000D2F6A" w:rsidRDefault="000D2F6A" w:rsidP="000D2F6A">
      <w:pPr>
        <w:rPr>
          <w:b/>
          <w:bCs/>
          <w:color w:val="002060"/>
        </w:rPr>
      </w:pPr>
    </w:p>
    <w:p w14:paraId="03F5E6E7" w14:textId="77777777" w:rsidR="000D2F6A" w:rsidRDefault="000D2F6A" w:rsidP="000D2F6A">
      <w:pPr>
        <w:rPr>
          <w:b/>
          <w:bCs/>
          <w:color w:val="002060"/>
          <w:rtl/>
        </w:rPr>
      </w:pPr>
    </w:p>
    <w:p w14:paraId="0BA7EFF5" w14:textId="77777777" w:rsidR="000D2F6A" w:rsidRDefault="000D2F6A" w:rsidP="000D2F6A">
      <w:pPr>
        <w:rPr>
          <w:b/>
          <w:bCs/>
          <w:color w:val="002060"/>
        </w:rPr>
      </w:pPr>
    </w:p>
    <w:p w14:paraId="44AD3AC8" w14:textId="77777777" w:rsidR="000D2F6A" w:rsidRDefault="000D2F6A" w:rsidP="000D2F6A">
      <w:pPr>
        <w:rPr>
          <w:b/>
          <w:bCs/>
          <w:color w:val="002060"/>
        </w:rPr>
      </w:pPr>
    </w:p>
    <w:p w14:paraId="44B4EE03" w14:textId="77777777" w:rsidR="000D2F6A" w:rsidRDefault="000D2F6A" w:rsidP="000D2F6A">
      <w:pPr>
        <w:rPr>
          <w:b/>
          <w:bCs/>
          <w:color w:val="002060"/>
        </w:rPr>
      </w:pPr>
    </w:p>
    <w:p w14:paraId="6C1BBD62" w14:textId="77777777" w:rsidR="000D2F6A" w:rsidRDefault="000D2F6A" w:rsidP="000D2F6A">
      <w:pPr>
        <w:rPr>
          <w:b/>
          <w:bCs/>
          <w:color w:val="002060"/>
        </w:rPr>
      </w:pPr>
    </w:p>
    <w:p w14:paraId="7F3D3FB3" w14:textId="77777777" w:rsidR="000D2F6A" w:rsidRDefault="000D2F6A" w:rsidP="000D2F6A">
      <w:pPr>
        <w:rPr>
          <w:b/>
          <w:bCs/>
          <w:color w:val="002060"/>
        </w:rPr>
      </w:pPr>
    </w:p>
    <w:p w14:paraId="6BC1B3D4" w14:textId="77777777" w:rsidR="000D2F6A" w:rsidRDefault="000D2F6A" w:rsidP="000D2F6A">
      <w:pPr>
        <w:rPr>
          <w:b/>
          <w:bCs/>
          <w:color w:val="002060"/>
        </w:rPr>
      </w:pPr>
    </w:p>
    <w:p w14:paraId="011CCB53" w14:textId="77777777" w:rsidR="000D2F6A" w:rsidRDefault="000D2F6A" w:rsidP="000D2F6A">
      <w:pPr>
        <w:rPr>
          <w:b/>
          <w:bCs/>
          <w:color w:val="002060"/>
        </w:rPr>
      </w:pPr>
    </w:p>
    <w:p w14:paraId="48B0D3A4" w14:textId="77777777" w:rsidR="000D2F6A" w:rsidRDefault="000D2F6A" w:rsidP="000D2F6A">
      <w:pPr>
        <w:rPr>
          <w:b/>
          <w:bCs/>
          <w:color w:val="002060"/>
        </w:rPr>
      </w:pPr>
    </w:p>
    <w:p w14:paraId="42B42607" w14:textId="77777777" w:rsidR="000D2F6A" w:rsidRDefault="000D2F6A" w:rsidP="000D2F6A">
      <w:pPr>
        <w:rPr>
          <w:b/>
          <w:bCs/>
          <w:color w:val="002060"/>
        </w:rPr>
      </w:pPr>
    </w:p>
    <w:p w14:paraId="1423AB9E" w14:textId="77777777" w:rsidR="000D2F6A" w:rsidRDefault="000D2F6A" w:rsidP="000D2F6A">
      <w:pPr>
        <w:rPr>
          <w:b/>
          <w:bCs/>
          <w:color w:val="002060"/>
        </w:rPr>
      </w:pPr>
    </w:p>
    <w:p w14:paraId="377B9468" w14:textId="77777777" w:rsidR="000D2F6A" w:rsidRDefault="000D2F6A" w:rsidP="000D2F6A">
      <w:pPr>
        <w:rPr>
          <w:b/>
          <w:bCs/>
          <w:color w:val="002060"/>
        </w:rPr>
      </w:pPr>
    </w:p>
    <w:p w14:paraId="1AF9229D" w14:textId="77777777" w:rsidR="000D2F6A" w:rsidRDefault="000D2F6A" w:rsidP="000D2F6A">
      <w:pPr>
        <w:rPr>
          <w:b/>
          <w:bCs/>
          <w:color w:val="002060"/>
        </w:rPr>
      </w:pPr>
    </w:p>
    <w:p w14:paraId="62B1A9CA" w14:textId="77777777" w:rsidR="000D2F6A" w:rsidRDefault="000D2F6A" w:rsidP="000D2F6A">
      <w:pPr>
        <w:rPr>
          <w:b/>
          <w:bCs/>
          <w:color w:val="002060"/>
        </w:rPr>
      </w:pPr>
    </w:p>
    <w:p w14:paraId="54CB9288" w14:textId="77777777" w:rsidR="000D2F6A" w:rsidRDefault="000D2F6A" w:rsidP="000D2F6A">
      <w:pPr>
        <w:rPr>
          <w:b/>
          <w:bCs/>
          <w:color w:val="002060"/>
        </w:rPr>
      </w:pPr>
    </w:p>
    <w:p w14:paraId="20C157AE" w14:textId="77777777" w:rsidR="000D2F6A" w:rsidRDefault="000D2F6A" w:rsidP="000D2F6A">
      <w:pPr>
        <w:rPr>
          <w:b/>
          <w:bCs/>
          <w:color w:val="002060"/>
        </w:rPr>
      </w:pPr>
    </w:p>
    <w:p w14:paraId="344D73BF" w14:textId="77777777" w:rsidR="000D2F6A" w:rsidRDefault="000D2F6A" w:rsidP="000D2F6A">
      <w:pPr>
        <w:rPr>
          <w:b/>
          <w:bCs/>
          <w:color w:val="002060"/>
        </w:rPr>
      </w:pPr>
    </w:p>
    <w:p w14:paraId="1A5E2F72" w14:textId="77777777" w:rsidR="000D2F6A" w:rsidRDefault="000D2F6A" w:rsidP="000D2F6A">
      <w:pPr>
        <w:rPr>
          <w:b/>
          <w:bCs/>
          <w:color w:val="002060"/>
        </w:rPr>
      </w:pPr>
    </w:p>
    <w:p w14:paraId="2A4EDFB6" w14:textId="77777777" w:rsidR="000D2F6A" w:rsidRDefault="000D2F6A" w:rsidP="000D2F6A">
      <w:pPr>
        <w:rPr>
          <w:b/>
          <w:bCs/>
          <w:color w:val="002060"/>
        </w:rPr>
      </w:pPr>
    </w:p>
    <w:p w14:paraId="2EE924E8" w14:textId="77777777" w:rsidR="000D2F6A" w:rsidRDefault="000D2F6A" w:rsidP="000D2F6A">
      <w:pPr>
        <w:rPr>
          <w:b/>
          <w:bCs/>
          <w:color w:val="002060"/>
        </w:rPr>
      </w:pPr>
    </w:p>
    <w:p w14:paraId="41399F50" w14:textId="77777777" w:rsidR="000D2F6A" w:rsidRDefault="000D2F6A" w:rsidP="000D2F6A">
      <w:pPr>
        <w:rPr>
          <w:b/>
          <w:bCs/>
          <w:color w:val="002060"/>
        </w:rPr>
      </w:pPr>
    </w:p>
    <w:p w14:paraId="5AA1A165" w14:textId="77777777" w:rsidR="000D2F6A" w:rsidRDefault="000D2F6A" w:rsidP="000D2F6A">
      <w:pPr>
        <w:rPr>
          <w:b/>
          <w:bCs/>
          <w:color w:val="002060"/>
        </w:rPr>
      </w:pPr>
    </w:p>
    <w:p w14:paraId="05B977A9" w14:textId="77777777" w:rsidR="000D2F6A" w:rsidRDefault="000D2F6A" w:rsidP="000D2F6A">
      <w:pPr>
        <w:rPr>
          <w:b/>
          <w:bCs/>
          <w:color w:val="002060"/>
        </w:rPr>
      </w:pPr>
    </w:p>
    <w:p w14:paraId="37304B50" w14:textId="77777777" w:rsidR="000D2F6A" w:rsidRDefault="000D2F6A" w:rsidP="000D2F6A">
      <w:pPr>
        <w:rPr>
          <w:b/>
          <w:bCs/>
          <w:color w:val="002060"/>
        </w:rPr>
      </w:pPr>
    </w:p>
    <w:p w14:paraId="52C60963" w14:textId="77777777" w:rsidR="000D2F6A" w:rsidRDefault="000D2F6A" w:rsidP="000D2F6A">
      <w:pPr>
        <w:rPr>
          <w:b/>
          <w:bCs/>
          <w:color w:val="002060"/>
        </w:rPr>
      </w:pPr>
    </w:p>
    <w:p w14:paraId="12630631" w14:textId="77777777" w:rsidR="000D2F6A" w:rsidRDefault="000D2F6A" w:rsidP="000D2F6A">
      <w:pPr>
        <w:rPr>
          <w:b/>
          <w:bCs/>
          <w:color w:val="002060"/>
        </w:rPr>
      </w:pPr>
    </w:p>
    <w:p w14:paraId="7BF13680" w14:textId="77777777" w:rsidR="000D2F6A" w:rsidRDefault="000D2F6A" w:rsidP="000D2F6A">
      <w:pPr>
        <w:rPr>
          <w:b/>
          <w:bCs/>
          <w:color w:val="002060"/>
        </w:rPr>
      </w:pPr>
    </w:p>
    <w:p w14:paraId="6FC4CF3F" w14:textId="77777777" w:rsidR="000D2F6A" w:rsidRDefault="000D2F6A" w:rsidP="000D2F6A">
      <w:pPr>
        <w:rPr>
          <w:b/>
          <w:bCs/>
          <w:color w:val="002060"/>
        </w:rPr>
      </w:pPr>
    </w:p>
    <w:p w14:paraId="6C4FA2BD" w14:textId="77777777" w:rsidR="000D2F6A" w:rsidRDefault="000D2F6A" w:rsidP="000D2F6A">
      <w:pPr>
        <w:rPr>
          <w:b/>
          <w:bCs/>
          <w:color w:val="002060"/>
        </w:rPr>
      </w:pPr>
    </w:p>
    <w:p w14:paraId="46231A6E" w14:textId="77777777" w:rsidR="000D2F6A" w:rsidRDefault="000D2F6A" w:rsidP="000D2F6A"/>
    <w:p w14:paraId="4BB9CBD8" w14:textId="77777777" w:rsidR="000D2F6A" w:rsidRDefault="000D2F6A" w:rsidP="000D2F6A">
      <w:pPr>
        <w:rPr>
          <w:b/>
          <w:bCs/>
          <w:color w:val="002060"/>
        </w:rPr>
      </w:pPr>
    </w:p>
    <w:p w14:paraId="31CE0E29" w14:textId="6727C310" w:rsidR="000D2F6A" w:rsidRDefault="000D2F6A" w:rsidP="000D2F6A">
      <w:pPr>
        <w:pStyle w:val="Heading2"/>
      </w:pPr>
      <w:bookmarkStart w:id="35" w:name="_Toc128779516"/>
      <w:bookmarkStart w:id="36" w:name="_Toc130028500"/>
      <w:r>
        <w:t xml:space="preserve">RBD Equations </w:t>
      </w:r>
      <w:r>
        <w:rPr>
          <w:vertAlign w:val="superscript"/>
        </w:rPr>
        <w:t>[26]</w:t>
      </w:r>
      <w:bookmarkEnd w:id="35"/>
      <w:bookmarkEnd w:id="36"/>
    </w:p>
    <w:p w14:paraId="49021BED" w14:textId="77777777" w:rsidR="000D2F6A" w:rsidRDefault="000D2F6A" w:rsidP="000D2F6A">
      <w:pPr>
        <w:rPr>
          <w:b/>
          <w:bCs/>
          <w:color w:val="002060"/>
        </w:rPr>
      </w:pPr>
    </w:p>
    <w:p w14:paraId="70F6358D" w14:textId="77777777" w:rsidR="000D2F6A" w:rsidRDefault="000D2F6A" w:rsidP="000D2F6A">
      <w:r>
        <w:t>First, we will review the 12 equations that describe the rigid body dynamics (RBD) of the airplane. These equations are essential for simulating the behavior of the airplane and are the basis for building a non-linear airplane simulator.</w:t>
      </w:r>
    </w:p>
    <w:p w14:paraId="307155FD" w14:textId="77777777" w:rsidR="000D2F6A" w:rsidRDefault="000D2F6A" w:rsidP="000D2F6A"/>
    <w:p w14:paraId="06FC96D1" w14:textId="77777777" w:rsidR="000D2F6A" w:rsidRDefault="000D2F6A" w:rsidP="000D2F6A">
      <w:r>
        <w:t>To provide an overview of these equations, we will present them in a chart that summarizes the 12 RBD equations. This chart will serve as a reference for understanding and solving the RBD equations of the airplane. With a clear understanding of these equations, we can proceed to implement the Runge-</w:t>
      </w:r>
      <w:proofErr w:type="spellStart"/>
      <w:r>
        <w:t>Kutta</w:t>
      </w:r>
      <w:proofErr w:type="spellEnd"/>
      <w:r>
        <w:t xml:space="preserve"> 4th order method for solving them. </w:t>
      </w:r>
    </w:p>
    <w:p w14:paraId="2332837B" w14:textId="77777777" w:rsidR="000D2F6A" w:rsidRDefault="000D2F6A" w:rsidP="000D2F6A"/>
    <w:p w14:paraId="63EAB7F5" w14:textId="77777777" w:rsidR="000D2F6A" w:rsidRDefault="000D2F6A" w:rsidP="000D2F6A">
      <w:pPr>
        <w:rPr>
          <w:u w:val="single"/>
        </w:rPr>
      </w:pPr>
      <w:r>
        <w:rPr>
          <w:u w:val="single"/>
        </w:rPr>
        <w:t>where:</w:t>
      </w:r>
    </w:p>
    <w:p w14:paraId="3EA02DA3" w14:textId="77777777" w:rsidR="000D2F6A" w:rsidRDefault="000D2F6A" w:rsidP="000D2F6A">
      <w:pPr>
        <w:rPr>
          <w:u w:val="single"/>
        </w:rPr>
      </w:pPr>
    </w:p>
    <w:tbl>
      <w:tblPr>
        <w:tblStyle w:val="GridTable4"/>
        <w:tblW w:w="7114" w:type="dxa"/>
        <w:jc w:val="center"/>
        <w:tblLook w:val="04A0" w:firstRow="1" w:lastRow="0" w:firstColumn="1" w:lastColumn="0" w:noHBand="0" w:noVBand="1"/>
      </w:tblPr>
      <w:tblGrid>
        <w:gridCol w:w="7114"/>
      </w:tblGrid>
      <w:tr w:rsidR="000D2F6A" w14:paraId="7E70DE27" w14:textId="77777777" w:rsidTr="000D2F6A">
        <w:trPr>
          <w:cnfStyle w:val="100000000000" w:firstRow="1" w:lastRow="0" w:firstColumn="0" w:lastColumn="0" w:oddVBand="0" w:evenVBand="0" w:oddHBand="0" w:evenHBand="0" w:firstRowFirstColumn="0" w:firstRowLastColumn="0" w:lastRowFirstColumn="0" w:lastRowLastColumn="0"/>
          <w:trHeight w:val="459"/>
          <w:jc w:val="center"/>
        </w:trPr>
        <w:tc>
          <w:tcPr>
            <w:cnfStyle w:val="001000000000" w:firstRow="0" w:lastRow="0" w:firstColumn="1" w:lastColumn="0" w:oddVBand="0" w:evenVBand="0" w:oddHBand="0" w:evenHBand="0" w:firstRowFirstColumn="0" w:firstRowLastColumn="0" w:lastRowFirstColumn="0" w:lastRowLastColumn="0"/>
            <w:tcW w:w="7114" w:type="dxa"/>
            <w:vAlign w:val="center"/>
            <w:hideMark/>
          </w:tcPr>
          <w:p w14:paraId="220394D1" w14:textId="77777777" w:rsidR="000D2F6A" w:rsidRDefault="000D2F6A">
            <w:pPr>
              <w:jc w:val="center"/>
              <w:rPr>
                <w:rFonts w:ascii="Cambria Math" w:hAnsi="Cambria Math" w:cs="Cambria Math"/>
                <w:color w:val="auto"/>
                <w:sz w:val="22"/>
                <w:szCs w:val="22"/>
              </w:rPr>
            </w:pPr>
            <w:r>
              <w:rPr>
                <w:rFonts w:ascii="Cambria Math" w:hAnsi="Cambria Math" w:cs="Cambria Math"/>
                <w:color w:val="auto"/>
                <w:sz w:val="22"/>
                <w:szCs w:val="22"/>
              </w:rPr>
              <w:t>Equations Name</w:t>
            </w:r>
          </w:p>
        </w:tc>
      </w:tr>
      <w:tr w:rsidR="000D2F6A" w14:paraId="7A1D4D88" w14:textId="77777777" w:rsidTr="000D2F6A">
        <w:trPr>
          <w:cnfStyle w:val="000000100000" w:firstRow="0" w:lastRow="0" w:firstColumn="0" w:lastColumn="0" w:oddVBand="0" w:evenVBand="0" w:oddHBand="1"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7114" w:type="dxa"/>
            <w:tcBorders>
              <w:top w:val="single" w:sz="4" w:space="0" w:color="6E7378" w:themeColor="text1" w:themeTint="99"/>
              <w:left w:val="single" w:sz="4" w:space="0" w:color="6E7378" w:themeColor="text1" w:themeTint="99"/>
              <w:bottom w:val="single" w:sz="4" w:space="0" w:color="6E7378" w:themeColor="text1" w:themeTint="99"/>
              <w:right w:val="single" w:sz="4" w:space="0" w:color="6E7378" w:themeColor="text1" w:themeTint="99"/>
            </w:tcBorders>
            <w:vAlign w:val="center"/>
            <w:hideMark/>
          </w:tcPr>
          <w:p w14:paraId="4B078244" w14:textId="77777777" w:rsidR="000D2F6A" w:rsidRDefault="000D2F6A">
            <w:pPr>
              <w:jc w:val="center"/>
              <w:rPr>
                <w:sz w:val="22"/>
                <w:szCs w:val="22"/>
              </w:rPr>
            </w:pPr>
            <w:r>
              <w:rPr>
                <w:rFonts w:ascii="Cambria Math" w:hAnsi="Cambria Math" w:cs="Cambria Math"/>
                <w:sz w:val="22"/>
                <w:szCs w:val="22"/>
              </w:rPr>
              <w:t>𝑪𝑳𝑴𝑬</w:t>
            </w:r>
            <w:r>
              <w:rPr>
                <w:sz w:val="22"/>
                <w:szCs w:val="22"/>
              </w:rPr>
              <w:t>’</w:t>
            </w:r>
            <w:r>
              <w:rPr>
                <w:rFonts w:ascii="Cambria Math" w:hAnsi="Cambria Math" w:cs="Cambria Math"/>
                <w:sz w:val="22"/>
                <w:szCs w:val="22"/>
              </w:rPr>
              <w:t>𝑺: 𝑪𝒐𝒏𝒔𝒆𝒓𝒗𝒂𝒕𝒊𝒐𝒏</w:t>
            </w:r>
            <w:r>
              <w:rPr>
                <w:rFonts w:ascii="Cambria Math" w:hAnsi="Cambria Math" w:cs="Cambria Math"/>
                <w:b w:val="0"/>
                <w:bCs w:val="0"/>
                <w:sz w:val="22"/>
                <w:szCs w:val="22"/>
              </w:rPr>
              <w:t xml:space="preserve"> 𝒐</w:t>
            </w:r>
            <w:r>
              <w:rPr>
                <w:rFonts w:ascii="Cambria Math" w:hAnsi="Cambria Math" w:cs="Cambria Math"/>
                <w:sz w:val="22"/>
                <w:szCs w:val="22"/>
              </w:rPr>
              <w:t>𝒇</w:t>
            </w:r>
            <w:r>
              <w:rPr>
                <w:rFonts w:ascii="Cambria Math" w:hAnsi="Cambria Math" w:cs="Cambria Math"/>
                <w:b w:val="0"/>
                <w:bCs w:val="0"/>
                <w:sz w:val="22"/>
                <w:szCs w:val="22"/>
              </w:rPr>
              <w:t xml:space="preserve"> 𝑳</w:t>
            </w:r>
            <w:r>
              <w:rPr>
                <w:rFonts w:ascii="Cambria Math" w:hAnsi="Cambria Math" w:cs="Cambria Math"/>
                <w:sz w:val="22"/>
                <w:szCs w:val="22"/>
              </w:rPr>
              <w:t>𝒊𝒏𝒆𝒂𝒓</w:t>
            </w:r>
            <w:r>
              <w:rPr>
                <w:rFonts w:ascii="Cambria Math" w:hAnsi="Cambria Math" w:cs="Cambria Math"/>
                <w:b w:val="0"/>
                <w:bCs w:val="0"/>
                <w:sz w:val="22"/>
                <w:szCs w:val="22"/>
              </w:rPr>
              <w:t xml:space="preserve"> 𝑴</w:t>
            </w:r>
            <w:r>
              <w:rPr>
                <w:rFonts w:ascii="Cambria Math" w:hAnsi="Cambria Math" w:cs="Cambria Math"/>
                <w:sz w:val="22"/>
                <w:szCs w:val="22"/>
              </w:rPr>
              <w:t>𝒐𝒎𝒆𝒏𝒕𝒖𝒎</w:t>
            </w:r>
            <w:r>
              <w:rPr>
                <w:rFonts w:ascii="Cambria Math" w:hAnsi="Cambria Math" w:cs="Cambria Math"/>
                <w:b w:val="0"/>
                <w:bCs w:val="0"/>
                <w:sz w:val="22"/>
                <w:szCs w:val="22"/>
              </w:rPr>
              <w:t xml:space="preserve"> 𝑬</w:t>
            </w:r>
            <w:r>
              <w:rPr>
                <w:rFonts w:ascii="Cambria Math" w:hAnsi="Cambria Math" w:cs="Cambria Math"/>
                <w:sz w:val="22"/>
                <w:szCs w:val="22"/>
              </w:rPr>
              <w:t>𝒒𝒖𝒂𝒕𝒊𝒐𝒏𝒔</w:t>
            </w:r>
          </w:p>
        </w:tc>
      </w:tr>
      <w:tr w:rsidR="000D2F6A" w14:paraId="5E20A00A" w14:textId="77777777" w:rsidTr="000D2F6A">
        <w:trPr>
          <w:trHeight w:val="459"/>
          <w:jc w:val="center"/>
        </w:trPr>
        <w:tc>
          <w:tcPr>
            <w:cnfStyle w:val="001000000000" w:firstRow="0" w:lastRow="0" w:firstColumn="1" w:lastColumn="0" w:oddVBand="0" w:evenVBand="0" w:oddHBand="0" w:evenHBand="0" w:firstRowFirstColumn="0" w:firstRowLastColumn="0" w:lastRowFirstColumn="0" w:lastRowLastColumn="0"/>
            <w:tcW w:w="7114" w:type="dxa"/>
            <w:tcBorders>
              <w:top w:val="single" w:sz="4" w:space="0" w:color="6E7378" w:themeColor="text1" w:themeTint="99"/>
              <w:left w:val="single" w:sz="4" w:space="0" w:color="6E7378" w:themeColor="text1" w:themeTint="99"/>
              <w:bottom w:val="single" w:sz="4" w:space="0" w:color="6E7378" w:themeColor="text1" w:themeTint="99"/>
              <w:right w:val="single" w:sz="4" w:space="0" w:color="6E7378" w:themeColor="text1" w:themeTint="99"/>
            </w:tcBorders>
            <w:vAlign w:val="center"/>
            <w:hideMark/>
          </w:tcPr>
          <w:p w14:paraId="51344AA6" w14:textId="77777777" w:rsidR="000D2F6A" w:rsidRDefault="000D2F6A">
            <w:pPr>
              <w:jc w:val="center"/>
              <w:rPr>
                <w:sz w:val="22"/>
                <w:szCs w:val="22"/>
              </w:rPr>
            </w:pPr>
            <w:r>
              <w:rPr>
                <w:rFonts w:ascii="Cambria Math" w:hAnsi="Cambria Math" w:cs="Cambria Math"/>
                <w:sz w:val="22"/>
                <w:szCs w:val="22"/>
              </w:rPr>
              <w:t>𝑪𝑨𝑴𝑬</w:t>
            </w:r>
            <w:r>
              <w:rPr>
                <w:sz w:val="22"/>
                <w:szCs w:val="22"/>
              </w:rPr>
              <w:t>’</w:t>
            </w:r>
            <w:r>
              <w:rPr>
                <w:rFonts w:ascii="Cambria Math" w:hAnsi="Cambria Math" w:cs="Cambria Math"/>
                <w:sz w:val="22"/>
                <w:szCs w:val="22"/>
              </w:rPr>
              <w:t>𝑺: 𝑪𝒐𝒏𝒔𝒆𝒓𝒗𝒂𝒕𝒊𝒐𝒏</w:t>
            </w:r>
            <w:r>
              <w:rPr>
                <w:rFonts w:ascii="Cambria Math" w:hAnsi="Cambria Math" w:cs="Cambria Math"/>
                <w:b w:val="0"/>
                <w:bCs w:val="0"/>
                <w:sz w:val="22"/>
                <w:szCs w:val="22"/>
              </w:rPr>
              <w:t xml:space="preserve"> 𝒐</w:t>
            </w:r>
            <w:r>
              <w:rPr>
                <w:rFonts w:ascii="Cambria Math" w:hAnsi="Cambria Math" w:cs="Cambria Math"/>
                <w:sz w:val="22"/>
                <w:szCs w:val="22"/>
              </w:rPr>
              <w:t>𝒇</w:t>
            </w:r>
            <w:r>
              <w:rPr>
                <w:rFonts w:ascii="Cambria Math" w:hAnsi="Cambria Math" w:cs="Cambria Math"/>
                <w:b w:val="0"/>
                <w:bCs w:val="0"/>
                <w:sz w:val="22"/>
                <w:szCs w:val="22"/>
              </w:rPr>
              <w:t xml:space="preserve"> 𝑨</w:t>
            </w:r>
            <w:r>
              <w:rPr>
                <w:rFonts w:ascii="Cambria Math" w:hAnsi="Cambria Math" w:cs="Cambria Math"/>
                <w:sz w:val="22"/>
                <w:szCs w:val="22"/>
              </w:rPr>
              <w:t>𝒏𝒈𝒖𝒍𝒂𝒓</w:t>
            </w:r>
            <w:r>
              <w:rPr>
                <w:rFonts w:ascii="Cambria Math" w:hAnsi="Cambria Math" w:cs="Cambria Math"/>
                <w:b w:val="0"/>
                <w:bCs w:val="0"/>
                <w:sz w:val="22"/>
                <w:szCs w:val="22"/>
              </w:rPr>
              <w:t xml:space="preserve"> 𝑴</w:t>
            </w:r>
            <w:r>
              <w:rPr>
                <w:rFonts w:ascii="Cambria Math" w:hAnsi="Cambria Math" w:cs="Cambria Math"/>
                <w:sz w:val="22"/>
                <w:szCs w:val="22"/>
              </w:rPr>
              <w:t>𝒐𝒎𝒆𝒏𝒕𝒖𝒎</w:t>
            </w:r>
            <w:r>
              <w:rPr>
                <w:rFonts w:ascii="Cambria Math" w:hAnsi="Cambria Math" w:cs="Cambria Math"/>
                <w:b w:val="0"/>
                <w:bCs w:val="0"/>
                <w:sz w:val="22"/>
                <w:szCs w:val="22"/>
              </w:rPr>
              <w:t xml:space="preserve"> 𝑬</w:t>
            </w:r>
            <w:r>
              <w:rPr>
                <w:rFonts w:ascii="Cambria Math" w:hAnsi="Cambria Math" w:cs="Cambria Math"/>
                <w:sz w:val="22"/>
                <w:szCs w:val="22"/>
              </w:rPr>
              <w:t>𝒒𝒖𝒂𝒕𝒊𝒐𝒏𝒔</w:t>
            </w:r>
          </w:p>
        </w:tc>
      </w:tr>
      <w:tr w:rsidR="000D2F6A" w14:paraId="6F9EF93D" w14:textId="77777777" w:rsidTr="000D2F6A">
        <w:trPr>
          <w:cnfStyle w:val="000000100000" w:firstRow="0" w:lastRow="0" w:firstColumn="0" w:lastColumn="0" w:oddVBand="0" w:evenVBand="0" w:oddHBand="1" w:evenHBand="0" w:firstRowFirstColumn="0" w:firstRowLastColumn="0" w:lastRowFirstColumn="0" w:lastRowLastColumn="0"/>
          <w:trHeight w:val="459"/>
          <w:jc w:val="center"/>
        </w:trPr>
        <w:tc>
          <w:tcPr>
            <w:cnfStyle w:val="001000000000" w:firstRow="0" w:lastRow="0" w:firstColumn="1" w:lastColumn="0" w:oddVBand="0" w:evenVBand="0" w:oddHBand="0" w:evenHBand="0" w:firstRowFirstColumn="0" w:firstRowLastColumn="0" w:lastRowFirstColumn="0" w:lastRowLastColumn="0"/>
            <w:tcW w:w="7114" w:type="dxa"/>
            <w:tcBorders>
              <w:top w:val="single" w:sz="4" w:space="0" w:color="6E7378" w:themeColor="text1" w:themeTint="99"/>
              <w:left w:val="single" w:sz="4" w:space="0" w:color="6E7378" w:themeColor="text1" w:themeTint="99"/>
              <w:bottom w:val="single" w:sz="4" w:space="0" w:color="6E7378" w:themeColor="text1" w:themeTint="99"/>
              <w:right w:val="single" w:sz="4" w:space="0" w:color="6E7378" w:themeColor="text1" w:themeTint="99"/>
            </w:tcBorders>
            <w:vAlign w:val="center"/>
            <w:hideMark/>
          </w:tcPr>
          <w:p w14:paraId="24A88264" w14:textId="77777777" w:rsidR="000D2F6A" w:rsidRDefault="000D2F6A">
            <w:pPr>
              <w:jc w:val="center"/>
              <w:rPr>
                <w:sz w:val="22"/>
                <w:szCs w:val="22"/>
              </w:rPr>
            </w:pPr>
            <w:r>
              <w:rPr>
                <w:rFonts w:ascii="Cambria Math" w:hAnsi="Cambria Math" w:cs="Cambria Math"/>
                <w:sz w:val="22"/>
                <w:szCs w:val="22"/>
              </w:rPr>
              <w:t>𝑲𝑬</w:t>
            </w:r>
            <w:r>
              <w:rPr>
                <w:sz w:val="22"/>
                <w:szCs w:val="22"/>
              </w:rPr>
              <w:t>’</w:t>
            </w:r>
            <w:r>
              <w:rPr>
                <w:rFonts w:ascii="Cambria Math" w:hAnsi="Cambria Math" w:cs="Cambria Math"/>
                <w:sz w:val="22"/>
                <w:szCs w:val="22"/>
              </w:rPr>
              <w:t>𝒔: 𝑲𝒊𝒏𝒆𝒎𝒂𝒕𝒊𝒄𝒔</w:t>
            </w:r>
            <w:r>
              <w:rPr>
                <w:rFonts w:ascii="Cambria Math" w:hAnsi="Cambria Math" w:cs="Cambria Math"/>
                <w:b w:val="0"/>
                <w:bCs w:val="0"/>
                <w:sz w:val="22"/>
                <w:szCs w:val="22"/>
              </w:rPr>
              <w:t xml:space="preserve"> 𝑬</w:t>
            </w:r>
            <w:r>
              <w:rPr>
                <w:rFonts w:ascii="Cambria Math" w:hAnsi="Cambria Math" w:cs="Cambria Math"/>
                <w:sz w:val="22"/>
                <w:szCs w:val="22"/>
              </w:rPr>
              <w:t>𝒒𝒖𝒂𝒕𝒊𝒐𝒏𝒔</w:t>
            </w:r>
          </w:p>
        </w:tc>
      </w:tr>
      <w:tr w:rsidR="000D2F6A" w14:paraId="7F926B17" w14:textId="77777777" w:rsidTr="000D2F6A">
        <w:trPr>
          <w:trHeight w:val="474"/>
          <w:jc w:val="center"/>
        </w:trPr>
        <w:tc>
          <w:tcPr>
            <w:cnfStyle w:val="001000000000" w:firstRow="0" w:lastRow="0" w:firstColumn="1" w:lastColumn="0" w:oddVBand="0" w:evenVBand="0" w:oddHBand="0" w:evenHBand="0" w:firstRowFirstColumn="0" w:firstRowLastColumn="0" w:lastRowFirstColumn="0" w:lastRowLastColumn="0"/>
            <w:tcW w:w="7114" w:type="dxa"/>
            <w:tcBorders>
              <w:top w:val="single" w:sz="4" w:space="0" w:color="6E7378" w:themeColor="text1" w:themeTint="99"/>
              <w:left w:val="single" w:sz="4" w:space="0" w:color="6E7378" w:themeColor="text1" w:themeTint="99"/>
              <w:bottom w:val="single" w:sz="4" w:space="0" w:color="6E7378" w:themeColor="text1" w:themeTint="99"/>
              <w:right w:val="single" w:sz="4" w:space="0" w:color="6E7378" w:themeColor="text1" w:themeTint="99"/>
            </w:tcBorders>
            <w:vAlign w:val="center"/>
            <w:hideMark/>
          </w:tcPr>
          <w:p w14:paraId="40CC7ADE" w14:textId="77777777" w:rsidR="000D2F6A" w:rsidRDefault="000D2F6A">
            <w:pPr>
              <w:jc w:val="center"/>
              <w:rPr>
                <w:sz w:val="22"/>
                <w:szCs w:val="22"/>
              </w:rPr>
            </w:pPr>
            <w:r>
              <w:rPr>
                <w:rFonts w:ascii="Cambria Math" w:hAnsi="Cambria Math" w:cs="Cambria Math"/>
                <w:sz w:val="22"/>
                <w:szCs w:val="22"/>
              </w:rPr>
              <w:t>𝑮𝑬</w:t>
            </w:r>
            <w:r>
              <w:rPr>
                <w:sz w:val="22"/>
                <w:szCs w:val="22"/>
              </w:rPr>
              <w:t>’</w:t>
            </w:r>
            <w:r>
              <w:rPr>
                <w:rFonts w:ascii="Cambria Math" w:hAnsi="Cambria Math" w:cs="Cambria Math"/>
                <w:sz w:val="22"/>
                <w:szCs w:val="22"/>
              </w:rPr>
              <w:t>𝒔: 𝑮𝒓𝒂𝒗𝒊𝒕𝒂𝒕𝒊𝒐𝒏𝒂𝒍</w:t>
            </w:r>
            <w:r>
              <w:rPr>
                <w:rFonts w:ascii="Cambria Math" w:hAnsi="Cambria Math" w:cs="Cambria Math"/>
                <w:b w:val="0"/>
                <w:bCs w:val="0"/>
                <w:sz w:val="22"/>
                <w:szCs w:val="22"/>
              </w:rPr>
              <w:t xml:space="preserve"> 𝑬</w:t>
            </w:r>
            <w:r>
              <w:rPr>
                <w:rFonts w:ascii="Cambria Math" w:hAnsi="Cambria Math" w:cs="Cambria Math"/>
                <w:sz w:val="22"/>
                <w:szCs w:val="22"/>
              </w:rPr>
              <w:t>𝒒𝒖𝒂𝒕𝒊𝒐𝒏𝒔</w:t>
            </w:r>
          </w:p>
        </w:tc>
      </w:tr>
      <w:tr w:rsidR="000D2F6A" w14:paraId="7750600A" w14:textId="77777777" w:rsidTr="000D2F6A">
        <w:trPr>
          <w:cnfStyle w:val="000000100000" w:firstRow="0" w:lastRow="0" w:firstColumn="0" w:lastColumn="0" w:oddVBand="0" w:evenVBand="0" w:oddHBand="1"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7114" w:type="dxa"/>
            <w:tcBorders>
              <w:top w:val="single" w:sz="4" w:space="0" w:color="6E7378" w:themeColor="text1" w:themeTint="99"/>
              <w:left w:val="single" w:sz="4" w:space="0" w:color="6E7378" w:themeColor="text1" w:themeTint="99"/>
              <w:bottom w:val="single" w:sz="4" w:space="0" w:color="6E7378" w:themeColor="text1" w:themeTint="99"/>
              <w:right w:val="single" w:sz="4" w:space="0" w:color="6E7378" w:themeColor="text1" w:themeTint="99"/>
            </w:tcBorders>
            <w:vAlign w:val="center"/>
            <w:hideMark/>
          </w:tcPr>
          <w:p w14:paraId="2F234665" w14:textId="77777777" w:rsidR="000D2F6A" w:rsidRDefault="000D2F6A">
            <w:pPr>
              <w:jc w:val="center"/>
              <w:rPr>
                <w:rFonts w:ascii="Cambria Math" w:hAnsi="Cambria Math" w:cs="Cambria Math"/>
                <w:sz w:val="22"/>
                <w:szCs w:val="22"/>
              </w:rPr>
            </w:pPr>
            <w:r>
              <w:rPr>
                <w:rFonts w:ascii="Cambria Math" w:hAnsi="Cambria Math" w:cs="Cambria Math"/>
                <w:sz w:val="22"/>
                <w:szCs w:val="22"/>
              </w:rPr>
              <w:t>𝑭𝑷𝑬’s: 𝑭𝒍𝒊𝒈𝒉𝒕</w:t>
            </w:r>
            <w:r>
              <w:rPr>
                <w:rFonts w:ascii="Cambria Math" w:hAnsi="Cambria Math" w:cs="Cambria Math"/>
                <w:b w:val="0"/>
                <w:bCs w:val="0"/>
                <w:sz w:val="22"/>
                <w:szCs w:val="22"/>
              </w:rPr>
              <w:t xml:space="preserve"> 𝑷</w:t>
            </w:r>
            <w:r>
              <w:rPr>
                <w:rFonts w:ascii="Cambria Math" w:hAnsi="Cambria Math" w:cs="Cambria Math"/>
                <w:sz w:val="22"/>
                <w:szCs w:val="22"/>
              </w:rPr>
              <w:t>𝒂𝒕𝒉</w:t>
            </w:r>
            <w:r>
              <w:rPr>
                <w:rFonts w:ascii="Cambria Math" w:hAnsi="Cambria Math" w:cs="Cambria Math"/>
                <w:b w:val="0"/>
                <w:bCs w:val="0"/>
                <w:sz w:val="22"/>
                <w:szCs w:val="22"/>
              </w:rPr>
              <w:t xml:space="preserve"> 𝑬</w:t>
            </w:r>
            <w:r>
              <w:rPr>
                <w:rFonts w:ascii="Cambria Math" w:hAnsi="Cambria Math" w:cs="Cambria Math"/>
                <w:sz w:val="22"/>
                <w:szCs w:val="22"/>
              </w:rPr>
              <w:t>𝒒𝒖𝒂𝒕𝒊𝒐𝒏𝒔</w:t>
            </w:r>
          </w:p>
        </w:tc>
      </w:tr>
    </w:tbl>
    <w:p w14:paraId="6181472F" w14:textId="792F4DB0" w:rsidR="000D2F6A" w:rsidRDefault="000D2F6A" w:rsidP="000D2F6A">
      <w:r>
        <w:rPr>
          <w:noProof/>
        </w:rPr>
        <w:drawing>
          <wp:anchor distT="0" distB="0" distL="114300" distR="114300" simplePos="0" relativeHeight="251676672" behindDoc="0" locked="0" layoutInCell="1" allowOverlap="0" wp14:anchorId="0274EFCE" wp14:editId="679FAE22">
            <wp:simplePos x="0" y="0"/>
            <wp:positionH relativeFrom="margin">
              <wp:align>center</wp:align>
            </wp:positionH>
            <wp:positionV relativeFrom="paragraph">
              <wp:posOffset>220980</wp:posOffset>
            </wp:positionV>
            <wp:extent cx="5715000" cy="4497705"/>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9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5000" cy="4497705"/>
                    </a:xfrm>
                    <a:prstGeom prst="rect">
                      <a:avLst/>
                    </a:prstGeom>
                    <a:noFill/>
                  </pic:spPr>
                </pic:pic>
              </a:graphicData>
            </a:graphic>
            <wp14:sizeRelH relativeFrom="margin">
              <wp14:pctWidth>0</wp14:pctWidth>
            </wp14:sizeRelH>
            <wp14:sizeRelV relativeFrom="margin">
              <wp14:pctHeight>0</wp14:pctHeight>
            </wp14:sizeRelV>
          </wp:anchor>
        </w:drawing>
      </w:r>
    </w:p>
    <w:p w14:paraId="3794B11D" w14:textId="77777777" w:rsidR="000D2F6A" w:rsidRDefault="000D2F6A" w:rsidP="000D2F6A"/>
    <w:p w14:paraId="5E5B739C" w14:textId="232EACE5" w:rsidR="000D2F6A" w:rsidRDefault="000D2F6A" w:rsidP="000D2F6A">
      <w:pPr>
        <w:pStyle w:val="Heading2"/>
      </w:pPr>
      <w:bookmarkStart w:id="37" w:name="_Toc128779517"/>
      <w:bookmarkStart w:id="38" w:name="_Toc130028501"/>
      <w:r>
        <w:t>Runge-</w:t>
      </w:r>
      <w:proofErr w:type="spellStart"/>
      <w:r>
        <w:t>Kutta</w:t>
      </w:r>
      <w:proofErr w:type="spellEnd"/>
      <w:r>
        <w:t xml:space="preserve"> Method, Inputs, Initial conditions, Outputs &amp; Procedure </w:t>
      </w:r>
      <w:r>
        <w:rPr>
          <w:vertAlign w:val="superscript"/>
        </w:rPr>
        <w:t>[40]</w:t>
      </w:r>
      <w:bookmarkEnd w:id="37"/>
      <w:bookmarkEnd w:id="38"/>
    </w:p>
    <w:p w14:paraId="756F0BD9" w14:textId="77777777" w:rsidR="000D2F6A" w:rsidRDefault="000D2F6A" w:rsidP="000D2F6A">
      <w:pPr>
        <w:ind w:left="0"/>
        <w:rPr>
          <w:b/>
          <w:bCs/>
          <w:color w:val="002060"/>
        </w:rPr>
      </w:pPr>
    </w:p>
    <w:p w14:paraId="40267E6A" w14:textId="77777777" w:rsidR="000D2F6A" w:rsidRDefault="000D2F6A" w:rsidP="000D2F6A">
      <w:pPr>
        <w:ind w:left="0"/>
      </w:pPr>
      <w:r>
        <w:t>The Runge-</w:t>
      </w:r>
      <w:proofErr w:type="spellStart"/>
      <w:r>
        <w:t>Kutta</w:t>
      </w:r>
      <w:proofErr w:type="spellEnd"/>
      <w:r>
        <w:t xml:space="preserve"> 4th order method is a numerical method used to solve ordinary differential equations (ODEs). This method is a widely used technique for simulating the dynamics of an airplane, and it was chosen as the most suitable method for this task.</w:t>
      </w:r>
    </w:p>
    <w:p w14:paraId="1FCC88A5" w14:textId="77777777" w:rsidR="000D2F6A" w:rsidRDefault="000D2F6A" w:rsidP="000D2F6A">
      <w:pPr>
        <w:ind w:left="0"/>
      </w:pPr>
    </w:p>
    <w:p w14:paraId="04A2D725" w14:textId="77777777" w:rsidR="000D2F6A" w:rsidRDefault="000D2F6A" w:rsidP="000D2F6A">
      <w:pPr>
        <w:ind w:left="0"/>
        <w:rPr>
          <w:b/>
          <w:bCs/>
        </w:rPr>
      </w:pPr>
      <w:r>
        <w:rPr>
          <w:b/>
          <w:bCs/>
        </w:rPr>
        <w:t>The method's scheme:</w:t>
      </w:r>
    </w:p>
    <w:p w14:paraId="76245891" w14:textId="77777777" w:rsidR="000D2F6A" w:rsidRDefault="000D2F6A" w:rsidP="000D2F6A">
      <w:pPr>
        <w:ind w:left="0"/>
        <w:rPr>
          <w:b/>
          <w:bCs/>
        </w:rPr>
      </w:pPr>
    </w:p>
    <w:p w14:paraId="6B66A05E" w14:textId="77777777" w:rsidR="000D2F6A" w:rsidRDefault="00000000" w:rsidP="000D2F6A">
      <w:pPr>
        <w:rPr>
          <w:b/>
        </w:rPr>
      </w:pPr>
      <m:oMathPara>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i+1</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6</m:t>
              </m:r>
            </m:den>
          </m:f>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1</m:t>
              </m:r>
            </m:sub>
          </m:sSub>
          <m:r>
            <m:rPr>
              <m:sty m:val="b"/>
            </m:rPr>
            <w:rPr>
              <w:rFonts w:ascii="Cambria Math" w:hAnsi="Cambria Math"/>
            </w:rPr>
            <m:t>+2*</m:t>
          </m:r>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2</m:t>
              </m:r>
            </m:sub>
          </m:sSub>
          <m:r>
            <m:rPr>
              <m:sty m:val="b"/>
            </m:rPr>
            <w:rPr>
              <w:rFonts w:ascii="Cambria Math" w:hAnsi="Cambria Math"/>
            </w:rPr>
            <m:t>+2*</m:t>
          </m:r>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3</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4</m:t>
              </m:r>
            </m:sub>
          </m:sSub>
          <m:r>
            <m:rPr>
              <m:sty m:val="bi"/>
            </m:rPr>
            <w:rPr>
              <w:rFonts w:ascii="Cambria Math" w:hAnsi="Cambria Math"/>
            </w:rPr>
            <m:t>)</m:t>
          </m:r>
        </m:oMath>
      </m:oMathPara>
    </w:p>
    <w:p w14:paraId="5B23335A" w14:textId="77777777" w:rsidR="000D2F6A" w:rsidRDefault="000D2F6A" w:rsidP="000D2F6A">
      <w:pPr>
        <w:rPr>
          <w:bCs/>
          <w:u w:val="single"/>
        </w:rPr>
      </w:pPr>
      <w:r>
        <w:rPr>
          <w:bCs/>
          <w:u w:val="single"/>
        </w:rPr>
        <w:t>where:</w:t>
      </w:r>
    </w:p>
    <w:p w14:paraId="7075F19D" w14:textId="77777777" w:rsidR="000D2F6A" w:rsidRDefault="000D2F6A" w:rsidP="000D2F6A">
      <w:pPr>
        <w:jc w:val="center"/>
      </w:pPr>
    </w:p>
    <w:p w14:paraId="77C2FFC7" w14:textId="77777777" w:rsidR="000D2F6A" w:rsidRDefault="000D2F6A" w:rsidP="000D2F6A">
      <w:pPr>
        <w:ind w:left="0" w:right="0"/>
        <w:jc w:val="left"/>
        <w:rPr>
          <w:rFonts w:ascii="Cambria Math" w:hAnsi="Cambria Math"/>
        </w:rPr>
        <w:sectPr w:rsidR="000D2F6A" w:rsidSect="000D2F6A">
          <w:type w:val="continuous"/>
          <w:pgSz w:w="11906" w:h="16838"/>
          <w:pgMar w:top="720" w:right="1152" w:bottom="720" w:left="1152" w:header="0" w:footer="0" w:gutter="0"/>
          <w:pgNumType w:start="1"/>
          <w:cols w:space="720"/>
        </w:sectPr>
      </w:pPr>
    </w:p>
    <w:p w14:paraId="0EDB7D4B" w14:textId="77777777" w:rsidR="000D2F6A" w:rsidRDefault="00000000" w:rsidP="000D2F6A">
      <m:oMathPara>
        <m:oMathParaPr>
          <m:jc m:val="center"/>
        </m:oMathParaP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 h*f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i</m:t>
                  </m:r>
                </m:sub>
              </m:sSub>
            </m:e>
          </m:d>
          <m:r>
            <m:rPr>
              <m:sty m:val="p"/>
            </m:rP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xml:space="preserve"> = h*f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*h,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1</m:t>
                  </m:r>
                </m:sub>
              </m:sSub>
            </m:e>
          </m:d>
          <m:r>
            <m:rPr>
              <m:sty m:val="p"/>
            </m:rP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 xml:space="preserve"> = h*f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*h,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r>
            <m:rPr>
              <m:sty m:val="p"/>
            </m:rP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 xml:space="preserve"> = h*f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+h,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e>
          </m:d>
        </m:oMath>
      </m:oMathPara>
    </w:p>
    <w:p w14:paraId="15624D70" w14:textId="77777777" w:rsidR="000D2F6A" w:rsidRDefault="000D2F6A" w:rsidP="000D2F6A">
      <w:pPr>
        <w:ind w:left="0" w:right="0"/>
        <w:jc w:val="left"/>
        <w:sectPr w:rsidR="000D2F6A">
          <w:type w:val="continuous"/>
          <w:pgSz w:w="11906" w:h="16838"/>
          <w:pgMar w:top="720" w:right="1152" w:bottom="720" w:left="1152" w:header="0" w:footer="0" w:gutter="0"/>
          <w:pgNumType w:start="1"/>
          <w:cols w:num="2" w:sep="1" w:space="720"/>
        </w:sectPr>
      </w:pPr>
    </w:p>
    <w:p w14:paraId="77417516" w14:textId="77777777" w:rsidR="000D2F6A" w:rsidRDefault="000D2F6A" w:rsidP="000D2F6A">
      <w:pPr>
        <w:ind w:left="0"/>
      </w:pPr>
    </w:p>
    <w:p w14:paraId="2535BE10" w14:textId="77777777" w:rsidR="000D2F6A" w:rsidRDefault="000D2F6A" w:rsidP="000D2F6A">
      <w:pPr>
        <w:ind w:left="0"/>
        <w:rPr>
          <w:u w:val="single"/>
        </w:rPr>
      </w:pPr>
      <w:r>
        <w:rPr>
          <w:u w:val="single"/>
        </w:rPr>
        <w:t>for Airplane:</w:t>
      </w:r>
    </w:p>
    <w:p w14:paraId="19C9230A" w14:textId="77777777" w:rsidR="000D2F6A" w:rsidRDefault="000D2F6A" w:rsidP="000D2F6A">
      <w:pPr>
        <w:jc w:val="center"/>
        <w:rPr>
          <w:b/>
          <w:bCs/>
          <w:lang w:val="en"/>
        </w:rPr>
      </w:pPr>
      <m:oMathPara>
        <m:oMathParaPr>
          <m:jc m:val="center"/>
        </m:oMathParaPr>
        <m:oMath>
          <m:r>
            <w:rPr>
              <w:rFonts w:ascii="Cambria Math" w:hAnsi="Cambria Math"/>
            </w:rPr>
            <m:t>h=</m:t>
          </m:r>
          <m:r>
            <m:rPr>
              <m:sty m:val="p"/>
            </m:rPr>
            <w:rPr>
              <w:rFonts w:ascii="Cambria Math" w:hAnsi="Cambria Math"/>
            </w:rPr>
            <m:t>Δ</m:t>
          </m:r>
          <m:r>
            <w:rPr>
              <w:rFonts w:ascii="Cambria Math" w:hAnsi="Cambria Math"/>
            </w:rPr>
            <m:t>t,  f</m:t>
          </m:r>
          <m:d>
            <m:dPr>
              <m:ctrlPr>
                <w:rPr>
                  <w:rFonts w:ascii="Cambria Math" w:hAnsi="Cambria Math"/>
                  <w:i/>
                </w:rPr>
              </m:ctrlPr>
            </m:dPr>
            <m:e>
              <m:r>
                <w:rPr>
                  <w:rFonts w:ascii="Cambria Math" w:hAnsi="Cambria Math"/>
                </w:rPr>
                <m:t>t,x</m:t>
              </m:r>
            </m:e>
          </m:d>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 xml:space="preserve">,    </m:t>
          </m:r>
          <m:r>
            <m:rPr>
              <m:sty m:val="bi"/>
            </m:rPr>
            <w:rPr>
              <w:rFonts w:ascii="Cambria Math" w:hAnsi="Cambria Math"/>
              <w:lang w:val="en"/>
            </w:rPr>
            <m:t>x=</m:t>
          </m:r>
          <m:d>
            <m:dPr>
              <m:begChr m:val="{"/>
              <m:endChr m:val="}"/>
              <m:ctrlPr>
                <w:rPr>
                  <w:rFonts w:ascii="Cambria Math" w:hAnsi="Cambria Math"/>
                  <w:b/>
                  <w:bCs/>
                  <w:lang w:val="en"/>
                </w:rPr>
              </m:ctrlPr>
            </m:dPr>
            <m:e>
              <m:eqArr>
                <m:eqArrPr>
                  <m:ctrlPr>
                    <w:rPr>
                      <w:rFonts w:ascii="Cambria Math" w:hAnsi="Cambria Math"/>
                      <w:b/>
                      <w:bCs/>
                      <w:i/>
                      <w:lang w:val="en"/>
                    </w:rPr>
                  </m:ctrlPr>
                </m:eqArrPr>
                <m:e>
                  <m:r>
                    <m:rPr>
                      <m:sty m:val="bi"/>
                    </m:rPr>
                    <w:rPr>
                      <w:rFonts w:ascii="Cambria Math" w:hAnsi="Cambria Math"/>
                      <w:lang w:val="en"/>
                    </w:rPr>
                    <m:t>u</m:t>
                  </m:r>
                </m:e>
                <m:e>
                  <m:r>
                    <m:rPr>
                      <m:sty m:val="bi"/>
                    </m:rPr>
                    <w:rPr>
                      <w:rFonts w:ascii="Cambria Math" w:hAnsi="Cambria Math"/>
                      <w:lang w:val="en"/>
                    </w:rPr>
                    <m:t>v</m:t>
                  </m:r>
                </m:e>
                <m:e>
                  <m:r>
                    <m:rPr>
                      <m:sty m:val="bi"/>
                    </m:rPr>
                    <w:rPr>
                      <w:rFonts w:ascii="Cambria Math" w:hAnsi="Cambria Math"/>
                      <w:lang w:val="en"/>
                    </w:rPr>
                    <m:t>w</m:t>
                  </m:r>
                </m:e>
                <m:e>
                  <m:r>
                    <m:rPr>
                      <m:sty m:val="bi"/>
                    </m:rPr>
                    <w:rPr>
                      <w:rFonts w:ascii="Cambria Math" w:hAnsi="Cambria Math"/>
                      <w:lang w:val="en"/>
                    </w:rPr>
                    <m:t>p</m:t>
                  </m:r>
                </m:e>
                <m:e>
                  <m:r>
                    <m:rPr>
                      <m:sty m:val="bi"/>
                    </m:rPr>
                    <w:rPr>
                      <w:rFonts w:ascii="Cambria Math" w:hAnsi="Cambria Math"/>
                      <w:lang w:val="en"/>
                    </w:rPr>
                    <m:t>q</m:t>
                  </m:r>
                </m:e>
                <m:e>
                  <m:r>
                    <m:rPr>
                      <m:sty m:val="bi"/>
                    </m:rPr>
                    <w:rPr>
                      <w:rFonts w:ascii="Cambria Math" w:hAnsi="Cambria Math"/>
                      <w:lang w:val="en"/>
                    </w:rPr>
                    <m:t>r</m:t>
                  </m:r>
                </m:e>
                <m:e>
                  <m:r>
                    <m:rPr>
                      <m:sty m:val="b"/>
                    </m:rPr>
                    <w:rPr>
                      <w:rFonts w:ascii="Cambria Math" w:hAnsi="Cambria Math"/>
                      <w:lang w:val="en"/>
                    </w:rPr>
                    <m:t>∅</m:t>
                  </m:r>
                </m:e>
                <m:e>
                  <m:r>
                    <m:rPr>
                      <m:sty m:val="bi"/>
                    </m:rPr>
                    <w:rPr>
                      <w:rFonts w:ascii="Cambria Math" w:hAnsi="Cambria Math"/>
                      <w:lang w:val="en"/>
                    </w:rPr>
                    <m:t>θ</m:t>
                  </m:r>
                </m:e>
                <m:e>
                  <m:r>
                    <m:rPr>
                      <m:sty m:val="b"/>
                    </m:rPr>
                    <w:rPr>
                      <w:rFonts w:ascii="Cambria Math" w:hAnsi="Cambria Math"/>
                      <w:lang w:val="en"/>
                    </w:rPr>
                    <m:t>Ψ</m:t>
                  </m:r>
                </m:e>
                <m:e>
                  <m:r>
                    <m:rPr>
                      <m:sty m:val="bi"/>
                    </m:rPr>
                    <w:rPr>
                      <w:rFonts w:ascii="Cambria Math" w:hAnsi="Cambria Math"/>
                      <w:lang w:val="en"/>
                    </w:rPr>
                    <m:t>x</m:t>
                  </m:r>
                </m:e>
                <m:e>
                  <m:r>
                    <m:rPr>
                      <m:sty m:val="bi"/>
                    </m:rPr>
                    <w:rPr>
                      <w:rFonts w:ascii="Cambria Math" w:hAnsi="Cambria Math"/>
                      <w:lang w:val="en"/>
                    </w:rPr>
                    <m:t>y</m:t>
                  </m:r>
                  <m:ctrlPr>
                    <w:rPr>
                      <w:rFonts w:ascii="Cambria Math" w:hAnsi="Cambria Math"/>
                      <w:b/>
                      <w:bCs/>
                      <w:i/>
                      <w:iCs/>
                      <w:lang w:val="en"/>
                    </w:rPr>
                  </m:ctrlPr>
                </m:e>
                <m:e>
                  <m:r>
                    <m:rPr>
                      <m:sty m:val="bi"/>
                    </m:rPr>
                    <w:rPr>
                      <w:rFonts w:ascii="Cambria Math" w:hAnsi="Cambria Math"/>
                      <w:lang w:val="en"/>
                    </w:rPr>
                    <m:t>z</m:t>
                  </m:r>
                </m:e>
              </m:eqArr>
            </m:e>
          </m:d>
        </m:oMath>
      </m:oMathPara>
    </w:p>
    <w:p w14:paraId="5451E516" w14:textId="77777777" w:rsidR="000D2F6A" w:rsidRDefault="000D2F6A" w:rsidP="000D2F6A">
      <w:pPr>
        <w:ind w:left="0"/>
      </w:pPr>
    </w:p>
    <w:p w14:paraId="64CE6E82" w14:textId="77777777" w:rsidR="000D2F6A" w:rsidRDefault="000D2F6A" w:rsidP="000D2F6A">
      <w:pPr>
        <w:ind w:left="0"/>
      </w:pPr>
    </w:p>
    <w:p w14:paraId="5E72522F" w14:textId="77777777" w:rsidR="000D2F6A" w:rsidRDefault="000D2F6A" w:rsidP="000D2F6A">
      <w:pPr>
        <w:ind w:left="0"/>
      </w:pPr>
    </w:p>
    <w:p w14:paraId="62C7B08F" w14:textId="77777777" w:rsidR="000D2F6A" w:rsidRDefault="000D2F6A" w:rsidP="000D2F6A">
      <w:pPr>
        <w:ind w:left="0"/>
      </w:pPr>
    </w:p>
    <w:p w14:paraId="21CD55D6" w14:textId="77777777" w:rsidR="000D2F6A" w:rsidRDefault="000D2F6A" w:rsidP="000D2F6A">
      <w:pPr>
        <w:ind w:left="0"/>
      </w:pPr>
    </w:p>
    <w:p w14:paraId="5D62BE32" w14:textId="77777777" w:rsidR="000D2F6A" w:rsidRDefault="000D2F6A" w:rsidP="000D2F6A">
      <w:pPr>
        <w:ind w:left="0"/>
      </w:pPr>
    </w:p>
    <w:p w14:paraId="30275AA2" w14:textId="77777777" w:rsidR="000D2F6A" w:rsidRDefault="000D2F6A" w:rsidP="000D2F6A">
      <w:pPr>
        <w:ind w:left="0"/>
      </w:pPr>
    </w:p>
    <w:p w14:paraId="70CCC3DA" w14:textId="77777777" w:rsidR="000D2F6A" w:rsidRDefault="000D2F6A" w:rsidP="000D2F6A">
      <w:pPr>
        <w:ind w:left="0"/>
      </w:pPr>
    </w:p>
    <w:p w14:paraId="7A827B93" w14:textId="77777777" w:rsidR="000D2F6A" w:rsidRDefault="000D2F6A" w:rsidP="000D2F6A">
      <w:pPr>
        <w:ind w:left="0"/>
      </w:pPr>
    </w:p>
    <w:p w14:paraId="7ACBC07E" w14:textId="77777777" w:rsidR="000D2F6A" w:rsidRDefault="000D2F6A" w:rsidP="000D2F6A">
      <w:pPr>
        <w:ind w:left="0"/>
      </w:pPr>
    </w:p>
    <w:p w14:paraId="75A498FB" w14:textId="77777777" w:rsidR="000D2F6A" w:rsidRDefault="000D2F6A" w:rsidP="000D2F6A">
      <w:pPr>
        <w:ind w:left="0"/>
      </w:pPr>
    </w:p>
    <w:p w14:paraId="468DD516" w14:textId="77777777" w:rsidR="000D2F6A" w:rsidRDefault="000D2F6A" w:rsidP="000D2F6A">
      <w:pPr>
        <w:ind w:left="0"/>
      </w:pPr>
    </w:p>
    <w:p w14:paraId="4A34893B" w14:textId="77777777" w:rsidR="000D2F6A" w:rsidRDefault="000D2F6A" w:rsidP="000D2F6A">
      <w:pPr>
        <w:ind w:left="0"/>
      </w:pPr>
    </w:p>
    <w:p w14:paraId="5C8166E9" w14:textId="77777777" w:rsidR="000D2F6A" w:rsidRDefault="000D2F6A" w:rsidP="000D2F6A">
      <w:pPr>
        <w:ind w:left="0"/>
      </w:pPr>
    </w:p>
    <w:p w14:paraId="6B55E79C" w14:textId="77777777" w:rsidR="000D2F6A" w:rsidRDefault="000D2F6A" w:rsidP="000D2F6A">
      <w:pPr>
        <w:ind w:left="0"/>
      </w:pPr>
    </w:p>
    <w:p w14:paraId="59A34C3F" w14:textId="77777777" w:rsidR="000D2F6A" w:rsidRDefault="000D2F6A" w:rsidP="000D2F6A">
      <w:pPr>
        <w:ind w:left="0"/>
      </w:pPr>
    </w:p>
    <w:p w14:paraId="68B10166" w14:textId="77777777" w:rsidR="000D2F6A" w:rsidRDefault="000D2F6A" w:rsidP="000D2F6A">
      <w:pPr>
        <w:ind w:left="0"/>
      </w:pPr>
    </w:p>
    <w:p w14:paraId="698F9133" w14:textId="77777777" w:rsidR="000D2F6A" w:rsidRDefault="000D2F6A" w:rsidP="000D2F6A">
      <w:pPr>
        <w:rPr>
          <w:b/>
          <w:bCs/>
          <w:color w:val="002060"/>
        </w:rPr>
      </w:pPr>
    </w:p>
    <w:p w14:paraId="43C247FD" w14:textId="77777777" w:rsidR="000D2F6A" w:rsidRDefault="000D2F6A" w:rsidP="000D2F6A">
      <w:pPr>
        <w:ind w:left="0"/>
        <w:rPr>
          <w:b/>
          <w:bCs/>
        </w:rPr>
      </w:pPr>
    </w:p>
    <w:p w14:paraId="0F50956C" w14:textId="77777777" w:rsidR="000D2F6A" w:rsidRDefault="000D2F6A" w:rsidP="000D2F6A">
      <w:pPr>
        <w:ind w:left="0"/>
        <w:rPr>
          <w:b/>
          <w:bCs/>
        </w:rPr>
      </w:pPr>
      <w:r>
        <w:rPr>
          <w:b/>
          <w:bCs/>
        </w:rPr>
        <w:t>Our procedure:</w:t>
      </w:r>
    </w:p>
    <w:p w14:paraId="218101EA" w14:textId="77777777" w:rsidR="000D2F6A" w:rsidRDefault="000D2F6A" w:rsidP="000D2F6A">
      <w:pPr>
        <w:ind w:left="0"/>
        <w:rPr>
          <w:b/>
          <w:bCs/>
          <w:color w:val="002060"/>
        </w:rPr>
      </w:pPr>
    </w:p>
    <w:p w14:paraId="6D3331E4" w14:textId="77777777" w:rsidR="000D2F6A" w:rsidRDefault="000D2F6A" w:rsidP="000D2F6A">
      <w:pPr>
        <w:spacing w:after="3" w:line="264" w:lineRule="auto"/>
        <w:ind w:right="362" w:hanging="10"/>
      </w:pPr>
      <w:r>
        <w:rPr>
          <w:rFonts w:ascii="Calibri" w:eastAsia="Calibri" w:hAnsi="Calibri" w:cs="Calibri"/>
        </w:rPr>
        <w:t>To implement the Runge-</w:t>
      </w:r>
      <w:proofErr w:type="spellStart"/>
      <w:r>
        <w:rPr>
          <w:rFonts w:ascii="Calibri" w:eastAsia="Calibri" w:hAnsi="Calibri" w:cs="Calibri"/>
        </w:rPr>
        <w:t>Kutta</w:t>
      </w:r>
      <w:proofErr w:type="spellEnd"/>
      <w:r>
        <w:rPr>
          <w:rFonts w:ascii="Calibri" w:eastAsia="Calibri" w:hAnsi="Calibri" w:cs="Calibri"/>
        </w:rPr>
        <w:t xml:space="preserve"> 4th order method using </w:t>
      </w:r>
      <w:r>
        <w:rPr>
          <w:rFonts w:ascii="Calibri" w:eastAsia="Calibri" w:hAnsi="Calibri" w:cs="Calibri"/>
          <w:b/>
          <w:bCs/>
        </w:rPr>
        <w:t>MATLAB</w:t>
      </w:r>
      <w:r>
        <w:rPr>
          <w:rStyle w:val="FootnoteReference"/>
          <w:rFonts w:ascii="Calibri" w:eastAsia="Calibri" w:hAnsi="Calibri" w:cs="Calibri"/>
          <w:b/>
          <w:bCs/>
          <w:color w:val="C00000"/>
        </w:rPr>
        <w:footnoteReference w:id="5"/>
      </w:r>
      <w:r>
        <w:rPr>
          <w:rFonts w:ascii="Calibri" w:eastAsia="Calibri" w:hAnsi="Calibri" w:cs="Calibri"/>
        </w:rPr>
        <w:t xml:space="preserve">, we need to define the 12 equations of motion of the in a form suitable for the method like, </w:t>
      </w:r>
      <w:r>
        <w:rPr>
          <w:rFonts w:ascii="Cambria Math" w:eastAsia="Cambria Math" w:hAnsi="Cambria Math" w:cs="Cambria Math"/>
        </w:rPr>
        <w:t>𝑦̇ =𝑓(𝑡, 𝑥, 𝑦, 𝑧, … )</w:t>
      </w:r>
      <w:r>
        <w:rPr>
          <w:rFonts w:ascii="Calibri" w:eastAsia="Calibri" w:hAnsi="Calibri" w:cs="Calibri"/>
        </w:rPr>
        <w:t>.</w:t>
      </w:r>
    </w:p>
    <w:p w14:paraId="600DE765" w14:textId="77777777" w:rsidR="000D2F6A" w:rsidRDefault="000D2F6A" w:rsidP="000D2F6A">
      <w:pPr>
        <w:rPr>
          <w:b/>
          <w:bCs/>
          <w:color w:val="002060"/>
        </w:rPr>
      </w:pPr>
    </w:p>
    <w:p w14:paraId="1072F95E" w14:textId="77777777" w:rsidR="000D2F6A" w:rsidRDefault="000D2F6A" w:rsidP="000D2F6A">
      <w:pPr>
        <w:rPr>
          <w:rFonts w:ascii="Calibri" w:eastAsia="Calibri" w:hAnsi="Calibri" w:cs="Calibri"/>
        </w:rPr>
      </w:pPr>
      <w:r>
        <w:rPr>
          <w:rFonts w:ascii="Calibri" w:eastAsia="Calibri" w:hAnsi="Calibri" w:cs="Calibri"/>
        </w:rPr>
        <w:t>Euler angles rate &amp; the position rates is ready for the method’s form, but the force &amp; moment equations need to be re-arranged as below:</w:t>
      </w:r>
    </w:p>
    <w:p w14:paraId="25D53F4D" w14:textId="77777777" w:rsidR="000D2F6A" w:rsidRDefault="000D2F6A" w:rsidP="000D2F6A">
      <w:pPr>
        <w:rPr>
          <w:rFonts w:ascii="Calibri" w:eastAsia="Calibri" w:hAnsi="Calibri" w:cs="Calibri"/>
        </w:rPr>
      </w:pPr>
    </w:p>
    <w:p w14:paraId="00EA30A3" w14:textId="77777777" w:rsidR="000D2F6A" w:rsidRDefault="00000000" w:rsidP="000D2F6A">
      <w:pPr>
        <w:rPr>
          <w:bCs/>
          <w:color w:val="002060"/>
        </w:rPr>
      </w:pPr>
      <m:oMathPara>
        <m:oMath>
          <m:d>
            <m:dPr>
              <m:begChr m:val="["/>
              <m:endChr m:val="]"/>
              <m:ctrlPr>
                <w:rPr>
                  <w:rFonts w:ascii="Cambria Math" w:hAnsi="Cambria Math"/>
                  <w:bCs/>
                </w:rPr>
              </m:ctrlPr>
            </m:dPr>
            <m:e>
              <m:eqArr>
                <m:eqArrPr>
                  <m:ctrlPr>
                    <w:rPr>
                      <w:rFonts w:ascii="Cambria Math" w:hAnsi="Cambria Math"/>
                      <w:bCs/>
                    </w:rPr>
                  </m:ctrlPr>
                </m:eqArrPr>
                <m:e>
                  <m:acc>
                    <m:accPr>
                      <m:chr m:val="̇"/>
                      <m:ctrlPr>
                        <w:rPr>
                          <w:rFonts w:ascii="Cambria Math" w:hAnsi="Cambria Math"/>
                          <w:bCs/>
                        </w:rPr>
                      </m:ctrlPr>
                    </m:accPr>
                    <m:e>
                      <m:r>
                        <w:rPr>
                          <w:rFonts w:ascii="Cambria Math" w:hAnsi="Cambria Math"/>
                        </w:rPr>
                        <m:t>u</m:t>
                      </m:r>
                    </m:e>
                  </m:acc>
                </m:e>
                <m:e>
                  <m:acc>
                    <m:accPr>
                      <m:chr m:val="̇"/>
                      <m:ctrlPr>
                        <w:rPr>
                          <w:rFonts w:ascii="Cambria Math" w:hAnsi="Cambria Math"/>
                          <w:bCs/>
                        </w:rPr>
                      </m:ctrlPr>
                    </m:accPr>
                    <m:e>
                      <m:r>
                        <w:rPr>
                          <w:rFonts w:ascii="Cambria Math" w:hAnsi="Cambria Math"/>
                        </w:rPr>
                        <m:t>v</m:t>
                      </m:r>
                    </m:e>
                  </m:acc>
                </m:e>
                <m:e>
                  <m:acc>
                    <m:accPr>
                      <m:chr m:val="̇"/>
                      <m:ctrlPr>
                        <w:rPr>
                          <w:rFonts w:ascii="Cambria Math" w:hAnsi="Cambria Math"/>
                          <w:bCs/>
                        </w:rPr>
                      </m:ctrlPr>
                    </m:accPr>
                    <m:e>
                      <m:r>
                        <w:rPr>
                          <w:rFonts w:ascii="Cambria Math" w:hAnsi="Cambria Math"/>
                        </w:rPr>
                        <m:t>w</m:t>
                      </m:r>
                    </m:e>
                  </m:acc>
                </m:e>
              </m:eqArr>
            </m:e>
          </m:d>
          <m:r>
            <w:rPr>
              <w:rFonts w:ascii="Cambria Math" w:hAnsi="Cambria Math"/>
            </w:rPr>
            <m:t>=</m:t>
          </m:r>
          <m:d>
            <m:dPr>
              <m:begChr m:val="["/>
              <m:endChr m:val="]"/>
              <m:ctrlPr>
                <w:rPr>
                  <w:rFonts w:ascii="Cambria Math" w:hAnsi="Cambria Math"/>
                  <w:bCs/>
                </w:rPr>
              </m:ctrlPr>
            </m:dPr>
            <m:e>
              <m:eqArr>
                <m:eqArrPr>
                  <m:ctrlPr>
                    <w:rPr>
                      <w:rFonts w:ascii="Cambria Math" w:hAnsi="Cambria Math"/>
                      <w:bCs/>
                    </w:rPr>
                  </m:ctrlPr>
                </m:eqArrPr>
                <m:e>
                  <m:r>
                    <m:rPr>
                      <m:sty m:val="p"/>
                    </m:rPr>
                    <w:rPr>
                      <w:rFonts w:ascii="Cambria Math" w:hAnsi="Cambria Math"/>
                    </w:rPr>
                    <m:t>X</m:t>
                  </m:r>
                  <m:r>
                    <w:rPr>
                      <w:rFonts w:ascii="Cambria Math" w:hAnsi="Cambria Math"/>
                    </w:rPr>
                    <m:t>-</m:t>
                  </m:r>
                  <m:r>
                    <m:rPr>
                      <m:sty m:val="p"/>
                    </m:rPr>
                    <w:rPr>
                      <w:rFonts w:ascii="Cambria Math" w:hAnsi="Cambria Math"/>
                    </w:rPr>
                    <m:t>mg</m:t>
                  </m:r>
                  <m:sSub>
                    <m:sSubPr>
                      <m:ctrlPr>
                        <w:rPr>
                          <w:rFonts w:ascii="Cambria Math" w:hAnsi="Cambria Math"/>
                          <w:bCs/>
                        </w:rPr>
                      </m:ctrlPr>
                    </m:sSubPr>
                    <m:e>
                      <m:r>
                        <m:rPr>
                          <m:sty m:val="p"/>
                        </m:rPr>
                        <w:rPr>
                          <w:rFonts w:ascii="Cambria Math" w:hAnsi="Cambria Math"/>
                        </w:rPr>
                        <m:t>S</m:t>
                      </m:r>
                    </m:e>
                    <m:sub>
                      <m:r>
                        <w:rPr>
                          <w:rFonts w:ascii="Cambria Math" w:hAnsi="Cambria Math"/>
                        </w:rPr>
                        <m:t>θ</m:t>
                      </m:r>
                    </m:sub>
                  </m:sSub>
                </m:e>
                <m:e>
                  <m:r>
                    <m:rPr>
                      <m:sty m:val="p"/>
                    </m:rPr>
                    <w:rPr>
                      <w:rFonts w:ascii="Cambria Math" w:hAnsi="Cambria Math"/>
                    </w:rPr>
                    <m:t>Y</m:t>
                  </m:r>
                  <m:r>
                    <w:rPr>
                      <w:rFonts w:ascii="Cambria Math" w:hAnsi="Cambria Math"/>
                    </w:rPr>
                    <m:t>+</m:t>
                  </m:r>
                  <m:r>
                    <m:rPr>
                      <m:sty m:val="p"/>
                    </m:rPr>
                    <w:rPr>
                      <w:rFonts w:ascii="Cambria Math" w:hAnsi="Cambria Math"/>
                    </w:rPr>
                    <m:t>mg</m:t>
                  </m:r>
                  <m:sSub>
                    <m:sSubPr>
                      <m:ctrlPr>
                        <w:rPr>
                          <w:rFonts w:ascii="Cambria Math" w:hAnsi="Cambria Math"/>
                          <w:bCs/>
                        </w:rPr>
                      </m:ctrlPr>
                    </m:sSubPr>
                    <m:e>
                      <m:r>
                        <m:rPr>
                          <m:sty m:val="p"/>
                        </m:rPr>
                        <w:rPr>
                          <w:rFonts w:ascii="Cambria Math" w:hAnsi="Cambria Math"/>
                        </w:rPr>
                        <m:t>C</m:t>
                      </m:r>
                    </m:e>
                    <m:sub>
                      <m:r>
                        <w:rPr>
                          <w:rFonts w:ascii="Cambria Math" w:hAnsi="Cambria Math"/>
                        </w:rPr>
                        <m:t>θ</m:t>
                      </m:r>
                    </m:sub>
                  </m:sSub>
                  <m:sSub>
                    <m:sSubPr>
                      <m:ctrlPr>
                        <w:rPr>
                          <w:rFonts w:ascii="Cambria Math" w:hAnsi="Cambria Math"/>
                          <w:bCs/>
                        </w:rPr>
                      </m:ctrlPr>
                    </m:sSubPr>
                    <m:e>
                      <m:r>
                        <m:rPr>
                          <m:sty m:val="p"/>
                        </m:rPr>
                        <w:rPr>
                          <w:rFonts w:ascii="Cambria Math" w:hAnsi="Cambria Math"/>
                        </w:rPr>
                        <m:t>S</m:t>
                      </m:r>
                    </m:e>
                    <m:sub>
                      <m:r>
                        <w:rPr>
                          <w:rFonts w:ascii="Cambria Math" w:hAnsi="Cambria Math"/>
                        </w:rPr>
                        <m:t>φ</m:t>
                      </m:r>
                    </m:sub>
                  </m:sSub>
                </m:e>
                <m:e>
                  <m:r>
                    <m:rPr>
                      <m:sty m:val="p"/>
                    </m:rPr>
                    <w:rPr>
                      <w:rFonts w:ascii="Cambria Math" w:hAnsi="Cambria Math"/>
                    </w:rPr>
                    <m:t>Z</m:t>
                  </m:r>
                  <m:r>
                    <w:rPr>
                      <w:rFonts w:ascii="Cambria Math" w:hAnsi="Cambria Math"/>
                    </w:rPr>
                    <m:t>+</m:t>
                  </m:r>
                  <m:r>
                    <m:rPr>
                      <m:sty m:val="p"/>
                    </m:rPr>
                    <w:rPr>
                      <w:rFonts w:ascii="Cambria Math" w:hAnsi="Cambria Math"/>
                    </w:rPr>
                    <m:t>mg</m:t>
                  </m:r>
                  <m:sSub>
                    <m:sSubPr>
                      <m:ctrlPr>
                        <w:rPr>
                          <w:rFonts w:ascii="Cambria Math" w:hAnsi="Cambria Math"/>
                          <w:bCs/>
                        </w:rPr>
                      </m:ctrlPr>
                    </m:sSubPr>
                    <m:e>
                      <m:r>
                        <m:rPr>
                          <m:sty m:val="p"/>
                        </m:rPr>
                        <w:rPr>
                          <w:rFonts w:ascii="Cambria Math" w:hAnsi="Cambria Math"/>
                        </w:rPr>
                        <m:t>C</m:t>
                      </m:r>
                    </m:e>
                    <m:sub>
                      <m:r>
                        <w:rPr>
                          <w:rFonts w:ascii="Cambria Math" w:hAnsi="Cambria Math"/>
                        </w:rPr>
                        <m:t>θ</m:t>
                      </m:r>
                    </m:sub>
                  </m:sSub>
                  <m:sSub>
                    <m:sSubPr>
                      <m:ctrlPr>
                        <w:rPr>
                          <w:rFonts w:ascii="Cambria Math" w:hAnsi="Cambria Math"/>
                          <w:bCs/>
                        </w:rPr>
                      </m:ctrlPr>
                    </m:sSubPr>
                    <m:e>
                      <m:r>
                        <m:rPr>
                          <m:sty m:val="p"/>
                        </m:rPr>
                        <w:rPr>
                          <w:rFonts w:ascii="Cambria Math" w:hAnsi="Cambria Math"/>
                        </w:rPr>
                        <m:t>C</m:t>
                      </m:r>
                    </m:e>
                    <m:sub>
                      <m:r>
                        <w:rPr>
                          <w:rFonts w:ascii="Cambria Math" w:hAnsi="Cambria Math"/>
                        </w:rPr>
                        <m:t>φ</m:t>
                      </m:r>
                    </m:sub>
                  </m:sSub>
                </m:e>
              </m:eqArr>
            </m:e>
          </m:d>
          <m:r>
            <w:rPr>
              <w:rFonts w:ascii="Cambria Math" w:hAnsi="Cambria Math"/>
            </w:rPr>
            <m:t>/m-</m:t>
          </m:r>
          <m:d>
            <m:dPr>
              <m:ctrlPr>
                <w:rPr>
                  <w:rFonts w:ascii="Cambria Math" w:hAnsi="Cambria Math"/>
                  <w:bCs/>
                </w:rPr>
              </m:ctrlPr>
            </m:dPr>
            <m:e>
              <m:d>
                <m:dPr>
                  <m:begChr m:val="["/>
                  <m:endChr m:val="]"/>
                  <m:ctrlPr>
                    <w:rPr>
                      <w:rFonts w:ascii="Cambria Math" w:hAnsi="Cambria Math"/>
                      <w:bCs/>
                    </w:rPr>
                  </m:ctrlPr>
                </m:dPr>
                <m:e>
                  <m:eqArr>
                    <m:eqArrPr>
                      <m:ctrlPr>
                        <w:rPr>
                          <w:rFonts w:ascii="Cambria Math" w:hAnsi="Cambria Math"/>
                          <w:bCs/>
                        </w:rPr>
                      </m:ctrlPr>
                    </m:eqArrPr>
                    <m:e>
                      <m:r>
                        <w:rPr>
                          <w:rFonts w:ascii="Cambria Math" w:hAnsi="Cambria Math"/>
                        </w:rPr>
                        <m:t>&amp;p</m:t>
                      </m:r>
                    </m:e>
                    <m:e>
                      <m:r>
                        <w:rPr>
                          <w:rFonts w:ascii="Cambria Math" w:hAnsi="Cambria Math"/>
                        </w:rPr>
                        <m:t>&amp;q</m:t>
                      </m:r>
                    </m:e>
                    <m:e>
                      <m:r>
                        <w:rPr>
                          <w:rFonts w:ascii="Cambria Math" w:hAnsi="Cambria Math"/>
                        </w:rPr>
                        <m:t>&amp;r</m:t>
                      </m:r>
                    </m:e>
                  </m:eqArr>
                </m:e>
              </m:d>
              <m:r>
                <w:rPr>
                  <w:rFonts w:ascii="Cambria Math" w:hAnsi="Cambria Math"/>
                </w:rPr>
                <m:t>×</m:t>
              </m:r>
              <m:d>
                <m:dPr>
                  <m:begChr m:val="["/>
                  <m:endChr m:val="]"/>
                  <m:ctrlPr>
                    <w:rPr>
                      <w:rFonts w:ascii="Cambria Math" w:hAnsi="Cambria Math"/>
                      <w:bCs/>
                    </w:rPr>
                  </m:ctrlPr>
                </m:dPr>
                <m:e>
                  <m:eqArr>
                    <m:eqArrPr>
                      <m:ctrlPr>
                        <w:rPr>
                          <w:rFonts w:ascii="Cambria Math" w:hAnsi="Cambria Math"/>
                          <w:bCs/>
                        </w:rPr>
                      </m:ctrlPr>
                    </m:eqArrPr>
                    <m:e>
                      <m:r>
                        <w:rPr>
                          <w:rFonts w:ascii="Cambria Math" w:hAnsi="Cambria Math"/>
                        </w:rPr>
                        <m:t>u</m:t>
                      </m:r>
                    </m:e>
                    <m:e>
                      <m:r>
                        <w:rPr>
                          <w:rFonts w:ascii="Cambria Math" w:hAnsi="Cambria Math"/>
                        </w:rPr>
                        <m:t>v</m:t>
                      </m:r>
                    </m:e>
                    <m:e>
                      <m:r>
                        <w:rPr>
                          <w:rFonts w:ascii="Cambria Math" w:hAnsi="Cambria Math"/>
                        </w:rPr>
                        <m:t>w</m:t>
                      </m:r>
                    </m:e>
                  </m:eqArr>
                </m:e>
              </m:d>
            </m:e>
          </m:d>
          <m:r>
            <w:rPr>
              <w:rFonts w:ascii="Cambria Math" w:hAnsi="Cambria Math"/>
            </w:rPr>
            <m:t xml:space="preserve">→Forces (Re-arranged) </m:t>
          </m:r>
        </m:oMath>
      </m:oMathPara>
    </w:p>
    <w:p w14:paraId="33589184" w14:textId="77777777" w:rsidR="000D2F6A" w:rsidRDefault="00000000" w:rsidP="000D2F6A">
      <w:pPr>
        <w:rPr>
          <w:b/>
          <w:bCs/>
        </w:rPr>
      </w:pPr>
      <m:oMathPara>
        <m:oMath>
          <m:d>
            <m:dPr>
              <m:begChr m:val="["/>
              <m:endChr m:val="]"/>
              <m:ctrlPr>
                <w:rPr>
                  <w:rFonts w:ascii="Cambria Math" w:hAnsi="Cambria Math"/>
                  <w:bCs/>
                </w:rPr>
              </m:ctrlPr>
            </m:dPr>
            <m:e>
              <m:eqArr>
                <m:eqArrPr>
                  <m:ctrlPr>
                    <w:rPr>
                      <w:rFonts w:ascii="Cambria Math" w:hAnsi="Cambria Math"/>
                      <w:bCs/>
                    </w:rPr>
                  </m:ctrlPr>
                </m:eqArrPr>
                <m:e>
                  <m:r>
                    <w:rPr>
                      <w:rFonts w:ascii="Cambria Math" w:hAnsi="Cambria Math"/>
                    </w:rPr>
                    <m:t>&amp;</m:t>
                  </m:r>
                  <m:acc>
                    <m:accPr>
                      <m:chr m:val="̇"/>
                      <m:ctrlPr>
                        <w:rPr>
                          <w:rFonts w:ascii="Cambria Math" w:hAnsi="Cambria Math"/>
                          <w:bCs/>
                        </w:rPr>
                      </m:ctrlPr>
                    </m:accPr>
                    <m:e>
                      <m:r>
                        <w:rPr>
                          <w:rFonts w:ascii="Cambria Math" w:hAnsi="Cambria Math"/>
                        </w:rPr>
                        <m:t>p</m:t>
                      </m:r>
                    </m:e>
                  </m:acc>
                </m:e>
                <m:e>
                  <m:r>
                    <w:rPr>
                      <w:rFonts w:ascii="Cambria Math" w:hAnsi="Cambria Math"/>
                    </w:rPr>
                    <m:t>&amp;</m:t>
                  </m:r>
                  <m:acc>
                    <m:accPr>
                      <m:chr m:val="̇"/>
                      <m:ctrlPr>
                        <w:rPr>
                          <w:rFonts w:ascii="Cambria Math" w:hAnsi="Cambria Math"/>
                          <w:bCs/>
                        </w:rPr>
                      </m:ctrlPr>
                    </m:accPr>
                    <m:e>
                      <m:r>
                        <w:rPr>
                          <w:rFonts w:ascii="Cambria Math" w:hAnsi="Cambria Math"/>
                        </w:rPr>
                        <m:t>q</m:t>
                      </m:r>
                    </m:e>
                  </m:acc>
                </m:e>
                <m:e>
                  <m:r>
                    <w:rPr>
                      <w:rFonts w:ascii="Cambria Math" w:hAnsi="Cambria Math"/>
                    </w:rPr>
                    <m:t>&amp;</m:t>
                  </m:r>
                  <m:acc>
                    <m:accPr>
                      <m:chr m:val="̇"/>
                      <m:ctrlPr>
                        <w:rPr>
                          <w:rFonts w:ascii="Cambria Math" w:hAnsi="Cambria Math"/>
                          <w:bCs/>
                        </w:rPr>
                      </m:ctrlPr>
                    </m:accPr>
                    <m:e>
                      <m:r>
                        <w:rPr>
                          <w:rFonts w:ascii="Cambria Math" w:hAnsi="Cambria Math"/>
                        </w:rPr>
                        <m:t>r</m:t>
                      </m:r>
                    </m:e>
                  </m:acc>
                </m:e>
              </m:eqArr>
            </m:e>
          </m:d>
          <m:r>
            <w:rPr>
              <w:rFonts w:ascii="Cambria Math" w:hAnsi="Cambria Math"/>
            </w:rPr>
            <m:t>=</m:t>
          </m:r>
          <m:sSup>
            <m:sSupPr>
              <m:ctrlPr>
                <w:rPr>
                  <w:rFonts w:ascii="Cambria Math" w:hAnsi="Cambria Math"/>
                  <w:bCs/>
                </w:rPr>
              </m:ctrlPr>
            </m:sSupPr>
            <m:e>
              <m:r>
                <w:rPr>
                  <w:rFonts w:ascii="Cambria Math" w:hAnsi="Cambria Math"/>
                </w:rPr>
                <m:t>I</m:t>
              </m:r>
            </m:e>
            <m:sup>
              <m:r>
                <w:rPr>
                  <w:rFonts w:ascii="Cambria Math" w:hAnsi="Cambria Math"/>
                </w:rPr>
                <m:t>-1</m:t>
              </m:r>
            </m:sup>
          </m:sSup>
          <m:d>
            <m:dPr>
              <m:begChr m:val="["/>
              <m:endChr m:val="]"/>
              <m:ctrlPr>
                <w:rPr>
                  <w:rFonts w:ascii="Cambria Math" w:hAnsi="Cambria Math"/>
                  <w:bCs/>
                </w:rPr>
              </m:ctrlPr>
            </m:dPr>
            <m:e>
              <m:eqArr>
                <m:eqArrPr>
                  <m:ctrlPr>
                    <w:rPr>
                      <w:rFonts w:ascii="Cambria Math" w:hAnsi="Cambria Math"/>
                      <w:bCs/>
                    </w:rPr>
                  </m:ctrlPr>
                </m:eqArrPr>
                <m:e>
                  <m:r>
                    <w:rPr>
                      <w:rFonts w:ascii="Cambria Math" w:hAnsi="Cambria Math"/>
                    </w:rPr>
                    <m:t>L</m:t>
                  </m:r>
                </m:e>
                <m:e>
                  <m:r>
                    <w:rPr>
                      <w:rFonts w:ascii="Cambria Math" w:hAnsi="Cambria Math"/>
                    </w:rPr>
                    <m:t>M</m:t>
                  </m:r>
                </m:e>
                <m:e>
                  <m:r>
                    <w:rPr>
                      <w:rFonts w:ascii="Cambria Math" w:hAnsi="Cambria Math"/>
                    </w:rPr>
                    <m:t>N</m:t>
                  </m:r>
                </m:e>
              </m:eqArr>
            </m:e>
          </m:d>
          <m:r>
            <w:rPr>
              <w:rFonts w:ascii="Cambria Math" w:hAnsi="Cambria Math"/>
            </w:rPr>
            <m:t>-</m:t>
          </m:r>
          <m:d>
            <m:dPr>
              <m:ctrlPr>
                <w:rPr>
                  <w:rFonts w:ascii="Cambria Math" w:hAnsi="Cambria Math"/>
                  <w:bCs/>
                </w:rPr>
              </m:ctrlPr>
            </m:dPr>
            <m:e>
              <m:d>
                <m:dPr>
                  <m:begChr m:val="["/>
                  <m:endChr m:val="]"/>
                  <m:ctrlPr>
                    <w:rPr>
                      <w:rFonts w:ascii="Cambria Math" w:hAnsi="Cambria Math"/>
                      <w:bCs/>
                    </w:rPr>
                  </m:ctrlPr>
                </m:dPr>
                <m:e>
                  <m:eqArr>
                    <m:eqArrPr>
                      <m:ctrlPr>
                        <w:rPr>
                          <w:rFonts w:ascii="Cambria Math" w:hAnsi="Cambria Math"/>
                          <w:bCs/>
                        </w:rPr>
                      </m:ctrlPr>
                    </m:eqArrPr>
                    <m:e>
                      <m:r>
                        <w:rPr>
                          <w:rFonts w:ascii="Cambria Math" w:hAnsi="Cambria Math"/>
                        </w:rPr>
                        <m:t>&amp;p</m:t>
                      </m:r>
                    </m:e>
                    <m:e>
                      <m:r>
                        <w:rPr>
                          <w:rFonts w:ascii="Cambria Math" w:hAnsi="Cambria Math"/>
                        </w:rPr>
                        <m:t>&amp;q</m:t>
                      </m:r>
                    </m:e>
                    <m:e>
                      <m:r>
                        <w:rPr>
                          <w:rFonts w:ascii="Cambria Math" w:hAnsi="Cambria Math"/>
                        </w:rPr>
                        <m:t>&amp;r</m:t>
                      </m:r>
                    </m:e>
                  </m:eqArr>
                </m:e>
              </m:d>
              <m:r>
                <w:rPr>
                  <w:rFonts w:ascii="Cambria Math" w:hAnsi="Cambria Math"/>
                </w:rPr>
                <m:t>×I</m:t>
              </m:r>
              <m:d>
                <m:dPr>
                  <m:begChr m:val="["/>
                  <m:endChr m:val="]"/>
                  <m:ctrlPr>
                    <w:rPr>
                      <w:rFonts w:ascii="Cambria Math" w:hAnsi="Cambria Math"/>
                      <w:bCs/>
                    </w:rPr>
                  </m:ctrlPr>
                </m:dPr>
                <m:e>
                  <m:eqArr>
                    <m:eqArrPr>
                      <m:ctrlPr>
                        <w:rPr>
                          <w:rFonts w:ascii="Cambria Math" w:hAnsi="Cambria Math"/>
                          <w:bCs/>
                        </w:rPr>
                      </m:ctrlPr>
                    </m:eqArrPr>
                    <m:e>
                      <m:r>
                        <w:rPr>
                          <w:rFonts w:ascii="Cambria Math" w:hAnsi="Cambria Math"/>
                        </w:rPr>
                        <m:t>&amp;p</m:t>
                      </m:r>
                    </m:e>
                    <m:e>
                      <m:r>
                        <w:rPr>
                          <w:rFonts w:ascii="Cambria Math" w:hAnsi="Cambria Math"/>
                        </w:rPr>
                        <m:t>&amp;q</m:t>
                      </m:r>
                    </m:e>
                    <m:e>
                      <m:r>
                        <w:rPr>
                          <w:rFonts w:ascii="Cambria Math" w:hAnsi="Cambria Math"/>
                        </w:rPr>
                        <m:t>&amp;r</m:t>
                      </m:r>
                    </m:e>
                  </m:eqArr>
                </m:e>
              </m:d>
            </m:e>
          </m:d>
          <m:r>
            <w:rPr>
              <w:rFonts w:ascii="Cambria Math" w:hAnsi="Cambria Math"/>
            </w:rPr>
            <m:t>→Moments (Re-arranged)</m:t>
          </m:r>
        </m:oMath>
      </m:oMathPara>
    </w:p>
    <w:p w14:paraId="67D3468D" w14:textId="77777777" w:rsidR="000D2F6A" w:rsidRDefault="000D2F6A" w:rsidP="000D2F6A">
      <w:pPr>
        <w:ind w:left="0"/>
        <w:rPr>
          <w:b/>
          <w:bCs/>
          <w:color w:val="002060"/>
        </w:rPr>
      </w:pPr>
    </w:p>
    <w:p w14:paraId="2F466D26" w14:textId="77777777" w:rsidR="000D2F6A" w:rsidRDefault="000D2F6A" w:rsidP="000D2F6A">
      <w:pPr>
        <w:rPr>
          <w:rFonts w:ascii="Calibri" w:eastAsia="Calibri" w:hAnsi="Calibri" w:cs="Calibri"/>
        </w:rPr>
      </w:pPr>
      <w:r>
        <w:rPr>
          <w:rFonts w:ascii="Calibri" w:eastAsia="Calibri" w:hAnsi="Calibri" w:cs="Calibri"/>
        </w:rPr>
        <w:t>Then, we get the constants {</w:t>
      </w:r>
      <w:r>
        <w:rPr>
          <w:rFonts w:ascii="Cambria Math" w:eastAsia="Calibri" w:hAnsi="Cambria Math" w:cs="Cambria Math"/>
        </w:rPr>
        <w:t>𝑘</w:t>
      </w:r>
      <w:r>
        <w:rPr>
          <w:rFonts w:ascii="Calibri" w:eastAsia="Calibri" w:hAnsi="Calibri" w:cs="Calibri"/>
        </w:rPr>
        <w:t xml:space="preserve">1, </w:t>
      </w:r>
      <w:r>
        <w:rPr>
          <w:rFonts w:ascii="Cambria Math" w:eastAsia="Calibri" w:hAnsi="Cambria Math" w:cs="Cambria Math"/>
        </w:rPr>
        <w:t>𝑘</w:t>
      </w:r>
      <w:r>
        <w:rPr>
          <w:rFonts w:ascii="Calibri" w:eastAsia="Calibri" w:hAnsi="Calibri" w:cs="Calibri"/>
        </w:rPr>
        <w:t xml:space="preserve">2, </w:t>
      </w:r>
      <w:r>
        <w:rPr>
          <w:rFonts w:ascii="Cambria Math" w:eastAsia="Calibri" w:hAnsi="Cambria Math" w:cs="Cambria Math"/>
        </w:rPr>
        <w:t>𝑘</w:t>
      </w:r>
      <w:r>
        <w:rPr>
          <w:rFonts w:ascii="Calibri" w:eastAsia="Calibri" w:hAnsi="Calibri" w:cs="Calibri"/>
        </w:rPr>
        <w:t xml:space="preserve">3, </w:t>
      </w:r>
      <w:r>
        <w:rPr>
          <w:rFonts w:ascii="Cambria Math" w:eastAsia="Calibri" w:hAnsi="Cambria Math" w:cs="Cambria Math"/>
        </w:rPr>
        <w:t>𝑘</w:t>
      </w:r>
      <w:r>
        <w:rPr>
          <w:rFonts w:ascii="Calibri" w:eastAsia="Calibri" w:hAnsi="Calibri" w:cs="Calibri"/>
        </w:rPr>
        <w:t>4} simultaneously using the initial conditions &amp; time step Δ</w:t>
      </w:r>
      <w:r>
        <w:rPr>
          <w:rFonts w:ascii="Cambria Math" w:eastAsia="Calibri" w:hAnsi="Cambria Math" w:cs="Cambria Math"/>
        </w:rPr>
        <w:t>𝑡</w:t>
      </w:r>
      <w:r>
        <w:rPr>
          <w:rFonts w:ascii="Calibri" w:eastAsia="Calibri" w:hAnsi="Calibri" w:cs="Calibri"/>
        </w:rPr>
        <w:t>. After the constants have been calculated we will use them to calculate the next point of each 12 states and so on.</w:t>
      </w:r>
    </w:p>
    <w:p w14:paraId="3BD60566" w14:textId="77777777" w:rsidR="000D2F6A" w:rsidRDefault="000D2F6A" w:rsidP="000D2F6A">
      <w:pPr>
        <w:ind w:left="0"/>
        <w:rPr>
          <w:rFonts w:ascii="Calibri" w:eastAsia="Calibri" w:hAnsi="Calibri" w:cs="Calibri"/>
        </w:rPr>
      </w:pPr>
    </w:p>
    <w:p w14:paraId="1C99F58B" w14:textId="77777777" w:rsidR="000D2F6A" w:rsidRDefault="000D2F6A" w:rsidP="000D2F6A">
      <w:pPr>
        <w:ind w:left="0"/>
        <w:rPr>
          <w:b/>
          <w:bCs/>
          <w:rtl/>
        </w:rPr>
      </w:pPr>
      <w:r>
        <w:rPr>
          <w:b/>
          <w:bCs/>
        </w:rPr>
        <w:t>Solver Overview:</w:t>
      </w:r>
    </w:p>
    <w:p w14:paraId="596DA704" w14:textId="66CA5430" w:rsidR="000D2F6A" w:rsidRDefault="000D2F6A" w:rsidP="000D2F6A">
      <w:pPr>
        <w:jc w:val="center"/>
        <w:rPr>
          <w:rFonts w:ascii="Calibri" w:eastAsia="Calibri" w:hAnsi="Calibri" w:cs="Calibri"/>
          <w:rtl/>
        </w:rPr>
      </w:pPr>
      <w:r>
        <w:rPr>
          <w:noProof/>
        </w:rPr>
        <w:drawing>
          <wp:inline distT="0" distB="0" distL="0" distR="0" wp14:anchorId="5B206C21" wp14:editId="29444A77">
            <wp:extent cx="5943600" cy="2705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705100"/>
                    </a:xfrm>
                    <a:prstGeom prst="rect">
                      <a:avLst/>
                    </a:prstGeom>
                    <a:noFill/>
                    <a:ln>
                      <a:noFill/>
                    </a:ln>
                  </pic:spPr>
                </pic:pic>
              </a:graphicData>
            </a:graphic>
          </wp:inline>
        </w:drawing>
      </w:r>
    </w:p>
    <w:p w14:paraId="5EAD3645" w14:textId="77777777" w:rsidR="000D2F6A" w:rsidRDefault="000D2F6A" w:rsidP="000D2F6A">
      <w:pPr>
        <w:rPr>
          <w:rFonts w:ascii="Calibri" w:eastAsia="Calibri" w:hAnsi="Calibri" w:cs="Calibri"/>
        </w:rPr>
      </w:pPr>
    </w:p>
    <w:p w14:paraId="3607CB89" w14:textId="77777777" w:rsidR="000D2F6A" w:rsidRDefault="000D2F6A" w:rsidP="000D2F6A">
      <w:pPr>
        <w:jc w:val="center"/>
        <w:rPr>
          <w:b/>
          <w:bCs/>
        </w:rPr>
      </w:pPr>
      <w:r>
        <w:rPr>
          <w:b/>
          <w:bCs/>
        </w:rPr>
        <w:t>Constants of airplane</w:t>
      </w:r>
    </w:p>
    <w:p w14:paraId="641811C5" w14:textId="77777777" w:rsidR="000D2F6A" w:rsidRDefault="000D2F6A" w:rsidP="000D2F6A">
      <w:pPr>
        <w:jc w:val="center"/>
      </w:pPr>
      <w:r>
        <w:t>Mass (m), Inertia matrix (I), Time interval (</w:t>
      </w:r>
      <w:r>
        <w:rPr>
          <w:rFonts w:ascii="Cambria Math" w:hAnsi="Cambria Math" w:cs="Cambria Math"/>
        </w:rPr>
        <w:t>𝑡</w:t>
      </w:r>
      <w:r>
        <w:rPr>
          <w:rFonts w:ascii="Cambria Math" w:hAnsi="Cambria Math" w:cs="Cambria Math"/>
          <w:vertAlign w:val="subscript"/>
        </w:rPr>
        <w:t xml:space="preserve">𝑓𝑖𝑛𝑎𝑙 </w:t>
      </w:r>
      <w:r>
        <w:t xml:space="preserve">&amp; </w:t>
      </w:r>
      <w:r>
        <w:rPr>
          <w:rFonts w:ascii="Cambria Math" w:hAnsi="Cambria Math" w:cs="Cambria Math"/>
        </w:rPr>
        <w:t>𝑡𝑖𝑚𝑒𝑠𝑡𝑒𝑝</w:t>
      </w:r>
      <w:r>
        <w:t>)</w:t>
      </w:r>
    </w:p>
    <w:p w14:paraId="0A6EABF4" w14:textId="77777777" w:rsidR="000D2F6A" w:rsidRDefault="000D2F6A" w:rsidP="000D2F6A">
      <w:pPr>
        <w:ind w:left="0"/>
        <w:rPr>
          <w:b/>
          <w:bCs/>
          <w:lang w:val="en"/>
        </w:rPr>
      </w:pPr>
    </w:p>
    <w:p w14:paraId="52C76D02" w14:textId="77777777" w:rsidR="000D2F6A" w:rsidRDefault="000D2F6A" w:rsidP="000D2F6A">
      <w:pPr>
        <w:jc w:val="center"/>
        <w:rPr>
          <w:b/>
          <w:bCs/>
        </w:rPr>
      </w:pPr>
      <w:r>
        <w:rPr>
          <w:b/>
          <w:bCs/>
        </w:rPr>
        <w:t>Inputs for each iteration (n)</w:t>
      </w:r>
    </w:p>
    <w:p w14:paraId="47ADB680" w14:textId="77777777" w:rsidR="000D2F6A" w:rsidRDefault="000D2F6A" w:rsidP="000D2F6A">
      <w:pPr>
        <w:spacing w:line="240" w:lineRule="auto"/>
        <w:ind w:left="0" w:right="0"/>
        <w:jc w:val="center"/>
      </w:pPr>
      <w:r>
        <w:t>Forces and Moments [</w:t>
      </w:r>
      <w:r>
        <w:rPr>
          <w:rFonts w:ascii="Cambria Math" w:hAnsi="Cambria Math" w:cs="Cambria Math"/>
        </w:rPr>
        <w:t>𝐹</w:t>
      </w:r>
      <w:r>
        <w:rPr>
          <w:rFonts w:ascii="Cambria Math" w:hAnsi="Cambria Math" w:cs="Cambria Math"/>
          <w:vertAlign w:val="subscript"/>
        </w:rPr>
        <w:t>𝑥</w:t>
      </w:r>
      <w:r>
        <w:t xml:space="preserve">, </w:t>
      </w:r>
      <w:r>
        <w:rPr>
          <w:rFonts w:ascii="Cambria Math" w:hAnsi="Cambria Math" w:cs="Cambria Math"/>
        </w:rPr>
        <w:t>𝐹</w:t>
      </w:r>
      <w:r>
        <w:rPr>
          <w:rFonts w:ascii="Cambria Math" w:hAnsi="Cambria Math" w:cs="Cambria Math"/>
          <w:vertAlign w:val="subscript"/>
        </w:rPr>
        <w:t>𝑦</w:t>
      </w:r>
      <w:r>
        <w:t xml:space="preserve">, </w:t>
      </w:r>
      <w:r>
        <w:rPr>
          <w:rFonts w:ascii="Cambria Math" w:hAnsi="Cambria Math" w:cs="Cambria Math"/>
        </w:rPr>
        <w:t>𝐹</w:t>
      </w:r>
      <w:r>
        <w:rPr>
          <w:rFonts w:ascii="Cambria Math" w:hAnsi="Cambria Math" w:cs="Cambria Math"/>
          <w:vertAlign w:val="subscript"/>
        </w:rPr>
        <w:t>𝑧</w:t>
      </w:r>
      <w:r>
        <w:t xml:space="preserve">, </w:t>
      </w:r>
      <w:r>
        <w:rPr>
          <w:rFonts w:ascii="Cambria Math" w:hAnsi="Cambria Math" w:cs="Cambria Math"/>
        </w:rPr>
        <w:t>𝐿</w:t>
      </w:r>
      <w:r>
        <w:t xml:space="preserve">, </w:t>
      </w:r>
      <w:r>
        <w:rPr>
          <w:rFonts w:ascii="Cambria Math" w:hAnsi="Cambria Math" w:cs="Cambria Math"/>
        </w:rPr>
        <w:t>𝑀</w:t>
      </w:r>
      <w:r>
        <w:t xml:space="preserve">, </w:t>
      </w:r>
      <w:r>
        <w:rPr>
          <w:rFonts w:ascii="Cambria Math" w:hAnsi="Cambria Math" w:cs="Cambria Math"/>
        </w:rPr>
        <w:t>𝑁</w:t>
      </w:r>
      <w:r>
        <w:t>]</w:t>
      </w:r>
    </w:p>
    <w:p w14:paraId="6E3F1EFE" w14:textId="77777777" w:rsidR="000D2F6A" w:rsidRDefault="000D2F6A" w:rsidP="000D2F6A">
      <w:pPr>
        <w:spacing w:line="240" w:lineRule="auto"/>
        <w:ind w:left="0" w:right="0"/>
        <w:jc w:val="center"/>
      </w:pPr>
      <w:r>
        <w:t>Initial conditions for all 12 states [</w:t>
      </w:r>
      <w:r>
        <w:rPr>
          <w:rFonts w:ascii="Cambria Math" w:hAnsi="Cambria Math" w:cs="Cambria Math"/>
        </w:rPr>
        <w:t>𝑢</w:t>
      </w:r>
      <w:r>
        <w:rPr>
          <w:vertAlign w:val="subscript"/>
        </w:rPr>
        <w:t>0</w:t>
      </w:r>
      <w:r>
        <w:t xml:space="preserve">, </w:t>
      </w:r>
      <w:r>
        <w:rPr>
          <w:rFonts w:ascii="Cambria Math" w:hAnsi="Cambria Math" w:cs="Cambria Math"/>
        </w:rPr>
        <w:t>𝑣</w:t>
      </w:r>
      <w:r>
        <w:rPr>
          <w:vertAlign w:val="subscript"/>
        </w:rPr>
        <w:t>0</w:t>
      </w:r>
      <w:r>
        <w:t xml:space="preserve">, </w:t>
      </w:r>
      <w:r>
        <w:rPr>
          <w:rFonts w:ascii="Cambria Math" w:hAnsi="Cambria Math" w:cs="Cambria Math"/>
        </w:rPr>
        <w:t>𝑤</w:t>
      </w:r>
      <w:r>
        <w:rPr>
          <w:vertAlign w:val="subscript"/>
        </w:rPr>
        <w:t>0</w:t>
      </w:r>
      <w:r>
        <w:t xml:space="preserve">, </w:t>
      </w:r>
      <w:r>
        <w:rPr>
          <w:rFonts w:ascii="Cambria Math" w:hAnsi="Cambria Math" w:cs="Cambria Math"/>
        </w:rPr>
        <w:t>𝜙</w:t>
      </w:r>
      <w:r>
        <w:rPr>
          <w:vertAlign w:val="subscript"/>
        </w:rPr>
        <w:t>0</w:t>
      </w:r>
      <w:r>
        <w:t>, … ]</w:t>
      </w:r>
    </w:p>
    <w:p w14:paraId="0694F5F4" w14:textId="77777777" w:rsidR="000D2F6A" w:rsidRDefault="000D2F6A" w:rsidP="000D2F6A">
      <w:pPr>
        <w:ind w:left="0"/>
      </w:pPr>
    </w:p>
    <w:p w14:paraId="1BAC58E6" w14:textId="77777777" w:rsidR="000D2F6A" w:rsidRDefault="000D2F6A" w:rsidP="000D2F6A">
      <w:pPr>
        <w:jc w:val="center"/>
        <w:rPr>
          <w:b/>
          <w:bCs/>
        </w:rPr>
      </w:pPr>
      <w:r>
        <w:rPr>
          <w:b/>
          <w:bCs/>
        </w:rPr>
        <w:t xml:space="preserve">Outputs from each iteration (n) </w:t>
      </w:r>
    </w:p>
    <w:p w14:paraId="3DDB3F6E" w14:textId="77777777" w:rsidR="000D2F6A" w:rsidRDefault="000D2F6A" w:rsidP="000D2F6A">
      <w:pPr>
        <w:spacing w:line="240" w:lineRule="auto"/>
        <w:ind w:left="0" w:right="0"/>
        <w:jc w:val="center"/>
      </w:pPr>
      <w:r>
        <w:t>All 12 states at the next timestep [</w:t>
      </w:r>
      <w:r>
        <w:rPr>
          <w:rFonts w:ascii="Cambria Math" w:hAnsi="Cambria Math" w:cs="Cambria Math"/>
        </w:rPr>
        <w:t>𝑢</w:t>
      </w:r>
      <w:r>
        <w:t xml:space="preserve">, </w:t>
      </w:r>
      <w:r>
        <w:rPr>
          <w:rFonts w:ascii="Cambria Math" w:hAnsi="Cambria Math" w:cs="Cambria Math"/>
        </w:rPr>
        <w:t>𝑣</w:t>
      </w:r>
      <w:r>
        <w:t xml:space="preserve">, </w:t>
      </w:r>
      <w:r>
        <w:rPr>
          <w:rFonts w:ascii="Cambria Math" w:hAnsi="Cambria Math" w:cs="Cambria Math"/>
        </w:rPr>
        <w:t>𝑤</w:t>
      </w:r>
      <w:r>
        <w:t xml:space="preserve">, </w:t>
      </w:r>
      <w:r>
        <w:rPr>
          <w:rFonts w:ascii="Cambria Math" w:hAnsi="Cambria Math" w:cs="Cambria Math"/>
        </w:rPr>
        <w:t>𝜙</w:t>
      </w:r>
      <w:r>
        <w:t>, … ]</w:t>
      </w:r>
    </w:p>
    <w:p w14:paraId="1F1D2A91" w14:textId="77777777" w:rsidR="000D2F6A" w:rsidRDefault="000D2F6A" w:rsidP="000D2F6A">
      <w:pPr>
        <w:ind w:left="0"/>
        <w:rPr>
          <w:rFonts w:ascii="Calibri" w:eastAsia="Calibri" w:hAnsi="Calibri" w:cs="Calibri"/>
        </w:rPr>
      </w:pPr>
    </w:p>
    <w:p w14:paraId="3CF6BAB8" w14:textId="77777777" w:rsidR="000D2F6A" w:rsidRDefault="000D2F6A" w:rsidP="000D2F6A">
      <w:pPr>
        <w:ind w:left="0"/>
        <w:rPr>
          <w:rFonts w:ascii="Calibri" w:eastAsia="Calibri" w:hAnsi="Calibri" w:cs="Calibri"/>
        </w:rPr>
      </w:pPr>
      <w:r>
        <w:rPr>
          <w:b/>
          <w:bCs/>
        </w:rPr>
        <w:t>Our problem givens:</w:t>
      </w:r>
    </w:p>
    <w:p w14:paraId="6065E79A" w14:textId="77777777" w:rsidR="000D2F6A" w:rsidRDefault="000D2F6A" w:rsidP="000D2F6A">
      <w:pPr>
        <w:ind w:left="0"/>
        <w:rPr>
          <w:b/>
          <w:bCs/>
          <w:color w:val="002060"/>
        </w:rPr>
      </w:pPr>
    </w:p>
    <w:p w14:paraId="4072F914" w14:textId="77777777" w:rsidR="000D2F6A" w:rsidRDefault="000D2F6A" w:rsidP="000D2F6A">
      <w:pPr>
        <w:rPr>
          <w:u w:val="single"/>
        </w:rPr>
      </w:pPr>
      <w:r>
        <w:rPr>
          <w:u w:val="single"/>
        </w:rPr>
        <w:t>From Task 2 Statement:</w:t>
      </w:r>
    </w:p>
    <w:p w14:paraId="15CA50F4" w14:textId="77777777" w:rsidR="000D2F6A" w:rsidRDefault="000D2F6A" w:rsidP="000D2F6A">
      <w:pPr>
        <w:ind w:left="0"/>
        <w:rPr>
          <w:b/>
          <w:bCs/>
          <w:color w:val="002060"/>
        </w:rPr>
      </w:pPr>
    </w:p>
    <w:tbl>
      <w:tblPr>
        <w:tblStyle w:val="GridTable4"/>
        <w:tblW w:w="7114" w:type="dxa"/>
        <w:jc w:val="center"/>
        <w:tblLook w:val="04A0" w:firstRow="1" w:lastRow="0" w:firstColumn="1" w:lastColumn="0" w:noHBand="0" w:noVBand="1"/>
      </w:tblPr>
      <w:tblGrid>
        <w:gridCol w:w="7114"/>
      </w:tblGrid>
      <w:tr w:rsidR="000D2F6A" w14:paraId="78EE86EA" w14:textId="77777777" w:rsidTr="000D2F6A">
        <w:trPr>
          <w:cnfStyle w:val="100000000000" w:firstRow="1" w:lastRow="0" w:firstColumn="0" w:lastColumn="0" w:oddVBand="0" w:evenVBand="0" w:oddHBand="0" w:evenHBand="0" w:firstRowFirstColumn="0" w:firstRowLastColumn="0" w:lastRowFirstColumn="0" w:lastRowLastColumn="0"/>
          <w:trHeight w:val="459"/>
          <w:jc w:val="center"/>
        </w:trPr>
        <w:tc>
          <w:tcPr>
            <w:cnfStyle w:val="001000000000" w:firstRow="0" w:lastRow="0" w:firstColumn="1" w:lastColumn="0" w:oddVBand="0" w:evenVBand="0" w:oddHBand="0" w:evenHBand="0" w:firstRowFirstColumn="0" w:firstRowLastColumn="0" w:lastRowFirstColumn="0" w:lastRowLastColumn="0"/>
            <w:tcW w:w="7114" w:type="dxa"/>
            <w:vAlign w:val="center"/>
            <w:hideMark/>
          </w:tcPr>
          <w:p w14:paraId="0D906E92" w14:textId="77777777" w:rsidR="000D2F6A" w:rsidRDefault="000D2F6A">
            <w:pPr>
              <w:jc w:val="center"/>
              <w:rPr>
                <w:rFonts w:ascii="Cambria Math" w:hAnsi="Cambria Math" w:cs="Cambria Math"/>
                <w:color w:val="auto"/>
                <w:sz w:val="22"/>
                <w:szCs w:val="22"/>
              </w:rPr>
            </w:pPr>
            <w:r>
              <w:rPr>
                <w:rFonts w:ascii="Cambria Math" w:hAnsi="Cambria Math" w:cs="Cambria Math"/>
                <w:color w:val="auto"/>
                <w:sz w:val="22"/>
                <w:szCs w:val="22"/>
              </w:rPr>
              <w:t>GIVEN DATA</w:t>
            </w:r>
          </w:p>
        </w:tc>
      </w:tr>
      <w:tr w:rsidR="000D2F6A" w14:paraId="24AAE7EA" w14:textId="77777777" w:rsidTr="000D2F6A">
        <w:trPr>
          <w:cnfStyle w:val="000000100000" w:firstRow="0" w:lastRow="0" w:firstColumn="0" w:lastColumn="0" w:oddVBand="0" w:evenVBand="0" w:oddHBand="1"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7114" w:type="dxa"/>
            <w:tcBorders>
              <w:top w:val="single" w:sz="4" w:space="0" w:color="6E7378" w:themeColor="text1" w:themeTint="99"/>
              <w:left w:val="single" w:sz="4" w:space="0" w:color="6E7378" w:themeColor="text1" w:themeTint="99"/>
              <w:bottom w:val="single" w:sz="4" w:space="0" w:color="6E7378" w:themeColor="text1" w:themeTint="99"/>
              <w:right w:val="single" w:sz="4" w:space="0" w:color="6E7378" w:themeColor="text1" w:themeTint="99"/>
            </w:tcBorders>
            <w:vAlign w:val="center"/>
            <w:hideMark/>
          </w:tcPr>
          <w:p w14:paraId="71BAC1D4" w14:textId="77777777" w:rsidR="000D2F6A" w:rsidRDefault="000D2F6A">
            <w:pPr>
              <w:jc w:val="center"/>
              <w:rPr>
                <w:sz w:val="22"/>
                <w:szCs w:val="22"/>
              </w:rPr>
            </w:pPr>
            <w:r>
              <w:rPr>
                <w:rFonts w:ascii="Cambria Math" w:hAnsi="Cambria Math" w:cs="Cambria Math"/>
                <w:sz w:val="22"/>
                <w:szCs w:val="22"/>
              </w:rPr>
              <w:t>𝑡</w:t>
            </w:r>
            <w:r>
              <w:rPr>
                <w:rFonts w:ascii="Cambria Math" w:hAnsi="Cambria Math" w:cs="Cambria Math"/>
                <w:sz w:val="22"/>
                <w:szCs w:val="22"/>
                <w:vertAlign w:val="subscript"/>
              </w:rPr>
              <w:t>𝑓𝑖𝑛𝑎𝑙</w:t>
            </w:r>
            <w:r>
              <w:rPr>
                <w:rFonts w:ascii="Cambria Math" w:hAnsi="Cambria Math" w:cs="Cambria Math"/>
                <w:b w:val="0"/>
                <w:bCs w:val="0"/>
                <w:sz w:val="22"/>
                <w:szCs w:val="22"/>
                <w:vertAlign w:val="subscript"/>
              </w:rPr>
              <w:t xml:space="preserve"> </w:t>
            </w:r>
            <w:r>
              <w:rPr>
                <w:rFonts w:ascii="Cambria Math" w:hAnsi="Cambria Math" w:cs="Cambria Math"/>
                <w:b w:val="0"/>
                <w:bCs w:val="0"/>
                <w:sz w:val="22"/>
                <w:szCs w:val="22"/>
              </w:rPr>
              <w:t>= 25 𝑠</w:t>
            </w:r>
            <w:r>
              <w:rPr>
                <w:rFonts w:ascii="Cambria Math" w:hAnsi="Cambria Math" w:cs="Cambria Math"/>
                <w:sz w:val="22"/>
                <w:szCs w:val="22"/>
              </w:rPr>
              <w:t>𝑒𝑐</w:t>
            </w:r>
          </w:p>
        </w:tc>
      </w:tr>
      <w:tr w:rsidR="000D2F6A" w14:paraId="65B5D267" w14:textId="77777777" w:rsidTr="000D2F6A">
        <w:trPr>
          <w:trHeight w:val="459"/>
          <w:jc w:val="center"/>
        </w:trPr>
        <w:tc>
          <w:tcPr>
            <w:cnfStyle w:val="001000000000" w:firstRow="0" w:lastRow="0" w:firstColumn="1" w:lastColumn="0" w:oddVBand="0" w:evenVBand="0" w:oddHBand="0" w:evenHBand="0" w:firstRowFirstColumn="0" w:firstRowLastColumn="0" w:lastRowFirstColumn="0" w:lastRowLastColumn="0"/>
            <w:tcW w:w="7114" w:type="dxa"/>
            <w:tcBorders>
              <w:top w:val="single" w:sz="4" w:space="0" w:color="6E7378" w:themeColor="text1" w:themeTint="99"/>
              <w:left w:val="single" w:sz="4" w:space="0" w:color="6E7378" w:themeColor="text1" w:themeTint="99"/>
              <w:bottom w:val="single" w:sz="4" w:space="0" w:color="6E7378" w:themeColor="text1" w:themeTint="99"/>
              <w:right w:val="single" w:sz="4" w:space="0" w:color="6E7378" w:themeColor="text1" w:themeTint="99"/>
            </w:tcBorders>
            <w:vAlign w:val="center"/>
            <w:hideMark/>
          </w:tcPr>
          <w:p w14:paraId="4B8FC643" w14:textId="77777777" w:rsidR="000D2F6A" w:rsidRDefault="000D2F6A">
            <w:pPr>
              <w:jc w:val="center"/>
              <w:rPr>
                <w:sz w:val="22"/>
                <w:szCs w:val="22"/>
              </w:rPr>
            </w:pPr>
            <w:r>
              <w:rPr>
                <w:rFonts w:ascii="Cambria Math" w:hAnsi="Cambria Math" w:cs="Cambria Math"/>
                <w:sz w:val="22"/>
                <w:szCs w:val="22"/>
              </w:rPr>
              <w:t>𝐹𝑜𝑟𝑐𝑒𝑠</w:t>
            </w:r>
            <w:r>
              <w:rPr>
                <w:rFonts w:ascii="Cambria Math" w:hAnsi="Cambria Math" w:cs="Cambria Math"/>
                <w:b w:val="0"/>
                <w:bCs w:val="0"/>
                <w:sz w:val="22"/>
                <w:szCs w:val="22"/>
              </w:rPr>
              <w:t xml:space="preserve"> = [10 5 3] 𝑁</w:t>
            </w:r>
          </w:p>
        </w:tc>
      </w:tr>
      <w:tr w:rsidR="000D2F6A" w14:paraId="6EE7C6A9" w14:textId="77777777" w:rsidTr="000D2F6A">
        <w:trPr>
          <w:cnfStyle w:val="000000100000" w:firstRow="0" w:lastRow="0" w:firstColumn="0" w:lastColumn="0" w:oddVBand="0" w:evenVBand="0" w:oddHBand="1" w:evenHBand="0" w:firstRowFirstColumn="0" w:firstRowLastColumn="0" w:lastRowFirstColumn="0" w:lastRowLastColumn="0"/>
          <w:trHeight w:val="459"/>
          <w:jc w:val="center"/>
        </w:trPr>
        <w:tc>
          <w:tcPr>
            <w:cnfStyle w:val="001000000000" w:firstRow="0" w:lastRow="0" w:firstColumn="1" w:lastColumn="0" w:oddVBand="0" w:evenVBand="0" w:oddHBand="0" w:evenHBand="0" w:firstRowFirstColumn="0" w:firstRowLastColumn="0" w:lastRowFirstColumn="0" w:lastRowLastColumn="0"/>
            <w:tcW w:w="7114" w:type="dxa"/>
            <w:tcBorders>
              <w:top w:val="single" w:sz="4" w:space="0" w:color="6E7378" w:themeColor="text1" w:themeTint="99"/>
              <w:left w:val="single" w:sz="4" w:space="0" w:color="6E7378" w:themeColor="text1" w:themeTint="99"/>
              <w:bottom w:val="single" w:sz="4" w:space="0" w:color="6E7378" w:themeColor="text1" w:themeTint="99"/>
              <w:right w:val="single" w:sz="4" w:space="0" w:color="6E7378" w:themeColor="text1" w:themeTint="99"/>
            </w:tcBorders>
            <w:vAlign w:val="center"/>
            <w:hideMark/>
          </w:tcPr>
          <w:p w14:paraId="0B55A000" w14:textId="77777777" w:rsidR="000D2F6A" w:rsidRDefault="000D2F6A">
            <w:pPr>
              <w:jc w:val="center"/>
              <w:rPr>
                <w:sz w:val="22"/>
                <w:szCs w:val="22"/>
              </w:rPr>
            </w:pPr>
            <w:r>
              <w:rPr>
                <w:rFonts w:ascii="Cambria Math" w:hAnsi="Cambria Math" w:cs="Cambria Math"/>
                <w:sz w:val="22"/>
                <w:szCs w:val="22"/>
              </w:rPr>
              <w:t>𝑀𝑜𝑚𝑒𝑛𝑡𝑠</w:t>
            </w:r>
            <w:r>
              <w:rPr>
                <w:rFonts w:ascii="Cambria Math" w:hAnsi="Cambria Math" w:cs="Cambria Math"/>
                <w:b w:val="0"/>
                <w:bCs w:val="0"/>
                <w:sz w:val="22"/>
                <w:szCs w:val="22"/>
              </w:rPr>
              <w:t xml:space="preserve"> = [10 15 20] 𝑁</w:t>
            </w:r>
            <w:r>
              <w:rPr>
                <w:rFonts w:ascii="Cambria Math" w:hAnsi="Cambria Math" w:cs="Cambria Math"/>
                <w:sz w:val="22"/>
                <w:szCs w:val="22"/>
              </w:rPr>
              <w:t>𝑚</w:t>
            </w:r>
          </w:p>
        </w:tc>
      </w:tr>
      <w:tr w:rsidR="000D2F6A" w14:paraId="11F7EE70" w14:textId="77777777" w:rsidTr="000D2F6A">
        <w:trPr>
          <w:trHeight w:val="474"/>
          <w:jc w:val="center"/>
        </w:trPr>
        <w:tc>
          <w:tcPr>
            <w:cnfStyle w:val="001000000000" w:firstRow="0" w:lastRow="0" w:firstColumn="1" w:lastColumn="0" w:oddVBand="0" w:evenVBand="0" w:oddHBand="0" w:evenHBand="0" w:firstRowFirstColumn="0" w:firstRowLastColumn="0" w:lastRowFirstColumn="0" w:lastRowLastColumn="0"/>
            <w:tcW w:w="7114" w:type="dxa"/>
            <w:tcBorders>
              <w:top w:val="single" w:sz="4" w:space="0" w:color="6E7378" w:themeColor="text1" w:themeTint="99"/>
              <w:left w:val="single" w:sz="4" w:space="0" w:color="6E7378" w:themeColor="text1" w:themeTint="99"/>
              <w:bottom w:val="single" w:sz="4" w:space="0" w:color="6E7378" w:themeColor="text1" w:themeTint="99"/>
              <w:right w:val="single" w:sz="4" w:space="0" w:color="6E7378" w:themeColor="text1" w:themeTint="99"/>
            </w:tcBorders>
            <w:vAlign w:val="center"/>
            <w:hideMark/>
          </w:tcPr>
          <w:p w14:paraId="4CBD371B" w14:textId="77777777" w:rsidR="000D2F6A" w:rsidRDefault="000D2F6A">
            <w:pPr>
              <w:jc w:val="center"/>
              <w:rPr>
                <w:sz w:val="22"/>
                <w:szCs w:val="22"/>
              </w:rPr>
            </w:pPr>
            <w:r>
              <w:rPr>
                <w:rFonts w:ascii="Cambria Math" w:hAnsi="Cambria Math" w:cs="Cambria Math"/>
                <w:sz w:val="22"/>
                <w:szCs w:val="22"/>
              </w:rPr>
              <w:t>𝑀𝑎𝑠𝑠</w:t>
            </w:r>
            <w:r>
              <w:rPr>
                <w:rFonts w:ascii="Cambria Math" w:hAnsi="Cambria Math" w:cs="Cambria Math"/>
                <w:b w:val="0"/>
                <w:bCs w:val="0"/>
                <w:sz w:val="22"/>
                <w:szCs w:val="22"/>
              </w:rPr>
              <w:t xml:space="preserve"> = 30 𝐾</w:t>
            </w:r>
            <w:r>
              <w:rPr>
                <w:rFonts w:ascii="Cambria Math" w:hAnsi="Cambria Math" w:cs="Cambria Math"/>
                <w:sz w:val="22"/>
                <w:szCs w:val="22"/>
              </w:rPr>
              <w:t>𝑔</w:t>
            </w:r>
          </w:p>
        </w:tc>
      </w:tr>
      <w:tr w:rsidR="000D2F6A" w14:paraId="0EC49918" w14:textId="77777777" w:rsidTr="000D2F6A">
        <w:trPr>
          <w:cnfStyle w:val="000000100000" w:firstRow="0" w:lastRow="0" w:firstColumn="0" w:lastColumn="0" w:oddVBand="0" w:evenVBand="0" w:oddHBand="1"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7114" w:type="dxa"/>
            <w:tcBorders>
              <w:top w:val="single" w:sz="4" w:space="0" w:color="6E7378" w:themeColor="text1" w:themeTint="99"/>
              <w:left w:val="single" w:sz="4" w:space="0" w:color="6E7378" w:themeColor="text1" w:themeTint="99"/>
              <w:bottom w:val="single" w:sz="4" w:space="0" w:color="6E7378" w:themeColor="text1" w:themeTint="99"/>
              <w:right w:val="single" w:sz="4" w:space="0" w:color="6E7378" w:themeColor="text1" w:themeTint="99"/>
            </w:tcBorders>
            <w:vAlign w:val="center"/>
            <w:hideMark/>
          </w:tcPr>
          <w:p w14:paraId="6F82FA2E" w14:textId="77777777" w:rsidR="000D2F6A" w:rsidRDefault="000D2F6A">
            <w:pPr>
              <w:rPr>
                <w:rFonts w:ascii="Cambria Math" w:hAnsi="Cambria Math" w:cs="Cambria Math"/>
                <w:bCs w:val="0"/>
                <w:sz w:val="22"/>
                <w:szCs w:val="22"/>
              </w:rPr>
            </w:pPr>
            <m:oMathPara>
              <m:oMath>
                <m:r>
                  <m:rPr>
                    <m:sty m:val="bi"/>
                  </m:rPr>
                  <w:rPr>
                    <w:rFonts w:ascii="Cambria Math" w:hAnsi="Cambria Math" w:cs="Cambria Math"/>
                    <w:sz w:val="22"/>
                    <w:szCs w:val="22"/>
                  </w:rPr>
                  <m:t>I=</m:t>
                </m:r>
                <m:d>
                  <m:dPr>
                    <m:begChr m:val="["/>
                    <m:endChr m:val="]"/>
                    <m:ctrlPr>
                      <w:rPr>
                        <w:rFonts w:ascii="Cambria Math" w:hAnsi="Cambria Math" w:cs="Cambria Math"/>
                        <w:sz w:val="22"/>
                        <w:szCs w:val="22"/>
                      </w:rPr>
                    </m:ctrlPr>
                  </m:dPr>
                  <m:e>
                    <m:eqArr>
                      <m:eqArrPr>
                        <m:ctrlPr>
                          <w:rPr>
                            <w:rFonts w:ascii="Cambria Math" w:hAnsi="Cambria Math" w:cs="Cambria Math"/>
                            <w:sz w:val="22"/>
                            <w:szCs w:val="22"/>
                          </w:rPr>
                        </m:ctrlPr>
                      </m:eqArrPr>
                      <m:e>
                        <m:r>
                          <m:rPr>
                            <m:sty m:val="bi"/>
                          </m:rPr>
                          <w:rPr>
                            <w:rFonts w:ascii="Cambria Math" w:hAnsi="Cambria Math" w:cs="Cambria Math"/>
                            <w:sz w:val="22"/>
                            <w:szCs w:val="22"/>
                          </w:rPr>
                          <m:t>&amp;</m:t>
                        </m:r>
                        <m:sSub>
                          <m:sSubPr>
                            <m:ctrlPr>
                              <w:rPr>
                                <w:rFonts w:ascii="Cambria Math" w:hAnsi="Cambria Math" w:cs="Cambria Math"/>
                                <w:sz w:val="22"/>
                                <w:szCs w:val="22"/>
                              </w:rPr>
                            </m:ctrlPr>
                          </m:sSubPr>
                          <m:e>
                            <m:r>
                              <m:rPr>
                                <m:sty m:val="bi"/>
                              </m:rPr>
                              <w:rPr>
                                <w:rFonts w:ascii="Cambria Math" w:hAnsi="Cambria Math" w:cs="Cambria Math"/>
                                <w:sz w:val="22"/>
                                <w:szCs w:val="22"/>
                              </w:rPr>
                              <m:t>I</m:t>
                            </m:r>
                          </m:e>
                          <m:sub>
                            <m:r>
                              <m:rPr>
                                <m:sty m:val="bi"/>
                              </m:rPr>
                              <w:rPr>
                                <w:rFonts w:ascii="Cambria Math" w:hAnsi="Cambria Math" w:cs="Cambria Math"/>
                                <w:sz w:val="22"/>
                                <w:szCs w:val="22"/>
                              </w:rPr>
                              <m:t>x</m:t>
                            </m:r>
                          </m:sub>
                        </m:sSub>
                        <m:r>
                          <m:rPr>
                            <m:sty m:val="bi"/>
                          </m:rPr>
                          <w:rPr>
                            <w:rFonts w:ascii="Cambria Math" w:hAnsi="Cambria Math" w:cs="Cambria Math"/>
                            <w:sz w:val="22"/>
                            <w:szCs w:val="22"/>
                          </w:rPr>
                          <m:t>    &amp;&amp;</m:t>
                        </m:r>
                        <m:sSub>
                          <m:sSubPr>
                            <m:ctrlPr>
                              <w:rPr>
                                <w:rFonts w:ascii="Cambria Math" w:hAnsi="Cambria Math" w:cs="Cambria Math"/>
                                <w:sz w:val="22"/>
                                <w:szCs w:val="22"/>
                              </w:rPr>
                            </m:ctrlPr>
                          </m:sSubPr>
                          <m:e>
                            <m:r>
                              <m:rPr>
                                <m:sty m:val="bi"/>
                              </m:rPr>
                              <w:rPr>
                                <w:rFonts w:ascii="Cambria Math" w:hAnsi="Cambria Math" w:cs="Cambria Math"/>
                                <w:sz w:val="22"/>
                                <w:szCs w:val="22"/>
                              </w:rPr>
                              <m:t>I</m:t>
                            </m:r>
                          </m:e>
                          <m:sub>
                            <m:r>
                              <m:rPr>
                                <m:sty m:val="bi"/>
                              </m:rPr>
                              <w:rPr>
                                <w:rFonts w:ascii="Cambria Math" w:hAnsi="Cambria Math" w:cs="Cambria Math"/>
                                <w:sz w:val="22"/>
                                <w:szCs w:val="22"/>
                              </w:rPr>
                              <m:t>xy</m:t>
                            </m:r>
                          </m:sub>
                        </m:sSub>
                        <m:r>
                          <m:rPr>
                            <m:sty m:val="bi"/>
                          </m:rPr>
                          <w:rPr>
                            <w:rFonts w:ascii="Cambria Math" w:hAnsi="Cambria Math" w:cs="Cambria Math"/>
                            <w:sz w:val="22"/>
                            <w:szCs w:val="22"/>
                          </w:rPr>
                          <m:t>    &amp;&amp;</m:t>
                        </m:r>
                        <m:sSub>
                          <m:sSubPr>
                            <m:ctrlPr>
                              <w:rPr>
                                <w:rFonts w:ascii="Cambria Math" w:hAnsi="Cambria Math" w:cs="Cambria Math"/>
                                <w:sz w:val="22"/>
                                <w:szCs w:val="22"/>
                              </w:rPr>
                            </m:ctrlPr>
                          </m:sSubPr>
                          <m:e>
                            <m:r>
                              <m:rPr>
                                <m:sty m:val="bi"/>
                              </m:rPr>
                              <w:rPr>
                                <w:rFonts w:ascii="Cambria Math" w:hAnsi="Cambria Math" w:cs="Cambria Math"/>
                                <w:sz w:val="22"/>
                                <w:szCs w:val="22"/>
                              </w:rPr>
                              <m:t>I</m:t>
                            </m:r>
                          </m:e>
                          <m:sub>
                            <m:r>
                              <m:rPr>
                                <m:sty m:val="bi"/>
                              </m:rPr>
                              <w:rPr>
                                <w:rFonts w:ascii="Cambria Math" w:hAnsi="Cambria Math" w:cs="Cambria Math"/>
                                <w:sz w:val="22"/>
                                <w:szCs w:val="22"/>
                              </w:rPr>
                              <m:t>xz</m:t>
                            </m:r>
                          </m:sub>
                        </m:sSub>
                      </m:e>
                      <m:e>
                        <m:r>
                          <m:rPr>
                            <m:sty m:val="bi"/>
                          </m:rPr>
                          <w:rPr>
                            <w:rFonts w:ascii="Cambria Math" w:hAnsi="Cambria Math" w:cs="Cambria Math"/>
                            <w:sz w:val="22"/>
                            <w:szCs w:val="22"/>
                          </w:rPr>
                          <m:t>&amp;</m:t>
                        </m:r>
                        <m:sSub>
                          <m:sSubPr>
                            <m:ctrlPr>
                              <w:rPr>
                                <w:rFonts w:ascii="Cambria Math" w:hAnsi="Cambria Math" w:cs="Cambria Math"/>
                                <w:sz w:val="22"/>
                                <w:szCs w:val="22"/>
                              </w:rPr>
                            </m:ctrlPr>
                          </m:sSubPr>
                          <m:e>
                            <m:r>
                              <m:rPr>
                                <m:sty m:val="bi"/>
                              </m:rPr>
                              <w:rPr>
                                <w:rFonts w:ascii="Cambria Math" w:hAnsi="Cambria Math" w:cs="Cambria Math"/>
                                <w:sz w:val="22"/>
                                <w:szCs w:val="22"/>
                              </w:rPr>
                              <m:t>I</m:t>
                            </m:r>
                          </m:e>
                          <m:sub>
                            <m:r>
                              <m:rPr>
                                <m:sty m:val="bi"/>
                              </m:rPr>
                              <w:rPr>
                                <w:rFonts w:ascii="Cambria Math" w:hAnsi="Cambria Math" w:cs="Cambria Math"/>
                                <w:sz w:val="22"/>
                                <w:szCs w:val="22"/>
                              </w:rPr>
                              <m:t>yx</m:t>
                            </m:r>
                          </m:sub>
                        </m:sSub>
                        <m:r>
                          <m:rPr>
                            <m:sty m:val="bi"/>
                          </m:rPr>
                          <w:rPr>
                            <w:rFonts w:ascii="Cambria Math" w:hAnsi="Cambria Math" w:cs="Cambria Math"/>
                            <w:sz w:val="22"/>
                            <w:szCs w:val="22"/>
                          </w:rPr>
                          <m:t>    &amp;&amp;</m:t>
                        </m:r>
                        <m:sSub>
                          <m:sSubPr>
                            <m:ctrlPr>
                              <w:rPr>
                                <w:rFonts w:ascii="Cambria Math" w:hAnsi="Cambria Math" w:cs="Cambria Math"/>
                                <w:sz w:val="22"/>
                                <w:szCs w:val="22"/>
                              </w:rPr>
                            </m:ctrlPr>
                          </m:sSubPr>
                          <m:e>
                            <m:r>
                              <m:rPr>
                                <m:sty m:val="bi"/>
                              </m:rPr>
                              <w:rPr>
                                <w:rFonts w:ascii="Cambria Math" w:hAnsi="Cambria Math" w:cs="Cambria Math"/>
                                <w:sz w:val="22"/>
                                <w:szCs w:val="22"/>
                              </w:rPr>
                              <m:t>I</m:t>
                            </m:r>
                          </m:e>
                          <m:sub>
                            <m:r>
                              <m:rPr>
                                <m:sty m:val="bi"/>
                              </m:rPr>
                              <w:rPr>
                                <w:rFonts w:ascii="Cambria Math" w:hAnsi="Cambria Math" w:cs="Cambria Math"/>
                                <w:sz w:val="22"/>
                                <w:szCs w:val="22"/>
                              </w:rPr>
                              <m:t>y</m:t>
                            </m:r>
                          </m:sub>
                        </m:sSub>
                        <m:r>
                          <m:rPr>
                            <m:sty m:val="bi"/>
                          </m:rPr>
                          <w:rPr>
                            <w:rFonts w:ascii="Cambria Math" w:hAnsi="Cambria Math" w:cs="Cambria Math"/>
                            <w:sz w:val="22"/>
                            <w:szCs w:val="22"/>
                          </w:rPr>
                          <m:t>    &amp;&amp;</m:t>
                        </m:r>
                        <m:sSub>
                          <m:sSubPr>
                            <m:ctrlPr>
                              <w:rPr>
                                <w:rFonts w:ascii="Cambria Math" w:hAnsi="Cambria Math" w:cs="Cambria Math"/>
                                <w:sz w:val="22"/>
                                <w:szCs w:val="22"/>
                              </w:rPr>
                            </m:ctrlPr>
                          </m:sSubPr>
                          <m:e>
                            <m:r>
                              <m:rPr>
                                <m:sty m:val="bi"/>
                              </m:rPr>
                              <w:rPr>
                                <w:rFonts w:ascii="Cambria Math" w:hAnsi="Cambria Math" w:cs="Cambria Math"/>
                                <w:sz w:val="22"/>
                                <w:szCs w:val="22"/>
                              </w:rPr>
                              <m:t>I</m:t>
                            </m:r>
                          </m:e>
                          <m:sub>
                            <m:r>
                              <m:rPr>
                                <m:sty m:val="bi"/>
                              </m:rPr>
                              <w:rPr>
                                <w:rFonts w:ascii="Cambria Math" w:hAnsi="Cambria Math" w:cs="Cambria Math"/>
                                <w:sz w:val="22"/>
                                <w:szCs w:val="22"/>
                              </w:rPr>
                              <m:t>yz</m:t>
                            </m:r>
                          </m:sub>
                        </m:sSub>
                      </m:e>
                      <m:e>
                        <m:r>
                          <m:rPr>
                            <m:sty m:val="bi"/>
                          </m:rPr>
                          <w:rPr>
                            <w:rFonts w:ascii="Cambria Math" w:hAnsi="Cambria Math" w:cs="Cambria Math"/>
                            <w:sz w:val="22"/>
                            <w:szCs w:val="22"/>
                          </w:rPr>
                          <m:t>&amp;</m:t>
                        </m:r>
                        <m:sSub>
                          <m:sSubPr>
                            <m:ctrlPr>
                              <w:rPr>
                                <w:rFonts w:ascii="Cambria Math" w:hAnsi="Cambria Math" w:cs="Cambria Math"/>
                                <w:sz w:val="22"/>
                                <w:szCs w:val="22"/>
                              </w:rPr>
                            </m:ctrlPr>
                          </m:sSubPr>
                          <m:e>
                            <m:r>
                              <m:rPr>
                                <m:sty m:val="bi"/>
                              </m:rPr>
                              <w:rPr>
                                <w:rFonts w:ascii="Cambria Math" w:hAnsi="Cambria Math" w:cs="Cambria Math"/>
                                <w:sz w:val="22"/>
                                <w:szCs w:val="22"/>
                              </w:rPr>
                              <m:t>I</m:t>
                            </m:r>
                          </m:e>
                          <m:sub>
                            <m:r>
                              <m:rPr>
                                <m:sty m:val="bi"/>
                              </m:rPr>
                              <w:rPr>
                                <w:rFonts w:ascii="Cambria Math" w:hAnsi="Cambria Math" w:cs="Cambria Math"/>
                                <w:sz w:val="22"/>
                                <w:szCs w:val="22"/>
                              </w:rPr>
                              <m:t>zx</m:t>
                            </m:r>
                          </m:sub>
                        </m:sSub>
                        <m:r>
                          <m:rPr>
                            <m:sty m:val="bi"/>
                          </m:rPr>
                          <w:rPr>
                            <w:rFonts w:ascii="Cambria Math" w:hAnsi="Cambria Math" w:cs="Cambria Math"/>
                            <w:sz w:val="22"/>
                            <w:szCs w:val="22"/>
                          </w:rPr>
                          <m:t>    &amp;&amp;</m:t>
                        </m:r>
                        <m:sSub>
                          <m:sSubPr>
                            <m:ctrlPr>
                              <w:rPr>
                                <w:rFonts w:ascii="Cambria Math" w:hAnsi="Cambria Math" w:cs="Cambria Math"/>
                                <w:sz w:val="22"/>
                                <w:szCs w:val="22"/>
                              </w:rPr>
                            </m:ctrlPr>
                          </m:sSubPr>
                          <m:e>
                            <m:r>
                              <m:rPr>
                                <m:sty m:val="bi"/>
                              </m:rPr>
                              <w:rPr>
                                <w:rFonts w:ascii="Cambria Math" w:hAnsi="Cambria Math" w:cs="Cambria Math"/>
                                <w:sz w:val="22"/>
                                <w:szCs w:val="22"/>
                              </w:rPr>
                              <m:t>I</m:t>
                            </m:r>
                          </m:e>
                          <m:sub>
                            <m:r>
                              <m:rPr>
                                <m:sty m:val="bi"/>
                              </m:rPr>
                              <w:rPr>
                                <w:rFonts w:ascii="Cambria Math" w:hAnsi="Cambria Math" w:cs="Cambria Math"/>
                                <w:sz w:val="22"/>
                                <w:szCs w:val="22"/>
                              </w:rPr>
                              <m:t>zy</m:t>
                            </m:r>
                          </m:sub>
                        </m:sSub>
                        <m:r>
                          <m:rPr>
                            <m:sty m:val="bi"/>
                          </m:rPr>
                          <w:rPr>
                            <w:rFonts w:ascii="Cambria Math" w:hAnsi="Cambria Math" w:cs="Cambria Math"/>
                            <w:sz w:val="22"/>
                            <w:szCs w:val="22"/>
                          </w:rPr>
                          <m:t>    &amp;&amp;</m:t>
                        </m:r>
                        <m:sSub>
                          <m:sSubPr>
                            <m:ctrlPr>
                              <w:rPr>
                                <w:rFonts w:ascii="Cambria Math" w:hAnsi="Cambria Math" w:cs="Cambria Math"/>
                                <w:sz w:val="22"/>
                                <w:szCs w:val="22"/>
                              </w:rPr>
                            </m:ctrlPr>
                          </m:sSubPr>
                          <m:e>
                            <m:r>
                              <m:rPr>
                                <m:sty m:val="bi"/>
                              </m:rPr>
                              <w:rPr>
                                <w:rFonts w:ascii="Cambria Math" w:hAnsi="Cambria Math" w:cs="Cambria Math"/>
                                <w:sz w:val="22"/>
                                <w:szCs w:val="22"/>
                              </w:rPr>
                              <m:t>I</m:t>
                            </m:r>
                          </m:e>
                          <m:sub>
                            <m:r>
                              <m:rPr>
                                <m:sty m:val="bi"/>
                              </m:rPr>
                              <w:rPr>
                                <w:rFonts w:ascii="Cambria Math" w:hAnsi="Cambria Math" w:cs="Cambria Math"/>
                                <w:sz w:val="22"/>
                                <w:szCs w:val="22"/>
                              </w:rPr>
                              <m:t>z</m:t>
                            </m:r>
                          </m:sub>
                        </m:sSub>
                      </m:e>
                    </m:eqArr>
                  </m:e>
                </m:d>
                <m:r>
                  <m:rPr>
                    <m:sty m:val="bi"/>
                  </m:rPr>
                  <w:rPr>
                    <w:rFonts w:ascii="Cambria Math" w:hAnsi="Cambria Math" w:cs="Cambria Math"/>
                    <w:sz w:val="22"/>
                    <w:szCs w:val="22"/>
                  </w:rPr>
                  <m:t>=</m:t>
                </m:r>
                <m:d>
                  <m:dPr>
                    <m:begChr m:val="["/>
                    <m:endChr m:val="]"/>
                    <m:ctrlPr>
                      <w:rPr>
                        <w:rFonts w:ascii="Cambria Math" w:hAnsi="Cambria Math" w:cs="Cambria Math"/>
                        <w:sz w:val="22"/>
                        <w:szCs w:val="22"/>
                      </w:rPr>
                    </m:ctrlPr>
                  </m:dPr>
                  <m:e>
                    <m:m>
                      <m:mPr>
                        <m:plcHide m:val="1"/>
                        <m:mcs>
                          <m:mc>
                            <m:mcPr>
                              <m:count m:val="3"/>
                              <m:mcJc m:val="center"/>
                            </m:mcPr>
                          </m:mc>
                        </m:mcs>
                        <m:ctrlPr>
                          <w:rPr>
                            <w:rFonts w:ascii="Cambria Math" w:hAnsi="Cambria Math" w:cs="Cambria Math"/>
                            <w:sz w:val="22"/>
                            <w:szCs w:val="22"/>
                          </w:rPr>
                        </m:ctrlPr>
                      </m:mPr>
                      <m:mr>
                        <m:e>
                          <m:r>
                            <m:rPr>
                              <m:sty m:val="bi"/>
                            </m:rPr>
                            <w:rPr>
                              <w:rFonts w:ascii="Cambria Math" w:hAnsi="Cambria Math" w:cs="Cambria Math"/>
                              <w:sz w:val="22"/>
                              <w:szCs w:val="22"/>
                            </w:rPr>
                            <m:t>1</m:t>
                          </m:r>
                        </m:e>
                        <m:e>
                          <m:r>
                            <m:rPr>
                              <m:sty m:val="bi"/>
                            </m:rPr>
                            <w:rPr>
                              <w:rFonts w:ascii="Cambria Math" w:hAnsi="Cambria Math" w:cs="Cambria Math"/>
                              <w:sz w:val="22"/>
                              <w:szCs w:val="22"/>
                            </w:rPr>
                            <m:t>-2</m:t>
                          </m:r>
                        </m:e>
                        <m:e>
                          <m:r>
                            <m:rPr>
                              <m:sty m:val="bi"/>
                            </m:rPr>
                            <w:rPr>
                              <w:rFonts w:ascii="Cambria Math" w:hAnsi="Cambria Math" w:cs="Cambria Math"/>
                              <w:sz w:val="22"/>
                              <w:szCs w:val="22"/>
                            </w:rPr>
                            <m:t>-1</m:t>
                          </m:r>
                        </m:e>
                      </m:mr>
                      <m:mr>
                        <m:e>
                          <m:r>
                            <m:rPr>
                              <m:sty m:val="bi"/>
                            </m:rPr>
                            <w:rPr>
                              <w:rFonts w:ascii="Cambria Math" w:hAnsi="Cambria Math" w:cs="Cambria Math"/>
                              <w:sz w:val="22"/>
                              <w:szCs w:val="22"/>
                            </w:rPr>
                            <m:t>-2</m:t>
                          </m:r>
                        </m:e>
                        <m:e>
                          <m:r>
                            <m:rPr>
                              <m:sty m:val="bi"/>
                            </m:rPr>
                            <w:rPr>
                              <w:rFonts w:ascii="Cambria Math" w:hAnsi="Cambria Math" w:cs="Cambria Math"/>
                              <w:sz w:val="22"/>
                              <w:szCs w:val="22"/>
                            </w:rPr>
                            <m:t>5</m:t>
                          </m:r>
                        </m:e>
                        <m:e>
                          <m:r>
                            <m:rPr>
                              <m:sty m:val="bi"/>
                            </m:rPr>
                            <w:rPr>
                              <w:rFonts w:ascii="Cambria Math" w:hAnsi="Cambria Math" w:cs="Cambria Math"/>
                              <w:sz w:val="22"/>
                              <w:szCs w:val="22"/>
                            </w:rPr>
                            <m:t>-4</m:t>
                          </m:r>
                        </m:e>
                      </m:mr>
                      <m:mr>
                        <m:e>
                          <m:r>
                            <m:rPr>
                              <m:sty m:val="bi"/>
                            </m:rPr>
                            <w:rPr>
                              <w:rFonts w:ascii="Cambria Math" w:hAnsi="Cambria Math" w:cs="Cambria Math"/>
                              <w:sz w:val="22"/>
                              <w:szCs w:val="22"/>
                            </w:rPr>
                            <m:t>-1</m:t>
                          </m:r>
                        </m:e>
                        <m:e>
                          <m:r>
                            <m:rPr>
                              <m:sty m:val="bi"/>
                            </m:rPr>
                            <w:rPr>
                              <w:rFonts w:ascii="Cambria Math" w:hAnsi="Cambria Math" w:cs="Cambria Math"/>
                              <w:sz w:val="22"/>
                              <w:szCs w:val="22"/>
                            </w:rPr>
                            <m:t>-4</m:t>
                          </m:r>
                        </m:e>
                        <m:e>
                          <m:r>
                            <m:rPr>
                              <m:sty m:val="bi"/>
                            </m:rPr>
                            <w:rPr>
                              <w:rFonts w:ascii="Cambria Math" w:hAnsi="Cambria Math" w:cs="Cambria Math"/>
                              <w:sz w:val="22"/>
                              <w:szCs w:val="22"/>
                            </w:rPr>
                            <m:t>0.2</m:t>
                          </m:r>
                        </m:e>
                      </m:mr>
                    </m:m>
                  </m:e>
                </m:d>
                <m:r>
                  <m:rPr>
                    <m:sty m:val="bi"/>
                  </m:rPr>
                  <w:rPr>
                    <w:rStyle w:val="FootnoteReference"/>
                    <w:rFonts w:ascii="Cambria Math" w:hAnsi="Cambria Math" w:cs="Cambria Math"/>
                    <w:i/>
                    <w:color w:val="C00000"/>
                    <w:sz w:val="22"/>
                    <w:szCs w:val="22"/>
                  </w:rPr>
                  <w:footnoteReference w:id="6"/>
                </m:r>
              </m:oMath>
            </m:oMathPara>
          </w:p>
        </w:tc>
      </w:tr>
    </w:tbl>
    <w:p w14:paraId="2731F43A" w14:textId="77777777" w:rsidR="000D2F6A" w:rsidRDefault="000D2F6A" w:rsidP="000D2F6A">
      <w:pPr>
        <w:rPr>
          <w:b/>
          <w:bCs/>
          <w:color w:val="002060"/>
        </w:rPr>
      </w:pPr>
    </w:p>
    <w:tbl>
      <w:tblPr>
        <w:tblStyle w:val="GridTable4"/>
        <w:tblW w:w="7114" w:type="dxa"/>
        <w:jc w:val="center"/>
        <w:tblLook w:val="04A0" w:firstRow="1" w:lastRow="0" w:firstColumn="1" w:lastColumn="0" w:noHBand="0" w:noVBand="1"/>
      </w:tblPr>
      <w:tblGrid>
        <w:gridCol w:w="7114"/>
      </w:tblGrid>
      <w:tr w:rsidR="000D2F6A" w14:paraId="576B575C" w14:textId="77777777" w:rsidTr="000D2F6A">
        <w:trPr>
          <w:cnfStyle w:val="100000000000" w:firstRow="1" w:lastRow="0" w:firstColumn="0" w:lastColumn="0" w:oddVBand="0" w:evenVBand="0" w:oddHBand="0" w:evenHBand="0" w:firstRowFirstColumn="0" w:firstRowLastColumn="0" w:lastRowFirstColumn="0" w:lastRowLastColumn="0"/>
          <w:trHeight w:val="459"/>
          <w:jc w:val="center"/>
        </w:trPr>
        <w:tc>
          <w:tcPr>
            <w:cnfStyle w:val="001000000000" w:firstRow="0" w:lastRow="0" w:firstColumn="1" w:lastColumn="0" w:oddVBand="0" w:evenVBand="0" w:oddHBand="0" w:evenHBand="0" w:firstRowFirstColumn="0" w:firstRowLastColumn="0" w:lastRowFirstColumn="0" w:lastRowLastColumn="0"/>
            <w:tcW w:w="7114" w:type="dxa"/>
            <w:vAlign w:val="center"/>
            <w:hideMark/>
          </w:tcPr>
          <w:p w14:paraId="42732BFD" w14:textId="77777777" w:rsidR="000D2F6A" w:rsidRDefault="000D2F6A">
            <w:pPr>
              <w:jc w:val="center"/>
              <w:rPr>
                <w:rFonts w:ascii="Cambria Math" w:hAnsi="Cambria Math" w:cs="Cambria Math"/>
                <w:color w:val="auto"/>
                <w:sz w:val="22"/>
                <w:szCs w:val="22"/>
              </w:rPr>
            </w:pPr>
            <w:r>
              <w:rPr>
                <w:rFonts w:ascii="Cambria Math" w:hAnsi="Cambria Math" w:cs="Cambria Math"/>
                <w:color w:val="auto"/>
                <w:sz w:val="22"/>
                <w:szCs w:val="22"/>
              </w:rPr>
              <w:t>INITIAL CONDITIONS</w:t>
            </w:r>
          </w:p>
        </w:tc>
      </w:tr>
      <w:tr w:rsidR="000D2F6A" w14:paraId="347DF63E" w14:textId="77777777" w:rsidTr="000D2F6A">
        <w:trPr>
          <w:cnfStyle w:val="000000100000" w:firstRow="0" w:lastRow="0" w:firstColumn="0" w:lastColumn="0" w:oddVBand="0" w:evenVBand="0" w:oddHBand="1"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7114" w:type="dxa"/>
            <w:tcBorders>
              <w:top w:val="single" w:sz="4" w:space="0" w:color="6E7378" w:themeColor="text1" w:themeTint="99"/>
              <w:left w:val="single" w:sz="4" w:space="0" w:color="6E7378" w:themeColor="text1" w:themeTint="99"/>
              <w:bottom w:val="single" w:sz="4" w:space="0" w:color="6E7378" w:themeColor="text1" w:themeTint="99"/>
              <w:right w:val="single" w:sz="4" w:space="0" w:color="6E7378" w:themeColor="text1" w:themeTint="99"/>
            </w:tcBorders>
            <w:vAlign w:val="center"/>
            <w:hideMark/>
          </w:tcPr>
          <w:p w14:paraId="4C034514" w14:textId="77777777" w:rsidR="000D2F6A" w:rsidRDefault="00000000">
            <w:pPr>
              <w:jc w:val="center"/>
              <w:rPr>
                <w:sz w:val="22"/>
                <w:szCs w:val="22"/>
              </w:rPr>
            </w:pPr>
            <m:oMathPara>
              <m:oMath>
                <m:d>
                  <m:dPr>
                    <m:begChr m:val="{"/>
                    <m:endChr m:val="}"/>
                    <m:ctrlPr>
                      <w:rPr>
                        <w:rFonts w:ascii="Cambria Math" w:hAnsi="Cambria Math"/>
                      </w:rPr>
                    </m:ctrlPr>
                  </m:dPr>
                  <m:e>
                    <m:eqArr>
                      <m:eqArrPr>
                        <m:ctrlPr>
                          <w:rPr>
                            <w:rFonts w:ascii="Cambria Math" w:hAnsi="Cambria Math"/>
                            <w:i/>
                            <w:lang w:val="en"/>
                          </w:rPr>
                        </m:ctrlPr>
                      </m:eqArrPr>
                      <m:e>
                        <m:r>
                          <m:rPr>
                            <m:sty m:val="bi"/>
                          </m:rPr>
                          <w:rPr>
                            <w:rFonts w:ascii="Cambria Math" w:hAnsi="Cambria Math"/>
                            <w:lang w:val="en"/>
                          </w:rPr>
                          <m:t>u</m:t>
                        </m:r>
                      </m:e>
                      <m:e>
                        <m:r>
                          <m:rPr>
                            <m:sty m:val="bi"/>
                          </m:rPr>
                          <w:rPr>
                            <w:rFonts w:ascii="Cambria Math" w:hAnsi="Cambria Math"/>
                            <w:lang w:val="en"/>
                          </w:rPr>
                          <m:t>v</m:t>
                        </m:r>
                      </m:e>
                      <m:e>
                        <m:r>
                          <m:rPr>
                            <m:sty m:val="bi"/>
                          </m:rPr>
                          <w:rPr>
                            <w:rFonts w:ascii="Cambria Math" w:hAnsi="Cambria Math"/>
                            <w:lang w:val="en"/>
                          </w:rPr>
                          <m:t>w</m:t>
                        </m:r>
                      </m:e>
                      <m:e>
                        <m:r>
                          <m:rPr>
                            <m:sty m:val="bi"/>
                          </m:rPr>
                          <w:rPr>
                            <w:rFonts w:ascii="Cambria Math" w:hAnsi="Cambria Math"/>
                            <w:lang w:val="en"/>
                          </w:rPr>
                          <m:t>p</m:t>
                        </m:r>
                      </m:e>
                      <m:e>
                        <m:r>
                          <m:rPr>
                            <m:sty m:val="bi"/>
                          </m:rPr>
                          <w:rPr>
                            <w:rFonts w:ascii="Cambria Math" w:hAnsi="Cambria Math"/>
                            <w:lang w:val="en"/>
                          </w:rPr>
                          <m:t>q</m:t>
                        </m:r>
                      </m:e>
                      <m:e>
                        <m:r>
                          <m:rPr>
                            <m:sty m:val="bi"/>
                          </m:rPr>
                          <w:rPr>
                            <w:rFonts w:ascii="Cambria Math" w:hAnsi="Cambria Math"/>
                            <w:lang w:val="en"/>
                          </w:rPr>
                          <m:t>r</m:t>
                        </m:r>
                      </m:e>
                      <m:e>
                        <m:r>
                          <m:rPr>
                            <m:sty m:val="b"/>
                          </m:rPr>
                          <w:rPr>
                            <w:rFonts w:ascii="Cambria Math" w:hAnsi="Cambria Math"/>
                            <w:lang w:val="en"/>
                          </w:rPr>
                          <m:t>∅</m:t>
                        </m:r>
                      </m:e>
                      <m:e>
                        <m:r>
                          <m:rPr>
                            <m:sty m:val="bi"/>
                          </m:rPr>
                          <w:rPr>
                            <w:rFonts w:ascii="Cambria Math" w:hAnsi="Cambria Math"/>
                            <w:lang w:val="en"/>
                          </w:rPr>
                          <m:t>θ</m:t>
                        </m:r>
                      </m:e>
                      <m:e>
                        <m:r>
                          <m:rPr>
                            <m:sty m:val="b"/>
                          </m:rPr>
                          <w:rPr>
                            <w:rFonts w:ascii="Cambria Math" w:hAnsi="Cambria Math"/>
                            <w:lang w:val="en"/>
                          </w:rPr>
                          <m:t>Ψ</m:t>
                        </m:r>
                      </m:e>
                      <m:e>
                        <m:r>
                          <m:rPr>
                            <m:sty m:val="bi"/>
                          </m:rPr>
                          <w:rPr>
                            <w:rFonts w:ascii="Cambria Math" w:hAnsi="Cambria Math"/>
                            <w:lang w:val="en"/>
                          </w:rPr>
                          <m:t>x</m:t>
                        </m:r>
                      </m:e>
                      <m:e>
                        <m:r>
                          <m:rPr>
                            <m:sty m:val="bi"/>
                          </m:rPr>
                          <w:rPr>
                            <w:rFonts w:ascii="Cambria Math" w:hAnsi="Cambria Math"/>
                            <w:lang w:val="en"/>
                          </w:rPr>
                          <m:t>y</m:t>
                        </m:r>
                        <m:ctrlPr>
                          <w:rPr>
                            <w:rFonts w:ascii="Cambria Math" w:hAnsi="Cambria Math"/>
                            <w:i/>
                            <w:iCs/>
                            <w:lang w:val="en"/>
                          </w:rPr>
                        </m:ctrlPr>
                      </m:e>
                      <m:e>
                        <m:r>
                          <m:rPr>
                            <m:sty m:val="bi"/>
                          </m:rPr>
                          <w:rPr>
                            <w:rFonts w:ascii="Cambria Math" w:hAnsi="Cambria Math"/>
                            <w:lang w:val="en"/>
                          </w:rPr>
                          <m:t>z</m:t>
                        </m:r>
                      </m:e>
                    </m:eqArr>
                  </m:e>
                </m:d>
                <m:r>
                  <m:rPr>
                    <m:sty m:val="bi"/>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bi"/>
                          </m:rPr>
                          <w:rPr>
                            <w:rFonts w:ascii="Cambria Math" w:hAnsi="Cambria Math"/>
                          </w:rPr>
                          <m:t>10</m:t>
                        </m:r>
                      </m:e>
                      <m:e>
                        <m:r>
                          <m:rPr>
                            <m:sty m:val="bi"/>
                          </m:rPr>
                          <w:rPr>
                            <w:rFonts w:ascii="Cambria Math" w:hAnsi="Cambria Math"/>
                          </w:rPr>
                          <m:t>2</m:t>
                        </m:r>
                      </m:e>
                      <m:e>
                        <m:r>
                          <m:rPr>
                            <m:sty m:val="bi"/>
                          </m:rPr>
                          <w:rPr>
                            <w:rFonts w:ascii="Cambria Math" w:hAnsi="Cambria Math"/>
                          </w:rPr>
                          <m:t>0</m:t>
                        </m:r>
                      </m:e>
                      <m:e>
                        <m:f>
                          <m:fPr>
                            <m:ctrlPr>
                              <w:rPr>
                                <w:rFonts w:ascii="Cambria Math" w:hAnsi="Cambria Math"/>
                              </w:rPr>
                            </m:ctrlPr>
                          </m:fPr>
                          <m:num>
                            <m:r>
                              <m:rPr>
                                <m:sty m:val="bi"/>
                              </m:rPr>
                              <w:rPr>
                                <w:rFonts w:ascii="Cambria Math" w:hAnsi="Cambria Math"/>
                              </w:rPr>
                              <m:t>2</m:t>
                            </m:r>
                            <m:r>
                              <m:rPr>
                                <m:sty m:val="bi"/>
                              </m:rPr>
                              <w:rPr>
                                <w:rFonts w:ascii="Cambria Math" w:hAnsi="Cambria Math"/>
                              </w:rPr>
                              <m:t>π</m:t>
                            </m:r>
                          </m:num>
                          <m:den>
                            <m:r>
                              <m:rPr>
                                <m:sty m:val="bi"/>
                              </m:rPr>
                              <w:rPr>
                                <w:rFonts w:ascii="Cambria Math" w:hAnsi="Cambria Math"/>
                              </w:rPr>
                              <m:t>180</m:t>
                            </m:r>
                          </m:den>
                        </m:f>
                      </m:e>
                      <m:e>
                        <m:f>
                          <m:fPr>
                            <m:ctrlPr>
                              <w:rPr>
                                <w:rFonts w:ascii="Cambria Math" w:hAnsi="Cambria Math"/>
                              </w:rPr>
                            </m:ctrlPr>
                          </m:fPr>
                          <m:num>
                            <m:r>
                              <m:rPr>
                                <m:sty m:val="bi"/>
                              </m:rPr>
                              <w:rPr>
                                <w:rFonts w:ascii="Cambria Math" w:hAnsi="Cambria Math"/>
                              </w:rPr>
                              <m:t>π</m:t>
                            </m:r>
                          </m:num>
                          <m:den>
                            <m:r>
                              <m:rPr>
                                <m:sty m:val="bi"/>
                              </m:rPr>
                              <w:rPr>
                                <w:rFonts w:ascii="Cambria Math" w:hAnsi="Cambria Math"/>
                              </w:rPr>
                              <m:t>180</m:t>
                            </m:r>
                          </m:den>
                        </m:f>
                      </m:e>
                      <m:e>
                        <m:r>
                          <m:rPr>
                            <m:sty m:val="bi"/>
                          </m:rPr>
                          <w:rPr>
                            <w:rFonts w:ascii="Cambria Math" w:hAnsi="Cambria Math"/>
                          </w:rPr>
                          <m:t>0</m:t>
                        </m:r>
                      </m:e>
                      <m:e>
                        <m:f>
                          <m:fPr>
                            <m:ctrlPr>
                              <w:rPr>
                                <w:rFonts w:ascii="Cambria Math" w:hAnsi="Cambria Math"/>
                              </w:rPr>
                            </m:ctrlPr>
                          </m:fPr>
                          <m:num>
                            <m:r>
                              <m:rPr>
                                <m:sty m:val="bi"/>
                              </m:rPr>
                              <w:rPr>
                                <w:rFonts w:ascii="Cambria Math" w:hAnsi="Cambria Math"/>
                              </w:rPr>
                              <m:t>20</m:t>
                            </m:r>
                            <m:r>
                              <m:rPr>
                                <m:sty m:val="bi"/>
                              </m:rPr>
                              <w:rPr>
                                <w:rFonts w:ascii="Cambria Math" w:hAnsi="Cambria Math"/>
                              </w:rPr>
                              <m:t>π</m:t>
                            </m:r>
                          </m:num>
                          <m:den>
                            <m:r>
                              <m:rPr>
                                <m:sty m:val="bi"/>
                              </m:rPr>
                              <w:rPr>
                                <w:rFonts w:ascii="Cambria Math" w:hAnsi="Cambria Math"/>
                              </w:rPr>
                              <m:t>180</m:t>
                            </m:r>
                          </m:den>
                        </m:f>
                      </m:e>
                      <m:e>
                        <m:f>
                          <m:fPr>
                            <m:ctrlPr>
                              <w:rPr>
                                <w:rFonts w:ascii="Cambria Math" w:hAnsi="Cambria Math"/>
                              </w:rPr>
                            </m:ctrlPr>
                          </m:fPr>
                          <m:num>
                            <m:r>
                              <m:rPr>
                                <m:sty m:val="bi"/>
                              </m:rPr>
                              <w:rPr>
                                <w:rFonts w:ascii="Cambria Math" w:hAnsi="Cambria Math"/>
                              </w:rPr>
                              <m:t>15</m:t>
                            </m:r>
                            <m:r>
                              <m:rPr>
                                <m:sty m:val="bi"/>
                              </m:rPr>
                              <w:rPr>
                                <w:rFonts w:ascii="Cambria Math" w:hAnsi="Cambria Math"/>
                              </w:rPr>
                              <m:t>π</m:t>
                            </m:r>
                          </m:num>
                          <m:den>
                            <m:r>
                              <m:rPr>
                                <m:sty m:val="bi"/>
                              </m:rPr>
                              <w:rPr>
                                <w:rFonts w:ascii="Cambria Math" w:hAnsi="Cambria Math"/>
                              </w:rPr>
                              <m:t>180</m:t>
                            </m:r>
                          </m:den>
                        </m:f>
                      </m:e>
                      <m:e>
                        <m:f>
                          <m:fPr>
                            <m:ctrlPr>
                              <w:rPr>
                                <w:rFonts w:ascii="Cambria Math" w:hAnsi="Cambria Math"/>
                              </w:rPr>
                            </m:ctrlPr>
                          </m:fPr>
                          <m:num>
                            <m:r>
                              <m:rPr>
                                <m:sty m:val="bi"/>
                              </m:rPr>
                              <w:rPr>
                                <w:rFonts w:ascii="Cambria Math" w:hAnsi="Cambria Math"/>
                              </w:rPr>
                              <m:t>30</m:t>
                            </m:r>
                            <m:r>
                              <m:rPr>
                                <m:sty m:val="bi"/>
                              </m:rPr>
                              <w:rPr>
                                <w:rFonts w:ascii="Cambria Math" w:hAnsi="Cambria Math"/>
                              </w:rPr>
                              <m:t>π</m:t>
                            </m:r>
                          </m:num>
                          <m:den>
                            <m:r>
                              <m:rPr>
                                <m:sty m:val="bi"/>
                              </m:rPr>
                              <w:rPr>
                                <w:rFonts w:ascii="Cambria Math" w:hAnsi="Cambria Math"/>
                              </w:rPr>
                              <m:t>180</m:t>
                            </m:r>
                          </m:den>
                        </m:f>
                      </m:e>
                      <m:e>
                        <m:r>
                          <m:rPr>
                            <m:sty m:val="bi"/>
                          </m:rPr>
                          <w:rPr>
                            <w:rFonts w:ascii="Cambria Math" w:hAnsi="Cambria Math"/>
                          </w:rPr>
                          <m:t>2</m:t>
                        </m:r>
                      </m:e>
                      <m:e>
                        <m:r>
                          <m:rPr>
                            <m:sty m:val="bi"/>
                          </m:rPr>
                          <w:rPr>
                            <w:rFonts w:ascii="Cambria Math" w:hAnsi="Cambria Math"/>
                          </w:rPr>
                          <m:t>4</m:t>
                        </m:r>
                      </m:e>
                      <m:e>
                        <m:r>
                          <m:rPr>
                            <m:sty m:val="bi"/>
                          </m:rPr>
                          <w:rPr>
                            <w:rFonts w:ascii="Cambria Math" w:hAnsi="Cambria Math"/>
                          </w:rPr>
                          <m:t>7</m:t>
                        </m:r>
                      </m:e>
                    </m:eqArr>
                  </m:e>
                </m:d>
              </m:oMath>
            </m:oMathPara>
          </w:p>
        </w:tc>
      </w:tr>
    </w:tbl>
    <w:p w14:paraId="5F5C8A87" w14:textId="77777777" w:rsidR="000D2F6A" w:rsidRDefault="000D2F6A" w:rsidP="000D2F6A">
      <w:pPr>
        <w:rPr>
          <w:b/>
          <w:bCs/>
          <w:color w:val="002060"/>
        </w:rPr>
      </w:pPr>
    </w:p>
    <w:p w14:paraId="7C3B4D5B" w14:textId="77777777" w:rsidR="000D2F6A" w:rsidRDefault="000D2F6A" w:rsidP="000D2F6A">
      <w:pPr>
        <w:ind w:left="0"/>
        <w:rPr>
          <w:b/>
          <w:bCs/>
          <w:color w:val="002060"/>
        </w:rPr>
      </w:pPr>
    </w:p>
    <w:p w14:paraId="0A13A6FB" w14:textId="77777777" w:rsidR="000D2F6A" w:rsidRDefault="000D2F6A" w:rsidP="000D2F6A">
      <w:pPr>
        <w:rPr>
          <w:b/>
          <w:bCs/>
          <w:color w:val="002060"/>
        </w:rPr>
      </w:pPr>
    </w:p>
    <w:p w14:paraId="2EF995AB" w14:textId="77777777" w:rsidR="000D2F6A" w:rsidRDefault="000D2F6A" w:rsidP="000D2F6A">
      <w:pPr>
        <w:rPr>
          <w:b/>
          <w:bCs/>
          <w:color w:val="002060"/>
        </w:rPr>
      </w:pPr>
    </w:p>
    <w:p w14:paraId="37EF9A96" w14:textId="77777777" w:rsidR="000D2F6A" w:rsidRDefault="000D2F6A" w:rsidP="000D2F6A">
      <w:pPr>
        <w:rPr>
          <w:b/>
          <w:bCs/>
          <w:color w:val="002060"/>
        </w:rPr>
      </w:pPr>
    </w:p>
    <w:p w14:paraId="7E0A41AF" w14:textId="77777777" w:rsidR="000D2F6A" w:rsidRDefault="000D2F6A" w:rsidP="000D2F6A">
      <w:pPr>
        <w:ind w:left="0"/>
      </w:pPr>
    </w:p>
    <w:p w14:paraId="6A86C491" w14:textId="77777777" w:rsidR="000D2F6A" w:rsidRDefault="000D2F6A" w:rsidP="000D2F6A">
      <w:pPr>
        <w:rPr>
          <w:b/>
          <w:bCs/>
          <w:color w:val="002060"/>
          <w:sz w:val="28"/>
          <w:szCs w:val="28"/>
        </w:rPr>
      </w:pPr>
    </w:p>
    <w:p w14:paraId="4F2FE164" w14:textId="77777777" w:rsidR="000D2F6A" w:rsidRDefault="000D2F6A" w:rsidP="000D2F6A">
      <w:pPr>
        <w:rPr>
          <w:b/>
          <w:bCs/>
          <w:color w:val="002060"/>
          <w:sz w:val="28"/>
          <w:szCs w:val="28"/>
        </w:rPr>
      </w:pPr>
    </w:p>
    <w:p w14:paraId="7AE696AF" w14:textId="77777777" w:rsidR="000D2F6A" w:rsidRDefault="000D2F6A" w:rsidP="000D2F6A">
      <w:pPr>
        <w:rPr>
          <w:b/>
          <w:bCs/>
          <w:color w:val="002060"/>
          <w:sz w:val="28"/>
          <w:szCs w:val="28"/>
        </w:rPr>
      </w:pPr>
    </w:p>
    <w:p w14:paraId="7B2FC436" w14:textId="77777777" w:rsidR="000D2F6A" w:rsidRDefault="000D2F6A" w:rsidP="000D2F6A">
      <w:pPr>
        <w:rPr>
          <w:b/>
          <w:bCs/>
          <w:color w:val="002060"/>
          <w:sz w:val="28"/>
          <w:szCs w:val="28"/>
        </w:rPr>
      </w:pPr>
    </w:p>
    <w:p w14:paraId="72874992" w14:textId="77777777" w:rsidR="000D2F6A" w:rsidRDefault="000D2F6A" w:rsidP="000D2F6A">
      <w:pPr>
        <w:rPr>
          <w:b/>
          <w:bCs/>
          <w:color w:val="002060"/>
          <w:sz w:val="28"/>
          <w:szCs w:val="28"/>
        </w:rPr>
      </w:pPr>
    </w:p>
    <w:p w14:paraId="4B1E4CEA" w14:textId="77777777" w:rsidR="000D2F6A" w:rsidRDefault="000D2F6A" w:rsidP="000D2F6A">
      <w:pPr>
        <w:rPr>
          <w:b/>
          <w:bCs/>
          <w:color w:val="002060"/>
          <w:sz w:val="28"/>
          <w:szCs w:val="28"/>
        </w:rPr>
      </w:pPr>
    </w:p>
    <w:p w14:paraId="647995FB" w14:textId="36DA2900" w:rsidR="000D2F6A" w:rsidRDefault="000D2F6A" w:rsidP="000D2F6A">
      <w:pPr>
        <w:pStyle w:val="Heading2"/>
      </w:pPr>
      <w:bookmarkStart w:id="39" w:name="_Toc128779518"/>
      <w:bookmarkStart w:id="40" w:name="_Toc130028502"/>
      <w:r>
        <w:t xml:space="preserve">Validation </w:t>
      </w:r>
      <w:r>
        <w:rPr>
          <w:vertAlign w:val="superscript"/>
        </w:rPr>
        <w:t>[41]</w:t>
      </w:r>
      <w:bookmarkEnd w:id="39"/>
      <w:bookmarkEnd w:id="40"/>
    </w:p>
    <w:p w14:paraId="277BAA62" w14:textId="77777777" w:rsidR="000D2F6A" w:rsidRDefault="000D2F6A" w:rsidP="000D2F6A">
      <w:pPr>
        <w:rPr>
          <w:b/>
          <w:bCs/>
          <w:color w:val="002060"/>
          <w:sz w:val="28"/>
          <w:szCs w:val="28"/>
        </w:rPr>
      </w:pPr>
    </w:p>
    <w:p w14:paraId="4E44302B" w14:textId="77777777" w:rsidR="000D2F6A" w:rsidRDefault="000D2F6A" w:rsidP="000D2F6A">
      <w:r>
        <w:t>To validate our implementation of the Runge-</w:t>
      </w:r>
      <w:proofErr w:type="spellStart"/>
      <w:r>
        <w:t>Kutta</w:t>
      </w:r>
      <w:proofErr w:type="spellEnd"/>
      <w:r>
        <w:t xml:space="preserve"> 4th order method for solving the RBD equations of the airplane, we used the 6 DOF Euler angles block in </w:t>
      </w:r>
      <w:r>
        <w:rPr>
          <w:b/>
          <w:bCs/>
        </w:rPr>
        <w:t>Simulink</w:t>
      </w:r>
      <w:r>
        <w:rPr>
          <w:rStyle w:val="FootnoteReference"/>
          <w:b/>
          <w:bCs/>
          <w:color w:val="C00000"/>
        </w:rPr>
        <w:footnoteReference w:id="7"/>
      </w:r>
      <w:r>
        <w:t>. This block is designed to solve the RBD equations of the airplane and is a built-in feature of Simulink.</w:t>
      </w:r>
    </w:p>
    <w:p w14:paraId="28F8AECD" w14:textId="77777777" w:rsidR="000D2F6A" w:rsidRDefault="000D2F6A" w:rsidP="000D2F6A"/>
    <w:p w14:paraId="6756A565" w14:textId="77777777" w:rsidR="000D2F6A" w:rsidRDefault="000D2F6A" w:rsidP="000D2F6A">
      <w:pPr>
        <w:ind w:left="0"/>
      </w:pPr>
      <w:r>
        <w:t>The Simulink schematic used for this comparison is shown below. The input to the 6 DOF Euler angles block is the initial state of the airplane, and the output is the state of the airplane at each time step. We compared this output with the output of our MATLAB code and ensured that they were consistent.</w:t>
      </w:r>
    </w:p>
    <w:p w14:paraId="0213F301" w14:textId="77777777" w:rsidR="000D2F6A" w:rsidRDefault="000D2F6A" w:rsidP="000D2F6A">
      <w:pPr>
        <w:ind w:left="0"/>
      </w:pPr>
    </w:p>
    <w:p w14:paraId="525E22A3" w14:textId="2E4C4F8A" w:rsidR="000D2F6A" w:rsidRDefault="000D2F6A" w:rsidP="000D2F6A">
      <w:pPr>
        <w:ind w:left="0"/>
      </w:pPr>
      <w:r>
        <w:rPr>
          <w:noProof/>
        </w:rPr>
        <w:drawing>
          <wp:inline distT="0" distB="0" distL="0" distR="0" wp14:anchorId="05E113F9" wp14:editId="2E86BEEB">
            <wp:extent cx="6096000" cy="2895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6000" cy="2895600"/>
                    </a:xfrm>
                    <a:prstGeom prst="rect">
                      <a:avLst/>
                    </a:prstGeom>
                    <a:noFill/>
                    <a:ln>
                      <a:noFill/>
                    </a:ln>
                  </pic:spPr>
                </pic:pic>
              </a:graphicData>
            </a:graphic>
          </wp:inline>
        </w:drawing>
      </w:r>
    </w:p>
    <w:p w14:paraId="0063A6AE" w14:textId="77777777" w:rsidR="000D2F6A" w:rsidRDefault="000D2F6A" w:rsidP="000D2F6A">
      <w:pPr>
        <w:ind w:left="0"/>
      </w:pPr>
    </w:p>
    <w:p w14:paraId="09FE1511" w14:textId="77777777" w:rsidR="000D2F6A" w:rsidRDefault="000D2F6A" w:rsidP="000D2F6A">
      <w:pPr>
        <w:ind w:left="0"/>
      </w:pPr>
    </w:p>
    <w:p w14:paraId="737AD4F6" w14:textId="77777777" w:rsidR="000D2F6A" w:rsidRDefault="000D2F6A" w:rsidP="000D2F6A">
      <w:pPr>
        <w:rPr>
          <w:b/>
          <w:bCs/>
          <w:color w:val="002060"/>
          <w:sz w:val="28"/>
          <w:szCs w:val="28"/>
        </w:rPr>
      </w:pPr>
    </w:p>
    <w:p w14:paraId="4A48DAE4" w14:textId="77777777" w:rsidR="000D2F6A" w:rsidRDefault="000D2F6A" w:rsidP="000D2F6A">
      <w:pPr>
        <w:rPr>
          <w:b/>
          <w:bCs/>
          <w:color w:val="002060"/>
          <w:sz w:val="28"/>
          <w:szCs w:val="28"/>
        </w:rPr>
      </w:pPr>
    </w:p>
    <w:p w14:paraId="68023F5B" w14:textId="77777777" w:rsidR="000D2F6A" w:rsidRDefault="000D2F6A" w:rsidP="000D2F6A">
      <w:pPr>
        <w:rPr>
          <w:b/>
          <w:bCs/>
          <w:color w:val="002060"/>
          <w:sz w:val="28"/>
          <w:szCs w:val="28"/>
        </w:rPr>
      </w:pPr>
    </w:p>
    <w:p w14:paraId="394580CB" w14:textId="77777777" w:rsidR="000D2F6A" w:rsidRDefault="000D2F6A" w:rsidP="000D2F6A">
      <w:pPr>
        <w:rPr>
          <w:b/>
          <w:bCs/>
          <w:color w:val="002060"/>
          <w:sz w:val="28"/>
          <w:szCs w:val="28"/>
        </w:rPr>
      </w:pPr>
    </w:p>
    <w:p w14:paraId="3A6AB374" w14:textId="77777777" w:rsidR="000D2F6A" w:rsidRDefault="000D2F6A" w:rsidP="000D2F6A">
      <w:pPr>
        <w:rPr>
          <w:b/>
          <w:bCs/>
          <w:color w:val="002060"/>
          <w:sz w:val="28"/>
          <w:szCs w:val="28"/>
        </w:rPr>
      </w:pPr>
    </w:p>
    <w:p w14:paraId="2A733C76" w14:textId="77777777" w:rsidR="000D2F6A" w:rsidRDefault="000D2F6A" w:rsidP="000D2F6A">
      <w:pPr>
        <w:rPr>
          <w:b/>
          <w:bCs/>
          <w:color w:val="002060"/>
          <w:sz w:val="28"/>
          <w:szCs w:val="28"/>
        </w:rPr>
      </w:pPr>
    </w:p>
    <w:p w14:paraId="21E3541C" w14:textId="77777777" w:rsidR="000D2F6A" w:rsidRDefault="000D2F6A" w:rsidP="000D2F6A">
      <w:pPr>
        <w:rPr>
          <w:b/>
          <w:bCs/>
          <w:color w:val="002060"/>
          <w:sz w:val="28"/>
          <w:szCs w:val="28"/>
        </w:rPr>
      </w:pPr>
    </w:p>
    <w:p w14:paraId="291E7676" w14:textId="77777777" w:rsidR="000D2F6A" w:rsidRDefault="000D2F6A" w:rsidP="000D2F6A">
      <w:pPr>
        <w:rPr>
          <w:b/>
          <w:bCs/>
          <w:color w:val="002060"/>
          <w:sz w:val="28"/>
          <w:szCs w:val="28"/>
        </w:rPr>
      </w:pPr>
    </w:p>
    <w:p w14:paraId="10B360DD" w14:textId="77777777" w:rsidR="000D2F6A" w:rsidRDefault="000D2F6A" w:rsidP="000D2F6A">
      <w:pPr>
        <w:rPr>
          <w:b/>
          <w:bCs/>
          <w:color w:val="002060"/>
          <w:sz w:val="28"/>
          <w:szCs w:val="28"/>
        </w:rPr>
      </w:pPr>
    </w:p>
    <w:p w14:paraId="4C97C983" w14:textId="77777777" w:rsidR="000D2F6A" w:rsidRDefault="000D2F6A" w:rsidP="000D2F6A">
      <w:pPr>
        <w:rPr>
          <w:b/>
          <w:bCs/>
          <w:color w:val="002060"/>
          <w:sz w:val="28"/>
          <w:szCs w:val="28"/>
        </w:rPr>
      </w:pPr>
    </w:p>
    <w:p w14:paraId="761A8E83" w14:textId="77777777" w:rsidR="000D2F6A" w:rsidRDefault="000D2F6A" w:rsidP="000D2F6A">
      <w:pPr>
        <w:rPr>
          <w:b/>
          <w:bCs/>
          <w:color w:val="002060"/>
          <w:sz w:val="28"/>
          <w:szCs w:val="28"/>
        </w:rPr>
      </w:pPr>
    </w:p>
    <w:p w14:paraId="73DA3551" w14:textId="77777777" w:rsidR="000D2F6A" w:rsidRDefault="000D2F6A" w:rsidP="000D2F6A">
      <w:pPr>
        <w:rPr>
          <w:b/>
          <w:bCs/>
          <w:color w:val="002060"/>
          <w:sz w:val="28"/>
          <w:szCs w:val="28"/>
        </w:rPr>
      </w:pPr>
    </w:p>
    <w:p w14:paraId="153C5CD7" w14:textId="77777777" w:rsidR="000D2F6A" w:rsidRDefault="000D2F6A" w:rsidP="000D2F6A">
      <w:pPr>
        <w:rPr>
          <w:b/>
          <w:bCs/>
          <w:color w:val="002060"/>
          <w:sz w:val="28"/>
          <w:szCs w:val="28"/>
        </w:rPr>
      </w:pPr>
    </w:p>
    <w:p w14:paraId="47C253AF" w14:textId="77777777" w:rsidR="000D2F6A" w:rsidRDefault="000D2F6A" w:rsidP="000D2F6A">
      <w:pPr>
        <w:rPr>
          <w:b/>
          <w:bCs/>
          <w:color w:val="002060"/>
          <w:sz w:val="28"/>
          <w:szCs w:val="28"/>
        </w:rPr>
      </w:pPr>
    </w:p>
    <w:p w14:paraId="05114788" w14:textId="07EF2DBF" w:rsidR="000D2F6A" w:rsidRDefault="000D2F6A" w:rsidP="000D2F6A">
      <w:pPr>
        <w:pStyle w:val="Heading2"/>
      </w:pPr>
      <w:bookmarkStart w:id="41" w:name="_Toc128779519"/>
      <w:bookmarkStart w:id="42" w:name="_Toc130028503"/>
      <w:r>
        <w:t>Results</w:t>
      </w:r>
      <w:bookmarkEnd w:id="41"/>
      <w:bookmarkEnd w:id="42"/>
    </w:p>
    <w:p w14:paraId="02F1CF8D" w14:textId="77777777" w:rsidR="000D2F6A" w:rsidRDefault="000D2F6A" w:rsidP="000D2F6A"/>
    <w:p w14:paraId="11B40EF8" w14:textId="77777777" w:rsidR="000D2F6A" w:rsidRDefault="000D2F6A" w:rsidP="000D2F6A">
      <w:r>
        <w:t>In this section, we present the results of our implementation of the Runge-</w:t>
      </w:r>
      <w:proofErr w:type="spellStart"/>
      <w:r>
        <w:t>Kutta</w:t>
      </w:r>
      <w:proofErr w:type="spellEnd"/>
      <w:r>
        <w:t xml:space="preserve"> 4th order method for solving the RBD equations. To visually compare the results of the MATLAB code and the Simulink “6 DOF Euler angles” block, we have generated 12 graphs, each graph corresponding to one of the 12 state variables of the airplane.</w:t>
      </w:r>
    </w:p>
    <w:p w14:paraId="43AF0328" w14:textId="77777777" w:rsidR="000D2F6A" w:rsidRDefault="000D2F6A" w:rsidP="000D2F6A"/>
    <w:p w14:paraId="2C18F5D1" w14:textId="77777777" w:rsidR="000D2F6A" w:rsidRDefault="000D2F6A" w:rsidP="000D2F6A">
      <w:r>
        <w:t>Each graph displays the results of both the MATLAB code and the Simulink Euler angles block for the corresponding state variable, allowing for a direct comparison between the two methods. The graphs provide an insightful representation of the behavior of the airplane and help to verify the correctness of our MATLAB code.</w:t>
      </w:r>
    </w:p>
    <w:p w14:paraId="549B1610" w14:textId="77777777" w:rsidR="000D2F6A" w:rsidRDefault="000D2F6A" w:rsidP="000D2F6A"/>
    <w:p w14:paraId="5CAA340F" w14:textId="77777777" w:rsidR="000D2F6A" w:rsidRDefault="000D2F6A" w:rsidP="000D2F6A">
      <w:r>
        <w:t>The comparison between the MATLAB code and Simulink results shows good agreement for all state variables, confirming the correctness of our implementation of the Runge-</w:t>
      </w:r>
      <w:proofErr w:type="spellStart"/>
      <w:r>
        <w:t>Kutta</w:t>
      </w:r>
      <w:proofErr w:type="spellEnd"/>
      <w:r>
        <w:t xml:space="preserve"> 4th order method.</w:t>
      </w:r>
    </w:p>
    <w:p w14:paraId="089C11E6" w14:textId="77777777" w:rsidR="000D2F6A" w:rsidRDefault="000D2F6A" w:rsidP="000D2F6A"/>
    <w:p w14:paraId="66674DFD" w14:textId="77777777" w:rsidR="000D2F6A" w:rsidRDefault="000D2F6A" w:rsidP="000D2F6A"/>
    <w:p w14:paraId="2427CDE9" w14:textId="31C7F9B0" w:rsidR="000D2F6A" w:rsidRDefault="000D2F6A" w:rsidP="000D2F6A">
      <w:pPr>
        <w:jc w:val="center"/>
      </w:pPr>
      <w:r>
        <w:rPr>
          <w:noProof/>
        </w:rPr>
        <w:drawing>
          <wp:inline distT="0" distB="0" distL="0" distR="0" wp14:anchorId="26C7E3BE" wp14:editId="2AFE3C4B">
            <wp:extent cx="4587240" cy="369570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87240" cy="3695700"/>
                    </a:xfrm>
                    <a:prstGeom prst="rect">
                      <a:avLst/>
                    </a:prstGeom>
                    <a:noFill/>
                    <a:ln>
                      <a:noFill/>
                    </a:ln>
                  </pic:spPr>
                </pic:pic>
              </a:graphicData>
            </a:graphic>
          </wp:inline>
        </w:drawing>
      </w:r>
    </w:p>
    <w:p w14:paraId="261325CF" w14:textId="77777777" w:rsidR="000D2F6A" w:rsidRDefault="000D2F6A" w:rsidP="000D2F6A">
      <w:pPr>
        <w:jc w:val="center"/>
      </w:pPr>
    </w:p>
    <w:p w14:paraId="479E3896" w14:textId="77777777" w:rsidR="000D2F6A" w:rsidRDefault="000D2F6A" w:rsidP="000D2F6A">
      <w:pPr>
        <w:jc w:val="center"/>
      </w:pPr>
    </w:p>
    <w:p w14:paraId="1BEDA9C9" w14:textId="77777777" w:rsidR="000D2F6A" w:rsidRDefault="000D2F6A" w:rsidP="000D2F6A">
      <w:pPr>
        <w:jc w:val="center"/>
      </w:pPr>
    </w:p>
    <w:p w14:paraId="07974EF4" w14:textId="77777777" w:rsidR="000D2F6A" w:rsidRDefault="000D2F6A" w:rsidP="000D2F6A">
      <w:pPr>
        <w:jc w:val="center"/>
      </w:pPr>
    </w:p>
    <w:p w14:paraId="52BC8C54" w14:textId="77777777" w:rsidR="000D2F6A" w:rsidRDefault="000D2F6A" w:rsidP="000D2F6A">
      <w:pPr>
        <w:jc w:val="center"/>
      </w:pPr>
    </w:p>
    <w:p w14:paraId="26605A5E" w14:textId="77777777" w:rsidR="000D2F6A" w:rsidRDefault="000D2F6A" w:rsidP="000D2F6A">
      <w:pPr>
        <w:jc w:val="center"/>
      </w:pPr>
    </w:p>
    <w:p w14:paraId="5977988C" w14:textId="77777777" w:rsidR="000D2F6A" w:rsidRDefault="000D2F6A" w:rsidP="000D2F6A">
      <w:pPr>
        <w:jc w:val="center"/>
      </w:pPr>
    </w:p>
    <w:p w14:paraId="5C2408E0" w14:textId="77777777" w:rsidR="000D2F6A" w:rsidRDefault="000D2F6A" w:rsidP="000D2F6A">
      <w:pPr>
        <w:jc w:val="center"/>
      </w:pPr>
    </w:p>
    <w:p w14:paraId="6D75674B" w14:textId="77777777" w:rsidR="000D2F6A" w:rsidRDefault="000D2F6A" w:rsidP="000D2F6A">
      <w:pPr>
        <w:jc w:val="center"/>
      </w:pPr>
    </w:p>
    <w:p w14:paraId="4C0893FE" w14:textId="77777777" w:rsidR="000D2F6A" w:rsidRDefault="000D2F6A" w:rsidP="000D2F6A">
      <w:pPr>
        <w:jc w:val="center"/>
      </w:pPr>
    </w:p>
    <w:p w14:paraId="002258E9" w14:textId="77777777" w:rsidR="000D2F6A" w:rsidRDefault="000D2F6A" w:rsidP="000D2F6A">
      <w:pPr>
        <w:jc w:val="center"/>
      </w:pPr>
    </w:p>
    <w:p w14:paraId="40B989C2" w14:textId="77777777" w:rsidR="000D2F6A" w:rsidRDefault="000D2F6A" w:rsidP="000D2F6A">
      <w:pPr>
        <w:jc w:val="center"/>
      </w:pPr>
    </w:p>
    <w:p w14:paraId="28E6AA47" w14:textId="77777777" w:rsidR="000D2F6A" w:rsidRDefault="000D2F6A" w:rsidP="000D2F6A">
      <w:pPr>
        <w:jc w:val="center"/>
      </w:pPr>
    </w:p>
    <w:p w14:paraId="341F1CA4" w14:textId="77777777" w:rsidR="000D2F6A" w:rsidRDefault="000D2F6A" w:rsidP="000D2F6A">
      <w:pPr>
        <w:jc w:val="center"/>
      </w:pPr>
    </w:p>
    <w:p w14:paraId="289A97EC" w14:textId="38A0D682" w:rsidR="000D2F6A" w:rsidRDefault="000D2F6A" w:rsidP="000D2F6A">
      <w:pPr>
        <w:jc w:val="center"/>
      </w:pPr>
      <w:r>
        <w:rPr>
          <w:noProof/>
        </w:rPr>
        <w:drawing>
          <wp:inline distT="0" distB="0" distL="0" distR="0" wp14:anchorId="5D78B0E9" wp14:editId="4528D40A">
            <wp:extent cx="4587240" cy="369570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87240" cy="3695700"/>
                    </a:xfrm>
                    <a:prstGeom prst="rect">
                      <a:avLst/>
                    </a:prstGeom>
                    <a:noFill/>
                    <a:ln>
                      <a:noFill/>
                    </a:ln>
                  </pic:spPr>
                </pic:pic>
              </a:graphicData>
            </a:graphic>
          </wp:inline>
        </w:drawing>
      </w:r>
    </w:p>
    <w:p w14:paraId="4DC2F221" w14:textId="391FC0FE" w:rsidR="000D2F6A" w:rsidRDefault="000D2F6A" w:rsidP="000D2F6A">
      <w:pPr>
        <w:jc w:val="center"/>
      </w:pPr>
      <w:r>
        <w:rPr>
          <w:noProof/>
        </w:rPr>
        <w:drawing>
          <wp:inline distT="0" distB="0" distL="0" distR="0" wp14:anchorId="7A27C005" wp14:editId="308739F8">
            <wp:extent cx="4587240" cy="369570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87240" cy="3695700"/>
                    </a:xfrm>
                    <a:prstGeom prst="rect">
                      <a:avLst/>
                    </a:prstGeom>
                    <a:noFill/>
                    <a:ln>
                      <a:noFill/>
                    </a:ln>
                  </pic:spPr>
                </pic:pic>
              </a:graphicData>
            </a:graphic>
          </wp:inline>
        </w:drawing>
      </w:r>
    </w:p>
    <w:p w14:paraId="4ACFBB12" w14:textId="77777777" w:rsidR="000D2F6A" w:rsidRDefault="000D2F6A" w:rsidP="000D2F6A">
      <w:pPr>
        <w:jc w:val="center"/>
      </w:pPr>
    </w:p>
    <w:p w14:paraId="1E488EA3" w14:textId="77777777" w:rsidR="000D2F6A" w:rsidRDefault="000D2F6A" w:rsidP="000D2F6A">
      <w:pPr>
        <w:jc w:val="center"/>
      </w:pPr>
    </w:p>
    <w:p w14:paraId="6094C8AC" w14:textId="77777777" w:rsidR="000D2F6A" w:rsidRDefault="000D2F6A" w:rsidP="000D2F6A">
      <w:pPr>
        <w:jc w:val="center"/>
      </w:pPr>
    </w:p>
    <w:p w14:paraId="46E356EF" w14:textId="77777777" w:rsidR="000D2F6A" w:rsidRDefault="000D2F6A" w:rsidP="000D2F6A">
      <w:pPr>
        <w:jc w:val="center"/>
      </w:pPr>
    </w:p>
    <w:p w14:paraId="1A8AF09C" w14:textId="77777777" w:rsidR="000D2F6A" w:rsidRDefault="000D2F6A" w:rsidP="000D2F6A">
      <w:pPr>
        <w:jc w:val="center"/>
      </w:pPr>
    </w:p>
    <w:p w14:paraId="5F3D45B8" w14:textId="77777777" w:rsidR="000D2F6A" w:rsidRDefault="000D2F6A" w:rsidP="000D2F6A">
      <w:pPr>
        <w:jc w:val="center"/>
      </w:pPr>
    </w:p>
    <w:p w14:paraId="4CA894C3" w14:textId="77777777" w:rsidR="000D2F6A" w:rsidRDefault="000D2F6A" w:rsidP="000D2F6A">
      <w:pPr>
        <w:jc w:val="center"/>
      </w:pPr>
    </w:p>
    <w:p w14:paraId="7A5FCC69" w14:textId="77777777" w:rsidR="000D2F6A" w:rsidRDefault="000D2F6A" w:rsidP="000D2F6A">
      <w:pPr>
        <w:jc w:val="center"/>
      </w:pPr>
    </w:p>
    <w:p w14:paraId="4831D49A" w14:textId="77777777" w:rsidR="000D2F6A" w:rsidRDefault="000D2F6A" w:rsidP="000D2F6A">
      <w:pPr>
        <w:jc w:val="center"/>
      </w:pPr>
    </w:p>
    <w:p w14:paraId="3AB5E68C" w14:textId="472AA4F4" w:rsidR="000D2F6A" w:rsidRDefault="000D2F6A" w:rsidP="000D2F6A">
      <w:pPr>
        <w:jc w:val="center"/>
      </w:pPr>
      <w:r>
        <w:rPr>
          <w:noProof/>
        </w:rPr>
        <w:drawing>
          <wp:inline distT="0" distB="0" distL="0" distR="0" wp14:anchorId="61FE76CD" wp14:editId="7BDCEFF1">
            <wp:extent cx="4701540" cy="369570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01540" cy="3695700"/>
                    </a:xfrm>
                    <a:prstGeom prst="rect">
                      <a:avLst/>
                    </a:prstGeom>
                    <a:noFill/>
                    <a:ln>
                      <a:noFill/>
                    </a:ln>
                  </pic:spPr>
                </pic:pic>
              </a:graphicData>
            </a:graphic>
          </wp:inline>
        </w:drawing>
      </w:r>
    </w:p>
    <w:p w14:paraId="6F5A5116" w14:textId="62A1056B" w:rsidR="000D2F6A" w:rsidRDefault="000D2F6A" w:rsidP="000D2F6A">
      <w:pPr>
        <w:jc w:val="center"/>
      </w:pPr>
      <w:r>
        <w:rPr>
          <w:noProof/>
        </w:rPr>
        <w:drawing>
          <wp:inline distT="0" distB="0" distL="0" distR="0" wp14:anchorId="7A208164" wp14:editId="7BECA09E">
            <wp:extent cx="4701540" cy="369570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01540" cy="3695700"/>
                    </a:xfrm>
                    <a:prstGeom prst="rect">
                      <a:avLst/>
                    </a:prstGeom>
                    <a:noFill/>
                    <a:ln>
                      <a:noFill/>
                    </a:ln>
                  </pic:spPr>
                </pic:pic>
              </a:graphicData>
            </a:graphic>
          </wp:inline>
        </w:drawing>
      </w:r>
    </w:p>
    <w:p w14:paraId="76E5BD16" w14:textId="77777777" w:rsidR="000D2F6A" w:rsidRDefault="000D2F6A" w:rsidP="000D2F6A">
      <w:pPr>
        <w:jc w:val="center"/>
      </w:pPr>
    </w:p>
    <w:p w14:paraId="6693FE2F" w14:textId="77777777" w:rsidR="000D2F6A" w:rsidRDefault="000D2F6A" w:rsidP="000D2F6A">
      <w:pPr>
        <w:jc w:val="center"/>
      </w:pPr>
    </w:p>
    <w:p w14:paraId="568B4164" w14:textId="77777777" w:rsidR="000D2F6A" w:rsidRDefault="000D2F6A" w:rsidP="000D2F6A">
      <w:pPr>
        <w:jc w:val="center"/>
      </w:pPr>
    </w:p>
    <w:p w14:paraId="37587DE2" w14:textId="77777777" w:rsidR="000D2F6A" w:rsidRDefault="000D2F6A" w:rsidP="000D2F6A">
      <w:pPr>
        <w:jc w:val="center"/>
      </w:pPr>
    </w:p>
    <w:p w14:paraId="58E217CC" w14:textId="77777777" w:rsidR="000D2F6A" w:rsidRDefault="000D2F6A" w:rsidP="000D2F6A">
      <w:pPr>
        <w:jc w:val="center"/>
      </w:pPr>
    </w:p>
    <w:p w14:paraId="74B7DEFF" w14:textId="77777777" w:rsidR="000D2F6A" w:rsidRDefault="000D2F6A" w:rsidP="000D2F6A">
      <w:pPr>
        <w:jc w:val="center"/>
      </w:pPr>
    </w:p>
    <w:p w14:paraId="4CF2E06F" w14:textId="77777777" w:rsidR="000D2F6A" w:rsidRDefault="000D2F6A" w:rsidP="000D2F6A">
      <w:pPr>
        <w:jc w:val="center"/>
      </w:pPr>
    </w:p>
    <w:p w14:paraId="1C98EFA6" w14:textId="77777777" w:rsidR="000D2F6A" w:rsidRDefault="000D2F6A" w:rsidP="000D2F6A">
      <w:pPr>
        <w:jc w:val="center"/>
      </w:pPr>
    </w:p>
    <w:p w14:paraId="322E674E" w14:textId="77777777" w:rsidR="000D2F6A" w:rsidRDefault="000D2F6A" w:rsidP="000D2F6A">
      <w:pPr>
        <w:jc w:val="center"/>
      </w:pPr>
    </w:p>
    <w:p w14:paraId="393DF76C" w14:textId="444E4326" w:rsidR="000D2F6A" w:rsidRDefault="000D2F6A" w:rsidP="000D2F6A">
      <w:pPr>
        <w:jc w:val="center"/>
      </w:pPr>
      <w:r>
        <w:rPr>
          <w:noProof/>
        </w:rPr>
        <w:drawing>
          <wp:inline distT="0" distB="0" distL="0" distR="0" wp14:anchorId="4C10E13F" wp14:editId="57168462">
            <wp:extent cx="4701540" cy="369570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01540" cy="3695700"/>
                    </a:xfrm>
                    <a:prstGeom prst="rect">
                      <a:avLst/>
                    </a:prstGeom>
                    <a:noFill/>
                    <a:ln>
                      <a:noFill/>
                    </a:ln>
                  </pic:spPr>
                </pic:pic>
              </a:graphicData>
            </a:graphic>
          </wp:inline>
        </w:drawing>
      </w:r>
    </w:p>
    <w:p w14:paraId="1949CD24" w14:textId="468C183A" w:rsidR="000D2F6A" w:rsidRDefault="000D2F6A" w:rsidP="000D2F6A">
      <w:pPr>
        <w:jc w:val="center"/>
      </w:pPr>
      <w:r>
        <w:rPr>
          <w:noProof/>
        </w:rPr>
        <w:drawing>
          <wp:inline distT="0" distB="0" distL="0" distR="0" wp14:anchorId="3E9E1AE8" wp14:editId="613F008E">
            <wp:extent cx="4709160" cy="3695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09160" cy="3695700"/>
                    </a:xfrm>
                    <a:prstGeom prst="rect">
                      <a:avLst/>
                    </a:prstGeom>
                    <a:noFill/>
                    <a:ln>
                      <a:noFill/>
                    </a:ln>
                  </pic:spPr>
                </pic:pic>
              </a:graphicData>
            </a:graphic>
          </wp:inline>
        </w:drawing>
      </w:r>
    </w:p>
    <w:p w14:paraId="3F4FAEED" w14:textId="77777777" w:rsidR="000D2F6A" w:rsidRDefault="000D2F6A" w:rsidP="000D2F6A"/>
    <w:p w14:paraId="6EF6938F" w14:textId="77777777" w:rsidR="000D2F6A" w:rsidRDefault="000D2F6A" w:rsidP="000D2F6A">
      <w:pPr>
        <w:jc w:val="center"/>
        <w:rPr>
          <w:rFonts w:ascii="Cambria Math" w:hAnsi="Cambria Math" w:cstheme="minorBidi"/>
          <w:color w:val="002060"/>
          <w:kern w:val="24"/>
        </w:rPr>
      </w:pPr>
    </w:p>
    <w:p w14:paraId="0487D083" w14:textId="77777777" w:rsidR="000D2F6A" w:rsidRDefault="000D2F6A" w:rsidP="000D2F6A">
      <w:pPr>
        <w:jc w:val="center"/>
        <w:rPr>
          <w:rFonts w:ascii="Cambria Math" w:hAnsi="Cambria Math" w:cstheme="minorBidi"/>
          <w:color w:val="002060"/>
          <w:kern w:val="24"/>
        </w:rPr>
      </w:pPr>
    </w:p>
    <w:p w14:paraId="6956D2EE" w14:textId="77777777" w:rsidR="000D2F6A" w:rsidRDefault="000D2F6A" w:rsidP="000D2F6A">
      <w:pPr>
        <w:jc w:val="center"/>
        <w:rPr>
          <w:rFonts w:ascii="Cambria Math" w:hAnsi="Cambria Math" w:cstheme="minorBidi"/>
          <w:color w:val="002060"/>
          <w:kern w:val="24"/>
        </w:rPr>
      </w:pPr>
    </w:p>
    <w:p w14:paraId="42E6EE25" w14:textId="77777777" w:rsidR="000D2F6A" w:rsidRDefault="000D2F6A" w:rsidP="000D2F6A">
      <w:pPr>
        <w:jc w:val="center"/>
        <w:rPr>
          <w:rFonts w:ascii="Cambria Math" w:hAnsi="Cambria Math" w:cstheme="minorBidi"/>
          <w:color w:val="002060"/>
          <w:kern w:val="24"/>
        </w:rPr>
      </w:pPr>
    </w:p>
    <w:p w14:paraId="304ADAAF" w14:textId="77777777" w:rsidR="000D2F6A" w:rsidRDefault="000D2F6A" w:rsidP="000D2F6A">
      <w:pPr>
        <w:jc w:val="center"/>
        <w:rPr>
          <w:rFonts w:ascii="Cambria Math" w:hAnsi="Cambria Math" w:cstheme="minorBidi"/>
          <w:color w:val="002060"/>
          <w:kern w:val="24"/>
        </w:rPr>
      </w:pPr>
    </w:p>
    <w:p w14:paraId="42B42BDD" w14:textId="77777777" w:rsidR="000D2F6A" w:rsidRDefault="000D2F6A" w:rsidP="000D2F6A">
      <w:pPr>
        <w:jc w:val="center"/>
        <w:rPr>
          <w:rFonts w:ascii="Cambria Math" w:hAnsi="Cambria Math" w:cstheme="minorBidi"/>
          <w:color w:val="002060"/>
          <w:kern w:val="24"/>
        </w:rPr>
      </w:pPr>
    </w:p>
    <w:p w14:paraId="15039148" w14:textId="77777777" w:rsidR="000D2F6A" w:rsidRDefault="000D2F6A" w:rsidP="000D2F6A">
      <w:pPr>
        <w:jc w:val="center"/>
        <w:rPr>
          <w:rFonts w:ascii="Cambria Math" w:hAnsi="Cambria Math" w:cstheme="minorBidi"/>
          <w:color w:val="002060"/>
          <w:kern w:val="24"/>
        </w:rPr>
      </w:pPr>
    </w:p>
    <w:p w14:paraId="44E94262" w14:textId="77777777" w:rsidR="000D2F6A" w:rsidRDefault="000D2F6A" w:rsidP="000D2F6A">
      <w:pPr>
        <w:jc w:val="center"/>
        <w:rPr>
          <w:rFonts w:ascii="Cambria Math" w:hAnsi="Cambria Math" w:cstheme="minorBidi"/>
          <w:color w:val="002060"/>
          <w:kern w:val="24"/>
        </w:rPr>
      </w:pPr>
    </w:p>
    <w:p w14:paraId="43A49187" w14:textId="3CA9E458" w:rsidR="000D2F6A" w:rsidRDefault="000D2F6A" w:rsidP="000D2F6A">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527B1B22" wp14:editId="4D51D296">
            <wp:extent cx="4709160" cy="3695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09160" cy="3695700"/>
                    </a:xfrm>
                    <a:prstGeom prst="rect">
                      <a:avLst/>
                    </a:prstGeom>
                    <a:noFill/>
                    <a:ln>
                      <a:noFill/>
                    </a:ln>
                  </pic:spPr>
                </pic:pic>
              </a:graphicData>
            </a:graphic>
          </wp:inline>
        </w:drawing>
      </w:r>
    </w:p>
    <w:p w14:paraId="1B6FBF69" w14:textId="77777777" w:rsidR="000D2F6A" w:rsidRDefault="000D2F6A" w:rsidP="000D2F6A">
      <w:pPr>
        <w:jc w:val="center"/>
        <w:rPr>
          <w:rFonts w:ascii="Cambria Math" w:hAnsi="Cambria Math" w:cstheme="minorBidi"/>
          <w:color w:val="002060"/>
          <w:kern w:val="24"/>
        </w:rPr>
      </w:pPr>
    </w:p>
    <w:p w14:paraId="290EF10B" w14:textId="000D176E" w:rsidR="000D2F6A" w:rsidRDefault="000D2F6A" w:rsidP="000D2F6A">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57CCD3EC" wp14:editId="43884F9F">
            <wp:extent cx="4815840" cy="369570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15840" cy="3695700"/>
                    </a:xfrm>
                    <a:prstGeom prst="rect">
                      <a:avLst/>
                    </a:prstGeom>
                    <a:noFill/>
                    <a:ln>
                      <a:noFill/>
                    </a:ln>
                  </pic:spPr>
                </pic:pic>
              </a:graphicData>
            </a:graphic>
          </wp:inline>
        </w:drawing>
      </w:r>
    </w:p>
    <w:p w14:paraId="3D41FAEE" w14:textId="77777777" w:rsidR="000D2F6A" w:rsidRDefault="000D2F6A" w:rsidP="000D2F6A">
      <w:pPr>
        <w:jc w:val="center"/>
        <w:rPr>
          <w:rFonts w:ascii="Cambria Math" w:hAnsi="Cambria Math" w:cstheme="minorBidi"/>
          <w:color w:val="002060"/>
          <w:kern w:val="24"/>
        </w:rPr>
      </w:pPr>
    </w:p>
    <w:p w14:paraId="27443E53" w14:textId="77777777" w:rsidR="000D2F6A" w:rsidRDefault="000D2F6A" w:rsidP="000D2F6A">
      <w:pPr>
        <w:jc w:val="center"/>
        <w:rPr>
          <w:rFonts w:ascii="Cambria Math" w:hAnsi="Cambria Math" w:cstheme="minorBidi"/>
          <w:color w:val="002060"/>
          <w:kern w:val="24"/>
        </w:rPr>
      </w:pPr>
    </w:p>
    <w:p w14:paraId="0017C308" w14:textId="77777777" w:rsidR="000D2F6A" w:rsidRDefault="000D2F6A" w:rsidP="000D2F6A">
      <w:pPr>
        <w:jc w:val="center"/>
        <w:rPr>
          <w:rFonts w:ascii="Cambria Math" w:hAnsi="Cambria Math" w:cstheme="minorBidi"/>
          <w:color w:val="002060"/>
          <w:kern w:val="24"/>
        </w:rPr>
      </w:pPr>
    </w:p>
    <w:p w14:paraId="2AA1CB52" w14:textId="77777777" w:rsidR="000D2F6A" w:rsidRDefault="000D2F6A" w:rsidP="000D2F6A">
      <w:pPr>
        <w:jc w:val="center"/>
        <w:rPr>
          <w:rFonts w:ascii="Cambria Math" w:hAnsi="Cambria Math" w:cstheme="minorBidi"/>
          <w:color w:val="002060"/>
          <w:kern w:val="24"/>
        </w:rPr>
      </w:pPr>
    </w:p>
    <w:p w14:paraId="1C01D239" w14:textId="77777777" w:rsidR="000D2F6A" w:rsidRDefault="000D2F6A" w:rsidP="000D2F6A">
      <w:pPr>
        <w:jc w:val="center"/>
        <w:rPr>
          <w:rFonts w:ascii="Cambria Math" w:hAnsi="Cambria Math" w:cstheme="minorBidi"/>
          <w:color w:val="002060"/>
          <w:kern w:val="24"/>
        </w:rPr>
      </w:pPr>
    </w:p>
    <w:p w14:paraId="0CEA961F" w14:textId="77777777" w:rsidR="000D2F6A" w:rsidRDefault="000D2F6A" w:rsidP="000D2F6A">
      <w:pPr>
        <w:jc w:val="center"/>
        <w:rPr>
          <w:rFonts w:ascii="Cambria Math" w:hAnsi="Cambria Math" w:cstheme="minorBidi"/>
          <w:color w:val="002060"/>
          <w:kern w:val="24"/>
        </w:rPr>
      </w:pPr>
    </w:p>
    <w:p w14:paraId="1E8DECB2" w14:textId="77777777" w:rsidR="000D2F6A" w:rsidRDefault="000D2F6A" w:rsidP="000D2F6A">
      <w:pPr>
        <w:jc w:val="center"/>
        <w:rPr>
          <w:rFonts w:ascii="Cambria Math" w:hAnsi="Cambria Math" w:cstheme="minorBidi"/>
          <w:color w:val="002060"/>
          <w:kern w:val="24"/>
        </w:rPr>
      </w:pPr>
    </w:p>
    <w:p w14:paraId="45BE1C71" w14:textId="77777777" w:rsidR="000D2F6A" w:rsidRDefault="000D2F6A" w:rsidP="000D2F6A">
      <w:pPr>
        <w:ind w:left="0"/>
        <w:rPr>
          <w:rFonts w:ascii="Cambria Math" w:hAnsi="Cambria Math" w:cstheme="minorBidi"/>
          <w:color w:val="002060"/>
          <w:kern w:val="24"/>
        </w:rPr>
      </w:pPr>
    </w:p>
    <w:p w14:paraId="2955E23C" w14:textId="037250DD" w:rsidR="000D2F6A" w:rsidRDefault="000D2F6A" w:rsidP="000D2F6A">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67EAE624" wp14:editId="47754B18">
            <wp:extent cx="4655820" cy="3695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55820" cy="3695700"/>
                    </a:xfrm>
                    <a:prstGeom prst="rect">
                      <a:avLst/>
                    </a:prstGeom>
                    <a:noFill/>
                    <a:ln>
                      <a:noFill/>
                    </a:ln>
                  </pic:spPr>
                </pic:pic>
              </a:graphicData>
            </a:graphic>
          </wp:inline>
        </w:drawing>
      </w:r>
    </w:p>
    <w:p w14:paraId="5ED4E0B3" w14:textId="77777777" w:rsidR="000D2F6A" w:rsidRDefault="000D2F6A" w:rsidP="000D2F6A">
      <w:pPr>
        <w:jc w:val="center"/>
        <w:rPr>
          <w:rFonts w:ascii="Cambria Math" w:hAnsi="Cambria Math" w:cstheme="minorBidi"/>
          <w:color w:val="002060"/>
          <w:kern w:val="24"/>
        </w:rPr>
      </w:pPr>
    </w:p>
    <w:p w14:paraId="27BD291E" w14:textId="559A2394" w:rsidR="000D2F6A" w:rsidRDefault="000D2F6A" w:rsidP="000D2F6A">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398BD203" wp14:editId="66B6B04E">
            <wp:extent cx="4655820" cy="3695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55820" cy="3695700"/>
                    </a:xfrm>
                    <a:prstGeom prst="rect">
                      <a:avLst/>
                    </a:prstGeom>
                    <a:noFill/>
                    <a:ln>
                      <a:noFill/>
                    </a:ln>
                  </pic:spPr>
                </pic:pic>
              </a:graphicData>
            </a:graphic>
          </wp:inline>
        </w:drawing>
      </w:r>
    </w:p>
    <w:p w14:paraId="1EDF2191" w14:textId="77777777" w:rsidR="000D2F6A" w:rsidRDefault="000D2F6A" w:rsidP="000D2F6A">
      <w:pPr>
        <w:jc w:val="center"/>
        <w:rPr>
          <w:rFonts w:ascii="Cambria Math" w:hAnsi="Cambria Math" w:cstheme="minorBidi"/>
          <w:color w:val="002060"/>
          <w:kern w:val="24"/>
        </w:rPr>
      </w:pPr>
    </w:p>
    <w:p w14:paraId="71177DF5" w14:textId="77777777" w:rsidR="000D2F6A" w:rsidRDefault="000D2F6A" w:rsidP="000D2F6A">
      <w:pPr>
        <w:jc w:val="center"/>
        <w:rPr>
          <w:rFonts w:ascii="Cambria Math" w:hAnsi="Cambria Math" w:cstheme="minorBidi"/>
          <w:color w:val="002060"/>
          <w:kern w:val="24"/>
        </w:rPr>
      </w:pPr>
    </w:p>
    <w:p w14:paraId="2D480861" w14:textId="77777777" w:rsidR="000D2F6A" w:rsidRDefault="000D2F6A" w:rsidP="000D2F6A">
      <w:pPr>
        <w:jc w:val="center"/>
        <w:rPr>
          <w:rFonts w:ascii="Cambria Math" w:hAnsi="Cambria Math" w:cstheme="minorBidi"/>
          <w:color w:val="002060"/>
          <w:kern w:val="24"/>
        </w:rPr>
      </w:pPr>
    </w:p>
    <w:p w14:paraId="3F764C20" w14:textId="77777777" w:rsidR="000D2F6A" w:rsidRDefault="000D2F6A" w:rsidP="000D2F6A">
      <w:pPr>
        <w:jc w:val="center"/>
        <w:rPr>
          <w:rFonts w:ascii="Cambria Math" w:hAnsi="Cambria Math" w:cstheme="minorBidi"/>
          <w:color w:val="002060"/>
          <w:kern w:val="24"/>
        </w:rPr>
      </w:pPr>
    </w:p>
    <w:p w14:paraId="38534E21" w14:textId="77777777" w:rsidR="000D2F6A" w:rsidRDefault="000D2F6A" w:rsidP="000D2F6A">
      <w:pPr>
        <w:jc w:val="center"/>
        <w:rPr>
          <w:rFonts w:ascii="Cambria Math" w:hAnsi="Cambria Math" w:cstheme="minorBidi"/>
          <w:color w:val="002060"/>
          <w:kern w:val="24"/>
        </w:rPr>
      </w:pPr>
    </w:p>
    <w:p w14:paraId="6EE90E0B" w14:textId="77777777" w:rsidR="000D2F6A" w:rsidRDefault="000D2F6A" w:rsidP="000D2F6A">
      <w:pPr>
        <w:jc w:val="center"/>
        <w:rPr>
          <w:rFonts w:ascii="Cambria Math" w:hAnsi="Cambria Math" w:cstheme="minorBidi"/>
          <w:color w:val="002060"/>
          <w:kern w:val="24"/>
        </w:rPr>
      </w:pPr>
    </w:p>
    <w:p w14:paraId="7DCCB5D3" w14:textId="77777777" w:rsidR="000D2F6A" w:rsidRDefault="000D2F6A" w:rsidP="000D2F6A">
      <w:pPr>
        <w:jc w:val="center"/>
        <w:rPr>
          <w:rFonts w:ascii="Cambria Math" w:hAnsi="Cambria Math" w:cstheme="minorBidi"/>
          <w:color w:val="002060"/>
          <w:kern w:val="24"/>
        </w:rPr>
      </w:pPr>
    </w:p>
    <w:p w14:paraId="31686D58" w14:textId="77777777" w:rsidR="000D2F6A" w:rsidRDefault="000D2F6A" w:rsidP="000D2F6A">
      <w:pPr>
        <w:jc w:val="center"/>
        <w:rPr>
          <w:rFonts w:ascii="Cambria Math" w:hAnsi="Cambria Math" w:cstheme="minorBidi"/>
          <w:color w:val="002060"/>
          <w:kern w:val="24"/>
        </w:rPr>
      </w:pPr>
    </w:p>
    <w:p w14:paraId="0E378F08" w14:textId="40264561" w:rsidR="000D2F6A" w:rsidRDefault="000D2F6A" w:rsidP="000D2F6A">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44049C40" wp14:editId="6603DA9E">
            <wp:extent cx="4587240" cy="36957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87240" cy="3695700"/>
                    </a:xfrm>
                    <a:prstGeom prst="rect">
                      <a:avLst/>
                    </a:prstGeom>
                    <a:noFill/>
                    <a:ln>
                      <a:noFill/>
                    </a:ln>
                  </pic:spPr>
                </pic:pic>
              </a:graphicData>
            </a:graphic>
          </wp:inline>
        </w:drawing>
      </w:r>
    </w:p>
    <w:p w14:paraId="0476D304" w14:textId="77777777" w:rsidR="000D2F6A" w:rsidRDefault="000D2F6A" w:rsidP="000D2F6A">
      <w:pPr>
        <w:jc w:val="center"/>
        <w:rPr>
          <w:rFonts w:ascii="Cambria Math" w:hAnsi="Cambria Math" w:cstheme="minorBidi"/>
          <w:color w:val="002060"/>
          <w:kern w:val="24"/>
        </w:rPr>
      </w:pPr>
    </w:p>
    <w:p w14:paraId="5D8A0144" w14:textId="77777777" w:rsidR="000D2F6A" w:rsidRDefault="000D2F6A" w:rsidP="000D2F6A">
      <w:pPr>
        <w:jc w:val="center"/>
        <w:rPr>
          <w:rFonts w:ascii="Cambria Math" w:hAnsi="Cambria Math" w:cstheme="minorBidi"/>
          <w:color w:val="002060"/>
          <w:kern w:val="24"/>
        </w:rPr>
      </w:pPr>
    </w:p>
    <w:p w14:paraId="125F6C1E" w14:textId="77777777" w:rsidR="000D2F6A" w:rsidRDefault="000D2F6A" w:rsidP="000D2F6A">
      <w:pPr>
        <w:jc w:val="center"/>
        <w:rPr>
          <w:rFonts w:ascii="Cambria Math" w:hAnsi="Cambria Math" w:cstheme="minorBidi"/>
          <w:color w:val="002060"/>
          <w:kern w:val="24"/>
        </w:rPr>
      </w:pPr>
    </w:p>
    <w:p w14:paraId="71C36947" w14:textId="77777777" w:rsidR="000D2F6A" w:rsidRDefault="000D2F6A" w:rsidP="000D2F6A">
      <w:pPr>
        <w:jc w:val="center"/>
        <w:rPr>
          <w:rFonts w:ascii="Cambria Math" w:hAnsi="Cambria Math" w:cstheme="minorBidi"/>
          <w:color w:val="002060"/>
          <w:kern w:val="24"/>
        </w:rPr>
      </w:pPr>
    </w:p>
    <w:p w14:paraId="70AAB357" w14:textId="77777777" w:rsidR="000D2F6A" w:rsidRDefault="000D2F6A" w:rsidP="000D2F6A">
      <w:pPr>
        <w:jc w:val="center"/>
        <w:rPr>
          <w:rFonts w:ascii="Cambria Math" w:hAnsi="Cambria Math" w:cstheme="minorBidi"/>
          <w:color w:val="002060"/>
          <w:kern w:val="24"/>
        </w:rPr>
      </w:pPr>
    </w:p>
    <w:p w14:paraId="5FAEF5D5" w14:textId="77777777" w:rsidR="000D2F6A" w:rsidRDefault="000D2F6A" w:rsidP="000D2F6A">
      <w:pPr>
        <w:jc w:val="center"/>
        <w:rPr>
          <w:rFonts w:ascii="Cambria Math" w:hAnsi="Cambria Math" w:cstheme="minorBidi"/>
          <w:color w:val="002060"/>
          <w:kern w:val="24"/>
        </w:rPr>
      </w:pPr>
    </w:p>
    <w:p w14:paraId="5619D581" w14:textId="77777777" w:rsidR="000D2F6A" w:rsidRDefault="000D2F6A" w:rsidP="000D2F6A">
      <w:pPr>
        <w:jc w:val="center"/>
        <w:rPr>
          <w:rFonts w:ascii="Cambria Math" w:hAnsi="Cambria Math" w:cstheme="minorBidi"/>
          <w:color w:val="002060"/>
          <w:kern w:val="24"/>
        </w:rPr>
      </w:pPr>
    </w:p>
    <w:p w14:paraId="382089A2" w14:textId="77777777" w:rsidR="000D2F6A" w:rsidRDefault="000D2F6A" w:rsidP="000D2F6A">
      <w:pPr>
        <w:jc w:val="center"/>
        <w:rPr>
          <w:rFonts w:ascii="Cambria Math" w:hAnsi="Cambria Math" w:cstheme="minorBidi"/>
          <w:color w:val="002060"/>
          <w:kern w:val="24"/>
        </w:rPr>
      </w:pPr>
    </w:p>
    <w:p w14:paraId="534CE889" w14:textId="77777777" w:rsidR="000D2F6A" w:rsidRDefault="000D2F6A" w:rsidP="000D2F6A">
      <w:pPr>
        <w:jc w:val="center"/>
        <w:rPr>
          <w:rFonts w:ascii="Cambria Math" w:hAnsi="Cambria Math" w:cstheme="minorBidi"/>
          <w:color w:val="002060"/>
          <w:kern w:val="24"/>
        </w:rPr>
      </w:pPr>
    </w:p>
    <w:p w14:paraId="4881C40F" w14:textId="77777777" w:rsidR="000D2F6A" w:rsidRDefault="000D2F6A" w:rsidP="000D2F6A">
      <w:pPr>
        <w:jc w:val="center"/>
        <w:rPr>
          <w:rFonts w:ascii="Cambria Math" w:hAnsi="Cambria Math" w:cstheme="minorBidi"/>
          <w:color w:val="002060"/>
          <w:kern w:val="24"/>
        </w:rPr>
      </w:pPr>
    </w:p>
    <w:p w14:paraId="354B49B1" w14:textId="77777777" w:rsidR="000D2F6A" w:rsidRDefault="000D2F6A" w:rsidP="000D2F6A">
      <w:pPr>
        <w:jc w:val="center"/>
        <w:rPr>
          <w:rFonts w:ascii="Cambria Math" w:hAnsi="Cambria Math" w:cstheme="minorBidi"/>
          <w:color w:val="002060"/>
          <w:kern w:val="24"/>
        </w:rPr>
      </w:pPr>
    </w:p>
    <w:p w14:paraId="2456E7C4" w14:textId="77777777" w:rsidR="000D2F6A" w:rsidRDefault="000D2F6A" w:rsidP="000D2F6A">
      <w:pPr>
        <w:jc w:val="center"/>
        <w:rPr>
          <w:rFonts w:ascii="Cambria Math" w:hAnsi="Cambria Math" w:cstheme="minorBidi"/>
          <w:color w:val="002060"/>
          <w:kern w:val="24"/>
        </w:rPr>
      </w:pPr>
    </w:p>
    <w:p w14:paraId="35060339" w14:textId="77777777" w:rsidR="000D2F6A" w:rsidRDefault="000D2F6A" w:rsidP="000D2F6A">
      <w:pPr>
        <w:jc w:val="center"/>
        <w:rPr>
          <w:rFonts w:ascii="Cambria Math" w:hAnsi="Cambria Math" w:cstheme="minorBidi"/>
          <w:color w:val="002060"/>
          <w:kern w:val="24"/>
        </w:rPr>
      </w:pPr>
    </w:p>
    <w:p w14:paraId="42B68450" w14:textId="77777777" w:rsidR="000D2F6A" w:rsidRDefault="000D2F6A" w:rsidP="000D2F6A">
      <w:pPr>
        <w:jc w:val="center"/>
        <w:rPr>
          <w:rFonts w:ascii="Cambria Math" w:hAnsi="Cambria Math" w:cstheme="minorBidi"/>
          <w:color w:val="002060"/>
          <w:kern w:val="24"/>
        </w:rPr>
      </w:pPr>
    </w:p>
    <w:p w14:paraId="6EFECC66" w14:textId="77777777" w:rsidR="000D2F6A" w:rsidRDefault="000D2F6A" w:rsidP="000D2F6A">
      <w:pPr>
        <w:jc w:val="center"/>
        <w:rPr>
          <w:rFonts w:ascii="Cambria Math" w:hAnsi="Cambria Math" w:cstheme="minorBidi"/>
          <w:color w:val="002060"/>
          <w:kern w:val="24"/>
        </w:rPr>
      </w:pPr>
    </w:p>
    <w:p w14:paraId="3FF44F01" w14:textId="77777777" w:rsidR="000D2F6A" w:rsidRDefault="000D2F6A" w:rsidP="000D2F6A">
      <w:pPr>
        <w:jc w:val="center"/>
        <w:rPr>
          <w:rFonts w:ascii="Cambria Math" w:hAnsi="Cambria Math" w:cstheme="minorBidi"/>
          <w:color w:val="002060"/>
          <w:kern w:val="24"/>
        </w:rPr>
      </w:pPr>
    </w:p>
    <w:p w14:paraId="1A87AD36" w14:textId="77777777" w:rsidR="000D2F6A" w:rsidRDefault="000D2F6A" w:rsidP="000D2F6A">
      <w:pPr>
        <w:jc w:val="center"/>
        <w:rPr>
          <w:rFonts w:ascii="Cambria Math" w:hAnsi="Cambria Math" w:cstheme="minorBidi"/>
          <w:color w:val="002060"/>
          <w:kern w:val="24"/>
        </w:rPr>
      </w:pPr>
    </w:p>
    <w:p w14:paraId="620CADE8" w14:textId="77777777" w:rsidR="000D2F6A" w:rsidRDefault="000D2F6A" w:rsidP="000D2F6A">
      <w:pPr>
        <w:jc w:val="center"/>
        <w:rPr>
          <w:rFonts w:ascii="Cambria Math" w:hAnsi="Cambria Math" w:cstheme="minorBidi"/>
          <w:color w:val="002060"/>
          <w:kern w:val="24"/>
        </w:rPr>
      </w:pPr>
    </w:p>
    <w:p w14:paraId="1B788D74" w14:textId="77777777" w:rsidR="000D2F6A" w:rsidRDefault="000D2F6A" w:rsidP="000D2F6A">
      <w:pPr>
        <w:jc w:val="center"/>
        <w:rPr>
          <w:rFonts w:ascii="Cambria Math" w:hAnsi="Cambria Math" w:cstheme="minorBidi"/>
          <w:color w:val="002060"/>
          <w:kern w:val="24"/>
        </w:rPr>
      </w:pPr>
    </w:p>
    <w:p w14:paraId="7AD74B64" w14:textId="77777777" w:rsidR="000D2F6A" w:rsidRDefault="000D2F6A" w:rsidP="000D2F6A">
      <w:pPr>
        <w:jc w:val="center"/>
        <w:rPr>
          <w:rFonts w:ascii="Cambria Math" w:hAnsi="Cambria Math" w:cstheme="minorBidi"/>
          <w:color w:val="002060"/>
          <w:kern w:val="24"/>
        </w:rPr>
      </w:pPr>
    </w:p>
    <w:p w14:paraId="30743AA2" w14:textId="77777777" w:rsidR="000D2F6A" w:rsidRDefault="000D2F6A" w:rsidP="000D2F6A">
      <w:pPr>
        <w:jc w:val="center"/>
        <w:rPr>
          <w:rFonts w:ascii="Cambria Math" w:hAnsi="Cambria Math" w:cstheme="minorBidi"/>
          <w:color w:val="002060"/>
          <w:kern w:val="24"/>
        </w:rPr>
      </w:pPr>
    </w:p>
    <w:p w14:paraId="75FA23B4" w14:textId="77777777" w:rsidR="000D2F6A" w:rsidRDefault="000D2F6A" w:rsidP="000D2F6A">
      <w:pPr>
        <w:jc w:val="center"/>
        <w:rPr>
          <w:rFonts w:ascii="Cambria Math" w:hAnsi="Cambria Math" w:cstheme="minorBidi"/>
          <w:color w:val="002060"/>
          <w:kern w:val="24"/>
        </w:rPr>
      </w:pPr>
    </w:p>
    <w:p w14:paraId="18389BD7" w14:textId="77777777" w:rsidR="000D2F6A" w:rsidRDefault="000D2F6A" w:rsidP="000D2F6A">
      <w:pPr>
        <w:jc w:val="center"/>
        <w:rPr>
          <w:rFonts w:ascii="Cambria Math" w:hAnsi="Cambria Math" w:cstheme="minorBidi"/>
          <w:color w:val="002060"/>
          <w:kern w:val="24"/>
        </w:rPr>
      </w:pPr>
    </w:p>
    <w:p w14:paraId="4EBF4CDD" w14:textId="2C37FE23" w:rsidR="000D2F6A" w:rsidRDefault="000D2F6A" w:rsidP="000D2F6A">
      <w:pPr>
        <w:pStyle w:val="Heading2"/>
      </w:pPr>
      <w:bookmarkStart w:id="43" w:name="_Toc128779520"/>
      <w:bookmarkStart w:id="44" w:name="_Toc130028504"/>
      <w:r>
        <w:t>Conclusion</w:t>
      </w:r>
      <w:bookmarkEnd w:id="43"/>
      <w:bookmarkEnd w:id="44"/>
    </w:p>
    <w:p w14:paraId="1BF4983F" w14:textId="77777777" w:rsidR="000D2F6A" w:rsidRDefault="000D2F6A" w:rsidP="000D2F6A">
      <w:pPr>
        <w:jc w:val="center"/>
        <w:rPr>
          <w:rFonts w:ascii="Cambria Math" w:hAnsi="Cambria Math" w:cstheme="minorBidi"/>
          <w:color w:val="002060"/>
          <w:kern w:val="24"/>
        </w:rPr>
      </w:pPr>
    </w:p>
    <w:p w14:paraId="11817A30" w14:textId="77777777" w:rsidR="000D2F6A" w:rsidRDefault="000D2F6A" w:rsidP="000D2F6A">
      <w:pPr>
        <w:rPr>
          <w:rtl/>
        </w:rPr>
      </w:pPr>
      <w:r>
        <w:t>In conclusion, the task of implementing the Runge-</w:t>
      </w:r>
      <w:proofErr w:type="spellStart"/>
      <w:r>
        <w:t>Kutta</w:t>
      </w:r>
      <w:proofErr w:type="spellEnd"/>
      <w:r>
        <w:t xml:space="preserve"> 4th order method to solve the RBD equations of an airplane and comparing the results with the Simulink Euler angles block was successfully completed. The visual comparison of the two sets of results provided confidence in the accuracy of the MATLAB code developed for solving the RBD equations. Any discrepancies or differences between the two sets of results were investigated and resolved. This MATLAB code can now be used as a part of a non-linear airplane simulator.</w:t>
      </w:r>
    </w:p>
    <w:p w14:paraId="2F3939FD" w14:textId="77777777" w:rsidR="000D2F6A" w:rsidRDefault="000D2F6A" w:rsidP="000D2F6A">
      <w:pPr>
        <w:jc w:val="center"/>
        <w:rPr>
          <w:rFonts w:ascii="Cambria Math" w:hAnsi="Cambria Math" w:cstheme="minorBidi"/>
          <w:color w:val="002060"/>
          <w:kern w:val="24"/>
        </w:rPr>
      </w:pPr>
    </w:p>
    <w:p w14:paraId="41725B61" w14:textId="77777777" w:rsidR="000D2F6A" w:rsidRDefault="000D2F6A" w:rsidP="000D2F6A">
      <w:pPr>
        <w:jc w:val="center"/>
        <w:rPr>
          <w:rFonts w:ascii="Cambria Math" w:hAnsi="Cambria Math" w:cstheme="minorBidi"/>
          <w:color w:val="002060"/>
          <w:kern w:val="24"/>
        </w:rPr>
      </w:pPr>
    </w:p>
    <w:p w14:paraId="5B28621E" w14:textId="77777777" w:rsidR="000D2F6A" w:rsidRDefault="000D2F6A" w:rsidP="000D2F6A">
      <w:pPr>
        <w:jc w:val="center"/>
        <w:rPr>
          <w:rFonts w:ascii="Cambria Math" w:hAnsi="Cambria Math" w:cstheme="minorBidi"/>
          <w:color w:val="002060"/>
          <w:kern w:val="24"/>
          <w:rtl/>
        </w:rPr>
      </w:pPr>
    </w:p>
    <w:p w14:paraId="3748F67C" w14:textId="77777777" w:rsidR="000D2F6A" w:rsidRDefault="000D2F6A" w:rsidP="000D2F6A">
      <w:pPr>
        <w:jc w:val="center"/>
        <w:rPr>
          <w:rFonts w:ascii="Cambria Math" w:hAnsi="Cambria Math" w:cstheme="minorBidi"/>
          <w:color w:val="002060"/>
          <w:kern w:val="24"/>
        </w:rPr>
      </w:pPr>
    </w:p>
    <w:p w14:paraId="0524C7DF" w14:textId="77777777" w:rsidR="000D2F6A" w:rsidRDefault="000D2F6A" w:rsidP="000D2F6A">
      <w:pPr>
        <w:jc w:val="center"/>
        <w:rPr>
          <w:rFonts w:ascii="Cambria Math" w:hAnsi="Cambria Math" w:cstheme="minorBidi"/>
          <w:color w:val="002060"/>
          <w:kern w:val="24"/>
        </w:rPr>
      </w:pPr>
    </w:p>
    <w:p w14:paraId="6F145ACD" w14:textId="77777777" w:rsidR="000D2F6A" w:rsidRDefault="000D2F6A" w:rsidP="000D2F6A">
      <w:pPr>
        <w:jc w:val="center"/>
        <w:rPr>
          <w:rFonts w:ascii="Cambria Math" w:hAnsi="Cambria Math" w:cstheme="minorBidi"/>
          <w:color w:val="002060"/>
          <w:kern w:val="24"/>
        </w:rPr>
      </w:pPr>
    </w:p>
    <w:p w14:paraId="7AEC4B6D" w14:textId="77777777" w:rsidR="000D2F6A" w:rsidRDefault="000D2F6A" w:rsidP="000D2F6A">
      <w:pPr>
        <w:jc w:val="center"/>
        <w:rPr>
          <w:rFonts w:ascii="Cambria Math" w:hAnsi="Cambria Math" w:cstheme="minorBidi"/>
          <w:color w:val="002060"/>
          <w:kern w:val="24"/>
        </w:rPr>
      </w:pPr>
    </w:p>
    <w:p w14:paraId="56169699" w14:textId="77777777" w:rsidR="000D2F6A" w:rsidRDefault="000D2F6A" w:rsidP="000D2F6A">
      <w:pPr>
        <w:jc w:val="center"/>
        <w:rPr>
          <w:rFonts w:ascii="Cambria Math" w:hAnsi="Cambria Math" w:cstheme="minorBidi"/>
          <w:color w:val="002060"/>
          <w:kern w:val="24"/>
        </w:rPr>
      </w:pPr>
    </w:p>
    <w:p w14:paraId="3B9C4B1E" w14:textId="77777777" w:rsidR="000D2F6A" w:rsidRDefault="000D2F6A" w:rsidP="000D2F6A">
      <w:pPr>
        <w:jc w:val="center"/>
        <w:rPr>
          <w:rFonts w:ascii="Cambria Math" w:hAnsi="Cambria Math" w:cstheme="minorBidi"/>
          <w:color w:val="002060"/>
          <w:kern w:val="24"/>
        </w:rPr>
      </w:pPr>
    </w:p>
    <w:p w14:paraId="75FA8813" w14:textId="77777777" w:rsidR="000D2F6A" w:rsidRDefault="000D2F6A" w:rsidP="000D2F6A">
      <w:pPr>
        <w:jc w:val="center"/>
        <w:rPr>
          <w:rFonts w:ascii="Cambria Math" w:hAnsi="Cambria Math" w:cstheme="minorBidi"/>
          <w:color w:val="002060"/>
          <w:kern w:val="24"/>
        </w:rPr>
      </w:pPr>
    </w:p>
    <w:p w14:paraId="27433A5D" w14:textId="77777777" w:rsidR="000D2F6A" w:rsidRDefault="000D2F6A" w:rsidP="000D2F6A">
      <w:pPr>
        <w:jc w:val="center"/>
        <w:rPr>
          <w:rFonts w:ascii="Cambria Math" w:hAnsi="Cambria Math" w:cstheme="minorBidi"/>
          <w:color w:val="002060"/>
          <w:kern w:val="24"/>
        </w:rPr>
      </w:pPr>
    </w:p>
    <w:p w14:paraId="5922C632" w14:textId="77777777" w:rsidR="000D2F6A" w:rsidRDefault="000D2F6A" w:rsidP="000D2F6A">
      <w:pPr>
        <w:jc w:val="center"/>
        <w:rPr>
          <w:rFonts w:ascii="Cambria Math" w:hAnsi="Cambria Math" w:cstheme="minorBidi"/>
          <w:color w:val="002060"/>
          <w:kern w:val="24"/>
        </w:rPr>
      </w:pPr>
    </w:p>
    <w:p w14:paraId="261A3FC9" w14:textId="77777777" w:rsidR="000D2F6A" w:rsidRDefault="000D2F6A" w:rsidP="000D2F6A">
      <w:pPr>
        <w:jc w:val="center"/>
        <w:rPr>
          <w:rFonts w:ascii="Cambria Math" w:hAnsi="Cambria Math" w:cstheme="minorBidi"/>
          <w:color w:val="002060"/>
          <w:kern w:val="24"/>
        </w:rPr>
      </w:pPr>
    </w:p>
    <w:p w14:paraId="580DD0C5" w14:textId="77777777" w:rsidR="000D2F6A" w:rsidRDefault="000D2F6A" w:rsidP="000D2F6A">
      <w:pPr>
        <w:jc w:val="center"/>
        <w:rPr>
          <w:rFonts w:ascii="Cambria Math" w:hAnsi="Cambria Math" w:cstheme="minorBidi"/>
          <w:color w:val="002060"/>
          <w:kern w:val="24"/>
        </w:rPr>
      </w:pPr>
    </w:p>
    <w:p w14:paraId="250EEBBC" w14:textId="77777777" w:rsidR="000D2F6A" w:rsidRDefault="000D2F6A" w:rsidP="000D2F6A">
      <w:pPr>
        <w:jc w:val="center"/>
        <w:rPr>
          <w:rFonts w:ascii="Cambria Math" w:hAnsi="Cambria Math" w:cstheme="minorBidi"/>
          <w:color w:val="002060"/>
          <w:kern w:val="24"/>
          <w:rtl/>
        </w:rPr>
      </w:pPr>
    </w:p>
    <w:p w14:paraId="487660CA" w14:textId="77777777" w:rsidR="000D2F6A" w:rsidRDefault="000D2F6A" w:rsidP="000D2F6A">
      <w:pPr>
        <w:jc w:val="center"/>
        <w:rPr>
          <w:rFonts w:ascii="Cambria Math" w:hAnsi="Cambria Math" w:cstheme="minorBidi"/>
          <w:color w:val="002060"/>
          <w:kern w:val="24"/>
          <w:rtl/>
        </w:rPr>
      </w:pPr>
    </w:p>
    <w:p w14:paraId="006C08E4" w14:textId="77777777" w:rsidR="000D2F6A" w:rsidRDefault="000D2F6A" w:rsidP="000D2F6A">
      <w:pPr>
        <w:jc w:val="center"/>
        <w:rPr>
          <w:rFonts w:ascii="Cambria Math" w:hAnsi="Cambria Math" w:cstheme="minorBidi"/>
          <w:color w:val="002060"/>
          <w:kern w:val="24"/>
          <w:rtl/>
        </w:rPr>
      </w:pPr>
    </w:p>
    <w:p w14:paraId="4B9DCEB2" w14:textId="77777777" w:rsidR="000D2F6A" w:rsidRDefault="000D2F6A" w:rsidP="000D2F6A">
      <w:pPr>
        <w:jc w:val="center"/>
        <w:rPr>
          <w:rFonts w:ascii="Cambria Math" w:hAnsi="Cambria Math" w:cstheme="minorBidi"/>
          <w:color w:val="002060"/>
          <w:kern w:val="24"/>
          <w:rtl/>
        </w:rPr>
      </w:pPr>
    </w:p>
    <w:p w14:paraId="000F6187" w14:textId="77777777" w:rsidR="000D2F6A" w:rsidRDefault="000D2F6A" w:rsidP="000D2F6A">
      <w:pPr>
        <w:jc w:val="center"/>
        <w:rPr>
          <w:rFonts w:ascii="Cambria Math" w:hAnsi="Cambria Math" w:cstheme="minorBidi"/>
          <w:color w:val="002060"/>
          <w:kern w:val="24"/>
          <w:rtl/>
        </w:rPr>
      </w:pPr>
    </w:p>
    <w:p w14:paraId="691D3555" w14:textId="77777777" w:rsidR="000D2F6A" w:rsidRDefault="000D2F6A" w:rsidP="000D2F6A">
      <w:pPr>
        <w:jc w:val="center"/>
        <w:rPr>
          <w:rFonts w:ascii="Cambria Math" w:hAnsi="Cambria Math" w:cstheme="minorBidi"/>
          <w:color w:val="002060"/>
          <w:kern w:val="24"/>
          <w:rtl/>
        </w:rPr>
      </w:pPr>
    </w:p>
    <w:p w14:paraId="2093EE0D" w14:textId="77777777" w:rsidR="000D2F6A" w:rsidRDefault="000D2F6A" w:rsidP="000D2F6A">
      <w:pPr>
        <w:jc w:val="center"/>
        <w:rPr>
          <w:rFonts w:ascii="Cambria Math" w:hAnsi="Cambria Math" w:cstheme="minorBidi"/>
          <w:color w:val="002060"/>
          <w:kern w:val="24"/>
          <w:rtl/>
        </w:rPr>
      </w:pPr>
    </w:p>
    <w:p w14:paraId="6620269D" w14:textId="77777777" w:rsidR="000D2F6A" w:rsidRDefault="000D2F6A" w:rsidP="000D2F6A">
      <w:pPr>
        <w:jc w:val="center"/>
        <w:rPr>
          <w:rFonts w:ascii="Cambria Math" w:hAnsi="Cambria Math" w:cstheme="minorBidi"/>
          <w:color w:val="002060"/>
          <w:kern w:val="24"/>
          <w:rtl/>
        </w:rPr>
      </w:pPr>
    </w:p>
    <w:p w14:paraId="7A763038" w14:textId="77777777" w:rsidR="000D2F6A" w:rsidRDefault="000D2F6A" w:rsidP="000D2F6A">
      <w:pPr>
        <w:jc w:val="center"/>
        <w:rPr>
          <w:rFonts w:ascii="Cambria Math" w:hAnsi="Cambria Math" w:cstheme="minorBidi"/>
          <w:color w:val="002060"/>
          <w:kern w:val="24"/>
          <w:rtl/>
        </w:rPr>
      </w:pPr>
    </w:p>
    <w:p w14:paraId="2324D6B9" w14:textId="77777777" w:rsidR="000D2F6A" w:rsidRDefault="000D2F6A" w:rsidP="000D2F6A">
      <w:pPr>
        <w:jc w:val="center"/>
        <w:rPr>
          <w:rFonts w:ascii="Cambria Math" w:hAnsi="Cambria Math" w:cstheme="minorBidi"/>
          <w:color w:val="002060"/>
          <w:kern w:val="24"/>
          <w:rtl/>
        </w:rPr>
      </w:pPr>
    </w:p>
    <w:p w14:paraId="574E2CC8" w14:textId="77777777" w:rsidR="000D2F6A" w:rsidRDefault="000D2F6A" w:rsidP="000D2F6A">
      <w:pPr>
        <w:jc w:val="center"/>
        <w:rPr>
          <w:rFonts w:ascii="Cambria Math" w:hAnsi="Cambria Math" w:cstheme="minorBidi"/>
          <w:color w:val="002060"/>
          <w:kern w:val="24"/>
          <w:rtl/>
        </w:rPr>
      </w:pPr>
    </w:p>
    <w:p w14:paraId="6D18C99F" w14:textId="77777777" w:rsidR="000D2F6A" w:rsidRDefault="000D2F6A" w:rsidP="000D2F6A">
      <w:pPr>
        <w:jc w:val="center"/>
        <w:rPr>
          <w:rFonts w:ascii="Cambria Math" w:hAnsi="Cambria Math" w:cstheme="minorBidi"/>
          <w:color w:val="002060"/>
          <w:kern w:val="24"/>
          <w:rtl/>
        </w:rPr>
      </w:pPr>
    </w:p>
    <w:p w14:paraId="6AFBD836" w14:textId="77777777" w:rsidR="000D2F6A" w:rsidRDefault="000D2F6A" w:rsidP="000D2F6A">
      <w:pPr>
        <w:jc w:val="center"/>
        <w:rPr>
          <w:rFonts w:ascii="Cambria Math" w:hAnsi="Cambria Math" w:cstheme="minorBidi"/>
          <w:color w:val="002060"/>
          <w:kern w:val="24"/>
          <w:rtl/>
        </w:rPr>
      </w:pPr>
    </w:p>
    <w:p w14:paraId="5AA28EC5" w14:textId="77777777" w:rsidR="000D2F6A" w:rsidRDefault="000D2F6A" w:rsidP="000D2F6A">
      <w:pPr>
        <w:jc w:val="center"/>
        <w:rPr>
          <w:rFonts w:ascii="Cambria Math" w:hAnsi="Cambria Math" w:cstheme="minorBidi"/>
          <w:color w:val="002060"/>
          <w:kern w:val="24"/>
          <w:rtl/>
        </w:rPr>
      </w:pPr>
    </w:p>
    <w:p w14:paraId="294BFED9" w14:textId="77777777" w:rsidR="000D2F6A" w:rsidRDefault="000D2F6A" w:rsidP="000D2F6A">
      <w:pPr>
        <w:jc w:val="center"/>
        <w:rPr>
          <w:rFonts w:ascii="Cambria Math" w:hAnsi="Cambria Math" w:cstheme="minorBidi"/>
          <w:color w:val="002060"/>
          <w:kern w:val="24"/>
          <w:rtl/>
        </w:rPr>
      </w:pPr>
    </w:p>
    <w:p w14:paraId="637C9828" w14:textId="77777777" w:rsidR="000D2F6A" w:rsidRDefault="000D2F6A" w:rsidP="000D2F6A">
      <w:pPr>
        <w:jc w:val="center"/>
        <w:rPr>
          <w:rFonts w:ascii="Cambria Math" w:hAnsi="Cambria Math" w:cstheme="minorBidi"/>
          <w:color w:val="002060"/>
          <w:kern w:val="24"/>
          <w:rtl/>
        </w:rPr>
      </w:pPr>
    </w:p>
    <w:p w14:paraId="3DE621C1" w14:textId="77777777" w:rsidR="000D2F6A" w:rsidRDefault="000D2F6A" w:rsidP="000D2F6A">
      <w:pPr>
        <w:jc w:val="center"/>
        <w:rPr>
          <w:rFonts w:ascii="Cambria Math" w:hAnsi="Cambria Math" w:cstheme="minorBidi"/>
          <w:color w:val="002060"/>
          <w:kern w:val="24"/>
          <w:rtl/>
        </w:rPr>
      </w:pPr>
    </w:p>
    <w:p w14:paraId="40A9C02E" w14:textId="77777777" w:rsidR="000D2F6A" w:rsidRDefault="000D2F6A" w:rsidP="000D2F6A">
      <w:pPr>
        <w:jc w:val="center"/>
        <w:rPr>
          <w:rFonts w:ascii="Cambria Math" w:hAnsi="Cambria Math" w:cstheme="minorBidi"/>
          <w:color w:val="002060"/>
          <w:kern w:val="24"/>
          <w:rtl/>
        </w:rPr>
      </w:pPr>
    </w:p>
    <w:p w14:paraId="4B3E8119" w14:textId="77777777" w:rsidR="000D2F6A" w:rsidRDefault="000D2F6A" w:rsidP="000D2F6A">
      <w:pPr>
        <w:jc w:val="center"/>
        <w:rPr>
          <w:rFonts w:ascii="Cambria Math" w:hAnsi="Cambria Math" w:cstheme="minorBidi"/>
          <w:color w:val="002060"/>
          <w:kern w:val="24"/>
          <w:rtl/>
        </w:rPr>
      </w:pPr>
    </w:p>
    <w:p w14:paraId="37EB7480" w14:textId="77777777" w:rsidR="000D2F6A" w:rsidRDefault="000D2F6A" w:rsidP="000D2F6A">
      <w:pPr>
        <w:jc w:val="center"/>
        <w:rPr>
          <w:rFonts w:ascii="Cambria Math" w:hAnsi="Cambria Math" w:cstheme="minorBidi"/>
          <w:color w:val="002060"/>
          <w:kern w:val="24"/>
          <w:rtl/>
        </w:rPr>
      </w:pPr>
    </w:p>
    <w:p w14:paraId="5EE112DD" w14:textId="77777777" w:rsidR="000D2F6A" w:rsidRDefault="000D2F6A" w:rsidP="000D2F6A">
      <w:pPr>
        <w:jc w:val="center"/>
        <w:rPr>
          <w:rFonts w:ascii="Cambria Math" w:hAnsi="Cambria Math" w:cstheme="minorBidi"/>
          <w:color w:val="002060"/>
          <w:kern w:val="24"/>
          <w:rtl/>
        </w:rPr>
      </w:pPr>
    </w:p>
    <w:p w14:paraId="7B9D833F" w14:textId="77777777" w:rsidR="000D2F6A" w:rsidRDefault="000D2F6A" w:rsidP="000D2F6A">
      <w:pPr>
        <w:jc w:val="center"/>
        <w:rPr>
          <w:rFonts w:ascii="Cambria Math" w:hAnsi="Cambria Math" w:cstheme="minorBidi"/>
          <w:color w:val="002060"/>
          <w:kern w:val="24"/>
          <w:rtl/>
        </w:rPr>
      </w:pPr>
    </w:p>
    <w:p w14:paraId="64C0F55B" w14:textId="77777777" w:rsidR="000D2F6A" w:rsidRDefault="000D2F6A" w:rsidP="000D2F6A">
      <w:pPr>
        <w:jc w:val="center"/>
        <w:rPr>
          <w:rFonts w:ascii="Cambria Math" w:hAnsi="Cambria Math" w:cstheme="minorBidi"/>
          <w:color w:val="002060"/>
          <w:kern w:val="24"/>
          <w:rtl/>
        </w:rPr>
      </w:pPr>
    </w:p>
    <w:p w14:paraId="59918C6F" w14:textId="77777777" w:rsidR="000D2F6A" w:rsidRDefault="000D2F6A" w:rsidP="000D2F6A">
      <w:pPr>
        <w:jc w:val="center"/>
        <w:rPr>
          <w:rFonts w:ascii="Cambria Math" w:hAnsi="Cambria Math" w:cstheme="minorBidi"/>
          <w:color w:val="002060"/>
          <w:kern w:val="24"/>
          <w:rtl/>
        </w:rPr>
      </w:pPr>
    </w:p>
    <w:p w14:paraId="3FC55923" w14:textId="4ACEFB29" w:rsidR="000D2F6A" w:rsidRDefault="000D2F6A" w:rsidP="000D2F6A">
      <w:pPr>
        <w:pStyle w:val="Heading2"/>
        <w:rPr>
          <w:rtl/>
        </w:rPr>
      </w:pPr>
      <w:bookmarkStart w:id="45" w:name="_Toc128779521"/>
      <w:bookmarkStart w:id="46" w:name="_Toc130028505"/>
      <w:r>
        <w:t>Bonus</w:t>
      </w:r>
      <w:bookmarkEnd w:id="45"/>
      <w:bookmarkEnd w:id="46"/>
    </w:p>
    <w:p w14:paraId="10F97340" w14:textId="77777777" w:rsidR="000D2F6A" w:rsidRDefault="000D2F6A" w:rsidP="000D2F6A">
      <w:pPr>
        <w:jc w:val="center"/>
        <w:rPr>
          <w:rFonts w:ascii="Cambria Math" w:hAnsi="Cambria Math" w:cstheme="minorBidi"/>
          <w:color w:val="002060"/>
          <w:kern w:val="24"/>
        </w:rPr>
      </w:pPr>
    </w:p>
    <w:p w14:paraId="4CC7286E" w14:textId="77777777" w:rsidR="000D2F6A" w:rsidRDefault="000D2F6A" w:rsidP="000D2F6A">
      <w:pPr>
        <w:jc w:val="left"/>
        <w:rPr>
          <w:rFonts w:ascii="Cambria Math" w:hAnsi="Cambria Math" w:cstheme="minorBidi"/>
          <w:b/>
          <w:bCs/>
          <w:kern w:val="24"/>
        </w:rPr>
      </w:pPr>
      <w:r>
        <w:rPr>
          <w:rFonts w:ascii="Cambria Math" w:hAnsi="Cambria Math" w:cstheme="minorBidi"/>
          <w:b/>
          <w:bCs/>
          <w:kern w:val="24"/>
        </w:rPr>
        <w:t>Question Statement:</w:t>
      </w:r>
    </w:p>
    <w:p w14:paraId="0F66D70F" w14:textId="77777777" w:rsidR="000D2F6A" w:rsidRDefault="000D2F6A" w:rsidP="000D2F6A">
      <w:pPr>
        <w:jc w:val="left"/>
        <w:rPr>
          <w:rFonts w:ascii="Cambria Math" w:hAnsi="Cambria Math" w:cstheme="minorBidi"/>
          <w:b/>
          <w:bCs/>
          <w:kern w:val="24"/>
        </w:rPr>
      </w:pPr>
    </w:p>
    <w:p w14:paraId="77551EC8" w14:textId="77777777" w:rsidR="000D2F6A" w:rsidRDefault="000D2F6A" w:rsidP="000D2F6A">
      <w:pPr>
        <w:jc w:val="center"/>
        <w:rPr>
          <w:rFonts w:ascii="Cambria Math" w:hAnsi="Cambria Math" w:cstheme="minorBidi"/>
          <w:color w:val="002060"/>
          <w:kern w:val="24"/>
        </w:rPr>
      </w:pPr>
      <w:r>
        <w:rPr>
          <w:rFonts w:ascii="Cambria Math" w:hAnsi="Cambria Math" w:cstheme="minorBidi"/>
          <w:color w:val="002060"/>
          <w:kern w:val="24"/>
        </w:rPr>
        <w:t>You want to compare two signals (vectors), what mathematical expression can you use to express the error between the two vectors?</w:t>
      </w:r>
    </w:p>
    <w:p w14:paraId="178AD1AD" w14:textId="77777777" w:rsidR="000D2F6A" w:rsidRDefault="000D2F6A" w:rsidP="000D2F6A">
      <w:pPr>
        <w:jc w:val="center"/>
        <w:rPr>
          <w:rFonts w:ascii="Cambria Math" w:hAnsi="Cambria Math" w:cstheme="minorBidi"/>
          <w:color w:val="002060"/>
          <w:kern w:val="24"/>
        </w:rPr>
      </w:pPr>
    </w:p>
    <w:p w14:paraId="439A866E" w14:textId="77777777" w:rsidR="000D2F6A" w:rsidRDefault="000D2F6A" w:rsidP="000D2F6A">
      <w:pPr>
        <w:jc w:val="left"/>
        <w:rPr>
          <w:rFonts w:ascii="Cambria Math" w:hAnsi="Cambria Math" w:cstheme="minorBidi"/>
          <w:b/>
          <w:bCs/>
          <w:kern w:val="24"/>
        </w:rPr>
      </w:pPr>
      <w:r>
        <w:rPr>
          <w:rFonts w:ascii="Cambria Math" w:hAnsi="Cambria Math" w:cstheme="minorBidi"/>
          <w:b/>
          <w:bCs/>
          <w:kern w:val="24"/>
        </w:rPr>
        <w:t>Answer:</w:t>
      </w:r>
    </w:p>
    <w:p w14:paraId="1A2406BA" w14:textId="77777777" w:rsidR="000D2F6A" w:rsidRDefault="000D2F6A" w:rsidP="000D2F6A">
      <w:pPr>
        <w:jc w:val="center"/>
        <w:rPr>
          <w:rFonts w:ascii="Cambria Math" w:hAnsi="Cambria Math" w:cstheme="minorBidi"/>
          <w:color w:val="002060"/>
          <w:kern w:val="24"/>
        </w:rPr>
      </w:pPr>
    </w:p>
    <w:p w14:paraId="7322BC19" w14:textId="77777777" w:rsidR="000D2F6A" w:rsidRDefault="000D2F6A" w:rsidP="00AF71FC">
      <w:pPr>
        <w:pStyle w:val="ListParagraph"/>
        <w:numPr>
          <w:ilvl w:val="0"/>
          <w:numId w:val="10"/>
        </w:numPr>
        <w:rPr>
          <w:rFonts w:ascii="Cambria Math" w:hAnsi="Cambria Math" w:cstheme="minorBidi"/>
          <w:b/>
          <w:bCs/>
          <w:kern w:val="24"/>
        </w:rPr>
      </w:pPr>
      <w:r>
        <w:rPr>
          <w:rFonts w:ascii="Cambria Math" w:hAnsi="Cambria Math" w:cstheme="minorBidi"/>
          <w:b/>
          <w:bCs/>
          <w:kern w:val="24"/>
        </w:rPr>
        <w:t xml:space="preserve">Root-Mean-Square Error: </w:t>
      </w:r>
      <w:r>
        <w:rPr>
          <w:rFonts w:ascii="Cambria Math" w:hAnsi="Cambria Math" w:cstheme="minorBidi"/>
          <w:kern w:val="24"/>
        </w:rPr>
        <w:t xml:space="preserve">Root Mean Square Error (RMSE) is the standard deviation of the residuals (prediction errors). Residuals are a measure of how far from the regression line data points are; RMSE is a measure of how spread out these residuals are. In other words, it tells you how concentrated the data is around the line of best fit. Root mean square error is commonly used in climatology, forecasting, and regression analysis to verify experimental results. </w:t>
      </w:r>
      <w:r>
        <w:rPr>
          <w:rFonts w:ascii="Cambria Math" w:hAnsi="Cambria Math" w:cstheme="minorBidi"/>
          <w:color w:val="002060"/>
          <w:kern w:val="24"/>
        </w:rPr>
        <w:t>[43]</w:t>
      </w:r>
    </w:p>
    <w:p w14:paraId="16970392" w14:textId="77777777" w:rsidR="000D2F6A" w:rsidRDefault="000D2F6A" w:rsidP="000D2F6A">
      <w:pPr>
        <w:ind w:left="0"/>
        <w:rPr>
          <w:rFonts w:ascii="Cambria Math" w:hAnsi="Cambria Math" w:cstheme="minorBidi"/>
          <w:b/>
          <w:bCs/>
          <w:kern w:val="24"/>
        </w:rPr>
      </w:pPr>
    </w:p>
    <w:p w14:paraId="3A70AE83" w14:textId="77777777" w:rsidR="000D2F6A" w:rsidRDefault="000D2F6A" w:rsidP="000D2F6A">
      <w:pPr>
        <w:pStyle w:val="ListParagraph"/>
        <w:ind w:left="355"/>
        <w:rPr>
          <w:rFonts w:ascii="Cambria Math" w:hAnsi="Cambria Math" w:cstheme="minorBidi"/>
          <w:kern w:val="24"/>
        </w:rPr>
      </w:pPr>
      <w:r>
        <w:rPr>
          <w:rFonts w:ascii="Cambria Math" w:hAnsi="Cambria Math" w:cstheme="minorBidi"/>
          <w:kern w:val="24"/>
        </w:rPr>
        <w:t>For a forecast array F and actual array, A made up of n scalar observations, the root-mean-square error is defined as</w:t>
      </w:r>
    </w:p>
    <w:p w14:paraId="0FE3B375" w14:textId="77777777" w:rsidR="000D2F6A" w:rsidRDefault="000D2F6A" w:rsidP="000D2F6A">
      <w:pPr>
        <w:pStyle w:val="ListParagraph"/>
        <w:ind w:left="355"/>
        <w:rPr>
          <w:rFonts w:ascii="Cambria Math" w:hAnsi="Cambria Math" w:cstheme="minorBidi"/>
          <w:kern w:val="24"/>
        </w:rPr>
      </w:pPr>
    </w:p>
    <w:p w14:paraId="2D683724" w14:textId="77777777" w:rsidR="000D2F6A" w:rsidRDefault="000D2F6A" w:rsidP="000D2F6A">
      <w:pPr>
        <w:pStyle w:val="ListParagraph"/>
        <w:ind w:left="355"/>
        <w:rPr>
          <w:rFonts w:ascii="Cambria Math" w:hAnsi="Cambria Math" w:cstheme="minorBidi"/>
          <w:sz w:val="28"/>
          <w:szCs w:val="28"/>
        </w:rPr>
      </w:pPr>
      <m:oMathPara>
        <m:oMath>
          <m:r>
            <w:rPr>
              <w:rFonts w:ascii="Cambria Math" w:hAnsi="Cambria Math"/>
              <w:sz w:val="28"/>
              <w:szCs w:val="28"/>
            </w:rPr>
            <m:t>E=</m:t>
          </m:r>
          <m:rad>
            <m:radPr>
              <m:degHide m:val="1"/>
              <m:ctrlPr>
                <w:rPr>
                  <w:rFonts w:ascii="Cambria Math" w:hAnsi="Cambria Math"/>
                  <w:sz w:val="28"/>
                  <w:szCs w:val="28"/>
                </w:rPr>
              </m:ctrlPr>
            </m:radPr>
            <m:deg/>
            <m:e>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 </m:t>
                  </m:r>
                </m:e>
              </m:nary>
              <m:sSup>
                <m:sSupPr>
                  <m:ctrlPr>
                    <w:rPr>
                      <w:rFonts w:ascii="Cambria Math" w:hAnsi="Cambria Math"/>
                      <w:sz w:val="28"/>
                      <w:szCs w:val="28"/>
                    </w:rPr>
                  </m:ctrlPr>
                </m:sSupPr>
                <m:e>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m:t>
                          </m:r>
                        </m:sub>
                      </m:sSub>
                    </m:e>
                  </m:d>
                </m:e>
                <m:sup>
                  <m:r>
                    <w:rPr>
                      <w:rFonts w:ascii="Cambria Math" w:hAnsi="Cambria Math"/>
                      <w:sz w:val="28"/>
                      <w:szCs w:val="28"/>
                    </w:rPr>
                    <m:t>2</m:t>
                  </m:r>
                </m:sup>
              </m:sSup>
            </m:e>
          </m:rad>
        </m:oMath>
      </m:oMathPara>
    </w:p>
    <w:p w14:paraId="12183D4B" w14:textId="77777777" w:rsidR="000D2F6A" w:rsidRDefault="000D2F6A" w:rsidP="000D2F6A">
      <w:pPr>
        <w:pStyle w:val="ListParagraph"/>
        <w:ind w:left="355"/>
        <w:rPr>
          <w:rFonts w:ascii="Cambria Math" w:hAnsi="Cambria Math" w:cstheme="minorBidi"/>
          <w:sz w:val="28"/>
          <w:szCs w:val="28"/>
        </w:rPr>
      </w:pPr>
    </w:p>
    <w:p w14:paraId="46F41839" w14:textId="77777777" w:rsidR="000D2F6A" w:rsidRDefault="000D2F6A" w:rsidP="000D2F6A">
      <w:pPr>
        <w:pStyle w:val="ListParagraph"/>
        <w:ind w:left="355"/>
        <w:rPr>
          <w:rFonts w:ascii="Cambria Math" w:hAnsi="Cambria Math" w:cstheme="minorBidi"/>
          <w:color w:val="002060"/>
          <w:kern w:val="24"/>
        </w:rPr>
      </w:pPr>
      <w:r>
        <w:rPr>
          <w:rFonts w:ascii="Cambria Math" w:hAnsi="Cambria Math" w:cstheme="minorBidi"/>
          <w:kern w:val="24"/>
        </w:rPr>
        <w:t xml:space="preserve">with the summation performed along the specified dimension. </w:t>
      </w:r>
      <w:r>
        <w:rPr>
          <w:rFonts w:ascii="Cambria Math" w:hAnsi="Cambria Math" w:cstheme="minorBidi"/>
          <w:color w:val="002060"/>
          <w:kern w:val="24"/>
        </w:rPr>
        <w:t>[42]</w:t>
      </w:r>
    </w:p>
    <w:p w14:paraId="1D522278" w14:textId="77777777" w:rsidR="000D2F6A" w:rsidRDefault="000D2F6A" w:rsidP="000D2F6A">
      <w:pPr>
        <w:pStyle w:val="ListParagraph"/>
        <w:ind w:left="355"/>
        <w:rPr>
          <w:rFonts w:ascii="Cambria Math" w:hAnsi="Cambria Math" w:cstheme="minorBidi"/>
          <w:color w:val="002060"/>
          <w:kern w:val="24"/>
        </w:rPr>
      </w:pPr>
    </w:p>
    <w:p w14:paraId="73010E50" w14:textId="77777777" w:rsidR="000D2F6A" w:rsidRDefault="000D2F6A" w:rsidP="00AF71FC">
      <w:pPr>
        <w:pStyle w:val="ListParagraph"/>
        <w:numPr>
          <w:ilvl w:val="0"/>
          <w:numId w:val="10"/>
        </w:numPr>
        <w:jc w:val="left"/>
        <w:rPr>
          <w:rFonts w:ascii="Cambria Math" w:hAnsi="Cambria Math" w:cstheme="minorBidi"/>
          <w:b/>
          <w:bCs/>
          <w:kern w:val="24"/>
        </w:rPr>
      </w:pPr>
      <w:r>
        <w:rPr>
          <w:rFonts w:ascii="Cambria Math" w:hAnsi="Cambria Math" w:cstheme="minorBidi"/>
          <w:b/>
          <w:bCs/>
          <w:kern w:val="24"/>
        </w:rPr>
        <w:t xml:space="preserve">Weighted Root-Mean-Square Error: </w:t>
      </w:r>
      <w:r>
        <w:rPr>
          <w:rFonts w:ascii="Cambria Math" w:hAnsi="Cambria Math" w:cstheme="minorBidi"/>
          <w:kern w:val="24"/>
        </w:rPr>
        <w:t>For a forecast array F and actual array, A made up of n scalar observations and weighting scheme W, the weighted root-mean-square error is defined as</w:t>
      </w:r>
    </w:p>
    <w:p w14:paraId="0A8F0029" w14:textId="77777777" w:rsidR="000D2F6A" w:rsidRDefault="000D2F6A" w:rsidP="000D2F6A">
      <w:pPr>
        <w:pStyle w:val="ListParagraph"/>
        <w:ind w:left="355"/>
        <w:jc w:val="left"/>
        <w:rPr>
          <w:rFonts w:ascii="Cambria Math" w:hAnsi="Cambria Math" w:cstheme="minorBidi"/>
          <w:b/>
          <w:bCs/>
          <w:kern w:val="24"/>
        </w:rPr>
      </w:pPr>
    </w:p>
    <w:p w14:paraId="2B05EA5B" w14:textId="77777777" w:rsidR="000D2F6A" w:rsidRDefault="00000000" w:rsidP="000D2F6A">
      <w:pPr>
        <w:ind w:left="0"/>
        <w:jc w:val="left"/>
        <w:rPr>
          <w:rFonts w:ascii="Cambria Math" w:hAnsi="Cambria Math" w:cstheme="minorBidi"/>
          <w:sz w:val="28"/>
          <w:szCs w:val="28"/>
        </w:rPr>
      </w:pPr>
      <m:oMathPara>
        <m:oMath>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W</m:t>
              </m:r>
            </m:sub>
          </m:sSub>
          <m: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nary>
                    <m:naryPr>
                      <m:chr m:val="∑"/>
                      <m:limLoc m:val="undOvr"/>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 </m:t>
                      </m:r>
                    </m:e>
                  </m:nary>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m:t>
                      </m:r>
                    </m:sub>
                  </m:sSub>
                  <m:sSup>
                    <m:sSupPr>
                      <m:ctrlPr>
                        <w:rPr>
                          <w:rFonts w:ascii="Cambria Math" w:hAnsi="Cambria Math"/>
                          <w:sz w:val="28"/>
                          <w:szCs w:val="28"/>
                        </w:rPr>
                      </m:ctrlPr>
                    </m:sSupPr>
                    <m:e>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m:t>
                              </m:r>
                            </m:sub>
                          </m:sSub>
                        </m:e>
                      </m:d>
                    </m:e>
                    <m:sup>
                      <m:r>
                        <w:rPr>
                          <w:rFonts w:ascii="Cambria Math" w:hAnsi="Cambria Math"/>
                          <w:sz w:val="28"/>
                          <w:szCs w:val="28"/>
                        </w:rPr>
                        <m:t>2</m:t>
                      </m:r>
                    </m:sup>
                  </m:sSup>
                </m:num>
                <m:den>
                  <m:nary>
                    <m:naryPr>
                      <m:chr m:val="∑"/>
                      <m:limLoc m:val="undOvr"/>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 </m:t>
                      </m:r>
                    </m:e>
                  </m:nary>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m:t>
                      </m:r>
                    </m:sub>
                  </m:sSub>
                </m:den>
              </m:f>
            </m:e>
          </m:rad>
        </m:oMath>
      </m:oMathPara>
    </w:p>
    <w:p w14:paraId="1CFC6726" w14:textId="77777777" w:rsidR="000D2F6A" w:rsidRDefault="000D2F6A" w:rsidP="000D2F6A">
      <w:pPr>
        <w:ind w:left="0"/>
        <w:jc w:val="left"/>
        <w:rPr>
          <w:rFonts w:ascii="Cambria Math" w:hAnsi="Cambria Math" w:cstheme="minorBidi"/>
          <w:sz w:val="28"/>
          <w:szCs w:val="28"/>
        </w:rPr>
      </w:pPr>
    </w:p>
    <w:p w14:paraId="1A0DD83A" w14:textId="77777777" w:rsidR="000D2F6A" w:rsidRDefault="000D2F6A" w:rsidP="000D2F6A">
      <w:pPr>
        <w:pStyle w:val="ListParagraph"/>
        <w:ind w:left="355"/>
        <w:rPr>
          <w:rFonts w:ascii="Cambria Math" w:hAnsi="Cambria Math" w:cstheme="minorBidi"/>
          <w:kern w:val="24"/>
        </w:rPr>
      </w:pPr>
      <w:r>
        <w:rPr>
          <w:rFonts w:ascii="Cambria Math" w:hAnsi="Cambria Math" w:cstheme="minorBidi"/>
          <w:kern w:val="24"/>
        </w:rPr>
        <w:t xml:space="preserve">with the summation performed along the specified dimension. </w:t>
      </w:r>
      <w:r>
        <w:rPr>
          <w:rFonts w:ascii="Cambria Math" w:hAnsi="Cambria Math" w:cstheme="minorBidi"/>
          <w:color w:val="002060"/>
          <w:kern w:val="24"/>
        </w:rPr>
        <w:t>[42]</w:t>
      </w:r>
    </w:p>
    <w:p w14:paraId="202CDE1F" w14:textId="77777777" w:rsidR="000D2F6A" w:rsidRDefault="000D2F6A" w:rsidP="000D2F6A">
      <w:pPr>
        <w:ind w:left="0"/>
        <w:rPr>
          <w:rFonts w:ascii="Cambria Math" w:hAnsi="Cambria Math" w:cstheme="minorBidi"/>
          <w:kern w:val="24"/>
          <w:u w:val="single"/>
        </w:rPr>
      </w:pPr>
    </w:p>
    <w:p w14:paraId="745215D0" w14:textId="77777777" w:rsidR="000D2F6A" w:rsidRDefault="000D2F6A" w:rsidP="000D2F6A">
      <w:pPr>
        <w:ind w:left="0"/>
        <w:rPr>
          <w:rFonts w:ascii="Cambria Math" w:hAnsi="Cambria Math" w:cstheme="minorBidi"/>
          <w:kern w:val="24"/>
          <w:u w:val="single"/>
        </w:rPr>
      </w:pPr>
    </w:p>
    <w:p w14:paraId="0C1BC281" w14:textId="77777777" w:rsidR="000D2F6A" w:rsidRDefault="000D2F6A" w:rsidP="000D2F6A">
      <w:pPr>
        <w:ind w:left="0"/>
        <w:rPr>
          <w:rFonts w:ascii="Cambria Math" w:hAnsi="Cambria Math" w:cstheme="minorBidi"/>
          <w:kern w:val="24"/>
          <w:u w:val="single"/>
        </w:rPr>
      </w:pPr>
    </w:p>
    <w:p w14:paraId="20017EBF" w14:textId="77777777" w:rsidR="000D2F6A" w:rsidRDefault="000D2F6A" w:rsidP="000D2F6A">
      <w:pPr>
        <w:ind w:left="0"/>
        <w:rPr>
          <w:rFonts w:ascii="Cambria Math" w:hAnsi="Cambria Math" w:cstheme="minorBidi"/>
          <w:kern w:val="24"/>
          <w:u w:val="single"/>
        </w:rPr>
      </w:pPr>
    </w:p>
    <w:p w14:paraId="74681B7B" w14:textId="77777777" w:rsidR="000D2F6A" w:rsidRDefault="000D2F6A" w:rsidP="000D2F6A">
      <w:pPr>
        <w:ind w:left="0"/>
        <w:rPr>
          <w:rFonts w:ascii="Cambria Math" w:hAnsi="Cambria Math" w:cstheme="minorBidi"/>
          <w:kern w:val="24"/>
          <w:u w:val="single"/>
        </w:rPr>
      </w:pPr>
    </w:p>
    <w:p w14:paraId="58F3436E" w14:textId="77777777" w:rsidR="000D2F6A" w:rsidRDefault="000D2F6A" w:rsidP="000D2F6A">
      <w:pPr>
        <w:ind w:left="0"/>
        <w:rPr>
          <w:rFonts w:ascii="Cambria Math" w:hAnsi="Cambria Math" w:cstheme="minorBidi"/>
          <w:kern w:val="24"/>
          <w:u w:val="single"/>
        </w:rPr>
      </w:pPr>
    </w:p>
    <w:p w14:paraId="076EB5A5" w14:textId="77777777" w:rsidR="000D2F6A" w:rsidRDefault="000D2F6A" w:rsidP="000D2F6A">
      <w:pPr>
        <w:ind w:left="0"/>
        <w:rPr>
          <w:rFonts w:ascii="Cambria Math" w:hAnsi="Cambria Math" w:cstheme="minorBidi"/>
          <w:kern w:val="24"/>
          <w:u w:val="single"/>
        </w:rPr>
      </w:pPr>
    </w:p>
    <w:p w14:paraId="3D3B36E2" w14:textId="77777777" w:rsidR="000D2F6A" w:rsidRDefault="000D2F6A" w:rsidP="000D2F6A">
      <w:pPr>
        <w:ind w:left="0"/>
        <w:rPr>
          <w:rFonts w:ascii="Cambria Math" w:hAnsi="Cambria Math" w:cstheme="minorBidi"/>
          <w:kern w:val="24"/>
          <w:u w:val="single"/>
        </w:rPr>
      </w:pPr>
    </w:p>
    <w:p w14:paraId="23B561EE" w14:textId="77777777" w:rsidR="000D2F6A" w:rsidRDefault="000D2F6A" w:rsidP="000D2F6A">
      <w:pPr>
        <w:ind w:left="0"/>
        <w:rPr>
          <w:rFonts w:ascii="Cambria Math" w:hAnsi="Cambria Math" w:cstheme="minorBidi"/>
          <w:kern w:val="24"/>
          <w:u w:val="single"/>
        </w:rPr>
      </w:pPr>
    </w:p>
    <w:p w14:paraId="007ABB89" w14:textId="77777777" w:rsidR="000D2F6A" w:rsidRDefault="000D2F6A" w:rsidP="000D2F6A">
      <w:pPr>
        <w:ind w:left="0"/>
        <w:rPr>
          <w:rFonts w:ascii="Cambria Math" w:hAnsi="Cambria Math" w:cstheme="minorBidi"/>
          <w:kern w:val="24"/>
          <w:u w:val="single"/>
        </w:rPr>
      </w:pPr>
      <w:r>
        <w:rPr>
          <w:rFonts w:ascii="Cambria Math" w:hAnsi="Cambria Math" w:cstheme="minorBidi"/>
          <w:kern w:val="24"/>
          <w:u w:val="single"/>
        </w:rPr>
        <w:t xml:space="preserve">Notes: </w:t>
      </w:r>
    </w:p>
    <w:p w14:paraId="7F792299" w14:textId="77777777" w:rsidR="000D2F6A" w:rsidRDefault="000D2F6A" w:rsidP="000D2F6A">
      <w:pPr>
        <w:pStyle w:val="ListParagraph"/>
        <w:ind w:left="355"/>
        <w:rPr>
          <w:rFonts w:ascii="Cambria Math" w:hAnsi="Cambria Math" w:cstheme="minorBidi"/>
          <w:kern w:val="24"/>
          <w:u w:val="single"/>
        </w:rPr>
      </w:pPr>
    </w:p>
    <w:p w14:paraId="653151C0" w14:textId="77777777" w:rsidR="000D2F6A" w:rsidRDefault="000D2F6A" w:rsidP="00AF71FC">
      <w:pPr>
        <w:pStyle w:val="ListParagraph"/>
        <w:numPr>
          <w:ilvl w:val="0"/>
          <w:numId w:val="11"/>
        </w:numPr>
        <w:rPr>
          <w:rFonts w:ascii="Cambria Math" w:hAnsi="Cambria Math" w:cstheme="minorBidi"/>
          <w:kern w:val="24"/>
          <w:u w:val="single"/>
        </w:rPr>
      </w:pPr>
      <w:r>
        <w:rPr>
          <w:rFonts w:ascii="Cambria Math" w:hAnsi="Cambria Math" w:cstheme="minorBidi"/>
          <w:kern w:val="24"/>
        </w:rPr>
        <w:t xml:space="preserve">These functions exist in MATLAB: </w:t>
      </w:r>
      <w:proofErr w:type="spellStart"/>
      <w:r>
        <w:rPr>
          <w:rFonts w:ascii="Cambria Math" w:hAnsi="Cambria Math" w:cstheme="minorBidi"/>
          <w:kern w:val="24"/>
        </w:rPr>
        <w:t>rsme</w:t>
      </w:r>
      <w:proofErr w:type="spellEnd"/>
      <w:r>
        <w:rPr>
          <w:rFonts w:ascii="Cambria Math" w:hAnsi="Cambria Math" w:cstheme="minorBidi"/>
          <w:kern w:val="24"/>
        </w:rPr>
        <w:t>()</w:t>
      </w:r>
    </w:p>
    <w:p w14:paraId="301A1608" w14:textId="77777777" w:rsidR="000D2F6A" w:rsidRDefault="000D2F6A" w:rsidP="00AF71FC">
      <w:pPr>
        <w:pStyle w:val="ListParagraph"/>
        <w:numPr>
          <w:ilvl w:val="0"/>
          <w:numId w:val="11"/>
        </w:numPr>
        <w:rPr>
          <w:rFonts w:ascii="Cambria Math" w:hAnsi="Cambria Math" w:cstheme="minorBidi"/>
          <w:kern w:val="24"/>
        </w:rPr>
      </w:pPr>
      <w:r>
        <w:rPr>
          <w:rFonts w:ascii="Cambria Math" w:hAnsi="Cambria Math" w:cstheme="minorBidi"/>
          <w:kern w:val="24"/>
        </w:rPr>
        <w:t>Should RMSE be high or low?</w:t>
      </w:r>
    </w:p>
    <w:p w14:paraId="73CBFE3B" w14:textId="77777777" w:rsidR="000D2F6A" w:rsidRDefault="000D2F6A" w:rsidP="000D2F6A">
      <w:pPr>
        <w:pStyle w:val="ListParagraph"/>
        <w:ind w:left="355"/>
        <w:rPr>
          <w:rFonts w:ascii="Cambria Math" w:hAnsi="Cambria Math" w:cstheme="minorBidi"/>
          <w:color w:val="002060"/>
          <w:kern w:val="24"/>
        </w:rPr>
      </w:pPr>
      <w:r>
        <w:rPr>
          <w:rFonts w:ascii="Cambria Math" w:hAnsi="Cambria Math" w:cstheme="minorBidi"/>
          <w:kern w:val="24"/>
        </w:rPr>
        <w:t xml:space="preserve">RMSE is a metric which ranges from 0 to infinity, where the closer the score is to 0 the better performing the model is. So, the RMSE value should be as low as possible. </w:t>
      </w:r>
      <w:r>
        <w:rPr>
          <w:rFonts w:ascii="Cambria Math" w:hAnsi="Cambria Math" w:cstheme="minorBidi"/>
          <w:color w:val="002060"/>
          <w:kern w:val="24"/>
        </w:rPr>
        <w:t>[44]</w:t>
      </w:r>
    </w:p>
    <w:p w14:paraId="73E508A7" w14:textId="77777777" w:rsidR="000D2F6A" w:rsidRDefault="000D2F6A" w:rsidP="00AF71FC">
      <w:pPr>
        <w:pStyle w:val="ListParagraph"/>
        <w:numPr>
          <w:ilvl w:val="0"/>
          <w:numId w:val="11"/>
        </w:numPr>
        <w:jc w:val="left"/>
        <w:rPr>
          <w:rFonts w:ascii="Cambria Math" w:hAnsi="Cambria Math" w:cstheme="minorBidi"/>
          <w:kern w:val="24"/>
        </w:rPr>
      </w:pPr>
      <w:r>
        <w:rPr>
          <w:rFonts w:ascii="Cambria Math" w:hAnsi="Cambria Math" w:cstheme="minorBidi"/>
          <w:kern w:val="24"/>
        </w:rPr>
        <w:t>What is a good RMSE value?</w:t>
      </w:r>
    </w:p>
    <w:p w14:paraId="3489EC2D" w14:textId="77777777" w:rsidR="000D2F6A" w:rsidRDefault="000D2F6A" w:rsidP="000D2F6A">
      <w:pPr>
        <w:pStyle w:val="ListParagraph"/>
        <w:ind w:left="355"/>
        <w:jc w:val="left"/>
        <w:rPr>
          <w:rFonts w:ascii="Cambria Math" w:hAnsi="Cambria Math" w:cstheme="minorBidi"/>
          <w:kern w:val="24"/>
        </w:rPr>
      </w:pPr>
      <w:r>
        <w:rPr>
          <w:rFonts w:ascii="Cambria Math" w:hAnsi="Cambria Math" w:cstheme="minorBidi"/>
          <w:kern w:val="24"/>
        </w:rPr>
        <w:t xml:space="preserve">The closer RMSE is to 0, the more accurate the model is. But RMSE is returned on the same scale as the target you are predicting for and therefore there isn’t a general rule for what is considered a ‘good’ value. How good your metric value is can only be evaluated within the dataset context you are working. </w:t>
      </w:r>
      <w:r>
        <w:rPr>
          <w:rFonts w:ascii="Cambria Math" w:hAnsi="Cambria Math" w:cstheme="minorBidi"/>
          <w:color w:val="002060"/>
          <w:kern w:val="24"/>
        </w:rPr>
        <w:t>[44]</w:t>
      </w:r>
    </w:p>
    <w:p w14:paraId="374273DF" w14:textId="77777777" w:rsidR="000D2F6A" w:rsidRDefault="000D2F6A" w:rsidP="00183D4F">
      <w:pPr>
        <w:jc w:val="center"/>
        <w:rPr>
          <w:rFonts w:ascii="Cambria Math" w:hAnsi="Cambria Math" w:cstheme="minorBidi"/>
          <w:color w:val="002060"/>
          <w:kern w:val="24"/>
        </w:rPr>
      </w:pPr>
    </w:p>
    <w:p w14:paraId="78A55151" w14:textId="24D8084E" w:rsidR="00F63642" w:rsidRDefault="00F63642" w:rsidP="00183D4F">
      <w:pPr>
        <w:jc w:val="center"/>
        <w:rPr>
          <w:rFonts w:ascii="Cambria Math" w:hAnsi="Cambria Math" w:cstheme="minorBidi"/>
          <w:color w:val="002060"/>
          <w:kern w:val="24"/>
        </w:rPr>
      </w:pPr>
    </w:p>
    <w:p w14:paraId="61D63BE5" w14:textId="77777777" w:rsidR="00F63642" w:rsidRDefault="00F63642" w:rsidP="00183D4F">
      <w:pPr>
        <w:jc w:val="center"/>
        <w:rPr>
          <w:rFonts w:ascii="Cambria Math" w:hAnsi="Cambria Math" w:cstheme="minorBidi"/>
          <w:color w:val="002060"/>
          <w:kern w:val="24"/>
        </w:rPr>
      </w:pPr>
    </w:p>
    <w:p w14:paraId="66E2A7EC" w14:textId="3A6A93A6" w:rsidR="00183D4F" w:rsidRDefault="00183D4F" w:rsidP="00183D4F">
      <w:pPr>
        <w:jc w:val="center"/>
        <w:rPr>
          <w:rFonts w:ascii="Cambria Math" w:hAnsi="Cambria Math" w:cstheme="minorBidi"/>
          <w:color w:val="002060"/>
          <w:kern w:val="24"/>
        </w:rPr>
      </w:pPr>
    </w:p>
    <w:p w14:paraId="25AF0A5E" w14:textId="472D816E" w:rsidR="004F6623" w:rsidRDefault="004F6623" w:rsidP="00183D4F">
      <w:pPr>
        <w:jc w:val="center"/>
        <w:rPr>
          <w:rFonts w:ascii="Cambria Math" w:hAnsi="Cambria Math" w:cstheme="minorBidi"/>
          <w:color w:val="002060"/>
          <w:kern w:val="24"/>
        </w:rPr>
      </w:pPr>
    </w:p>
    <w:p w14:paraId="37CB252A" w14:textId="075D8BB0" w:rsidR="004F6623" w:rsidRDefault="004F6623" w:rsidP="00183D4F">
      <w:pPr>
        <w:jc w:val="center"/>
        <w:rPr>
          <w:rFonts w:ascii="Cambria Math" w:hAnsi="Cambria Math" w:cstheme="minorBidi"/>
          <w:color w:val="002060"/>
          <w:kern w:val="24"/>
        </w:rPr>
      </w:pPr>
    </w:p>
    <w:p w14:paraId="2AC480BB" w14:textId="4F8B5CB3" w:rsidR="004F6623" w:rsidRDefault="004F6623" w:rsidP="00183D4F">
      <w:pPr>
        <w:jc w:val="center"/>
        <w:rPr>
          <w:rFonts w:ascii="Cambria Math" w:hAnsi="Cambria Math" w:cstheme="minorBidi"/>
          <w:color w:val="002060"/>
          <w:kern w:val="24"/>
        </w:rPr>
      </w:pPr>
    </w:p>
    <w:p w14:paraId="307025E8" w14:textId="596AF7D1" w:rsidR="004F6623" w:rsidRDefault="004F6623" w:rsidP="00183D4F">
      <w:pPr>
        <w:jc w:val="center"/>
        <w:rPr>
          <w:rFonts w:ascii="Cambria Math" w:hAnsi="Cambria Math" w:cstheme="minorBidi"/>
          <w:color w:val="002060"/>
          <w:kern w:val="24"/>
        </w:rPr>
      </w:pPr>
    </w:p>
    <w:p w14:paraId="77B1F227" w14:textId="00A3AB39" w:rsidR="004F6623" w:rsidRDefault="004F6623" w:rsidP="00183D4F">
      <w:pPr>
        <w:jc w:val="center"/>
        <w:rPr>
          <w:rFonts w:ascii="Cambria Math" w:hAnsi="Cambria Math" w:cstheme="minorBidi"/>
          <w:color w:val="002060"/>
          <w:kern w:val="24"/>
        </w:rPr>
      </w:pPr>
    </w:p>
    <w:p w14:paraId="21EC504C" w14:textId="01D13BFF" w:rsidR="004F6623" w:rsidRDefault="004F6623" w:rsidP="00183D4F">
      <w:pPr>
        <w:jc w:val="center"/>
        <w:rPr>
          <w:rFonts w:ascii="Cambria Math" w:hAnsi="Cambria Math" w:cstheme="minorBidi"/>
          <w:color w:val="002060"/>
          <w:kern w:val="24"/>
        </w:rPr>
      </w:pPr>
    </w:p>
    <w:p w14:paraId="52F75015" w14:textId="74C81ECA" w:rsidR="004F6623" w:rsidRDefault="004F6623" w:rsidP="00183D4F">
      <w:pPr>
        <w:jc w:val="center"/>
        <w:rPr>
          <w:rFonts w:ascii="Cambria Math" w:hAnsi="Cambria Math" w:cstheme="minorBidi"/>
          <w:color w:val="002060"/>
          <w:kern w:val="24"/>
        </w:rPr>
      </w:pPr>
    </w:p>
    <w:p w14:paraId="3C522CC9" w14:textId="378CE92C" w:rsidR="004F6623" w:rsidRDefault="004F6623" w:rsidP="00183D4F">
      <w:pPr>
        <w:jc w:val="center"/>
        <w:rPr>
          <w:rFonts w:ascii="Cambria Math" w:hAnsi="Cambria Math" w:cstheme="minorBidi"/>
          <w:color w:val="002060"/>
          <w:kern w:val="24"/>
        </w:rPr>
      </w:pPr>
    </w:p>
    <w:p w14:paraId="33DA01C5" w14:textId="4D82B2AA" w:rsidR="004F6623" w:rsidRDefault="004F6623" w:rsidP="00183D4F">
      <w:pPr>
        <w:jc w:val="center"/>
        <w:rPr>
          <w:rFonts w:ascii="Cambria Math" w:hAnsi="Cambria Math" w:cstheme="minorBidi"/>
          <w:color w:val="002060"/>
          <w:kern w:val="24"/>
        </w:rPr>
      </w:pPr>
    </w:p>
    <w:p w14:paraId="2A0D0444" w14:textId="50697CBE" w:rsidR="004F6623" w:rsidRDefault="004F6623" w:rsidP="00183D4F">
      <w:pPr>
        <w:jc w:val="center"/>
        <w:rPr>
          <w:rFonts w:ascii="Cambria Math" w:hAnsi="Cambria Math" w:cstheme="minorBidi"/>
          <w:color w:val="002060"/>
          <w:kern w:val="24"/>
        </w:rPr>
      </w:pPr>
    </w:p>
    <w:p w14:paraId="79E36F45" w14:textId="253099A3" w:rsidR="004F6623" w:rsidRDefault="004F6623" w:rsidP="00183D4F">
      <w:pPr>
        <w:jc w:val="center"/>
        <w:rPr>
          <w:rFonts w:ascii="Cambria Math" w:hAnsi="Cambria Math" w:cstheme="minorBidi"/>
          <w:color w:val="002060"/>
          <w:kern w:val="24"/>
        </w:rPr>
      </w:pPr>
    </w:p>
    <w:p w14:paraId="5482C786" w14:textId="382D3A32" w:rsidR="004F6623" w:rsidRDefault="004F6623" w:rsidP="00183D4F">
      <w:pPr>
        <w:jc w:val="center"/>
        <w:rPr>
          <w:rFonts w:ascii="Cambria Math" w:hAnsi="Cambria Math" w:cstheme="minorBidi"/>
          <w:color w:val="002060"/>
          <w:kern w:val="24"/>
        </w:rPr>
      </w:pPr>
    </w:p>
    <w:p w14:paraId="3A1E53D3" w14:textId="3882A051" w:rsidR="004F6623" w:rsidRDefault="004F6623" w:rsidP="00183D4F">
      <w:pPr>
        <w:jc w:val="center"/>
        <w:rPr>
          <w:rFonts w:ascii="Cambria Math" w:hAnsi="Cambria Math" w:cstheme="minorBidi"/>
          <w:color w:val="002060"/>
          <w:kern w:val="24"/>
        </w:rPr>
      </w:pPr>
    </w:p>
    <w:p w14:paraId="064D1507" w14:textId="562C599A" w:rsidR="004F6623" w:rsidRDefault="004F6623" w:rsidP="00183D4F">
      <w:pPr>
        <w:jc w:val="center"/>
        <w:rPr>
          <w:rFonts w:ascii="Cambria Math" w:hAnsi="Cambria Math" w:cstheme="minorBidi"/>
          <w:color w:val="002060"/>
          <w:kern w:val="24"/>
        </w:rPr>
      </w:pPr>
    </w:p>
    <w:p w14:paraId="7E763B4A" w14:textId="18CD77A0" w:rsidR="004F6623" w:rsidRDefault="004F6623" w:rsidP="00183D4F">
      <w:pPr>
        <w:jc w:val="center"/>
        <w:rPr>
          <w:rFonts w:ascii="Cambria Math" w:hAnsi="Cambria Math" w:cstheme="minorBidi"/>
          <w:color w:val="002060"/>
          <w:kern w:val="24"/>
        </w:rPr>
      </w:pPr>
    </w:p>
    <w:p w14:paraId="1D7304C7" w14:textId="608AFCFD" w:rsidR="004F6623" w:rsidRDefault="004F6623" w:rsidP="00183D4F">
      <w:pPr>
        <w:jc w:val="center"/>
        <w:rPr>
          <w:rFonts w:ascii="Cambria Math" w:hAnsi="Cambria Math" w:cstheme="minorBidi"/>
          <w:color w:val="002060"/>
          <w:kern w:val="24"/>
        </w:rPr>
      </w:pPr>
    </w:p>
    <w:p w14:paraId="4F1866AD" w14:textId="7627E2D8" w:rsidR="004F6623" w:rsidRDefault="004F6623" w:rsidP="00183D4F">
      <w:pPr>
        <w:jc w:val="center"/>
        <w:rPr>
          <w:rFonts w:ascii="Cambria Math" w:hAnsi="Cambria Math" w:cstheme="minorBidi"/>
          <w:color w:val="002060"/>
          <w:kern w:val="24"/>
        </w:rPr>
      </w:pPr>
    </w:p>
    <w:p w14:paraId="73367D2A" w14:textId="0C6CA87A" w:rsidR="004F6623" w:rsidRDefault="004F6623" w:rsidP="00183D4F">
      <w:pPr>
        <w:jc w:val="center"/>
        <w:rPr>
          <w:rFonts w:ascii="Cambria Math" w:hAnsi="Cambria Math" w:cstheme="minorBidi"/>
          <w:color w:val="002060"/>
          <w:kern w:val="24"/>
        </w:rPr>
      </w:pPr>
    </w:p>
    <w:p w14:paraId="3F87F94E" w14:textId="5E740CE3" w:rsidR="004F6623" w:rsidRDefault="004F6623" w:rsidP="00183D4F">
      <w:pPr>
        <w:jc w:val="center"/>
        <w:rPr>
          <w:rFonts w:ascii="Cambria Math" w:hAnsi="Cambria Math" w:cstheme="minorBidi"/>
          <w:color w:val="002060"/>
          <w:kern w:val="24"/>
        </w:rPr>
      </w:pPr>
    </w:p>
    <w:p w14:paraId="251F3B5B" w14:textId="3A34D233" w:rsidR="004F6623" w:rsidRDefault="004F6623" w:rsidP="00183D4F">
      <w:pPr>
        <w:jc w:val="center"/>
        <w:rPr>
          <w:rFonts w:ascii="Cambria Math" w:hAnsi="Cambria Math" w:cstheme="minorBidi"/>
          <w:color w:val="002060"/>
          <w:kern w:val="24"/>
        </w:rPr>
      </w:pPr>
    </w:p>
    <w:p w14:paraId="1770B497" w14:textId="59CCB1F6" w:rsidR="004F6623" w:rsidRDefault="004F6623" w:rsidP="00183D4F">
      <w:pPr>
        <w:jc w:val="center"/>
        <w:rPr>
          <w:rFonts w:ascii="Cambria Math" w:hAnsi="Cambria Math" w:cstheme="minorBidi"/>
          <w:color w:val="002060"/>
          <w:kern w:val="24"/>
        </w:rPr>
      </w:pPr>
    </w:p>
    <w:p w14:paraId="1CD4118C" w14:textId="0EB1DFE9" w:rsidR="004F6623" w:rsidRDefault="004F6623" w:rsidP="00183D4F">
      <w:pPr>
        <w:jc w:val="center"/>
        <w:rPr>
          <w:rFonts w:ascii="Cambria Math" w:hAnsi="Cambria Math" w:cstheme="minorBidi"/>
          <w:color w:val="002060"/>
          <w:kern w:val="24"/>
        </w:rPr>
      </w:pPr>
    </w:p>
    <w:p w14:paraId="58E79C06" w14:textId="48597CBA" w:rsidR="004F6623" w:rsidRDefault="004F6623" w:rsidP="00183D4F">
      <w:pPr>
        <w:jc w:val="center"/>
        <w:rPr>
          <w:rFonts w:ascii="Cambria Math" w:hAnsi="Cambria Math" w:cstheme="minorBidi"/>
          <w:color w:val="002060"/>
          <w:kern w:val="24"/>
        </w:rPr>
      </w:pPr>
    </w:p>
    <w:p w14:paraId="2C12D0A6" w14:textId="68DB4B6A" w:rsidR="004F6623" w:rsidRDefault="004F6623" w:rsidP="00183D4F">
      <w:pPr>
        <w:jc w:val="center"/>
        <w:rPr>
          <w:rFonts w:ascii="Cambria Math" w:hAnsi="Cambria Math" w:cstheme="minorBidi"/>
          <w:color w:val="002060"/>
          <w:kern w:val="24"/>
        </w:rPr>
      </w:pPr>
    </w:p>
    <w:p w14:paraId="3FE91CEA" w14:textId="6D071D10" w:rsidR="004F6623" w:rsidRDefault="004F6623" w:rsidP="00183D4F">
      <w:pPr>
        <w:jc w:val="center"/>
        <w:rPr>
          <w:rFonts w:ascii="Cambria Math" w:hAnsi="Cambria Math" w:cstheme="minorBidi"/>
          <w:color w:val="002060"/>
          <w:kern w:val="24"/>
        </w:rPr>
      </w:pPr>
    </w:p>
    <w:p w14:paraId="44F2E9C5" w14:textId="35FF0741" w:rsidR="004F6623" w:rsidRDefault="004F6623" w:rsidP="00183D4F">
      <w:pPr>
        <w:jc w:val="center"/>
        <w:rPr>
          <w:rFonts w:ascii="Cambria Math" w:hAnsi="Cambria Math" w:cstheme="minorBidi"/>
          <w:color w:val="002060"/>
          <w:kern w:val="24"/>
        </w:rPr>
      </w:pPr>
    </w:p>
    <w:p w14:paraId="13C6168B" w14:textId="315B8260" w:rsidR="004F6623" w:rsidRDefault="004F6623" w:rsidP="00183D4F">
      <w:pPr>
        <w:jc w:val="center"/>
        <w:rPr>
          <w:rFonts w:ascii="Cambria Math" w:hAnsi="Cambria Math" w:cstheme="minorBidi"/>
          <w:color w:val="002060"/>
          <w:kern w:val="24"/>
        </w:rPr>
      </w:pPr>
    </w:p>
    <w:p w14:paraId="1EA57957" w14:textId="4D2CB7A0" w:rsidR="004F6623" w:rsidRDefault="004F6623" w:rsidP="00183D4F">
      <w:pPr>
        <w:jc w:val="center"/>
        <w:rPr>
          <w:rFonts w:ascii="Cambria Math" w:hAnsi="Cambria Math" w:cstheme="minorBidi"/>
          <w:color w:val="002060"/>
          <w:kern w:val="24"/>
        </w:rPr>
      </w:pPr>
    </w:p>
    <w:p w14:paraId="478D57BB" w14:textId="77777777" w:rsidR="004F6623" w:rsidRDefault="004F6623" w:rsidP="00183D4F">
      <w:pPr>
        <w:jc w:val="center"/>
        <w:rPr>
          <w:rFonts w:ascii="Cambria Math" w:hAnsi="Cambria Math" w:cstheme="minorBidi"/>
          <w:color w:val="002060"/>
          <w:kern w:val="24"/>
        </w:rPr>
      </w:pPr>
    </w:p>
    <w:p w14:paraId="1AD3DE71" w14:textId="4D09611A" w:rsidR="008F078B" w:rsidRDefault="008F078B" w:rsidP="00183D4F">
      <w:pPr>
        <w:jc w:val="center"/>
        <w:rPr>
          <w:rFonts w:ascii="Cambria Math" w:hAnsi="Cambria Math" w:cstheme="minorBidi"/>
          <w:color w:val="002060"/>
          <w:kern w:val="24"/>
        </w:rPr>
      </w:pPr>
    </w:p>
    <w:p w14:paraId="6CBDF06F" w14:textId="5B07FED0" w:rsidR="004F6623" w:rsidRDefault="004F6623" w:rsidP="004F6623">
      <w:pPr>
        <w:pStyle w:val="Heading1"/>
      </w:pPr>
      <w:bookmarkStart w:id="47" w:name="_Toc130028506"/>
      <w:r>
        <w:t>Airplane Simulator Part II</w:t>
      </w:r>
      <w:bookmarkEnd w:id="47"/>
    </w:p>
    <w:p w14:paraId="707486B7" w14:textId="0035EC07" w:rsidR="00034A21" w:rsidRDefault="00034A21" w:rsidP="00034A21">
      <w:pPr>
        <w:spacing w:after="200"/>
        <w:ind w:left="0" w:right="0"/>
        <w:jc w:val="left"/>
      </w:pPr>
    </w:p>
    <w:p w14:paraId="2FAC7341" w14:textId="6B1ACFB4" w:rsidR="00465755" w:rsidRDefault="00465755" w:rsidP="00AF71FC">
      <w:pPr>
        <w:pStyle w:val="Heading2"/>
        <w:numPr>
          <w:ilvl w:val="0"/>
          <w:numId w:val="19"/>
        </w:numPr>
      </w:pPr>
      <w:bookmarkStart w:id="48" w:name="_Toc130028507"/>
      <w:r>
        <w:t>Introduction</w:t>
      </w:r>
      <w:bookmarkEnd w:id="48"/>
    </w:p>
    <w:p w14:paraId="41A8347E" w14:textId="77777777" w:rsidR="00465755" w:rsidRDefault="00465755" w:rsidP="0032455A"/>
    <w:p w14:paraId="43E1F25A" w14:textId="7D69FE23" w:rsidR="00465755" w:rsidRDefault="00465755" w:rsidP="00160E16">
      <w:pPr>
        <w:spacing w:after="200"/>
        <w:ind w:left="0" w:right="0"/>
      </w:pPr>
      <w:r>
        <w:t xml:space="preserve">The aim of this </w:t>
      </w:r>
      <w:r w:rsidR="00160E16">
        <w:t>task</w:t>
      </w:r>
      <w:r>
        <w:t xml:space="preserve"> is to develop a non-linear simulator for an airplane by combining an airframe model code with an RBD solver code. The simulator is designed to calculate the change in states of the airplane due to changes in control surface deflection values at specific flight conditions. The code was implemented in </w:t>
      </w:r>
      <w:r w:rsidR="00160E16">
        <w:t>MATLAB</w:t>
      </w:r>
      <w:r>
        <w:t xml:space="preserve"> and solved using the RK4 method and Simulink.</w:t>
      </w:r>
    </w:p>
    <w:p w14:paraId="070BD37F" w14:textId="3579E1EB" w:rsidR="00465755" w:rsidRDefault="00465755" w:rsidP="00160E16">
      <w:pPr>
        <w:spacing w:after="200"/>
        <w:ind w:left="0" w:right="0"/>
      </w:pPr>
      <w:r>
        <w:t xml:space="preserve">To validate the accuracy and reliability of the simulator, we performed a benchmark test on </w:t>
      </w:r>
      <w:r w:rsidRPr="00D054E1">
        <w:rPr>
          <w:b/>
          <w:bCs/>
        </w:rPr>
        <w:t>Boeing 747 in flight condition 5</w:t>
      </w:r>
      <w:r>
        <w:t>, for various inputs including aileron, rudder, elevator, and thrust. The results of the benchmark test were compared with a previously published data set to verify the correctness of our simulator.</w:t>
      </w:r>
    </w:p>
    <w:p w14:paraId="5BC1EF9A" w14:textId="2D7FD97F" w:rsidR="00465755" w:rsidRDefault="00465755" w:rsidP="00160E16">
      <w:pPr>
        <w:spacing w:after="200"/>
        <w:ind w:left="0" w:right="0"/>
      </w:pPr>
      <w:r>
        <w:t xml:space="preserve">Subsequently, we applied our simulator to our own airplane model, </w:t>
      </w:r>
      <w:r w:rsidRPr="00D054E1">
        <w:rPr>
          <w:b/>
          <w:bCs/>
        </w:rPr>
        <w:t>JETSTAR_FC3</w:t>
      </w:r>
      <w:r>
        <w:t xml:space="preserve">, and tested it for similar inputs. The results were then verified with </w:t>
      </w:r>
      <w:r w:rsidRPr="00160E16">
        <w:rPr>
          <w:b/>
          <w:bCs/>
        </w:rPr>
        <w:t>TEAM #10</w:t>
      </w:r>
      <w:r>
        <w:t xml:space="preserve"> to ensure the </w:t>
      </w:r>
      <w:r w:rsidR="00160E16">
        <w:t>validity</w:t>
      </w:r>
      <w:r>
        <w:t xml:space="preserve"> of our simulator.</w:t>
      </w:r>
    </w:p>
    <w:p w14:paraId="3495B233" w14:textId="7596D643" w:rsidR="00613AF5" w:rsidRDefault="00465755" w:rsidP="004F762B">
      <w:pPr>
        <w:spacing w:after="200"/>
        <w:ind w:left="0" w:right="0"/>
        <w:jc w:val="left"/>
      </w:pPr>
      <w:r>
        <w:t xml:space="preserve">This </w:t>
      </w:r>
      <w:r w:rsidR="00160E16">
        <w:t>section</w:t>
      </w:r>
      <w:r>
        <w:t xml:space="preserve"> presents</w:t>
      </w:r>
      <w:r w:rsidR="00160E16">
        <w:t xml:space="preserve"> </w:t>
      </w:r>
      <w:r>
        <w:t xml:space="preserve">the benchmark test results, and the </w:t>
      </w:r>
      <w:r w:rsidR="00160E16">
        <w:t>results</w:t>
      </w:r>
      <w:r>
        <w:t xml:space="preserve"> of our simulator on JETSTAR_FC3</w:t>
      </w:r>
      <w:r w:rsidR="004F762B">
        <w:t xml:space="preserve">. </w:t>
      </w:r>
      <w:r w:rsidR="00160E16">
        <w:t>The</w:t>
      </w:r>
      <w:r>
        <w:t xml:space="preserve"> codes and Simulink model used in this </w:t>
      </w:r>
      <w:r w:rsidR="00160E16">
        <w:t>task will be attached too.</w:t>
      </w:r>
    </w:p>
    <w:p w14:paraId="36A6ABD8" w14:textId="331B5FB3" w:rsidR="00D054E1" w:rsidRDefault="00D054E1" w:rsidP="004F762B">
      <w:pPr>
        <w:spacing w:after="200"/>
        <w:ind w:left="0" w:right="0"/>
        <w:jc w:val="left"/>
      </w:pPr>
    </w:p>
    <w:p w14:paraId="3C3334E3" w14:textId="39859886" w:rsidR="00D054E1" w:rsidRDefault="00D054E1" w:rsidP="004F762B">
      <w:pPr>
        <w:spacing w:after="200"/>
        <w:ind w:left="0" w:right="0"/>
        <w:jc w:val="left"/>
      </w:pPr>
    </w:p>
    <w:p w14:paraId="553912A9" w14:textId="3802DE77" w:rsidR="00D054E1" w:rsidRDefault="00D054E1" w:rsidP="004F762B">
      <w:pPr>
        <w:spacing w:after="200"/>
        <w:ind w:left="0" w:right="0"/>
        <w:jc w:val="left"/>
      </w:pPr>
    </w:p>
    <w:p w14:paraId="611D537F" w14:textId="56C960B1" w:rsidR="00D054E1" w:rsidRDefault="00D054E1" w:rsidP="004F762B">
      <w:pPr>
        <w:spacing w:after="200"/>
        <w:ind w:left="0" w:right="0"/>
        <w:jc w:val="left"/>
      </w:pPr>
    </w:p>
    <w:p w14:paraId="068F55A6" w14:textId="214F8680" w:rsidR="00D054E1" w:rsidRDefault="00D054E1" w:rsidP="004F762B">
      <w:pPr>
        <w:spacing w:after="200"/>
        <w:ind w:left="0" w:right="0"/>
        <w:jc w:val="left"/>
      </w:pPr>
    </w:p>
    <w:p w14:paraId="02E79B12" w14:textId="185AD07D" w:rsidR="00D054E1" w:rsidRDefault="00D054E1" w:rsidP="004F762B">
      <w:pPr>
        <w:spacing w:after="200"/>
        <w:ind w:left="0" w:right="0"/>
        <w:jc w:val="left"/>
      </w:pPr>
    </w:p>
    <w:p w14:paraId="6EFD0EBB" w14:textId="5AE640EE" w:rsidR="00D054E1" w:rsidRDefault="00D054E1" w:rsidP="004F762B">
      <w:pPr>
        <w:spacing w:after="200"/>
        <w:ind w:left="0" w:right="0"/>
        <w:jc w:val="left"/>
      </w:pPr>
    </w:p>
    <w:p w14:paraId="4E55BE74" w14:textId="456CC94A" w:rsidR="00D054E1" w:rsidRDefault="00D054E1" w:rsidP="004F762B">
      <w:pPr>
        <w:spacing w:after="200"/>
        <w:ind w:left="0" w:right="0"/>
        <w:jc w:val="left"/>
      </w:pPr>
    </w:p>
    <w:p w14:paraId="7972EDC7" w14:textId="5B465AB8" w:rsidR="00D054E1" w:rsidRDefault="00D054E1" w:rsidP="004F762B">
      <w:pPr>
        <w:spacing w:after="200"/>
        <w:ind w:left="0" w:right="0"/>
        <w:jc w:val="left"/>
      </w:pPr>
    </w:p>
    <w:p w14:paraId="35132C9F" w14:textId="3334D2BC" w:rsidR="00D054E1" w:rsidRDefault="00D054E1" w:rsidP="004F762B">
      <w:pPr>
        <w:spacing w:after="200"/>
        <w:ind w:left="0" w:right="0"/>
        <w:jc w:val="left"/>
      </w:pPr>
    </w:p>
    <w:p w14:paraId="0C853F35" w14:textId="02DD568A" w:rsidR="00D054E1" w:rsidRDefault="00D054E1" w:rsidP="004F762B">
      <w:pPr>
        <w:spacing w:after="200"/>
        <w:ind w:left="0" w:right="0"/>
        <w:jc w:val="left"/>
      </w:pPr>
    </w:p>
    <w:p w14:paraId="004D8EC1" w14:textId="7756FDB2" w:rsidR="00D054E1" w:rsidRDefault="00D054E1" w:rsidP="004F762B">
      <w:pPr>
        <w:spacing w:after="200"/>
        <w:ind w:left="0" w:right="0"/>
        <w:jc w:val="left"/>
      </w:pPr>
    </w:p>
    <w:p w14:paraId="5F4F91BE" w14:textId="0A971E70" w:rsidR="00D054E1" w:rsidRDefault="00D054E1" w:rsidP="004F762B">
      <w:pPr>
        <w:spacing w:after="200"/>
        <w:ind w:left="0" w:right="0"/>
        <w:jc w:val="left"/>
      </w:pPr>
    </w:p>
    <w:p w14:paraId="62775E31" w14:textId="39045BAD" w:rsidR="00D054E1" w:rsidRDefault="00D054E1" w:rsidP="004F762B">
      <w:pPr>
        <w:spacing w:after="200"/>
        <w:ind w:left="0" w:right="0"/>
        <w:jc w:val="left"/>
      </w:pPr>
    </w:p>
    <w:p w14:paraId="773DC26D" w14:textId="09CA43CD" w:rsidR="00D054E1" w:rsidRDefault="00D054E1" w:rsidP="004F762B">
      <w:pPr>
        <w:spacing w:after="200"/>
        <w:ind w:left="0" w:right="0"/>
        <w:jc w:val="left"/>
      </w:pPr>
    </w:p>
    <w:p w14:paraId="2F97C772" w14:textId="77777777" w:rsidR="00D054E1" w:rsidRDefault="00D054E1" w:rsidP="004F762B">
      <w:pPr>
        <w:spacing w:after="200"/>
        <w:ind w:left="0" w:right="0"/>
        <w:jc w:val="left"/>
        <w:rPr>
          <w:rtl/>
        </w:rPr>
      </w:pPr>
    </w:p>
    <w:p w14:paraId="41611391" w14:textId="7421D38D" w:rsidR="00034A21" w:rsidRDefault="00034A21" w:rsidP="0032455A">
      <w:pPr>
        <w:pStyle w:val="Heading2"/>
      </w:pPr>
      <w:bookmarkStart w:id="49" w:name="_Toc129381485"/>
      <w:bookmarkStart w:id="50" w:name="_Toc130028508"/>
      <w:r>
        <w:t xml:space="preserve">Airplane forces </w:t>
      </w:r>
      <w:r w:rsidRPr="004F6623">
        <w:t>and</w:t>
      </w:r>
      <w:r>
        <w:t xml:space="preserve"> moments calculation</w:t>
      </w:r>
      <w:bookmarkEnd w:id="49"/>
      <w:bookmarkEnd w:id="50"/>
    </w:p>
    <w:p w14:paraId="4587D654" w14:textId="77777777" w:rsidR="004F6623" w:rsidRDefault="004F6623" w:rsidP="004F6623"/>
    <w:p w14:paraId="3CCFE98A" w14:textId="28B2DBFC" w:rsidR="004F6623" w:rsidRDefault="00034A21" w:rsidP="004F6623">
      <w:pPr>
        <w:jc w:val="center"/>
      </w:pPr>
      <w:bookmarkStart w:id="51" w:name="_Toc129381277"/>
      <w:bookmarkStart w:id="52" w:name="_Toc129381486"/>
      <w:r w:rsidRPr="00CC3BD1">
        <w:rPr>
          <w:noProof/>
        </w:rPr>
        <w:drawing>
          <wp:inline distT="0" distB="0" distL="0" distR="0" wp14:anchorId="235E01F6" wp14:editId="687DF6D5">
            <wp:extent cx="3277543" cy="1940859"/>
            <wp:effectExtent l="0" t="0" r="0" b="2540"/>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36"/>
                    <a:stretch>
                      <a:fillRect/>
                    </a:stretch>
                  </pic:blipFill>
                  <pic:spPr>
                    <a:xfrm>
                      <a:off x="0" y="0"/>
                      <a:ext cx="3329793" cy="1971800"/>
                    </a:xfrm>
                    <a:prstGeom prst="rect">
                      <a:avLst/>
                    </a:prstGeom>
                  </pic:spPr>
                </pic:pic>
              </a:graphicData>
            </a:graphic>
          </wp:inline>
        </w:drawing>
      </w:r>
      <w:bookmarkEnd w:id="51"/>
      <w:bookmarkEnd w:id="52"/>
    </w:p>
    <w:p w14:paraId="433567AA" w14:textId="4F021ABB" w:rsidR="00034A21" w:rsidRDefault="00034A21" w:rsidP="00034A21">
      <w:pPr>
        <w:pStyle w:val="Caption"/>
      </w:pPr>
      <w:r>
        <w:t xml:space="preserve">Figure </w:t>
      </w:r>
      <w:fldSimple w:instr=" SEQ Figure \* ARABIC ">
        <w:r w:rsidR="00956C27">
          <w:rPr>
            <w:noProof/>
          </w:rPr>
          <w:t>6</w:t>
        </w:r>
      </w:fldSimple>
      <w:r>
        <w:t xml:space="preserve"> Nonlinear Simulator</w:t>
      </w:r>
    </w:p>
    <w:p w14:paraId="67A6D456" w14:textId="77777777" w:rsidR="004F6623" w:rsidRPr="004F6623" w:rsidRDefault="004F6623" w:rsidP="004F6623"/>
    <w:p w14:paraId="72D6B5C1" w14:textId="77777777" w:rsidR="00034A21" w:rsidRDefault="00034A21" w:rsidP="00034A21">
      <w:r>
        <w:t xml:space="preserve">The following set of </w:t>
      </w:r>
      <w:r w:rsidRPr="009C381A">
        <w:rPr>
          <w:b/>
          <w:bCs/>
          <w:u w:val="single"/>
        </w:rPr>
        <w:t>linear equations</w:t>
      </w:r>
      <w:r>
        <w:t xml:space="preserve"> represents the </w:t>
      </w:r>
      <w:r w:rsidRPr="009C381A">
        <w:rPr>
          <w:b/>
          <w:bCs/>
          <w:u w:val="single"/>
        </w:rPr>
        <w:t>change</w:t>
      </w:r>
      <w:r>
        <w:t xml:space="preserve"> in the Aerodynamic &amp; thrust forces and moments, they are function of: </w:t>
      </w:r>
    </w:p>
    <w:p w14:paraId="32079484" w14:textId="77777777" w:rsidR="00034A21" w:rsidRDefault="00034A21" w:rsidP="00AF71FC">
      <w:pPr>
        <w:pStyle w:val="ListParagraph"/>
        <w:numPr>
          <w:ilvl w:val="0"/>
          <w:numId w:val="13"/>
        </w:numPr>
      </w:pPr>
      <w:r>
        <w:t>Stability Derivatives.</w:t>
      </w:r>
    </w:p>
    <w:p w14:paraId="67D958E7" w14:textId="77777777" w:rsidR="00034A21" w:rsidRDefault="00034A21" w:rsidP="00AF71FC">
      <w:pPr>
        <w:pStyle w:val="ListParagraph"/>
        <w:numPr>
          <w:ilvl w:val="0"/>
          <w:numId w:val="13"/>
        </w:numPr>
      </w:pPr>
      <w:r>
        <w:t>The perturbation change in the states and the control surfaces deflections from their values    at the trim condition.</w:t>
      </w:r>
    </w:p>
    <w:p w14:paraId="183484AA" w14:textId="77777777" w:rsidR="00034A21" w:rsidRDefault="00034A21" w:rsidP="00034A21">
      <w:pPr>
        <w:ind w:left="0"/>
      </w:pPr>
    </w:p>
    <w:p w14:paraId="31D23311" w14:textId="58959433" w:rsidR="00034A21" w:rsidRPr="008D0BB9" w:rsidRDefault="00000000" w:rsidP="00034A21">
      <w:pPr>
        <w:ind w:left="0"/>
        <w:jc w:val="center"/>
      </w:pPr>
      <m:oMathPara>
        <m:oMath>
          <m:eqArr>
            <m:eqArrPr>
              <m:ctrlPr>
                <w:rPr>
                  <w:rFonts w:ascii="Cambria Math" w:hAnsi="Cambria Math"/>
                </w:rPr>
              </m:ctrlPr>
            </m:eqArrPr>
            <m:e>
              <m:r>
                <w:rPr>
                  <w:rFonts w:ascii="Cambria Math" w:hAnsi="Cambria Math"/>
                  <w:color w:val="FF0000"/>
                </w:rPr>
                <m:t>Forces</m:t>
              </m:r>
            </m:e>
            <m:e>
              <m:r>
                <w:rPr>
                  <w:rFonts w:ascii="Cambria Math" w:hAnsi="Cambria Math"/>
                </w:rPr>
                <m:t xml:space="preserve"> </m:t>
              </m:r>
              <m:ctrlPr>
                <w:rPr>
                  <w:rFonts w:ascii="Cambria Math" w:eastAsia="Cambria Math" w:hAnsi="Cambria Math" w:cs="Cambria Math"/>
                </w:rPr>
              </m:ctrlPr>
            </m:e>
            <m:e>
              <m:r>
                <m:rPr>
                  <m:sty m:val="p"/>
                </m:rPr>
                <w:rPr>
                  <w:rFonts w:ascii="Cambria Math" w:hAnsi="Cambria Math"/>
                </w:rPr>
                <m:t>Δ</m:t>
              </m:r>
              <m:r>
                <w:rPr>
                  <w:rFonts w:ascii="Cambria Math" w:hAnsi="Cambria Math"/>
                </w:rPr>
                <m:t>X=</m:t>
              </m:r>
              <m:f>
                <m:fPr>
                  <m:ctrlPr>
                    <w:rPr>
                      <w:rFonts w:ascii="Cambria Math" w:hAnsi="Cambria Math"/>
                    </w:rPr>
                  </m:ctrlPr>
                </m:fPr>
                <m:num>
                  <m:r>
                    <m:rPr>
                      <m:sty m:val="p"/>
                    </m:rPr>
                    <w:rPr>
                      <w:rFonts w:ascii="Cambria Math" w:hAnsi="Cambria Math"/>
                    </w:rPr>
                    <m:t>∂</m:t>
                  </m:r>
                  <m:r>
                    <w:rPr>
                      <w:rFonts w:ascii="Cambria Math" w:hAnsi="Cambria Math"/>
                    </w:rPr>
                    <m:t>X</m:t>
                  </m:r>
                </m:num>
                <m:den>
                  <m:r>
                    <m:rPr>
                      <m:sty m:val="p"/>
                    </m:rPr>
                    <w:rPr>
                      <w:rFonts w:ascii="Cambria Math" w:hAnsi="Cambria Math"/>
                    </w:rPr>
                    <m:t>∂</m:t>
                  </m:r>
                  <m:r>
                    <w:rPr>
                      <w:rFonts w:ascii="Cambria Math" w:hAnsi="Cambria Math"/>
                    </w:rPr>
                    <m:t>u</m:t>
                  </m:r>
                </m:den>
              </m:f>
              <m:r>
                <m:rPr>
                  <m:sty m:val="p"/>
                </m:rPr>
                <w:rPr>
                  <w:rFonts w:ascii="Cambria Math" w:hAnsi="Cambria Math"/>
                </w:rPr>
                <m:t>Δ</m:t>
              </m:r>
              <m:r>
                <w:rPr>
                  <w:rFonts w:ascii="Cambria Math" w:hAnsi="Cambria Math"/>
                </w:rPr>
                <m:t>u+</m:t>
              </m:r>
              <m:f>
                <m:fPr>
                  <m:ctrlPr>
                    <w:rPr>
                      <w:rFonts w:ascii="Cambria Math" w:hAnsi="Cambria Math"/>
                    </w:rPr>
                  </m:ctrlPr>
                </m:fPr>
                <m:num>
                  <m:r>
                    <m:rPr>
                      <m:sty m:val="p"/>
                    </m:rPr>
                    <w:rPr>
                      <w:rFonts w:ascii="Cambria Math" w:hAnsi="Cambria Math"/>
                    </w:rPr>
                    <m:t>∂</m:t>
                  </m:r>
                  <m:r>
                    <w:rPr>
                      <w:rFonts w:ascii="Cambria Math" w:hAnsi="Cambria Math"/>
                    </w:rPr>
                    <m:t>X</m:t>
                  </m:r>
                </m:num>
                <m:den>
                  <m:r>
                    <m:rPr>
                      <m:sty m:val="p"/>
                    </m:rPr>
                    <w:rPr>
                      <w:rFonts w:ascii="Cambria Math" w:hAnsi="Cambria Math"/>
                    </w:rPr>
                    <m:t>∂</m:t>
                  </m:r>
                  <m:r>
                    <w:rPr>
                      <w:rFonts w:ascii="Cambria Math" w:hAnsi="Cambria Math"/>
                    </w:rPr>
                    <m:t>w</m:t>
                  </m:r>
                </m:den>
              </m:f>
              <m:r>
                <m:rPr>
                  <m:sty m:val="p"/>
                </m:rPr>
                <w:rPr>
                  <w:rFonts w:ascii="Cambria Math" w:hAnsi="Cambria Math"/>
                </w:rPr>
                <m:t>Δ</m:t>
              </m:r>
              <m:r>
                <w:rPr>
                  <w:rFonts w:ascii="Cambria Math" w:hAnsi="Cambria Math"/>
                </w:rPr>
                <m:t>w+</m:t>
              </m:r>
              <m:f>
                <m:fPr>
                  <m:ctrlPr>
                    <w:rPr>
                      <w:rFonts w:ascii="Cambria Math" w:hAnsi="Cambria Math"/>
                    </w:rPr>
                  </m:ctrlPr>
                </m:fPr>
                <m:num>
                  <m:r>
                    <m:rPr>
                      <m:sty m:val="p"/>
                    </m:rPr>
                    <w:rPr>
                      <w:rFonts w:ascii="Cambria Math" w:hAnsi="Cambria Math"/>
                    </w:rPr>
                    <m:t>∂</m:t>
                  </m:r>
                  <m:r>
                    <w:rPr>
                      <w:rFonts w:ascii="Cambria Math" w:hAnsi="Cambria Math"/>
                    </w:rPr>
                    <m:t>X</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e</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e</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T</m:t>
                  </m:r>
                </m:sub>
              </m:sSub>
              <m:ctrlPr>
                <w:rPr>
                  <w:rFonts w:ascii="Cambria Math" w:eastAsia="Cambria Math" w:hAnsi="Cambria Math" w:cs="Cambria Math"/>
                </w:rPr>
              </m:ctrlPr>
            </m:e>
            <m:e>
              <m:r>
                <m:rPr>
                  <m:sty m:val="p"/>
                </m:rPr>
                <w:rPr>
                  <w:rFonts w:ascii="Cambria Math" w:hAnsi="Cambria Math"/>
                </w:rPr>
                <m:t>Δ</m:t>
              </m:r>
              <m:r>
                <w:rPr>
                  <w:rFonts w:ascii="Cambria Math" w:hAnsi="Cambria Math"/>
                </w:rPr>
                <m:t>Y=</m:t>
              </m:r>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v</m:t>
                  </m:r>
                </m:den>
              </m:f>
              <m:r>
                <m:rPr>
                  <m:sty m:val="p"/>
                </m:rPr>
                <w:rPr>
                  <w:rFonts w:ascii="Cambria Math" w:hAnsi="Cambria Math"/>
                </w:rPr>
                <m:t>Δ</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p</m:t>
                  </m:r>
                </m:den>
              </m:f>
              <m:r>
                <m:rPr>
                  <m:sty m:val="p"/>
                </m:rPr>
                <w:rPr>
                  <w:rFonts w:ascii="Cambria Math" w:hAnsi="Cambria Math"/>
                </w:rPr>
                <m:t>Δ</m:t>
              </m:r>
              <m:r>
                <w:rPr>
                  <w:rFonts w:ascii="Cambria Math" w:hAnsi="Cambria Math"/>
                </w:rPr>
                <m:t>p+</m:t>
              </m:r>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r</m:t>
                  </m:r>
                </m:den>
              </m:f>
              <m:r>
                <m:rPr>
                  <m:sty m:val="p"/>
                </m:rPr>
                <w:rPr>
                  <w:rFonts w:ascii="Cambria Math" w:hAnsi="Cambria Math"/>
                </w:rPr>
                <m:t>Δ</m:t>
              </m:r>
              <m:r>
                <w:rPr>
                  <w:rFonts w:ascii="Cambria Math" w:hAnsi="Cambria Math"/>
                </w:rPr>
                <m:t>r+</m:t>
              </m:r>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r</m:t>
                  </m:r>
                </m:sub>
              </m:sSub>
            </m:e>
            <m:e>
              <m:r>
                <m:rPr>
                  <m:sty m:val="p"/>
                </m:rPr>
                <w:rPr>
                  <w:rFonts w:ascii="Cambria Math" w:hAnsi="Cambria Math"/>
                </w:rPr>
                <m:t>Δ</m:t>
              </m:r>
              <m:r>
                <w:rPr>
                  <w:rFonts w:ascii="Cambria Math" w:hAnsi="Cambria Math"/>
                </w:rPr>
                <m:t>Z=</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r>
                    <w:rPr>
                      <w:rFonts w:ascii="Cambria Math" w:hAnsi="Cambria Math"/>
                    </w:rPr>
                    <m:t>u</m:t>
                  </m:r>
                </m:den>
              </m:f>
              <m:r>
                <m:rPr>
                  <m:sty m:val="p"/>
                </m:rPr>
                <w:rPr>
                  <w:rFonts w:ascii="Cambria Math" w:hAnsi="Cambria Math"/>
                </w:rPr>
                <m:t>Δ</m:t>
              </m:r>
              <m:r>
                <w:rPr>
                  <w:rFonts w:ascii="Cambria Math" w:hAnsi="Cambria Math"/>
                </w:rPr>
                <m:t>u+</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r>
                    <w:rPr>
                      <w:rFonts w:ascii="Cambria Math" w:hAnsi="Cambria Math"/>
                    </w:rPr>
                    <m:t>w</m:t>
                  </m:r>
                </m:den>
              </m:f>
              <m:r>
                <m:rPr>
                  <m:sty m:val="p"/>
                </m:rPr>
                <w:rPr>
                  <w:rFonts w:ascii="Cambria Math" w:hAnsi="Cambria Math"/>
                </w:rPr>
                <m:t>Δ</m:t>
              </m:r>
              <m:r>
                <w:rPr>
                  <w:rFonts w:ascii="Cambria Math" w:hAnsi="Cambria Math"/>
                </w:rPr>
                <m:t>w+</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acc>
                    <m:accPr>
                      <m:chr m:val="̇"/>
                      <m:ctrlPr>
                        <w:rPr>
                          <w:rFonts w:ascii="Cambria Math" w:hAnsi="Cambria Math"/>
                        </w:rPr>
                      </m:ctrlPr>
                    </m:accPr>
                    <m:e>
                      <m:r>
                        <w:rPr>
                          <w:rFonts w:ascii="Cambria Math" w:hAnsi="Cambria Math"/>
                        </w:rPr>
                        <m:t>w</m:t>
                      </m:r>
                    </m:e>
                  </m:acc>
                </m:den>
              </m:f>
              <m:r>
                <m:rPr>
                  <m:sty m:val="p"/>
                </m:rPr>
                <w:rPr>
                  <w:rFonts w:ascii="Cambria Math" w:hAnsi="Cambria Math"/>
                </w:rPr>
                <m:t>Δ</m:t>
              </m:r>
              <m:acc>
                <m:accPr>
                  <m:chr m:val="̇"/>
                  <m:ctrlPr>
                    <w:rPr>
                      <w:rFonts w:ascii="Cambria Math" w:hAnsi="Cambria Math"/>
                    </w:rPr>
                  </m:ctrlPr>
                </m:accPr>
                <m:e>
                  <m:r>
                    <w:rPr>
                      <w:rFonts w:ascii="Cambria Math" w:hAnsi="Cambria Math"/>
                    </w:rPr>
                    <m:t>w</m:t>
                  </m:r>
                </m:e>
              </m:acc>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r>
                    <w:rPr>
                      <w:rFonts w:ascii="Cambria Math" w:hAnsi="Cambria Math"/>
                    </w:rPr>
                    <m:t>q</m:t>
                  </m:r>
                </m:den>
              </m:f>
              <m:r>
                <m:rPr>
                  <m:sty m:val="p"/>
                </m:rPr>
                <w:rPr>
                  <w:rFonts w:ascii="Cambria Math" w:hAnsi="Cambria Math"/>
                </w:rPr>
                <m:t>Δ</m:t>
              </m:r>
              <m:r>
                <w:rPr>
                  <w:rFonts w:ascii="Cambria Math" w:hAnsi="Cambria Math"/>
                </w:rPr>
                <m:t>q+</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e</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e</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T</m:t>
                  </m:r>
                </m:sub>
              </m:sSub>
            </m:e>
            <m:e>
              <m:r>
                <w:rPr>
                  <w:rFonts w:ascii="Cambria Math" w:hAnsi="Cambria Math"/>
                </w:rPr>
                <m:t xml:space="preserve"> </m:t>
              </m:r>
              <m:ctrlPr>
                <w:rPr>
                  <w:rFonts w:ascii="Cambria Math" w:eastAsia="Cambria Math" w:hAnsi="Cambria Math" w:cs="Cambria Math"/>
                  <w:i/>
                  <w:color w:val="FF0000"/>
                </w:rPr>
              </m:ctrlPr>
            </m:e>
            <m:e>
              <m:r>
                <w:rPr>
                  <w:rFonts w:ascii="Cambria Math" w:hAnsi="Cambria Math"/>
                  <w:color w:val="FF0000"/>
                </w:rPr>
                <m:t>Moments</m:t>
              </m:r>
            </m:e>
            <m:e>
              <m:r>
                <w:rPr>
                  <w:rFonts w:ascii="Cambria Math" w:hAnsi="Cambria Math"/>
                </w:rPr>
                <m:t xml:space="preserve"> </m:t>
              </m:r>
              <m:ctrlPr>
                <w:rPr>
                  <w:rFonts w:ascii="Cambria Math" w:eastAsia="Cambria Math" w:hAnsi="Cambria Math" w:cs="Cambria Math"/>
                </w:rPr>
              </m:ctrlPr>
            </m:e>
            <m:e>
              <m:r>
                <m:rPr>
                  <m:sty m:val="p"/>
                </m:rPr>
                <w:rPr>
                  <w:rFonts w:ascii="Cambria Math" w:hAnsi="Cambria Math"/>
                </w:rPr>
                <m:t>Δ</m:t>
              </m:r>
              <m:r>
                <w:rPr>
                  <w:rFonts w:ascii="Cambria Math" w:hAnsi="Cambria Math"/>
                </w:rPr>
                <m:t>L=</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v</m:t>
                  </m:r>
                </m:den>
              </m:f>
              <m:r>
                <m:rPr>
                  <m:sty m:val="p"/>
                </m:rPr>
                <w:rPr>
                  <w:rFonts w:ascii="Cambria Math" w:hAnsi="Cambria Math"/>
                </w:rPr>
                <m:t>Δ</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p</m:t>
                  </m:r>
                </m:den>
              </m:f>
              <m:r>
                <m:rPr>
                  <m:sty m:val="p"/>
                </m:rPr>
                <w:rPr>
                  <w:rFonts w:ascii="Cambria Math" w:hAnsi="Cambria Math"/>
                </w:rPr>
                <m:t>Δ</m:t>
              </m:r>
              <m:r>
                <w:rPr>
                  <w:rFonts w:ascii="Cambria Math" w:hAnsi="Cambria Math"/>
                </w:rPr>
                <m:t>p+</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r</m:t>
                  </m:r>
                </m:den>
              </m:f>
              <m:r>
                <m:rPr>
                  <m:sty m:val="p"/>
                </m:rPr>
                <w:rPr>
                  <w:rFonts w:ascii="Cambria Math" w:hAnsi="Cambria Math"/>
                </w:rPr>
                <m:t>Δ</m:t>
              </m:r>
              <m:r>
                <w:rPr>
                  <w:rFonts w:ascii="Cambria Math" w:hAnsi="Cambria Math"/>
                </w:rPr>
                <m:t>r+</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r</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a</m:t>
                  </m:r>
                </m:sub>
              </m:sSub>
              <m:ctrlPr>
                <w:rPr>
                  <w:rFonts w:ascii="Cambria Math" w:eastAsia="Cambria Math" w:hAnsi="Cambria Math" w:cs="Cambria Math"/>
                </w:rPr>
              </m:ctrlPr>
            </m:e>
            <m:e>
              <m:r>
                <m:rPr>
                  <m:sty m:val="p"/>
                </m:rPr>
                <w:rPr>
                  <w:rFonts w:ascii="Cambria Math" w:hAnsi="Cambria Math"/>
                </w:rPr>
                <m:t>Δ</m:t>
              </m:r>
              <m:r>
                <w:rPr>
                  <w:rFonts w:ascii="Cambria Math" w:hAnsi="Cambria Math"/>
                </w:rPr>
                <m:t>M=</m:t>
              </m:r>
              <m:f>
                <m:fPr>
                  <m:ctrlPr>
                    <w:rPr>
                      <w:rFonts w:ascii="Cambria Math" w:hAnsi="Cambria Math"/>
                    </w:rPr>
                  </m:ctrlPr>
                </m:fPr>
                <m:num>
                  <m:r>
                    <m:rPr>
                      <m:sty m:val="p"/>
                    </m:rPr>
                    <w:rPr>
                      <w:rFonts w:ascii="Cambria Math" w:hAnsi="Cambria Math"/>
                    </w:rPr>
                    <m:t>∂</m:t>
                  </m:r>
                  <m:r>
                    <w:rPr>
                      <w:rFonts w:ascii="Cambria Math" w:hAnsi="Cambria Math"/>
                    </w:rPr>
                    <m:t>M</m:t>
                  </m:r>
                </m:num>
                <m:den>
                  <m:r>
                    <m:rPr>
                      <m:sty m:val="p"/>
                    </m:rPr>
                    <w:rPr>
                      <w:rFonts w:ascii="Cambria Math" w:hAnsi="Cambria Math"/>
                    </w:rPr>
                    <m:t>∂</m:t>
                  </m:r>
                  <m:r>
                    <w:rPr>
                      <w:rFonts w:ascii="Cambria Math" w:hAnsi="Cambria Math"/>
                    </w:rPr>
                    <m:t>u</m:t>
                  </m:r>
                </m:den>
              </m:f>
              <m:r>
                <m:rPr>
                  <m:sty m:val="p"/>
                </m:rPr>
                <w:rPr>
                  <w:rFonts w:ascii="Cambria Math" w:hAnsi="Cambria Math"/>
                </w:rPr>
                <m:t>Δ</m:t>
              </m:r>
              <m:r>
                <w:rPr>
                  <w:rFonts w:ascii="Cambria Math" w:hAnsi="Cambria Math"/>
                </w:rPr>
                <m:t>u+</m:t>
              </m:r>
              <m:f>
                <m:fPr>
                  <m:ctrlPr>
                    <w:rPr>
                      <w:rFonts w:ascii="Cambria Math" w:hAnsi="Cambria Math"/>
                    </w:rPr>
                  </m:ctrlPr>
                </m:fPr>
                <m:num>
                  <m:r>
                    <m:rPr>
                      <m:sty m:val="p"/>
                    </m:rPr>
                    <w:rPr>
                      <w:rFonts w:ascii="Cambria Math" w:hAnsi="Cambria Math"/>
                    </w:rPr>
                    <m:t>∂</m:t>
                  </m:r>
                  <m:r>
                    <w:rPr>
                      <w:rFonts w:ascii="Cambria Math" w:hAnsi="Cambria Math"/>
                    </w:rPr>
                    <m:t>M</m:t>
                  </m:r>
                </m:num>
                <m:den>
                  <m:r>
                    <m:rPr>
                      <m:sty m:val="p"/>
                    </m:rPr>
                    <w:rPr>
                      <w:rFonts w:ascii="Cambria Math" w:hAnsi="Cambria Math"/>
                    </w:rPr>
                    <m:t>∂</m:t>
                  </m:r>
                  <m:r>
                    <w:rPr>
                      <w:rFonts w:ascii="Cambria Math" w:hAnsi="Cambria Math"/>
                    </w:rPr>
                    <m:t>w</m:t>
                  </m:r>
                </m:den>
              </m:f>
              <m:r>
                <m:rPr>
                  <m:sty m:val="p"/>
                </m:rPr>
                <w:rPr>
                  <w:rFonts w:ascii="Cambria Math" w:hAnsi="Cambria Math"/>
                </w:rPr>
                <m:t>Δ</m:t>
              </m:r>
              <m:r>
                <w:rPr>
                  <w:rFonts w:ascii="Cambria Math" w:hAnsi="Cambria Math"/>
                </w:rPr>
                <m:t>w+</m:t>
              </m:r>
              <m:f>
                <m:fPr>
                  <m:ctrlPr>
                    <w:rPr>
                      <w:rFonts w:ascii="Cambria Math" w:hAnsi="Cambria Math"/>
                    </w:rPr>
                  </m:ctrlPr>
                </m:fPr>
                <m:num>
                  <m:r>
                    <m:rPr>
                      <m:sty m:val="p"/>
                    </m:rPr>
                    <w:rPr>
                      <w:rFonts w:ascii="Cambria Math" w:hAnsi="Cambria Math"/>
                    </w:rPr>
                    <m:t>∂</m:t>
                  </m:r>
                  <m:r>
                    <w:rPr>
                      <w:rFonts w:ascii="Cambria Math" w:hAnsi="Cambria Math"/>
                    </w:rPr>
                    <m:t>M</m:t>
                  </m:r>
                </m:num>
                <m:den>
                  <m:r>
                    <m:rPr>
                      <m:sty m:val="p"/>
                    </m:rPr>
                    <w:rPr>
                      <w:rFonts w:ascii="Cambria Math" w:hAnsi="Cambria Math"/>
                    </w:rPr>
                    <m:t>∂</m:t>
                  </m:r>
                  <m:acc>
                    <m:accPr>
                      <m:chr m:val="̇"/>
                      <m:ctrlPr>
                        <w:rPr>
                          <w:rFonts w:ascii="Cambria Math" w:hAnsi="Cambria Math"/>
                        </w:rPr>
                      </m:ctrlPr>
                    </m:accPr>
                    <m:e>
                      <m:r>
                        <w:rPr>
                          <w:rFonts w:ascii="Cambria Math" w:hAnsi="Cambria Math"/>
                        </w:rPr>
                        <m:t>w</m:t>
                      </m:r>
                    </m:e>
                  </m:acc>
                </m:den>
              </m:f>
              <m:r>
                <m:rPr>
                  <m:sty m:val="p"/>
                </m:rPr>
                <w:rPr>
                  <w:rFonts w:ascii="Cambria Math" w:hAnsi="Cambria Math"/>
                </w:rPr>
                <m:t>Δ</m:t>
              </m:r>
              <m:acc>
                <m:accPr>
                  <m:chr m:val="̇"/>
                  <m:ctrlPr>
                    <w:rPr>
                      <w:rFonts w:ascii="Cambria Math" w:hAnsi="Cambria Math"/>
                    </w:rPr>
                  </m:ctrlPr>
                </m:accPr>
                <m:e>
                  <m:r>
                    <w:rPr>
                      <w:rFonts w:ascii="Cambria Math" w:hAnsi="Cambria Math"/>
                    </w:rPr>
                    <m:t>w</m:t>
                  </m:r>
                </m:e>
              </m:acc>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m:t>
                  </m:r>
                </m:num>
                <m:den>
                  <m:r>
                    <m:rPr>
                      <m:sty m:val="p"/>
                    </m:rPr>
                    <w:rPr>
                      <w:rFonts w:ascii="Cambria Math" w:hAnsi="Cambria Math"/>
                    </w:rPr>
                    <m:t>∂</m:t>
                  </m:r>
                  <m:r>
                    <w:rPr>
                      <w:rFonts w:ascii="Cambria Math" w:hAnsi="Cambria Math"/>
                    </w:rPr>
                    <m:t>q</m:t>
                  </m:r>
                </m:den>
              </m:f>
              <m:r>
                <m:rPr>
                  <m:sty m:val="p"/>
                </m:rPr>
                <w:rPr>
                  <w:rFonts w:ascii="Cambria Math" w:hAnsi="Cambria Math"/>
                </w:rPr>
                <m:t>Δ</m:t>
              </m:r>
              <m:r>
                <w:rPr>
                  <w:rFonts w:ascii="Cambria Math" w:hAnsi="Cambria Math"/>
                </w:rPr>
                <m:t>q+</m:t>
              </m:r>
              <m:f>
                <m:fPr>
                  <m:ctrlPr>
                    <w:rPr>
                      <w:rFonts w:ascii="Cambria Math" w:hAnsi="Cambria Math"/>
                    </w:rPr>
                  </m:ctrlPr>
                </m:fPr>
                <m:num>
                  <m:r>
                    <m:rPr>
                      <m:sty m:val="p"/>
                    </m:rPr>
                    <w:rPr>
                      <w:rFonts w:ascii="Cambria Math" w:hAnsi="Cambria Math"/>
                    </w:rPr>
                    <m:t>∂</m:t>
                  </m:r>
                  <m:r>
                    <w:rPr>
                      <w:rFonts w:ascii="Cambria Math" w:hAnsi="Cambria Math"/>
                    </w:rPr>
                    <m:t>M</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e</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e</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T</m:t>
                  </m:r>
                </m:sub>
              </m:sSub>
            </m:e>
            <m:e>
              <m:r>
                <m:rPr>
                  <m:sty m:val="p"/>
                </m:rPr>
                <w:rPr>
                  <w:rFonts w:ascii="Cambria Math" w:hAnsi="Cambria Math"/>
                </w:rPr>
                <m:t>Δ</m:t>
              </m:r>
              <m:r>
                <w:rPr>
                  <w:rFonts w:ascii="Cambria Math" w:hAnsi="Cambria Math"/>
                </w:rPr>
                <m:t>N=</m:t>
              </m:r>
              <m:f>
                <m:fPr>
                  <m:ctrlPr>
                    <w:rPr>
                      <w:rFonts w:ascii="Cambria Math" w:hAnsi="Cambria Math"/>
                    </w:rPr>
                  </m:ctrlPr>
                </m:fPr>
                <m:num>
                  <m:r>
                    <m:rPr>
                      <m:sty m:val="p"/>
                    </m:rPr>
                    <w:rPr>
                      <w:rFonts w:ascii="Cambria Math" w:hAnsi="Cambria Math"/>
                    </w:rPr>
                    <m:t>∂</m:t>
                  </m:r>
                  <m:r>
                    <w:rPr>
                      <w:rFonts w:ascii="Cambria Math" w:hAnsi="Cambria Math"/>
                    </w:rPr>
                    <m:t>N</m:t>
                  </m:r>
                </m:num>
                <m:den>
                  <m:r>
                    <m:rPr>
                      <m:sty m:val="p"/>
                    </m:rPr>
                    <w:rPr>
                      <w:rFonts w:ascii="Cambria Math" w:hAnsi="Cambria Math"/>
                    </w:rPr>
                    <m:t>∂</m:t>
                  </m:r>
                  <m:r>
                    <w:rPr>
                      <w:rFonts w:ascii="Cambria Math" w:hAnsi="Cambria Math"/>
                    </w:rPr>
                    <m:t>v</m:t>
                  </m:r>
                </m:den>
              </m:f>
              <m:r>
                <m:rPr>
                  <m:sty m:val="p"/>
                </m:rPr>
                <w:rPr>
                  <w:rFonts w:ascii="Cambria Math" w:hAnsi="Cambria Math"/>
                </w:rPr>
                <m:t>Δ</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N</m:t>
                  </m:r>
                </m:num>
                <m:den>
                  <m:r>
                    <m:rPr>
                      <m:sty m:val="p"/>
                    </m:rPr>
                    <w:rPr>
                      <w:rFonts w:ascii="Cambria Math" w:hAnsi="Cambria Math"/>
                    </w:rPr>
                    <m:t>∂</m:t>
                  </m:r>
                  <m:r>
                    <w:rPr>
                      <w:rFonts w:ascii="Cambria Math" w:hAnsi="Cambria Math"/>
                    </w:rPr>
                    <m:t>p</m:t>
                  </m:r>
                </m:den>
              </m:f>
              <m:r>
                <m:rPr>
                  <m:sty m:val="p"/>
                </m:rPr>
                <w:rPr>
                  <w:rFonts w:ascii="Cambria Math" w:hAnsi="Cambria Math"/>
                </w:rPr>
                <m:t>Δ</m:t>
              </m:r>
              <m:r>
                <w:rPr>
                  <w:rFonts w:ascii="Cambria Math" w:hAnsi="Cambria Math"/>
                </w:rPr>
                <m:t>p+</m:t>
              </m:r>
              <m:f>
                <m:fPr>
                  <m:ctrlPr>
                    <w:rPr>
                      <w:rFonts w:ascii="Cambria Math" w:hAnsi="Cambria Math"/>
                    </w:rPr>
                  </m:ctrlPr>
                </m:fPr>
                <m:num>
                  <m:r>
                    <m:rPr>
                      <m:sty m:val="p"/>
                    </m:rPr>
                    <w:rPr>
                      <w:rFonts w:ascii="Cambria Math" w:hAnsi="Cambria Math"/>
                    </w:rPr>
                    <m:t>∂</m:t>
                  </m:r>
                  <m:r>
                    <w:rPr>
                      <w:rFonts w:ascii="Cambria Math" w:hAnsi="Cambria Math"/>
                    </w:rPr>
                    <m:t>N</m:t>
                  </m:r>
                </m:num>
                <m:den>
                  <m:r>
                    <m:rPr>
                      <m:sty m:val="p"/>
                    </m:rPr>
                    <w:rPr>
                      <w:rFonts w:ascii="Cambria Math" w:hAnsi="Cambria Math"/>
                    </w:rPr>
                    <m:t>∂</m:t>
                  </m:r>
                  <m:r>
                    <w:rPr>
                      <w:rFonts w:ascii="Cambria Math" w:hAnsi="Cambria Math"/>
                    </w:rPr>
                    <m:t>r</m:t>
                  </m:r>
                </m:den>
              </m:f>
              <m:r>
                <m:rPr>
                  <m:sty m:val="p"/>
                </m:rPr>
                <w:rPr>
                  <w:rFonts w:ascii="Cambria Math" w:hAnsi="Cambria Math"/>
                </w:rPr>
                <m:t>Δ</m:t>
              </m:r>
              <m:r>
                <w:rPr>
                  <w:rFonts w:ascii="Cambria Math" w:hAnsi="Cambria Math"/>
                </w:rPr>
                <m:t>r+</m:t>
              </m:r>
              <m:f>
                <m:fPr>
                  <m:ctrlPr>
                    <w:rPr>
                      <w:rFonts w:ascii="Cambria Math" w:hAnsi="Cambria Math"/>
                    </w:rPr>
                  </m:ctrlPr>
                </m:fPr>
                <m:num>
                  <m:r>
                    <m:rPr>
                      <m:sty m:val="p"/>
                    </m:rPr>
                    <w:rPr>
                      <w:rFonts w:ascii="Cambria Math" w:hAnsi="Cambria Math"/>
                    </w:rPr>
                    <m:t>∂</m:t>
                  </m:r>
                  <m:r>
                    <w:rPr>
                      <w:rFonts w:ascii="Cambria Math" w:hAnsi="Cambria Math"/>
                    </w:rPr>
                    <m:t>N</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r</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N</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m:t>
                      </m:r>
                    </m:sub>
                  </m:sSub>
                </m:den>
              </m:f>
              <m:r>
                <m:rPr>
                  <m:sty m:val="p"/>
                </m:rPr>
                <w:rPr>
                  <w:rFonts w:ascii="Cambria Math" w:hAnsi="Cambria Math"/>
                </w:rPr>
                <m:t>Δ</m:t>
              </m:r>
              <m:sSub>
                <m:sSubPr>
                  <m:ctrlPr>
                    <w:rPr>
                      <w:rFonts w:ascii="Cambria Math" w:hAnsi="Cambria Math"/>
                    </w:rPr>
                  </m:ctrlPr>
                </m:sSubPr>
                <m:e>
                  <m:r>
                    <w:rPr>
                      <w:rFonts w:ascii="Cambria Math" w:hAnsi="Cambria Math"/>
                    </w:rPr>
                    <m:t>δ</m:t>
                  </m:r>
                </m:e>
                <m:sub>
                  <m:r>
                    <w:rPr>
                      <w:rFonts w:ascii="Cambria Math" w:hAnsi="Cambria Math"/>
                    </w:rPr>
                    <m:t>a</m:t>
                  </m:r>
                </m:sub>
              </m:sSub>
            </m:e>
          </m:eqArr>
        </m:oMath>
      </m:oMathPara>
    </w:p>
    <w:p w14:paraId="67FDEDB0" w14:textId="62FC2CAE" w:rsidR="00034A21" w:rsidRDefault="00034A21" w:rsidP="00034A21">
      <w:pPr>
        <w:ind w:left="0"/>
        <w:jc w:val="center"/>
      </w:pPr>
    </w:p>
    <w:p w14:paraId="7F4AEA9F" w14:textId="7817C6AD" w:rsidR="004F6623" w:rsidRDefault="004F6623" w:rsidP="00034A21">
      <w:pPr>
        <w:ind w:left="0"/>
        <w:jc w:val="center"/>
      </w:pPr>
    </w:p>
    <w:p w14:paraId="432DD0DC" w14:textId="4FB2650F" w:rsidR="004F6623" w:rsidRDefault="004F6623" w:rsidP="00034A21">
      <w:pPr>
        <w:ind w:left="0"/>
        <w:jc w:val="center"/>
      </w:pPr>
    </w:p>
    <w:p w14:paraId="09DBC1D3" w14:textId="4EA7792B" w:rsidR="004F6623" w:rsidRDefault="004F6623" w:rsidP="00034A21">
      <w:pPr>
        <w:ind w:left="0"/>
        <w:jc w:val="center"/>
      </w:pPr>
    </w:p>
    <w:p w14:paraId="09E04556" w14:textId="7BD09821" w:rsidR="004F6623" w:rsidRDefault="004F6623" w:rsidP="00034A21">
      <w:pPr>
        <w:ind w:left="0"/>
        <w:jc w:val="center"/>
      </w:pPr>
    </w:p>
    <w:p w14:paraId="0C692A6B" w14:textId="398D0B3C" w:rsidR="004F6623" w:rsidRDefault="004F6623" w:rsidP="00034A21">
      <w:pPr>
        <w:ind w:left="0"/>
        <w:jc w:val="center"/>
      </w:pPr>
    </w:p>
    <w:p w14:paraId="72F4D7C2" w14:textId="49C42481" w:rsidR="004F6623" w:rsidRDefault="004F6623" w:rsidP="00034A21">
      <w:pPr>
        <w:ind w:left="0"/>
        <w:jc w:val="center"/>
      </w:pPr>
    </w:p>
    <w:p w14:paraId="04B95175" w14:textId="5476AF93" w:rsidR="006E42B9" w:rsidRDefault="006E42B9" w:rsidP="00034A21">
      <w:pPr>
        <w:ind w:left="0"/>
        <w:jc w:val="center"/>
      </w:pPr>
    </w:p>
    <w:p w14:paraId="683A6B79" w14:textId="2439EF54" w:rsidR="006E42B9" w:rsidRDefault="006E42B9" w:rsidP="00034A21">
      <w:pPr>
        <w:ind w:left="0"/>
        <w:jc w:val="center"/>
      </w:pPr>
    </w:p>
    <w:p w14:paraId="5D9F3258" w14:textId="77777777" w:rsidR="006E42B9" w:rsidRDefault="006E42B9" w:rsidP="00034A21">
      <w:pPr>
        <w:ind w:left="0"/>
        <w:jc w:val="center"/>
      </w:pPr>
    </w:p>
    <w:p w14:paraId="139462F7" w14:textId="77777777" w:rsidR="00034A21" w:rsidRDefault="00034A21" w:rsidP="00034A21">
      <w:pPr>
        <w:ind w:left="0"/>
      </w:pPr>
      <w:r w:rsidRPr="008D0BB9">
        <w:rPr>
          <w:b/>
          <w:bCs/>
          <w:u w:val="single"/>
        </w:rPr>
        <w:t>Note:</w:t>
      </w:r>
      <w:r>
        <w:t xml:space="preserve"> </w:t>
      </w:r>
      <m:oMath>
        <m:r>
          <w:rPr>
            <w:rFonts w:ascii="Cambria Math" w:hAnsi="Cambria Math" w:cs="Cambria Math"/>
          </w:rPr>
          <m:t>ΔX</m:t>
        </m:r>
        <m:r>
          <w:rPr>
            <w:rFonts w:ascii="Cambria Math" w:hAnsi="Cambria Math"/>
          </w:rPr>
          <m:t xml:space="preserve">, </m:t>
        </m:r>
        <m:r>
          <w:rPr>
            <w:rFonts w:ascii="Cambria Math" w:hAnsi="Cambria Math" w:cs="Cambria Math"/>
          </w:rPr>
          <m:t>ΔY</m:t>
        </m:r>
        <m:r>
          <w:rPr>
            <w:rFonts w:ascii="Cambria Math" w:hAnsi="Cambria Math"/>
          </w:rPr>
          <m:t xml:space="preserve">, </m:t>
        </m:r>
        <m:r>
          <w:rPr>
            <w:rFonts w:ascii="Cambria Math" w:hAnsi="Cambria Math" w:cs="Cambria Math"/>
          </w:rPr>
          <m:t>ΔZ</m:t>
        </m:r>
        <m:r>
          <w:rPr>
            <w:rFonts w:ascii="Cambria Math" w:hAnsi="Cambria Math"/>
          </w:rPr>
          <m:t xml:space="preserve">, </m:t>
        </m:r>
        <m:r>
          <w:rPr>
            <w:rFonts w:ascii="Cambria Math" w:hAnsi="Cambria Math" w:cs="Cambria Math"/>
          </w:rPr>
          <m:t>ΔL</m:t>
        </m:r>
        <m:r>
          <w:rPr>
            <w:rFonts w:ascii="Cambria Math" w:hAnsi="Cambria Math"/>
          </w:rPr>
          <m:t xml:space="preserve">, </m:t>
        </m:r>
        <m:r>
          <w:rPr>
            <w:rFonts w:ascii="Cambria Math" w:hAnsi="Cambria Math" w:cs="Cambria Math"/>
          </w:rPr>
          <m:t>ΔM</m:t>
        </m:r>
        <m:r>
          <w:rPr>
            <w:rFonts w:ascii="Cambria Math" w:hAnsi="Cambria Math"/>
          </w:rPr>
          <m:t xml:space="preserve">, </m:t>
        </m:r>
        <m:r>
          <w:rPr>
            <w:rFonts w:ascii="Cambria Math" w:hAnsi="Cambria Math" w:cs="Cambria Math"/>
          </w:rPr>
          <m:t>ΔN</m:t>
        </m:r>
      </m:oMath>
      <w:r>
        <w:t xml:space="preserve"> are the </w:t>
      </w:r>
      <w:r w:rsidRPr="008D0BB9">
        <w:rPr>
          <w:u w:val="single"/>
        </w:rPr>
        <w:t>changes</w:t>
      </w:r>
      <w:r>
        <w:t xml:space="preserve"> in the forces &amp; moments, i.e. These are not the absolute values of the forces and moments. They should be added to the </w:t>
      </w:r>
      <w:r w:rsidRPr="008D0BB9">
        <w:rPr>
          <w:u w:val="single"/>
        </w:rPr>
        <w:t>reference values</w:t>
      </w:r>
      <w:r>
        <w:t xml:space="preserve"> at the trim condition </w:t>
      </w:r>
      <m:oMath>
        <m:sSub>
          <m:sSubPr>
            <m:ctrlPr>
              <w:rPr>
                <w:rFonts w:ascii="Cambria Math" w:hAnsi="Cambria Math"/>
                <w:i/>
              </w:rPr>
            </m:ctrlPr>
          </m:sSubPr>
          <m:e>
            <m:r>
              <w:rPr>
                <w:rFonts w:ascii="Cambria Math" w:hAnsi="Cambria Math" w:cs="Cambria Math"/>
              </w:rPr>
              <m:t>X</m:t>
            </m:r>
            <m:ctrlPr>
              <w:rPr>
                <w:rFonts w:ascii="Cambria Math" w:hAnsi="Cambria Math" w:cs="Cambria Math"/>
                <w:i/>
              </w:rPr>
            </m:ctrlP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cs="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cs="Cambria Math"/>
              </w:rPr>
              <m:t>Z</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cs="Cambria Math"/>
              </w:rPr>
              <m:t>L</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cs="Cambria Math"/>
              </w:rPr>
              <m:t>M</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cs="Cambria Math"/>
              </w:rPr>
              <m:t>N</m:t>
            </m:r>
          </m:e>
          <m:sub>
            <m:r>
              <w:rPr>
                <w:rFonts w:ascii="Cambria Math" w:hAnsi="Cambria Math"/>
              </w:rPr>
              <m:t>0</m:t>
            </m:r>
          </m:sub>
        </m:sSub>
      </m:oMath>
      <w:r>
        <w:t xml:space="preserve"> to calculate the absolute values </w:t>
      </w:r>
      <m:oMath>
        <m:r>
          <w:rPr>
            <w:rFonts w:ascii="Cambria Math" w:hAnsi="Cambria Math" w:cs="Cambria Math"/>
          </w:rPr>
          <m:t>X</m:t>
        </m:r>
        <m:r>
          <w:rPr>
            <w:rFonts w:ascii="Cambria Math" w:hAnsi="Cambria Math"/>
          </w:rPr>
          <m:t xml:space="preserve">, </m:t>
        </m:r>
        <m:r>
          <w:rPr>
            <w:rFonts w:ascii="Cambria Math" w:hAnsi="Cambria Math" w:cs="Cambria Math"/>
          </w:rPr>
          <m:t>Y</m:t>
        </m:r>
        <m:r>
          <w:rPr>
            <w:rFonts w:ascii="Cambria Math" w:hAnsi="Cambria Math"/>
          </w:rPr>
          <m:t xml:space="preserve">, </m:t>
        </m:r>
        <m:r>
          <w:rPr>
            <w:rFonts w:ascii="Cambria Math" w:hAnsi="Cambria Math" w:cs="Cambria Math"/>
          </w:rPr>
          <m:t>Z</m:t>
        </m:r>
        <m:r>
          <w:rPr>
            <w:rFonts w:ascii="Cambria Math" w:hAnsi="Cambria Math"/>
          </w:rPr>
          <m:t xml:space="preserve">, </m:t>
        </m:r>
        <m:r>
          <w:rPr>
            <w:rFonts w:ascii="Cambria Math" w:hAnsi="Cambria Math" w:cs="Cambria Math"/>
          </w:rPr>
          <m:t>L</m:t>
        </m:r>
        <m:r>
          <w:rPr>
            <w:rFonts w:ascii="Cambria Math" w:hAnsi="Cambria Math"/>
          </w:rPr>
          <m:t xml:space="preserve">, </m:t>
        </m:r>
        <m:r>
          <w:rPr>
            <w:rFonts w:ascii="Cambria Math" w:hAnsi="Cambria Math" w:cs="Cambria Math"/>
          </w:rPr>
          <m:t>M</m:t>
        </m:r>
        <m:r>
          <w:rPr>
            <w:rFonts w:ascii="Cambria Math" w:hAnsi="Cambria Math"/>
          </w:rPr>
          <m:t xml:space="preserve">, </m:t>
        </m:r>
        <m:r>
          <w:rPr>
            <w:rFonts w:ascii="Cambria Math" w:hAnsi="Cambria Math" w:cs="Cambria Math"/>
          </w:rPr>
          <m:t>N</m:t>
        </m:r>
        <m:r>
          <w:rPr>
            <w:rFonts w:ascii="Cambria Math" w:hAnsi="Cambria Math"/>
          </w:rPr>
          <m:t>.</m:t>
        </m:r>
      </m:oMath>
    </w:p>
    <w:p w14:paraId="51D13C1E" w14:textId="77777777" w:rsidR="004F6623" w:rsidRDefault="004F6623" w:rsidP="00034A21">
      <w:pPr>
        <w:ind w:left="0"/>
      </w:pPr>
    </w:p>
    <w:p w14:paraId="6748CE80" w14:textId="77777777" w:rsidR="00034A21" w:rsidRDefault="00034A21" w:rsidP="00034A21">
      <w:pPr>
        <w:ind w:left="0"/>
      </w:pPr>
      <w:r>
        <w:t>Similarly,</w:t>
      </w:r>
      <m:oMath>
        <m:r>
          <w:rPr>
            <w:rFonts w:ascii="Cambria Math" w:hAnsi="Cambria Math"/>
          </w:rPr>
          <m:t xml:space="preserve"> </m:t>
        </m:r>
        <m:r>
          <w:rPr>
            <w:rFonts w:ascii="Cambria Math" w:hAnsi="Cambria Math" w:cs="Cambria Math"/>
          </w:rPr>
          <m:t>Δu</m:t>
        </m:r>
        <m:r>
          <w:rPr>
            <w:rFonts w:ascii="Cambria Math" w:hAnsi="Cambria Math"/>
          </w:rPr>
          <m:t xml:space="preserve">, </m:t>
        </m:r>
        <m:r>
          <w:rPr>
            <w:rFonts w:ascii="Cambria Math" w:hAnsi="Cambria Math" w:cs="Cambria Math"/>
          </w:rPr>
          <m:t>Δv</m:t>
        </m:r>
        <m:r>
          <w:rPr>
            <w:rFonts w:ascii="Cambria Math" w:hAnsi="Cambria Math"/>
          </w:rPr>
          <m:t xml:space="preserve">, </m:t>
        </m:r>
        <m:r>
          <w:rPr>
            <w:rFonts w:ascii="Cambria Math" w:hAnsi="Cambria Math" w:cs="Cambria Math"/>
          </w:rPr>
          <m:t>Δw</m:t>
        </m:r>
        <m:r>
          <w:rPr>
            <w:rFonts w:ascii="Cambria Math" w:hAnsi="Cambria Math"/>
          </w:rPr>
          <m:t>, …</m:t>
        </m:r>
      </m:oMath>
      <w:r>
        <w:t xml:space="preserve"> are the changes in the states values from their values at the reference condition </w:t>
      </w:r>
      <m:oMath>
        <m:r>
          <w:rPr>
            <w:rFonts w:ascii="Cambria Math" w:hAnsi="Cambria Math" w:cs="Cambria Math"/>
          </w:rPr>
          <m:t>Δu</m:t>
        </m:r>
        <m:r>
          <w:rPr>
            <w:rFonts w:ascii="Cambria Math" w:hAnsi="Cambria Math"/>
          </w:rPr>
          <m:t xml:space="preserve"> = </m:t>
        </m:r>
        <m:r>
          <w:rPr>
            <w:rFonts w:ascii="Cambria Math" w:hAnsi="Cambria Math" w:cs="Cambria Math"/>
          </w:rPr>
          <m:t>u</m:t>
        </m:r>
        <m:r>
          <w:rPr>
            <w:rFonts w:ascii="Cambria Math" w:hAnsi="Cambria Math"/>
          </w:rPr>
          <m:t xml:space="preserve"> - </m:t>
        </m:r>
        <m:r>
          <w:rPr>
            <w:rFonts w:ascii="Cambria Math" w:hAnsi="Cambria Math" w:cs="Cambria Math"/>
          </w:rPr>
          <m:t>u</m:t>
        </m:r>
        <m:r>
          <w:rPr>
            <w:rFonts w:ascii="Cambria Math" w:hAnsi="Cambria Math"/>
          </w:rPr>
          <m:t xml:space="preserve">0, </m:t>
        </m:r>
        <m:r>
          <w:rPr>
            <w:rFonts w:ascii="Cambria Math" w:hAnsi="Cambria Math" w:cs="Cambria Math"/>
          </w:rPr>
          <m:t>Δv</m:t>
        </m:r>
        <m:r>
          <w:rPr>
            <w:rFonts w:ascii="Cambria Math" w:hAnsi="Cambria Math"/>
          </w:rPr>
          <m:t xml:space="preserve"> = </m:t>
        </m:r>
        <m:r>
          <w:rPr>
            <w:rFonts w:ascii="Cambria Math" w:hAnsi="Cambria Math" w:cs="Cambria Math"/>
          </w:rPr>
          <m:t>v</m:t>
        </m:r>
        <m:r>
          <w:rPr>
            <w:rFonts w:ascii="Cambria Math" w:hAnsi="Cambria Math"/>
          </w:rPr>
          <m:t xml:space="preserve"> - </m:t>
        </m:r>
        <m:r>
          <w:rPr>
            <w:rFonts w:ascii="Cambria Math" w:hAnsi="Cambria Math" w:cs="Cambria Math"/>
          </w:rPr>
          <m:t>v</m:t>
        </m:r>
        <m:r>
          <w:rPr>
            <w:rFonts w:ascii="Cambria Math" w:hAnsi="Cambria Math"/>
          </w:rPr>
          <m:t xml:space="preserve">0, </m:t>
        </m:r>
        <m:r>
          <w:rPr>
            <w:rFonts w:ascii="Cambria Math" w:hAnsi="Cambria Math" w:cs="Cambria Math"/>
          </w:rPr>
          <m:t>Δw</m:t>
        </m:r>
        <m:r>
          <w:rPr>
            <w:rFonts w:ascii="Cambria Math" w:hAnsi="Cambria Math"/>
          </w:rPr>
          <m:t xml:space="preserve"> = </m:t>
        </m:r>
        <m:r>
          <w:rPr>
            <w:rFonts w:ascii="Cambria Math" w:hAnsi="Cambria Math" w:cs="Cambria Math"/>
          </w:rPr>
          <m:t>w</m:t>
        </m:r>
        <m:r>
          <w:rPr>
            <w:rFonts w:ascii="Cambria Math" w:hAnsi="Cambria Math"/>
          </w:rPr>
          <m:t xml:space="preserve"> - </m:t>
        </m:r>
        <m:r>
          <w:rPr>
            <w:rFonts w:ascii="Cambria Math" w:hAnsi="Cambria Math" w:cs="Cambria Math"/>
          </w:rPr>
          <m:t>w</m:t>
        </m:r>
        <m:r>
          <w:rPr>
            <w:rFonts w:ascii="Cambria Math" w:hAnsi="Cambria Math"/>
          </w:rPr>
          <m:t>0, …</m:t>
        </m:r>
      </m:oMath>
    </w:p>
    <w:p w14:paraId="6F26FD48" w14:textId="77777777" w:rsidR="00034A21" w:rsidRDefault="00034A21" w:rsidP="00034A21">
      <w:pPr>
        <w:ind w:left="0"/>
      </w:pPr>
    </w:p>
    <w:p w14:paraId="45CFABDE" w14:textId="77777777" w:rsidR="00034A21" w:rsidRDefault="00034A21" w:rsidP="00034A21">
      <w:pPr>
        <w:ind w:left="0"/>
      </w:pPr>
      <w:r>
        <w:t>Hence:</w:t>
      </w:r>
    </w:p>
    <w:p w14:paraId="4B012F1A" w14:textId="77777777" w:rsidR="00034A21" w:rsidRDefault="00034A21" w:rsidP="00AF71FC">
      <w:pPr>
        <w:pStyle w:val="ListParagraph"/>
        <w:numPr>
          <w:ilvl w:val="0"/>
          <w:numId w:val="14"/>
        </w:numPr>
      </w:pPr>
      <w:r>
        <w:t>Inputs and outputs of the (</w:t>
      </w:r>
      <w:r w:rsidRPr="00C75AD6">
        <w:rPr>
          <w:u w:val="single"/>
        </w:rPr>
        <w:t>Airframe Model</w:t>
      </w:r>
      <w:r>
        <w:t xml:space="preserve">) are </w:t>
      </w:r>
      <w:r w:rsidRPr="00C75AD6">
        <w:rPr>
          <w:u w:val="single"/>
        </w:rPr>
        <w:t>perturbations</w:t>
      </w:r>
      <w:r>
        <w:t xml:space="preserve"> from the reference values.</w:t>
      </w:r>
    </w:p>
    <w:p w14:paraId="0778CEEB" w14:textId="77777777" w:rsidR="00034A21" w:rsidRDefault="00034A21" w:rsidP="00AF71FC">
      <w:pPr>
        <w:pStyle w:val="ListParagraph"/>
        <w:numPr>
          <w:ilvl w:val="0"/>
          <w:numId w:val="14"/>
        </w:numPr>
      </w:pPr>
      <w:r>
        <w:t xml:space="preserve">Inputs and outputs of the </w:t>
      </w:r>
      <w:r w:rsidRPr="00C75AD6">
        <w:rPr>
          <w:u w:val="single"/>
        </w:rPr>
        <w:t>RBD</w:t>
      </w:r>
      <w:r>
        <w:t xml:space="preserve"> are </w:t>
      </w:r>
      <w:r w:rsidRPr="00C75AD6">
        <w:rPr>
          <w:u w:val="single"/>
        </w:rPr>
        <w:t>absolute</w:t>
      </w:r>
      <w:r>
        <w:t xml:space="preserve"> values.</w:t>
      </w:r>
    </w:p>
    <w:p w14:paraId="40A6B203" w14:textId="77777777" w:rsidR="00034A21" w:rsidRDefault="00034A21" w:rsidP="00034A21">
      <w:pPr>
        <w:ind w:left="0"/>
      </w:pPr>
    </w:p>
    <w:p w14:paraId="5607F01C" w14:textId="77777777" w:rsidR="00034A21" w:rsidRDefault="00034A21" w:rsidP="00034A21">
      <w:pPr>
        <w:ind w:left="0"/>
      </w:pPr>
      <w:r>
        <w:t xml:space="preserve">So that: </w:t>
      </w:r>
      <w:r w:rsidRPr="00C75AD6">
        <w:rPr>
          <w:u w:val="single"/>
        </w:rPr>
        <w:t>Perturbation</w:t>
      </w:r>
      <w:r>
        <w:t xml:space="preserve"> values resulting from the (Airframe Model) should be </w:t>
      </w:r>
      <w:r w:rsidRPr="00C75AD6">
        <w:rPr>
          <w:u w:val="single"/>
        </w:rPr>
        <w:t>added to</w:t>
      </w:r>
      <w:r>
        <w:t xml:space="preserve"> the reference values before passing them to the (RBD) and the </w:t>
      </w:r>
      <w:r w:rsidRPr="00C75AD6">
        <w:rPr>
          <w:u w:val="single"/>
        </w:rPr>
        <w:t>absolute values</w:t>
      </w:r>
      <w:r>
        <w:t xml:space="preserve"> resulting from the (RBD) should be converted to perturbation values by </w:t>
      </w:r>
      <w:r w:rsidRPr="00C75AD6">
        <w:rPr>
          <w:u w:val="single"/>
        </w:rPr>
        <w:t>subtracting</w:t>
      </w:r>
      <w:r>
        <w:t xml:space="preserve"> the reference values from them.</w:t>
      </w:r>
    </w:p>
    <w:p w14:paraId="099345E8" w14:textId="77777777" w:rsidR="00034A21" w:rsidRDefault="00034A21" w:rsidP="00034A21">
      <w:pPr>
        <w:ind w:left="0"/>
      </w:pPr>
    </w:p>
    <w:p w14:paraId="71ED7FB0" w14:textId="77777777" w:rsidR="00034A21" w:rsidRPr="00A13FF5" w:rsidRDefault="00034A21" w:rsidP="00AF71FC">
      <w:pPr>
        <w:pStyle w:val="ListParagraph"/>
        <w:numPr>
          <w:ilvl w:val="0"/>
          <w:numId w:val="15"/>
        </w:numPr>
        <w:rPr>
          <w:b/>
          <w:bCs/>
          <w:sz w:val="28"/>
          <w:szCs w:val="28"/>
        </w:rPr>
      </w:pPr>
      <w:r w:rsidRPr="00A13FF5">
        <w:rPr>
          <w:b/>
          <w:bCs/>
          <w:sz w:val="28"/>
          <w:szCs w:val="28"/>
        </w:rPr>
        <w:t>How to get the reference values?</w:t>
      </w:r>
      <w:r>
        <w:rPr>
          <w:b/>
          <w:bCs/>
          <w:sz w:val="28"/>
          <w:szCs w:val="28"/>
        </w:rPr>
        <w:t xml:space="preserve"> (Which are fixed in the Simulation)</w:t>
      </w:r>
    </w:p>
    <w:p w14:paraId="3F487BCC" w14:textId="77777777" w:rsidR="00034A21" w:rsidRDefault="00034A21" w:rsidP="00034A21">
      <w:pPr>
        <w:ind w:left="720"/>
      </w:pPr>
      <w:r>
        <w:t>The total forces acting on an airplane are:</w:t>
      </w:r>
    </w:p>
    <w:p w14:paraId="5AC21A7F" w14:textId="77777777" w:rsidR="00034A21" w:rsidRDefault="00034A21" w:rsidP="00AF71FC">
      <w:pPr>
        <w:pStyle w:val="ListParagraph"/>
        <w:numPr>
          <w:ilvl w:val="0"/>
          <w:numId w:val="16"/>
        </w:numPr>
        <w:ind w:left="1440"/>
      </w:pPr>
      <w:r>
        <w:t>Aerodynamic forces.</w:t>
      </w:r>
    </w:p>
    <w:p w14:paraId="637F6EB9" w14:textId="77777777" w:rsidR="00034A21" w:rsidRDefault="00034A21" w:rsidP="00AF71FC">
      <w:pPr>
        <w:pStyle w:val="ListParagraph"/>
        <w:numPr>
          <w:ilvl w:val="0"/>
          <w:numId w:val="16"/>
        </w:numPr>
        <w:ind w:left="1440"/>
      </w:pPr>
      <w:r>
        <w:t xml:space="preserve">Thrust force. </w:t>
      </w:r>
    </w:p>
    <w:p w14:paraId="2AC7A153" w14:textId="77777777" w:rsidR="00034A21" w:rsidRDefault="00034A21" w:rsidP="00AF71FC">
      <w:pPr>
        <w:pStyle w:val="ListParagraph"/>
        <w:numPr>
          <w:ilvl w:val="0"/>
          <w:numId w:val="16"/>
        </w:numPr>
        <w:ind w:left="1440"/>
      </w:pPr>
      <w:r>
        <w:t>Gravity force.</w:t>
      </w:r>
    </w:p>
    <w:p w14:paraId="4784B921" w14:textId="77777777" w:rsidR="00034A21" w:rsidRDefault="00000000" w:rsidP="00034A21">
      <w:pPr>
        <w:pStyle w:val="ListParagraph"/>
        <w:ind w:left="1440"/>
      </w:pPr>
      <m:oMathPara>
        <m:oMath>
          <m:eqArr>
            <m:eqArrPr>
              <m:ctrlPr>
                <w:rPr>
                  <w:rFonts w:ascii="Cambria Math" w:hAnsi="Cambria Math"/>
                </w:rPr>
              </m:ctrlPr>
            </m:eqArrPr>
            <m:e>
              <m:r>
                <w:rPr>
                  <w:rFonts w:ascii="Cambria Math" w:hAnsi="Cambria Math"/>
                </w:rPr>
                <m:t>X-mg</m:t>
              </m:r>
              <m:r>
                <m:rPr>
                  <m:sty m:val="p"/>
                </m:rPr>
                <w:rPr>
                  <w:rFonts w:ascii="Cambria Math" w:hAnsi="Cambria Math"/>
                </w:rPr>
                <m:t>sin</m:t>
              </m:r>
              <m:r>
                <w:rPr>
                  <w:rFonts w:ascii="Cambria Math" w:hAnsi="Cambria Math"/>
                </w:rPr>
                <m:t>⁡θ=m</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u</m:t>
                          </m:r>
                        </m:e>
                      </m:acc>
                    </m:e>
                    <m:sup>
                      <m:r>
                        <w:rPr>
                          <w:rFonts w:ascii="Cambria Math" w:hAnsi="Cambria Math"/>
                        </w:rPr>
                        <m:t>E</m:t>
                      </m:r>
                    </m:sup>
                  </m:sSup>
                  <m:r>
                    <w:rPr>
                      <w:rFonts w:ascii="Cambria Math" w:hAnsi="Cambria Math"/>
                    </w:rPr>
                    <m:t>+q</m:t>
                  </m:r>
                  <m:sSup>
                    <m:sSupPr>
                      <m:ctrlPr>
                        <w:rPr>
                          <w:rFonts w:ascii="Cambria Math" w:hAnsi="Cambria Math"/>
                        </w:rPr>
                      </m:ctrlPr>
                    </m:sSupPr>
                    <m:e>
                      <m:r>
                        <w:rPr>
                          <w:rFonts w:ascii="Cambria Math" w:hAnsi="Cambria Math"/>
                        </w:rPr>
                        <m:t>w</m:t>
                      </m:r>
                    </m:e>
                    <m:sup>
                      <m:r>
                        <w:rPr>
                          <w:rFonts w:ascii="Cambria Math" w:hAnsi="Cambria Math"/>
                        </w:rPr>
                        <m:t>E</m:t>
                      </m:r>
                    </m:sup>
                  </m:sSup>
                  <m:r>
                    <w:rPr>
                      <w:rFonts w:ascii="Cambria Math" w:hAnsi="Cambria Math"/>
                    </w:rPr>
                    <m:t>-r</m:t>
                  </m:r>
                  <m:sSup>
                    <m:sSupPr>
                      <m:ctrlPr>
                        <w:rPr>
                          <w:rFonts w:ascii="Cambria Math" w:hAnsi="Cambria Math"/>
                        </w:rPr>
                      </m:ctrlPr>
                    </m:sSupPr>
                    <m:e>
                      <m:r>
                        <w:rPr>
                          <w:rFonts w:ascii="Cambria Math" w:hAnsi="Cambria Math"/>
                        </w:rPr>
                        <m:t>v</m:t>
                      </m:r>
                    </m:e>
                    <m:sup>
                      <m:r>
                        <w:rPr>
                          <w:rFonts w:ascii="Cambria Math" w:hAnsi="Cambria Math"/>
                        </w:rPr>
                        <m:t>E</m:t>
                      </m:r>
                    </m:sup>
                  </m:sSup>
                </m:e>
              </m:d>
            </m:e>
            <m:e>
              <m:r>
                <w:rPr>
                  <w:rFonts w:ascii="Cambria Math" w:hAnsi="Cambria Math"/>
                </w:rPr>
                <m:t>Y+mg</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⁡ϕ=m</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v</m:t>
                          </m:r>
                        </m:e>
                      </m:acc>
                    </m:e>
                    <m:sup>
                      <m:r>
                        <w:rPr>
                          <w:rFonts w:ascii="Cambria Math" w:hAnsi="Cambria Math"/>
                        </w:rPr>
                        <m:t>E</m:t>
                      </m:r>
                    </m:sup>
                  </m:sSup>
                  <m:r>
                    <w:rPr>
                      <w:rFonts w:ascii="Cambria Math" w:hAnsi="Cambria Math"/>
                    </w:rPr>
                    <m:t>+r</m:t>
                  </m:r>
                  <m:sSup>
                    <m:sSupPr>
                      <m:ctrlPr>
                        <w:rPr>
                          <w:rFonts w:ascii="Cambria Math" w:hAnsi="Cambria Math"/>
                        </w:rPr>
                      </m:ctrlPr>
                    </m:sSupPr>
                    <m:e>
                      <m:r>
                        <w:rPr>
                          <w:rFonts w:ascii="Cambria Math" w:hAnsi="Cambria Math"/>
                        </w:rPr>
                        <m:t>u</m:t>
                      </m:r>
                    </m:e>
                    <m:sup>
                      <m:r>
                        <w:rPr>
                          <w:rFonts w:ascii="Cambria Math" w:hAnsi="Cambria Math"/>
                        </w:rPr>
                        <m:t>E</m:t>
                      </m:r>
                    </m:sup>
                  </m:sSup>
                  <m:r>
                    <w:rPr>
                      <w:rFonts w:ascii="Cambria Math" w:hAnsi="Cambria Math"/>
                    </w:rPr>
                    <m:t>-p</m:t>
                  </m:r>
                  <m:sSup>
                    <m:sSupPr>
                      <m:ctrlPr>
                        <w:rPr>
                          <w:rFonts w:ascii="Cambria Math" w:hAnsi="Cambria Math"/>
                        </w:rPr>
                      </m:ctrlPr>
                    </m:sSupPr>
                    <m:e>
                      <m:r>
                        <w:rPr>
                          <w:rFonts w:ascii="Cambria Math" w:hAnsi="Cambria Math"/>
                        </w:rPr>
                        <m:t>w</m:t>
                      </m:r>
                    </m:e>
                    <m:sup>
                      <m:r>
                        <w:rPr>
                          <w:rFonts w:ascii="Cambria Math" w:hAnsi="Cambria Math"/>
                        </w:rPr>
                        <m:t>E</m:t>
                      </m:r>
                    </m:sup>
                  </m:sSup>
                </m:e>
              </m:d>
            </m:e>
            <m:e>
              <m:r>
                <w:rPr>
                  <w:rFonts w:ascii="Cambria Math" w:hAnsi="Cambria Math"/>
                </w:rPr>
                <m:t>Z+mg</m:t>
              </m:r>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⁡ϕ=m</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w</m:t>
                          </m:r>
                        </m:e>
                      </m:acc>
                    </m:e>
                    <m:sup>
                      <m:r>
                        <w:rPr>
                          <w:rFonts w:ascii="Cambria Math" w:hAnsi="Cambria Math"/>
                        </w:rPr>
                        <m:t>E</m:t>
                      </m:r>
                    </m:sup>
                  </m:sSup>
                  <m:r>
                    <w:rPr>
                      <w:rFonts w:ascii="Cambria Math" w:hAnsi="Cambria Math"/>
                    </w:rPr>
                    <m:t>+p</m:t>
                  </m:r>
                  <m:sSup>
                    <m:sSupPr>
                      <m:ctrlPr>
                        <w:rPr>
                          <w:rFonts w:ascii="Cambria Math" w:hAnsi="Cambria Math"/>
                        </w:rPr>
                      </m:ctrlPr>
                    </m:sSupPr>
                    <m:e>
                      <m:r>
                        <w:rPr>
                          <w:rFonts w:ascii="Cambria Math" w:hAnsi="Cambria Math"/>
                        </w:rPr>
                        <m:t>v</m:t>
                      </m:r>
                    </m:e>
                    <m:sup>
                      <m:r>
                        <w:rPr>
                          <w:rFonts w:ascii="Cambria Math" w:hAnsi="Cambria Math"/>
                        </w:rPr>
                        <m:t>E</m:t>
                      </m:r>
                    </m:sup>
                  </m:sSup>
                  <m:r>
                    <w:rPr>
                      <w:rFonts w:ascii="Cambria Math" w:hAnsi="Cambria Math"/>
                    </w:rPr>
                    <m:t>-q</m:t>
                  </m:r>
                  <m:sSup>
                    <m:sSupPr>
                      <m:ctrlPr>
                        <w:rPr>
                          <w:rFonts w:ascii="Cambria Math" w:hAnsi="Cambria Math"/>
                        </w:rPr>
                      </m:ctrlPr>
                    </m:sSupPr>
                    <m:e>
                      <m:r>
                        <w:rPr>
                          <w:rFonts w:ascii="Cambria Math" w:hAnsi="Cambria Math"/>
                        </w:rPr>
                        <m:t>u</m:t>
                      </m:r>
                    </m:e>
                    <m:sup>
                      <m:r>
                        <w:rPr>
                          <w:rFonts w:ascii="Cambria Math" w:hAnsi="Cambria Math"/>
                        </w:rPr>
                        <m:t>E</m:t>
                      </m:r>
                    </m:sup>
                  </m:sSup>
                </m:e>
              </m:d>
            </m:e>
          </m:eqArr>
        </m:oMath>
      </m:oMathPara>
    </w:p>
    <w:p w14:paraId="49BF07DF" w14:textId="77777777" w:rsidR="00034A21" w:rsidRDefault="00034A21" w:rsidP="00034A21">
      <w:pPr>
        <w:ind w:left="0"/>
      </w:pPr>
    </w:p>
    <w:p w14:paraId="409DCA88" w14:textId="36061AF3" w:rsidR="00034A21" w:rsidRDefault="00034A21" w:rsidP="00034A21">
      <w:pPr>
        <w:ind w:left="0"/>
      </w:pPr>
      <w:r>
        <w:t xml:space="preserve">Initially at the </w:t>
      </w:r>
      <w:r w:rsidRPr="00A13FF5">
        <w:rPr>
          <w:b/>
          <w:bCs/>
        </w:rPr>
        <w:t>reference flight condition</w:t>
      </w:r>
      <w:r>
        <w:rPr>
          <w:b/>
          <w:bCs/>
        </w:rPr>
        <w:t>,</w:t>
      </w:r>
      <w:r>
        <w:t xml:space="preserve"> the airplane is in an </w:t>
      </w:r>
      <w:r w:rsidRPr="00A13FF5">
        <w:rPr>
          <w:b/>
          <w:bCs/>
        </w:rPr>
        <w:t>equilibrium state</w:t>
      </w:r>
      <w:r>
        <w:t>, which means:</w:t>
      </w:r>
    </w:p>
    <w:p w14:paraId="23449E4B" w14:textId="77777777" w:rsidR="004F6623" w:rsidRDefault="004F6623" w:rsidP="00034A21">
      <w:pPr>
        <w:ind w:left="0"/>
      </w:pPr>
    </w:p>
    <w:p w14:paraId="006F990E" w14:textId="77777777" w:rsidR="00034A21" w:rsidRPr="000108F6" w:rsidRDefault="00034A21" w:rsidP="00034A21">
      <w:pPr>
        <w:ind w:left="0"/>
      </w:pPr>
      <m:oMathPara>
        <m:oMath>
          <m:r>
            <w:rPr>
              <w:rFonts w:ascii="Cambria Math" w:hAnsi="Cambria Math"/>
            </w:rPr>
            <m:t>∑</m:t>
          </m:r>
          <m:r>
            <m:rPr>
              <m:nor/>
            </m:rPr>
            <m:t xml:space="preserve"> Forces </m:t>
          </m:r>
          <m:r>
            <w:rPr>
              <w:rFonts w:ascii="Cambria Math" w:hAnsi="Cambria Math"/>
            </w:rPr>
            <m:t xml:space="preserve">=0     </m:t>
          </m:r>
          <m:r>
            <m:rPr>
              <m:sty m:val="p"/>
            </m:rPr>
            <w:rPr>
              <w:rFonts w:ascii="Cambria Math" w:hAnsi="Cambria Math"/>
            </w:rPr>
            <m:t xml:space="preserve">&amp;     </m:t>
          </m:r>
          <m:r>
            <w:rPr>
              <w:rFonts w:ascii="Cambria Math" w:hAnsi="Cambria Math"/>
            </w:rPr>
            <m:t>∑</m:t>
          </m:r>
          <m:r>
            <m:rPr>
              <m:nor/>
            </m:rPr>
            <m:t xml:space="preserve"> Moments </m:t>
          </m:r>
          <m:r>
            <w:rPr>
              <w:rFonts w:ascii="Cambria Math" w:hAnsi="Cambria Math"/>
            </w:rPr>
            <m:t>=0</m:t>
          </m:r>
        </m:oMath>
      </m:oMathPara>
    </w:p>
    <w:p w14:paraId="544F52CD" w14:textId="17D26F32" w:rsidR="00034A21" w:rsidRDefault="00034A21" w:rsidP="00034A21">
      <w:pPr>
        <w:ind w:left="0"/>
      </w:pPr>
    </w:p>
    <w:p w14:paraId="7F008A42" w14:textId="52C4EF8D" w:rsidR="004F6623" w:rsidRDefault="004F6623" w:rsidP="00034A21">
      <w:pPr>
        <w:ind w:left="0"/>
      </w:pPr>
    </w:p>
    <w:p w14:paraId="6826CB83" w14:textId="56F91B04" w:rsidR="004F6623" w:rsidRDefault="004F6623" w:rsidP="00034A21">
      <w:pPr>
        <w:ind w:left="0"/>
      </w:pPr>
    </w:p>
    <w:p w14:paraId="2D8E5F37" w14:textId="7EA10D54" w:rsidR="004F6623" w:rsidRDefault="004F6623" w:rsidP="00034A21">
      <w:pPr>
        <w:ind w:left="0"/>
      </w:pPr>
    </w:p>
    <w:p w14:paraId="0389575D" w14:textId="4179E8C4" w:rsidR="004F6623" w:rsidRDefault="004F6623" w:rsidP="00034A21">
      <w:pPr>
        <w:ind w:left="0"/>
      </w:pPr>
    </w:p>
    <w:p w14:paraId="7CE38BD4" w14:textId="3E7335C1" w:rsidR="004F6623" w:rsidRDefault="004F6623" w:rsidP="00034A21">
      <w:pPr>
        <w:ind w:left="0"/>
      </w:pPr>
    </w:p>
    <w:p w14:paraId="64E20E98" w14:textId="5F89F30C" w:rsidR="004F6623" w:rsidRDefault="004F6623" w:rsidP="00034A21">
      <w:pPr>
        <w:ind w:left="0"/>
      </w:pPr>
    </w:p>
    <w:p w14:paraId="4A3DF78A" w14:textId="56DEF194" w:rsidR="004F6623" w:rsidRDefault="004F6623" w:rsidP="00034A21">
      <w:pPr>
        <w:ind w:left="0"/>
      </w:pPr>
    </w:p>
    <w:p w14:paraId="41E69342" w14:textId="482A96FA" w:rsidR="004F6623" w:rsidRDefault="004F6623" w:rsidP="00034A21">
      <w:pPr>
        <w:ind w:left="0"/>
      </w:pPr>
    </w:p>
    <w:p w14:paraId="24EED9C0" w14:textId="49B4AAFC" w:rsidR="004F6623" w:rsidRDefault="004F6623" w:rsidP="00034A21">
      <w:pPr>
        <w:ind w:left="0"/>
      </w:pPr>
    </w:p>
    <w:p w14:paraId="33106827" w14:textId="647E1841" w:rsidR="004F6623" w:rsidRDefault="004F6623" w:rsidP="00034A21">
      <w:pPr>
        <w:ind w:left="0"/>
      </w:pPr>
    </w:p>
    <w:p w14:paraId="547571B2" w14:textId="72619587" w:rsidR="004F6623" w:rsidRDefault="004F6623" w:rsidP="00034A21">
      <w:pPr>
        <w:ind w:left="0"/>
      </w:pPr>
    </w:p>
    <w:p w14:paraId="24B25009" w14:textId="48102FC8" w:rsidR="004F6623" w:rsidRDefault="004F6623" w:rsidP="00034A21">
      <w:pPr>
        <w:ind w:left="0"/>
      </w:pPr>
    </w:p>
    <w:p w14:paraId="3005D5FD" w14:textId="528E1542" w:rsidR="004F6623" w:rsidRDefault="004F6623" w:rsidP="00034A21">
      <w:pPr>
        <w:ind w:left="0"/>
      </w:pPr>
    </w:p>
    <w:p w14:paraId="2FD25ED1" w14:textId="119F5DAF" w:rsidR="004F6623" w:rsidRDefault="004F6623" w:rsidP="00034A21">
      <w:pPr>
        <w:ind w:left="0"/>
      </w:pPr>
    </w:p>
    <w:p w14:paraId="29D9CE54" w14:textId="12F4738E" w:rsidR="004F6623" w:rsidRDefault="004F6623" w:rsidP="00034A21">
      <w:pPr>
        <w:ind w:left="0"/>
      </w:pPr>
    </w:p>
    <w:p w14:paraId="4701BDDE" w14:textId="1350FA90" w:rsidR="004F6623" w:rsidRDefault="004F6623" w:rsidP="00034A21">
      <w:pPr>
        <w:ind w:left="0"/>
      </w:pPr>
    </w:p>
    <w:p w14:paraId="24A91119" w14:textId="648A3506" w:rsidR="004F6623" w:rsidRDefault="004F6623" w:rsidP="00034A21">
      <w:pPr>
        <w:ind w:left="0"/>
      </w:pPr>
    </w:p>
    <w:p w14:paraId="25210BCF" w14:textId="77777777" w:rsidR="004F6623" w:rsidRPr="00EA7D20" w:rsidRDefault="004F6623" w:rsidP="00034A21">
      <w:pPr>
        <w:ind w:left="0"/>
      </w:pPr>
    </w:p>
    <w:p w14:paraId="02285C78" w14:textId="3ECCEB10" w:rsidR="00034A21" w:rsidRPr="004F6623" w:rsidRDefault="00034A21" w:rsidP="004F6623">
      <w:pPr>
        <w:pStyle w:val="Heading2"/>
      </w:pPr>
      <w:bookmarkStart w:id="53" w:name="_Toc129381487"/>
      <w:bookmarkStart w:id="54" w:name="_Toc130028509"/>
      <w:r w:rsidRPr="004F6623">
        <w:t>Trim Conditions</w:t>
      </w:r>
      <w:bookmarkEnd w:id="53"/>
      <w:bookmarkEnd w:id="54"/>
    </w:p>
    <w:p w14:paraId="1EBA99B5" w14:textId="77777777" w:rsidR="004F6623" w:rsidRPr="000108F6" w:rsidRDefault="004F6623" w:rsidP="004F6623"/>
    <w:p w14:paraId="617005F0" w14:textId="0FC10236" w:rsidR="00034A21" w:rsidRDefault="00034A21" w:rsidP="00034A21">
      <w:pPr>
        <w:rPr>
          <w:rFonts w:eastAsiaTheme="minorEastAsia"/>
        </w:rPr>
      </w:pPr>
      <w:r>
        <w:rPr>
          <w:rFonts w:eastAsiaTheme="minorEastAsia"/>
        </w:rPr>
        <w:t xml:space="preserve">We will choose </w:t>
      </w:r>
      <w:r w:rsidRPr="00EA7D20">
        <w:rPr>
          <w:rFonts w:eastAsiaTheme="minorEastAsia"/>
          <w:b/>
          <w:bCs/>
        </w:rPr>
        <w:t>symmetric, and steady state</w:t>
      </w:r>
      <w:r>
        <w:rPr>
          <w:rFonts w:eastAsiaTheme="minorEastAsia"/>
        </w:rPr>
        <w:t xml:space="preserve"> flight condition.</w:t>
      </w:r>
    </w:p>
    <w:p w14:paraId="7A7E7C53" w14:textId="77777777" w:rsidR="004F6623" w:rsidRPr="00DF0739" w:rsidRDefault="004F6623" w:rsidP="00034A21">
      <w:pPr>
        <w:rPr>
          <w:rFonts w:eastAsiaTheme="minorEastAsia"/>
        </w:rPr>
      </w:pPr>
    </w:p>
    <w:p w14:paraId="21A0B7AF" w14:textId="77777777" w:rsidR="00034A21" w:rsidRPr="000108F6" w:rsidRDefault="00034A21" w:rsidP="00034A21">
      <w:pPr>
        <w:jc w:val="center"/>
        <w:rPr>
          <w:rFonts w:asciiTheme="minorHAnsi" w:eastAsiaTheme="minorEastAsia" w:hAnsiTheme="minorHAnsi" w:cstheme="minorBidi"/>
        </w:rPr>
      </w:pPr>
      <m:oMath>
        <m:r>
          <w:rPr>
            <w:rFonts w:ascii="Cambria Math" w:eastAsiaTheme="minorEastAsia" w:hAnsi="Cambria Math"/>
          </w:rPr>
          <m:t>u=</m:t>
        </m:r>
        <m:sSub>
          <m:sSubPr>
            <m:ctrlPr>
              <w:rPr>
                <w:rFonts w:ascii="Cambria Math" w:eastAsiaTheme="minorEastAsia" w:hAnsi="Cambria Math"/>
                <w:i/>
                <w:sz w:val="22"/>
                <w:szCs w:val="22"/>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 xml:space="preserve"> </m:t>
        </m:r>
      </m:oMath>
      <w:r>
        <w:rPr>
          <w:rFonts w:asciiTheme="minorHAnsi" w:eastAsiaTheme="minorEastAsia" w:hAnsiTheme="minorHAnsi" w:cstheme="minorBidi"/>
        </w:rPr>
        <w:t>,</w:t>
      </w:r>
      <m:oMath>
        <m:r>
          <w:rPr>
            <w:rFonts w:ascii="Cambria Math" w:eastAsiaTheme="minorEastAsia" w:hAnsi="Cambria Math" w:cstheme="minorBidi"/>
          </w:rPr>
          <m:t xml:space="preserve">  </m:t>
        </m:r>
        <m:r>
          <w:rPr>
            <w:rFonts w:ascii="Cambria Math" w:eastAsiaTheme="minorEastAsia" w:hAnsi="Cambria Math"/>
          </w:rPr>
          <m:t xml:space="preserve">v=0 </m:t>
        </m:r>
      </m:oMath>
      <w:r>
        <w:rPr>
          <w:rFonts w:asciiTheme="minorHAnsi" w:eastAsiaTheme="minorEastAsia" w:hAnsiTheme="minorHAnsi" w:cstheme="minorBidi"/>
        </w:rPr>
        <w:t>,</w:t>
      </w:r>
      <m:oMath>
        <m:r>
          <w:rPr>
            <w:rFonts w:ascii="Cambria Math" w:eastAsiaTheme="minorEastAsia" w:hAnsi="Cambria Math" w:cstheme="minorBidi"/>
          </w:rPr>
          <m:t xml:space="preserve">  </m:t>
        </m:r>
        <m:r>
          <w:rPr>
            <w:rFonts w:ascii="Cambria Math" w:eastAsiaTheme="minorEastAsia" w:hAnsi="Cambria Math"/>
          </w:rPr>
          <m:t>w=</m:t>
        </m:r>
        <m:sSub>
          <m:sSubPr>
            <m:ctrlPr>
              <w:rPr>
                <w:rFonts w:ascii="Cambria Math" w:eastAsiaTheme="minorEastAsia" w:hAnsi="Cambria Math"/>
                <w:i/>
                <w:sz w:val="22"/>
                <w:szCs w:val="22"/>
              </w:rPr>
            </m:ctrlPr>
          </m:sSubPr>
          <m:e>
            <m:r>
              <w:rPr>
                <w:rFonts w:ascii="Cambria Math" w:eastAsiaTheme="minorEastAsia" w:hAnsi="Cambria Math"/>
              </w:rPr>
              <m:t>w</m:t>
            </m:r>
          </m:e>
          <m:sub>
            <m:r>
              <w:rPr>
                <w:rFonts w:ascii="Cambria Math" w:eastAsiaTheme="minorEastAsia" w:hAnsi="Cambria Math"/>
              </w:rPr>
              <m:t>0</m:t>
            </m:r>
          </m:sub>
        </m:sSub>
      </m:oMath>
    </w:p>
    <w:p w14:paraId="2DB389D8" w14:textId="77777777" w:rsidR="00034A21" w:rsidRPr="00EA7D20" w:rsidRDefault="00034A21" w:rsidP="00034A21">
      <w:pPr>
        <w:ind w:left="0"/>
        <w:rPr>
          <w:rFonts w:asciiTheme="minorHAnsi" w:eastAsiaTheme="minorEastAsia" w:hAnsiTheme="minorHAnsi" w:cstheme="minorBidi"/>
        </w:rPr>
      </w:pPr>
      <m:oMathPara>
        <m:oMathParaPr>
          <m:jc m:val="center"/>
        </m:oMathParaPr>
        <m:oMath>
          <m:r>
            <w:rPr>
              <w:rFonts w:ascii="Cambria Math" w:eastAsiaTheme="minorEastAsia" w:hAnsi="Cambria Math"/>
            </w:rPr>
            <m:t xml:space="preserve"> p=q=r=0 </m:t>
          </m:r>
        </m:oMath>
      </m:oMathPara>
    </w:p>
    <w:p w14:paraId="5BBBF211" w14:textId="77777777" w:rsidR="00034A21" w:rsidRPr="00EA7D20" w:rsidRDefault="00034A21" w:rsidP="00034A21">
      <w:pPr>
        <w:ind w:left="0"/>
        <w:rPr>
          <w:rFonts w:asciiTheme="minorHAnsi" w:eastAsiaTheme="minorEastAsia" w:hAnsiTheme="minorHAnsi" w:cstheme="minorBidi"/>
        </w:rPr>
      </w:pPr>
      <m:oMathPara>
        <m:oMathParaPr>
          <m:jc m:val="center"/>
        </m:oMathParaPr>
        <m:oMath>
          <m:r>
            <w:rPr>
              <w:rFonts w:ascii="Cambria Math" w:eastAsiaTheme="minorEastAsia" w:hAnsi="Cambria Math"/>
            </w:rPr>
            <m:t xml:space="preserve"> ϕ=0 </m:t>
          </m:r>
        </m:oMath>
      </m:oMathPara>
    </w:p>
    <w:p w14:paraId="544264C5" w14:textId="77777777" w:rsidR="00034A21" w:rsidRPr="00EA7D20" w:rsidRDefault="00034A21" w:rsidP="00034A21">
      <w:pPr>
        <w:ind w:left="0"/>
        <w:rPr>
          <w:rFonts w:asciiTheme="minorHAnsi" w:eastAsiaTheme="minorEastAsia" w:hAnsiTheme="minorHAnsi" w:cstheme="minorBidi"/>
        </w:rPr>
      </w:pPr>
      <m:oMathPara>
        <m:oMathParaPr>
          <m:jc m:val="center"/>
        </m:oMathParaPr>
        <m:oMath>
          <m:r>
            <w:rPr>
              <w:rFonts w:ascii="Cambria Math" w:eastAsiaTheme="minorEastAsia" w:hAnsi="Cambria Math"/>
            </w:rPr>
            <m:t xml:space="preserve"> θ=</m:t>
          </m:r>
          <m:sSub>
            <m:sSubPr>
              <m:ctrlPr>
                <w:rPr>
                  <w:rFonts w:ascii="Cambria Math" w:eastAsiaTheme="minorEastAsia" w:hAnsi="Cambria Math"/>
                  <w:i/>
                  <w:sz w:val="22"/>
                  <w:szCs w:val="22"/>
                </w:rPr>
              </m:ctrlPr>
            </m:sSubPr>
            <m:e>
              <m: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 xml:space="preserve"> </m:t>
          </m:r>
        </m:oMath>
      </m:oMathPara>
    </w:p>
    <w:p w14:paraId="1220B74E" w14:textId="77777777" w:rsidR="00034A21" w:rsidRPr="00EA7D20" w:rsidRDefault="00034A21" w:rsidP="00034A21">
      <w:pPr>
        <w:ind w:left="0"/>
        <w:rPr>
          <w:rFonts w:eastAsiaTheme="minorEastAsia"/>
        </w:rPr>
      </w:pPr>
      <m:oMathPara>
        <m:oMathParaPr>
          <m:jc m:val="center"/>
        </m:oMathParaPr>
        <m:oMath>
          <m:r>
            <w:rPr>
              <w:rFonts w:ascii="Cambria Math" w:eastAsiaTheme="minorEastAsia" w:hAnsi="Cambria Math"/>
            </w:rPr>
            <m:t xml:space="preserve"> ψ has no effect</m:t>
          </m:r>
        </m:oMath>
      </m:oMathPara>
    </w:p>
    <w:p w14:paraId="0C24E7BB" w14:textId="77777777" w:rsidR="00034A21" w:rsidRPr="00EA7D20" w:rsidRDefault="00034A21" w:rsidP="00034A21">
      <w:pPr>
        <w:ind w:left="0"/>
        <w:rPr>
          <w:rFonts w:eastAsiaTheme="minorEastAsia"/>
        </w:rPr>
      </w:pPr>
    </w:p>
    <w:p w14:paraId="7EDAB3D7" w14:textId="77777777" w:rsidR="00034A21" w:rsidRDefault="00034A21" w:rsidP="00034A21">
      <w:pPr>
        <w:ind w:left="0"/>
      </w:pPr>
      <w:r>
        <w:t>Substitute by these conditions in the total forces equations at equilibrium state:</w:t>
      </w:r>
    </w:p>
    <w:p w14:paraId="2732472D" w14:textId="77777777" w:rsidR="00034A21" w:rsidRDefault="00034A21" w:rsidP="00034A21">
      <w:pPr>
        <w:ind w:left="0"/>
      </w:pPr>
    </w:p>
    <w:p w14:paraId="4EE15DCB" w14:textId="4F90C5D2" w:rsidR="00034A21" w:rsidRPr="000D7CB8" w:rsidRDefault="00000000" w:rsidP="00034A21">
      <w:pPr>
        <w:ind w:left="0"/>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mgsin</m:t>
                  </m:r>
                </m:fName>
                <m:e>
                  <m:sSub>
                    <m:sSubPr>
                      <m:ctrlPr>
                        <w:rPr>
                          <w:rFonts w:ascii="Cambria Math" w:hAnsi="Cambria Math"/>
                        </w:rPr>
                      </m:ctrlPr>
                    </m:sSubPr>
                    <m:e>
                      <m:r>
                        <w:rPr>
                          <w:rFonts w:ascii="Cambria Math" w:hAnsi="Cambria Math"/>
                        </w:rPr>
                        <m:t>θ</m:t>
                      </m:r>
                    </m:e>
                    <m:sub>
                      <m:r>
                        <w:rPr>
                          <w:rFonts w:ascii="Cambria Math" w:hAnsi="Cambria Math"/>
                        </w:rPr>
                        <m:t>0</m:t>
                      </m:r>
                    </m:sub>
                  </m:sSub>
                </m:e>
              </m:func>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mgsin</m:t>
                  </m:r>
                </m:fName>
                <m:e>
                  <m:sSub>
                    <m:sSubPr>
                      <m:ctrlPr>
                        <w:rPr>
                          <w:rFonts w:ascii="Cambria Math" w:hAnsi="Cambria Math"/>
                        </w:rPr>
                      </m:ctrlPr>
                    </m:sSubPr>
                    <m:e>
                      <m:r>
                        <w:rPr>
                          <w:rFonts w:ascii="Cambria Math" w:hAnsi="Cambria Math"/>
                        </w:rPr>
                        <m:t>θ</m:t>
                      </m:r>
                    </m:e>
                    <m:sub>
                      <m:r>
                        <w:rPr>
                          <w:rFonts w:ascii="Cambria Math" w:hAnsi="Cambria Math"/>
                        </w:rPr>
                        <m:t>0</m:t>
                      </m:r>
                    </m:sub>
                  </m:sSub>
                </m:e>
              </m:func>
            </m:e>
            <m:e>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mgcos</m:t>
                  </m:r>
                </m:fName>
                <m:e>
                  <m:sSub>
                    <m:sSubPr>
                      <m:ctrlPr>
                        <w:rPr>
                          <w:rFonts w:ascii="Cambria Math" w:hAnsi="Cambria Math"/>
                        </w:rPr>
                      </m:ctrlPr>
                    </m:sSubPr>
                    <m:e>
                      <m:r>
                        <w:rPr>
                          <w:rFonts w:ascii="Cambria Math" w:hAnsi="Cambria Math"/>
                        </w:rPr>
                        <m:t>θ</m:t>
                      </m:r>
                    </m:e>
                    <m:sub>
                      <m:r>
                        <w:rPr>
                          <w:rFonts w:ascii="Cambria Math" w:hAnsi="Cambria Math"/>
                        </w:rPr>
                        <m:t>0</m:t>
                      </m:r>
                    </m:sub>
                  </m:sSub>
                  <m:func>
                    <m:funcPr>
                      <m:ctrlPr>
                        <w:rPr>
                          <w:rFonts w:ascii="Cambria Math" w:hAnsi="Cambria Math"/>
                          <w:i/>
                        </w:rPr>
                      </m:ctrlPr>
                    </m:funcPr>
                    <m:fName>
                      <m:r>
                        <m:rPr>
                          <m:sty m:val="p"/>
                        </m:rPr>
                        <w:rPr>
                          <w:rFonts w:ascii="Cambria Math" w:hAnsi="Cambria Math"/>
                        </w:rPr>
                        <m:t>sin</m:t>
                      </m:r>
                      <m:ctrlPr>
                        <w:rPr>
                          <w:rFonts w:ascii="Cambria Math" w:hAnsi="Cambria Math"/>
                        </w:rPr>
                      </m:ctrlPr>
                    </m:fName>
                    <m:e>
                      <m:sSub>
                        <m:sSubPr>
                          <m:ctrlPr>
                            <w:rPr>
                              <w:rFonts w:ascii="Cambria Math" w:hAnsi="Cambria Math"/>
                            </w:rPr>
                          </m:ctrlPr>
                        </m:sSubPr>
                        <m:e>
                          <m:r>
                            <m:rPr>
                              <m:sty m:val="p"/>
                            </m:rPr>
                            <w:rPr>
                              <w:rFonts w:ascii="Cambria Math" w:hAnsi="Cambria Math"/>
                            </w:rPr>
                            <m:t>∅</m:t>
                          </m:r>
                        </m:e>
                        <m:sub>
                          <m:r>
                            <w:rPr>
                              <w:rFonts w:ascii="Cambria Math" w:hAnsi="Cambria Math"/>
                            </w:rPr>
                            <m:t>0</m:t>
                          </m:r>
                        </m:sub>
                      </m:sSub>
                    </m:e>
                  </m:func>
                </m:e>
              </m:func>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mgcos</m:t>
                  </m:r>
                </m:fName>
                <m:e>
                  <m:sSub>
                    <m:sSubPr>
                      <m:ctrlPr>
                        <w:rPr>
                          <w:rFonts w:ascii="Cambria Math" w:hAnsi="Cambria Math"/>
                        </w:rPr>
                      </m:ctrlPr>
                    </m:sSubPr>
                    <m:e>
                      <m:r>
                        <w:rPr>
                          <w:rFonts w:ascii="Cambria Math" w:hAnsi="Cambria Math"/>
                        </w:rPr>
                        <m:t>θ</m:t>
                      </m:r>
                    </m:e>
                    <m:sub>
                      <m:r>
                        <w:rPr>
                          <w:rFonts w:ascii="Cambria Math" w:hAnsi="Cambria Math"/>
                        </w:rPr>
                        <m:t>0</m:t>
                      </m:r>
                    </m:sub>
                  </m:sSub>
                  <m:func>
                    <m:funcPr>
                      <m:ctrlPr>
                        <w:rPr>
                          <w:rFonts w:ascii="Cambria Math" w:hAnsi="Cambria Math"/>
                          <w:i/>
                        </w:rPr>
                      </m:ctrlPr>
                    </m:funcPr>
                    <m:fName>
                      <m:r>
                        <m:rPr>
                          <m:sty m:val="p"/>
                        </m:rPr>
                        <w:rPr>
                          <w:rFonts w:ascii="Cambria Math" w:hAnsi="Cambria Math"/>
                        </w:rPr>
                        <m:t>sin</m:t>
                      </m:r>
                      <m:ctrlPr>
                        <w:rPr>
                          <w:rFonts w:ascii="Cambria Math" w:hAnsi="Cambria Math"/>
                        </w:rPr>
                      </m:ctrlPr>
                    </m:fName>
                    <m:e>
                      <m:sSub>
                        <m:sSubPr>
                          <m:ctrlPr>
                            <w:rPr>
                              <w:rFonts w:ascii="Cambria Math" w:hAnsi="Cambria Math"/>
                            </w:rPr>
                          </m:ctrlPr>
                        </m:sSubPr>
                        <m:e>
                          <m:r>
                            <m:rPr>
                              <m:sty m:val="p"/>
                            </m:rPr>
                            <w:rPr>
                              <w:rFonts w:ascii="Cambria Math" w:hAnsi="Cambria Math"/>
                            </w:rPr>
                            <m:t>∅</m:t>
                          </m:r>
                        </m:e>
                        <m:sub>
                          <m:r>
                            <w:rPr>
                              <w:rFonts w:ascii="Cambria Math" w:hAnsi="Cambria Math"/>
                            </w:rPr>
                            <m:t>0</m:t>
                          </m:r>
                        </m:sub>
                      </m:sSub>
                    </m:e>
                  </m:func>
                </m:e>
              </m:func>
            </m:e>
            <m:e>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mgcos</m:t>
                  </m:r>
                </m:fName>
                <m:e>
                  <m:sSub>
                    <m:sSubPr>
                      <m:ctrlPr>
                        <w:rPr>
                          <w:rFonts w:ascii="Cambria Math" w:hAnsi="Cambria Math"/>
                        </w:rPr>
                      </m:ctrlPr>
                    </m:sSubPr>
                    <m:e>
                      <m:r>
                        <w:rPr>
                          <w:rFonts w:ascii="Cambria Math" w:hAnsi="Cambria Math"/>
                        </w:rPr>
                        <m:t>θ</m:t>
                      </m:r>
                    </m:e>
                    <m:sub>
                      <m:r>
                        <w:rPr>
                          <w:rFonts w:ascii="Cambria Math" w:hAnsi="Cambria Math"/>
                        </w:rPr>
                        <m:t>0</m:t>
                      </m:r>
                    </m:sub>
                  </m:sSub>
                  <m:func>
                    <m:funcPr>
                      <m:ctrlPr>
                        <w:rPr>
                          <w:rFonts w:ascii="Cambria Math" w:hAnsi="Cambria Math"/>
                          <w:i/>
                        </w:rPr>
                      </m:ctrlPr>
                    </m:funcPr>
                    <m:fName>
                      <m:r>
                        <m:rPr>
                          <m:sty m:val="p"/>
                        </m:rPr>
                        <w:rPr>
                          <w:rFonts w:ascii="Cambria Math" w:hAnsi="Cambria Math"/>
                        </w:rPr>
                        <m:t>cos</m:t>
                      </m:r>
                      <m:ctrlPr>
                        <w:rPr>
                          <w:rFonts w:ascii="Cambria Math" w:hAnsi="Cambria Math"/>
                        </w:rPr>
                      </m:ctrlPr>
                    </m:fName>
                    <m:e>
                      <m:sSub>
                        <m:sSubPr>
                          <m:ctrlPr>
                            <w:rPr>
                              <w:rFonts w:ascii="Cambria Math" w:hAnsi="Cambria Math"/>
                            </w:rPr>
                          </m:ctrlPr>
                        </m:sSubPr>
                        <m:e>
                          <m:r>
                            <m:rPr>
                              <m:sty m:val="p"/>
                            </m:rPr>
                            <w:rPr>
                              <w:rFonts w:ascii="Cambria Math" w:hAnsi="Cambria Math"/>
                            </w:rPr>
                            <m:t>∅</m:t>
                          </m:r>
                        </m:e>
                        <m:sub>
                          <m:r>
                            <w:rPr>
                              <w:rFonts w:ascii="Cambria Math" w:hAnsi="Cambria Math"/>
                            </w:rPr>
                            <m:t>0</m:t>
                          </m:r>
                        </m:sub>
                      </m:sSub>
                    </m:e>
                  </m:func>
                </m:e>
              </m:func>
              <m:r>
                <w:rPr>
                  <w:rFonts w:ascii="Cambria Math" w:hAnsi="Cambria Math"/>
                </w:rPr>
                <m:t>=0→</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mgcos</m:t>
                  </m:r>
                </m:fName>
                <m:e>
                  <m:sSub>
                    <m:sSubPr>
                      <m:ctrlPr>
                        <w:rPr>
                          <w:rFonts w:ascii="Cambria Math" w:hAnsi="Cambria Math"/>
                        </w:rPr>
                      </m:ctrlPr>
                    </m:sSubPr>
                    <m:e>
                      <m:r>
                        <w:rPr>
                          <w:rFonts w:ascii="Cambria Math" w:hAnsi="Cambria Math"/>
                        </w:rPr>
                        <m:t>θ</m:t>
                      </m:r>
                    </m:e>
                    <m:sub>
                      <m:r>
                        <w:rPr>
                          <w:rFonts w:ascii="Cambria Math" w:hAnsi="Cambria Math"/>
                        </w:rPr>
                        <m:t>0</m:t>
                      </m:r>
                    </m:sub>
                  </m:sSub>
                  <m:func>
                    <m:funcPr>
                      <m:ctrlPr>
                        <w:rPr>
                          <w:rFonts w:ascii="Cambria Math" w:hAnsi="Cambria Math"/>
                          <w:i/>
                        </w:rPr>
                      </m:ctrlPr>
                    </m:funcPr>
                    <m:fName>
                      <m:r>
                        <m:rPr>
                          <m:sty m:val="p"/>
                        </m:rPr>
                        <w:rPr>
                          <w:rFonts w:ascii="Cambria Math" w:hAnsi="Cambria Math"/>
                        </w:rPr>
                        <m:t>cos</m:t>
                      </m:r>
                      <m:ctrlPr>
                        <w:rPr>
                          <w:rFonts w:ascii="Cambria Math" w:hAnsi="Cambria Math"/>
                        </w:rPr>
                      </m:ctrlPr>
                    </m:fName>
                    <m:e>
                      <m:sSub>
                        <m:sSubPr>
                          <m:ctrlPr>
                            <w:rPr>
                              <w:rFonts w:ascii="Cambria Math" w:hAnsi="Cambria Math"/>
                            </w:rPr>
                          </m:ctrlPr>
                        </m:sSubPr>
                        <m:e>
                          <m:r>
                            <m:rPr>
                              <m:sty m:val="p"/>
                            </m:rPr>
                            <w:rPr>
                              <w:rFonts w:ascii="Cambria Math" w:hAnsi="Cambria Math"/>
                            </w:rPr>
                            <m:t>∅</m:t>
                          </m:r>
                        </m:e>
                        <m:sub>
                          <m:r>
                            <w:rPr>
                              <w:rFonts w:ascii="Cambria Math" w:hAnsi="Cambria Math"/>
                            </w:rPr>
                            <m:t>0</m:t>
                          </m:r>
                        </m:sub>
                      </m:sSub>
                    </m:e>
                  </m:func>
                </m:e>
              </m:func>
            </m:e>
            <m:e>
              <m:r>
                <w:rPr>
                  <w:rFonts w:ascii="Cambria Math" w:hAnsi="Cambria Math"/>
                </w:rPr>
                <m:t xml:space="preserve"> </m:t>
              </m:r>
            </m:e>
            <m:e>
              <m:r>
                <w:rPr>
                  <w:rFonts w:ascii="Cambria Math" w:hAnsi="Cambria Math"/>
                </w:rPr>
                <m:t xml:space="preserve"> </m:t>
              </m:r>
              <m:ctrlPr>
                <w:rPr>
                  <w:rFonts w:ascii="Cambria Math" w:eastAsia="Cambria Math" w:hAnsi="Cambria Math" w:cs="Cambria Math"/>
                  <w:i/>
                </w:rPr>
              </m:ctrlPr>
            </m:e>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X+</m:t>
              </m:r>
              <m:func>
                <m:funcPr>
                  <m:ctrlPr>
                    <w:rPr>
                      <w:rFonts w:ascii="Cambria Math" w:hAnsi="Cambria Math"/>
                      <w:i/>
                    </w:rPr>
                  </m:ctrlPr>
                </m:funcPr>
                <m:fName>
                  <m:r>
                    <m:rPr>
                      <m:sty m:val="p"/>
                    </m:rPr>
                    <w:rPr>
                      <w:rFonts w:ascii="Cambria Math" w:hAnsi="Cambria Math"/>
                    </w:rPr>
                    <m:t>mgsin</m:t>
                  </m:r>
                </m:fName>
                <m:e>
                  <m:sSub>
                    <m:sSubPr>
                      <m:ctrlPr>
                        <w:rPr>
                          <w:rFonts w:ascii="Cambria Math" w:hAnsi="Cambria Math"/>
                        </w:rPr>
                      </m:ctrlPr>
                    </m:sSubPr>
                    <m:e>
                      <m:r>
                        <w:rPr>
                          <w:rFonts w:ascii="Cambria Math" w:hAnsi="Cambria Math"/>
                        </w:rPr>
                        <m:t>θ</m:t>
                      </m:r>
                    </m:e>
                    <m:sub>
                      <m:r>
                        <w:rPr>
                          <w:rFonts w:ascii="Cambria Math" w:hAnsi="Cambria Math"/>
                        </w:rPr>
                        <m:t>0</m:t>
                      </m:r>
                    </m:sub>
                  </m:sSub>
                </m:e>
              </m:func>
              <m:ctrlPr>
                <w:rPr>
                  <w:rFonts w:ascii="Cambria Math" w:eastAsia="Cambria Math" w:hAnsi="Cambria Math" w:cs="Cambria Math"/>
                  <w:i/>
                </w:rPr>
              </m:ctrlPr>
            </m:e>
            <m:e>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Y=</m:t>
              </m:r>
              <m:r>
                <m:rPr>
                  <m:sty m:val="p"/>
                </m:rPr>
                <w:rPr>
                  <w:rFonts w:ascii="Cambria Math" w:hAnsi="Cambria Math"/>
                </w:rPr>
                <m:t>Δ</m:t>
              </m:r>
              <m:r>
                <w:rPr>
                  <w:rFonts w:ascii="Cambria Math" w:hAnsi="Cambria Math"/>
                </w:rPr>
                <m:t>Y-</m:t>
              </m:r>
              <m:func>
                <m:funcPr>
                  <m:ctrlPr>
                    <w:rPr>
                      <w:rFonts w:ascii="Cambria Math" w:hAnsi="Cambria Math"/>
                      <w:i/>
                    </w:rPr>
                  </m:ctrlPr>
                </m:funcPr>
                <m:fName>
                  <m:r>
                    <m:rPr>
                      <m:sty m:val="p"/>
                    </m:rPr>
                    <w:rPr>
                      <w:rFonts w:ascii="Cambria Math" w:hAnsi="Cambria Math"/>
                    </w:rPr>
                    <m:t>mgcos</m:t>
                  </m:r>
                </m:fName>
                <m:e>
                  <m:sSub>
                    <m:sSubPr>
                      <m:ctrlPr>
                        <w:rPr>
                          <w:rFonts w:ascii="Cambria Math" w:hAnsi="Cambria Math"/>
                        </w:rPr>
                      </m:ctrlPr>
                    </m:sSubPr>
                    <m:e>
                      <m:r>
                        <w:rPr>
                          <w:rFonts w:ascii="Cambria Math" w:hAnsi="Cambria Math"/>
                        </w:rPr>
                        <m:t>θ</m:t>
                      </m:r>
                    </m:e>
                    <m:sub>
                      <m:r>
                        <w:rPr>
                          <w:rFonts w:ascii="Cambria Math" w:hAnsi="Cambria Math"/>
                        </w:rPr>
                        <m:t>0</m:t>
                      </m:r>
                    </m:sub>
                  </m:sSub>
                  <m:func>
                    <m:funcPr>
                      <m:ctrlPr>
                        <w:rPr>
                          <w:rFonts w:ascii="Cambria Math" w:hAnsi="Cambria Math"/>
                          <w:i/>
                        </w:rPr>
                      </m:ctrlPr>
                    </m:funcPr>
                    <m:fName>
                      <m:r>
                        <m:rPr>
                          <m:sty m:val="p"/>
                        </m:rPr>
                        <w:rPr>
                          <w:rFonts w:ascii="Cambria Math" w:hAnsi="Cambria Math"/>
                        </w:rPr>
                        <m:t>sin</m:t>
                      </m:r>
                      <m:ctrlPr>
                        <w:rPr>
                          <w:rFonts w:ascii="Cambria Math" w:hAnsi="Cambria Math"/>
                        </w:rPr>
                      </m:ctrlPr>
                    </m:fName>
                    <m:e>
                      <m:sSub>
                        <m:sSubPr>
                          <m:ctrlPr>
                            <w:rPr>
                              <w:rFonts w:ascii="Cambria Math" w:hAnsi="Cambria Math"/>
                            </w:rPr>
                          </m:ctrlPr>
                        </m:sSubPr>
                        <m:e>
                          <m:r>
                            <m:rPr>
                              <m:sty m:val="p"/>
                            </m:rPr>
                            <w:rPr>
                              <w:rFonts w:ascii="Cambria Math" w:hAnsi="Cambria Math"/>
                            </w:rPr>
                            <m:t>∅</m:t>
                          </m:r>
                        </m:e>
                        <m:sub>
                          <m:r>
                            <w:rPr>
                              <w:rFonts w:ascii="Cambria Math" w:hAnsi="Cambria Math"/>
                            </w:rPr>
                            <m:t>0</m:t>
                          </m:r>
                        </m:sub>
                      </m:sSub>
                    </m:e>
                  </m:func>
                </m:e>
              </m:func>
            </m:e>
            <m:e>
              <m:r>
                <w:rPr>
                  <w:rFonts w:ascii="Cambria Math" w:hAnsi="Cambria Math"/>
                </w:rPr>
                <m:t>Z=</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Z=</m:t>
              </m:r>
              <m:r>
                <m:rPr>
                  <m:sty m:val="p"/>
                </m:rPr>
                <w:rPr>
                  <w:rFonts w:ascii="Cambria Math" w:hAnsi="Cambria Math"/>
                </w:rPr>
                <m:t>Δ</m:t>
              </m:r>
              <m:r>
                <w:rPr>
                  <w:rFonts w:ascii="Cambria Math" w:hAnsi="Cambria Math"/>
                </w:rPr>
                <m:t>Z-</m:t>
              </m:r>
              <m:func>
                <m:funcPr>
                  <m:ctrlPr>
                    <w:rPr>
                      <w:rFonts w:ascii="Cambria Math" w:hAnsi="Cambria Math"/>
                      <w:i/>
                    </w:rPr>
                  </m:ctrlPr>
                </m:funcPr>
                <m:fName>
                  <m:r>
                    <m:rPr>
                      <m:sty m:val="p"/>
                    </m:rPr>
                    <w:rPr>
                      <w:rFonts w:ascii="Cambria Math" w:hAnsi="Cambria Math"/>
                    </w:rPr>
                    <m:t>mgcos</m:t>
                  </m:r>
                </m:fName>
                <m:e>
                  <m:sSub>
                    <m:sSubPr>
                      <m:ctrlPr>
                        <w:rPr>
                          <w:rFonts w:ascii="Cambria Math" w:hAnsi="Cambria Math"/>
                        </w:rPr>
                      </m:ctrlPr>
                    </m:sSubPr>
                    <m:e>
                      <m:r>
                        <w:rPr>
                          <w:rFonts w:ascii="Cambria Math" w:hAnsi="Cambria Math"/>
                        </w:rPr>
                        <m:t>θ</m:t>
                      </m:r>
                    </m:e>
                    <m:sub>
                      <m:r>
                        <w:rPr>
                          <w:rFonts w:ascii="Cambria Math" w:hAnsi="Cambria Math"/>
                        </w:rPr>
                        <m:t>0</m:t>
                      </m:r>
                    </m:sub>
                  </m:sSub>
                  <m:func>
                    <m:funcPr>
                      <m:ctrlPr>
                        <w:rPr>
                          <w:rFonts w:ascii="Cambria Math" w:hAnsi="Cambria Math"/>
                          <w:i/>
                        </w:rPr>
                      </m:ctrlPr>
                    </m:funcPr>
                    <m:fName>
                      <m:r>
                        <m:rPr>
                          <m:sty m:val="p"/>
                        </m:rPr>
                        <w:rPr>
                          <w:rFonts w:ascii="Cambria Math" w:hAnsi="Cambria Math"/>
                        </w:rPr>
                        <m:t>cos</m:t>
                      </m:r>
                      <m:ctrlPr>
                        <w:rPr>
                          <w:rFonts w:ascii="Cambria Math" w:hAnsi="Cambria Math"/>
                        </w:rPr>
                      </m:ctrlPr>
                    </m:fName>
                    <m:e>
                      <m:sSub>
                        <m:sSubPr>
                          <m:ctrlPr>
                            <w:rPr>
                              <w:rFonts w:ascii="Cambria Math" w:hAnsi="Cambria Math"/>
                            </w:rPr>
                          </m:ctrlPr>
                        </m:sSubPr>
                        <m:e>
                          <m:r>
                            <m:rPr>
                              <m:sty m:val="p"/>
                            </m:rPr>
                            <w:rPr>
                              <w:rFonts w:ascii="Cambria Math" w:hAnsi="Cambria Math"/>
                            </w:rPr>
                            <m:t>∅</m:t>
                          </m:r>
                        </m:e>
                        <m:sub>
                          <m:r>
                            <w:rPr>
                              <w:rFonts w:ascii="Cambria Math" w:hAnsi="Cambria Math"/>
                            </w:rPr>
                            <m:t>0</m:t>
                          </m:r>
                        </m:sub>
                      </m:sSub>
                    </m:e>
                  </m:func>
                </m:e>
              </m:func>
            </m:e>
          </m:eqArr>
        </m:oMath>
      </m:oMathPara>
    </w:p>
    <w:p w14:paraId="36D8036C" w14:textId="77777777" w:rsidR="00034A21" w:rsidRPr="000D7CB8" w:rsidRDefault="00034A21" w:rsidP="00034A21">
      <w:pPr>
        <w:ind w:left="0"/>
      </w:pPr>
    </w:p>
    <w:p w14:paraId="18081570" w14:textId="316EC835" w:rsidR="00034A21" w:rsidRDefault="00034A21" w:rsidP="00034A21">
      <w:pPr>
        <w:ind w:left="0"/>
      </w:pPr>
      <w:r>
        <w:t xml:space="preserve">And the </w:t>
      </w:r>
      <w:r w:rsidRPr="00EA7D20">
        <w:rPr>
          <w:u w:val="single"/>
        </w:rPr>
        <w:t>total force</w:t>
      </w:r>
      <w:r>
        <w:t xml:space="preserve"> acting on the airplane (this value is the input which you will give to the RBD)</w:t>
      </w:r>
    </w:p>
    <w:p w14:paraId="02035A5F" w14:textId="77777777" w:rsidR="004F6623" w:rsidRDefault="004F6623" w:rsidP="00034A21">
      <w:pPr>
        <w:ind w:left="0"/>
      </w:pPr>
    </w:p>
    <w:p w14:paraId="092B1CF1" w14:textId="77777777" w:rsidR="00034A21" w:rsidRDefault="00000000" w:rsidP="00034A21">
      <w:pPr>
        <w:ind w:left="0"/>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=X-mg</m:t>
              </m:r>
              <m:r>
                <m:rPr>
                  <m:sty m:val="p"/>
                </m:rPr>
                <w:rPr>
                  <w:rFonts w:ascii="Cambria Math" w:hAnsi="Cambria Math"/>
                </w:rPr>
                <m:t>sin</m:t>
              </m:r>
              <m:r>
                <w:rPr>
                  <w:rFonts w:ascii="Cambria Math" w:hAnsi="Cambria Math"/>
                </w:rPr>
                <m:t>⁡θ=</m:t>
              </m:r>
              <m:r>
                <m:rPr>
                  <m:sty m:val="p"/>
                </m:rPr>
                <w:rPr>
                  <w:rFonts w:ascii="Cambria Math" w:hAnsi="Cambria Math"/>
                </w:rPr>
                <m:t>Δ</m:t>
              </m:r>
              <m:r>
                <w:rPr>
                  <w:rFonts w:ascii="Cambria Math" w:hAnsi="Cambria Math"/>
                </w:rPr>
                <m:t>X+mg</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-mg</m:t>
              </m:r>
              <m:r>
                <m:rPr>
                  <m:sty m:val="p"/>
                </m:rPr>
                <w:rPr>
                  <w:rFonts w:ascii="Cambria Math" w:hAnsi="Cambria Math"/>
                </w:rPr>
                <m:t>sin</m:t>
              </m:r>
              <m:r>
                <w:rPr>
                  <w:rFonts w:ascii="Cambria Math" w:hAnsi="Cambria Math"/>
                </w:rPr>
                <m:t>⁡θ</m:t>
              </m:r>
            </m:e>
            <m:e>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=Y+mg</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Δ</m:t>
              </m:r>
              <m:r>
                <w:rPr>
                  <w:rFonts w:ascii="Cambria Math" w:hAnsi="Cambria Math"/>
                </w:rPr>
                <m:t>Y+mg</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m:t>
              </m:r>
              <m:r>
                <m:rPr>
                  <m:sty m:val="p"/>
                </m:rP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=Z+mg</m:t>
              </m:r>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Δ</m:t>
              </m:r>
              <m:r>
                <w:rPr>
                  <w:rFonts w:ascii="Cambria Math" w:hAnsi="Cambria Math"/>
                </w:rPr>
                <m:t>Z-mg</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cos</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w:rPr>
                  <w:rFonts w:ascii="Cambria Math" w:hAnsi="Cambria Math"/>
                </w:rPr>
                <m:t>+mg</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m:t>
              </m:r>
              <m:r>
                <m:rPr>
                  <m:sty m:val="p"/>
                </m:rPr>
                <w:rPr>
                  <w:rFonts w:ascii="Cambria Math" w:hAnsi="Cambria Math"/>
                </w:rPr>
                <m:t>∅</m:t>
              </m:r>
            </m:e>
          </m:eqArr>
        </m:oMath>
      </m:oMathPara>
    </w:p>
    <w:p w14:paraId="56020651" w14:textId="46AA45F9" w:rsidR="00034A21" w:rsidRPr="004F6623" w:rsidRDefault="00000000" w:rsidP="00034A21">
      <w:pPr>
        <w:ind w:left="0"/>
        <w:rPr>
          <w:sz w:val="20"/>
          <w:szCs w:val="20"/>
        </w:rPr>
      </w:pPr>
      <m:oMathPara>
        <m:oMath>
          <m:eqArr>
            <m:eqArrPr>
              <m:ctrlPr>
                <w:rPr>
                  <w:rFonts w:ascii="Cambria Math" w:hAnsi="Cambria Math"/>
                  <w:sz w:val="20"/>
                  <w:szCs w:val="20"/>
                </w:rPr>
              </m:ctrlPr>
            </m:eqArrPr>
            <m:e>
              <m:r>
                <w:rPr>
                  <w:rFonts w:ascii="Cambria Math" w:hAnsi="Cambria Math"/>
                  <w:sz w:val="20"/>
                  <w:szCs w:val="20"/>
                </w:rPr>
                <m:t>&amp;</m:t>
              </m:r>
              <m:d>
                <m:dPr>
                  <m:begChr m:val="{"/>
                  <m:endChr m:val="}"/>
                  <m:ctrlPr>
                    <w:rPr>
                      <w:rFonts w:ascii="Cambria Math" w:hAnsi="Cambria Math"/>
                      <w:sz w:val="20"/>
                      <w:szCs w:val="20"/>
                    </w:rPr>
                  </m:ctrlPr>
                </m:dPr>
                <m:e>
                  <m:eqArr>
                    <m:eqArrPr>
                      <m:ctrlPr>
                        <w:rPr>
                          <w:rFonts w:ascii="Cambria Math" w:hAnsi="Cambria Math"/>
                          <w:sz w:val="20"/>
                          <w:szCs w:val="20"/>
                        </w:rPr>
                      </m:ctrlPr>
                    </m:eqArrPr>
                    <m:e>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x</m:t>
                          </m:r>
                        </m:sub>
                      </m:sSub>
                    </m:e>
                    <m:e>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y</m:t>
                          </m:r>
                        </m:sub>
                      </m:sSub>
                    </m:e>
                    <m:e>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z</m:t>
                          </m:r>
                        </m:sub>
                      </m:sSub>
                    </m:e>
                    <m:e>
                      <m:r>
                        <w:rPr>
                          <w:rFonts w:ascii="Cambria Math" w:hAnsi="Cambria Math"/>
                          <w:sz w:val="20"/>
                          <w:szCs w:val="20"/>
                        </w:rPr>
                        <m:t>L</m:t>
                      </m:r>
                    </m:e>
                    <m:e>
                      <m:r>
                        <w:rPr>
                          <w:rFonts w:ascii="Cambria Math" w:hAnsi="Cambria Math"/>
                          <w:sz w:val="20"/>
                          <w:szCs w:val="20"/>
                        </w:rPr>
                        <m:t>M</m:t>
                      </m:r>
                    </m:e>
                    <m:e>
                      <m:r>
                        <w:rPr>
                          <w:rFonts w:ascii="Cambria Math" w:hAnsi="Cambria Math"/>
                          <w:sz w:val="20"/>
                          <w:szCs w:val="20"/>
                        </w:rPr>
                        <m:t>N</m:t>
                      </m:r>
                    </m:e>
                  </m:eqArr>
                </m:e>
              </m:d>
              <m:r>
                <w:rPr>
                  <w:rFonts w:ascii="Cambria Math" w:hAnsi="Cambria Math"/>
                  <w:sz w:val="20"/>
                  <w:szCs w:val="20"/>
                </w:rPr>
                <m:t>=</m:t>
              </m:r>
              <m:d>
                <m:dPr>
                  <m:begChr m:val="{"/>
                  <m:endChr m:val="}"/>
                  <m:ctrlPr>
                    <w:rPr>
                      <w:rFonts w:ascii="Cambria Math" w:hAnsi="Cambria Math"/>
                      <w:sz w:val="20"/>
                      <w:szCs w:val="20"/>
                    </w:rPr>
                  </m:ctrlPr>
                </m:dPr>
                <m:e>
                  <m:eqArr>
                    <m:eqArrPr>
                      <m:ctrlPr>
                        <w:rPr>
                          <w:rFonts w:ascii="Cambria Math" w:hAnsi="Cambria Math"/>
                          <w:sz w:val="20"/>
                          <w:szCs w:val="20"/>
                        </w:rPr>
                      </m:ctrlPr>
                    </m:eqArrPr>
                    <m:e>
                      <m:r>
                        <m:rPr>
                          <m:sty m:val="p"/>
                        </m:rPr>
                        <w:rPr>
                          <w:rFonts w:ascii="Cambria Math" w:hAnsi="Cambria Math"/>
                          <w:sz w:val="20"/>
                          <w:szCs w:val="20"/>
                        </w:rPr>
                        <m:t>Δ</m:t>
                      </m:r>
                      <m:r>
                        <w:rPr>
                          <w:rFonts w:ascii="Cambria Math" w:hAnsi="Cambria Math"/>
                          <w:sz w:val="20"/>
                          <w:szCs w:val="20"/>
                        </w:rPr>
                        <m:t>X</m:t>
                      </m:r>
                    </m:e>
                    <m:e>
                      <m:r>
                        <m:rPr>
                          <m:sty m:val="p"/>
                        </m:rPr>
                        <w:rPr>
                          <w:rFonts w:ascii="Cambria Math" w:hAnsi="Cambria Math"/>
                          <w:sz w:val="20"/>
                          <w:szCs w:val="20"/>
                        </w:rPr>
                        <m:t>Δ</m:t>
                      </m:r>
                      <m:r>
                        <w:rPr>
                          <w:rFonts w:ascii="Cambria Math" w:hAnsi="Cambria Math"/>
                          <w:sz w:val="20"/>
                          <w:szCs w:val="20"/>
                        </w:rPr>
                        <m:t>Y</m:t>
                      </m:r>
                    </m:e>
                    <m:e>
                      <m:r>
                        <m:rPr>
                          <m:sty m:val="p"/>
                        </m:rPr>
                        <w:rPr>
                          <w:rFonts w:ascii="Cambria Math" w:hAnsi="Cambria Math"/>
                          <w:sz w:val="20"/>
                          <w:szCs w:val="20"/>
                        </w:rPr>
                        <m:t>Δ</m:t>
                      </m:r>
                      <m:r>
                        <w:rPr>
                          <w:rFonts w:ascii="Cambria Math" w:hAnsi="Cambria Math"/>
                          <w:sz w:val="20"/>
                          <w:szCs w:val="20"/>
                        </w:rPr>
                        <m:t>Z</m:t>
                      </m:r>
                    </m:e>
                    <m:e>
                      <m:r>
                        <m:rPr>
                          <m:sty m:val="p"/>
                        </m:rPr>
                        <w:rPr>
                          <w:rFonts w:ascii="Cambria Math" w:hAnsi="Cambria Math"/>
                          <w:sz w:val="20"/>
                          <w:szCs w:val="20"/>
                        </w:rPr>
                        <m:t>Δ</m:t>
                      </m:r>
                      <m:r>
                        <w:rPr>
                          <w:rFonts w:ascii="Cambria Math" w:hAnsi="Cambria Math"/>
                          <w:sz w:val="20"/>
                          <w:szCs w:val="20"/>
                        </w:rPr>
                        <m:t>L</m:t>
                      </m:r>
                    </m:e>
                    <m:e>
                      <m:r>
                        <m:rPr>
                          <m:sty m:val="p"/>
                        </m:rPr>
                        <w:rPr>
                          <w:rFonts w:ascii="Cambria Math" w:hAnsi="Cambria Math"/>
                          <w:sz w:val="20"/>
                          <w:szCs w:val="20"/>
                        </w:rPr>
                        <m:t>Δ</m:t>
                      </m:r>
                      <m:r>
                        <w:rPr>
                          <w:rFonts w:ascii="Cambria Math" w:hAnsi="Cambria Math"/>
                          <w:sz w:val="20"/>
                          <w:szCs w:val="20"/>
                        </w:rPr>
                        <m:t>M</m:t>
                      </m:r>
                    </m:e>
                    <m:e>
                      <m:r>
                        <m:rPr>
                          <m:sty m:val="p"/>
                        </m:rPr>
                        <w:rPr>
                          <w:rFonts w:ascii="Cambria Math" w:hAnsi="Cambria Math"/>
                          <w:sz w:val="20"/>
                          <w:szCs w:val="20"/>
                        </w:rPr>
                        <m:t>Δ</m:t>
                      </m:r>
                      <m:r>
                        <w:rPr>
                          <w:rFonts w:ascii="Cambria Math" w:hAnsi="Cambria Math"/>
                          <w:sz w:val="20"/>
                          <w:szCs w:val="20"/>
                        </w:rPr>
                        <m:t>N</m:t>
                      </m:r>
                    </m:e>
                  </m:eqArr>
                </m:e>
              </m:d>
              <m:r>
                <w:rPr>
                  <w:rFonts w:ascii="Cambria Math" w:hAnsi="Cambria Math"/>
                  <w:sz w:val="20"/>
                  <w:szCs w:val="20"/>
                </w:rPr>
                <m:t>+</m:t>
              </m:r>
              <m:d>
                <m:dPr>
                  <m:begChr m:val="{"/>
                  <m:endChr m:val="}"/>
                  <m:ctrlPr>
                    <w:rPr>
                      <w:rFonts w:ascii="Cambria Math" w:hAnsi="Cambria Math"/>
                      <w:sz w:val="20"/>
                      <w:szCs w:val="20"/>
                    </w:rPr>
                  </m:ctrlPr>
                </m:dPr>
                <m:e>
                  <m:eqArr>
                    <m:eqArrPr>
                      <m:ctrlPr>
                        <w:rPr>
                          <w:rFonts w:ascii="Cambria Math" w:hAnsi="Cambria Math"/>
                          <w:sz w:val="20"/>
                          <w:szCs w:val="20"/>
                        </w:rPr>
                      </m:ctrlPr>
                    </m:eqArrPr>
                    <m:e>
                      <m:sSub>
                        <m:sSubPr>
                          <m:ctrlPr>
                            <w:rPr>
                              <w:rFonts w:ascii="Cambria Math" w:hAnsi="Cambria Math"/>
                              <w:sz w:val="20"/>
                              <w:szCs w:val="20"/>
                            </w:rPr>
                          </m:ctrlPr>
                        </m:sSubPr>
                        <m:e>
                          <m:r>
                            <m:rPr>
                              <m:sty m:val="p"/>
                            </m:rPr>
                            <w:rPr>
                              <w:rFonts w:ascii="Cambria Math" w:hAnsi="Cambria Math"/>
                              <w:sz w:val="20"/>
                              <w:szCs w:val="20"/>
                            </w:rPr>
                            <m:t>X</m:t>
                          </m:r>
                        </m:e>
                        <m:sub>
                          <m:r>
                            <w:rPr>
                              <w:rFonts w:ascii="Cambria Math" w:hAnsi="Cambria Math"/>
                              <w:sz w:val="20"/>
                              <w:szCs w:val="20"/>
                            </w:rPr>
                            <m:t>0</m:t>
                          </m:r>
                        </m:sub>
                      </m:sSub>
                    </m:e>
                    <m:e>
                      <m:sSub>
                        <m:sSubPr>
                          <m:ctrlPr>
                            <w:rPr>
                              <w:rFonts w:ascii="Cambria Math" w:hAnsi="Cambria Math"/>
                              <w:sz w:val="20"/>
                              <w:szCs w:val="20"/>
                            </w:rPr>
                          </m:ctrlPr>
                        </m:sSubPr>
                        <m:e>
                          <m:r>
                            <m:rPr>
                              <m:sty m:val="p"/>
                            </m:rPr>
                            <w:rPr>
                              <w:rFonts w:ascii="Cambria Math" w:hAnsi="Cambria Math"/>
                              <w:sz w:val="20"/>
                              <w:szCs w:val="20"/>
                            </w:rPr>
                            <m:t>Y</m:t>
                          </m:r>
                        </m:e>
                        <m:sub>
                          <m:r>
                            <w:rPr>
                              <w:rFonts w:ascii="Cambria Math" w:hAnsi="Cambria Math"/>
                              <w:sz w:val="20"/>
                              <w:szCs w:val="20"/>
                            </w:rPr>
                            <m:t>0</m:t>
                          </m:r>
                        </m:sub>
                      </m:sSub>
                    </m:e>
                    <m:e>
                      <m:sSub>
                        <m:sSubPr>
                          <m:ctrlPr>
                            <w:rPr>
                              <w:rFonts w:ascii="Cambria Math" w:hAnsi="Cambria Math"/>
                              <w:sz w:val="20"/>
                              <w:szCs w:val="20"/>
                            </w:rPr>
                          </m:ctrlPr>
                        </m:sSubPr>
                        <m:e>
                          <m:r>
                            <m:rPr>
                              <m:sty m:val="p"/>
                            </m:rPr>
                            <w:rPr>
                              <w:rFonts w:ascii="Cambria Math" w:hAnsi="Cambria Math"/>
                              <w:sz w:val="20"/>
                              <w:szCs w:val="20"/>
                            </w:rPr>
                            <m:t>Z</m:t>
                          </m:r>
                        </m:e>
                        <m:sub>
                          <m:r>
                            <w:rPr>
                              <w:rFonts w:ascii="Cambria Math" w:hAnsi="Cambria Math"/>
                              <w:sz w:val="20"/>
                              <w:szCs w:val="20"/>
                            </w:rPr>
                            <m:t>0</m:t>
                          </m:r>
                        </m:sub>
                      </m:sSub>
                    </m:e>
                    <m:e>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0</m:t>
                          </m:r>
                        </m:sub>
                      </m:sSub>
                    </m:e>
                    <m:e>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0</m:t>
                          </m:r>
                        </m:sub>
                      </m:sSub>
                    </m:e>
                    <m:e>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0</m:t>
                          </m:r>
                        </m:sub>
                      </m:sSub>
                    </m:e>
                  </m:eqArr>
                </m:e>
              </m:d>
              <m:r>
                <w:rPr>
                  <w:rFonts w:ascii="Cambria Math" w:hAnsi="Cambria Math"/>
                  <w:sz w:val="20"/>
                  <w:szCs w:val="20"/>
                </w:rPr>
                <m:t>+</m:t>
              </m:r>
              <m:d>
                <m:dPr>
                  <m:begChr m:val="{"/>
                  <m:endChr m:val="}"/>
                  <m:ctrlPr>
                    <w:rPr>
                      <w:rFonts w:ascii="Cambria Math" w:hAnsi="Cambria Math"/>
                      <w:sz w:val="20"/>
                      <w:szCs w:val="20"/>
                    </w:rPr>
                  </m:ctrlPr>
                </m:dPr>
                <m:e>
                  <m:eqArr>
                    <m:eqArrPr>
                      <m:ctrlPr>
                        <w:rPr>
                          <w:rFonts w:ascii="Cambria Math" w:hAnsi="Cambria Math"/>
                          <w:sz w:val="20"/>
                          <w:szCs w:val="20"/>
                        </w:rPr>
                      </m:ctrlPr>
                    </m:eqArrPr>
                    <m:e>
                      <m:r>
                        <w:rPr>
                          <w:rFonts w:ascii="Cambria Math" w:hAnsi="Cambria Math"/>
                          <w:sz w:val="20"/>
                          <w:szCs w:val="20"/>
                        </w:rPr>
                        <m:t>-mg</m:t>
                      </m:r>
                      <m:r>
                        <m:rPr>
                          <m:sty m:val="p"/>
                        </m:rPr>
                        <w:rPr>
                          <w:rFonts w:ascii="Cambria Math" w:hAnsi="Cambria Math"/>
                          <w:sz w:val="20"/>
                          <w:szCs w:val="20"/>
                        </w:rPr>
                        <m:t>sin</m:t>
                      </m:r>
                      <m:r>
                        <w:rPr>
                          <w:rFonts w:ascii="Cambria Math" w:hAnsi="Cambria Math"/>
                          <w:sz w:val="20"/>
                          <w:szCs w:val="20"/>
                        </w:rPr>
                        <m:t>⁡θ</m:t>
                      </m:r>
                    </m:e>
                    <m:e>
                      <m:r>
                        <w:rPr>
                          <w:rFonts w:ascii="Cambria Math" w:hAnsi="Cambria Math"/>
                          <w:sz w:val="20"/>
                          <w:szCs w:val="20"/>
                        </w:rPr>
                        <m:t>mg</m:t>
                      </m:r>
                      <m:r>
                        <m:rPr>
                          <m:sty m:val="p"/>
                        </m:rPr>
                        <w:rPr>
                          <w:rFonts w:ascii="Cambria Math" w:hAnsi="Cambria Math"/>
                          <w:sz w:val="20"/>
                          <w:szCs w:val="20"/>
                        </w:rPr>
                        <m:t>cos</m:t>
                      </m:r>
                      <m:r>
                        <w:rPr>
                          <w:rFonts w:ascii="Cambria Math" w:hAnsi="Cambria Math"/>
                          <w:sz w:val="20"/>
                          <w:szCs w:val="20"/>
                        </w:rPr>
                        <m:t>⁡θ</m:t>
                      </m:r>
                      <m:r>
                        <m:rPr>
                          <m:sty m:val="p"/>
                        </m:rPr>
                        <w:rPr>
                          <w:rFonts w:ascii="Cambria Math" w:hAnsi="Cambria Math"/>
                          <w:sz w:val="20"/>
                          <w:szCs w:val="20"/>
                        </w:rPr>
                        <m:t>sin</m:t>
                      </m:r>
                      <m:r>
                        <w:rPr>
                          <w:rFonts w:ascii="Cambria Math" w:hAnsi="Cambria Math"/>
                          <w:sz w:val="20"/>
                          <w:szCs w:val="20"/>
                        </w:rPr>
                        <m:t>⁡</m:t>
                      </m:r>
                      <m:r>
                        <m:rPr>
                          <m:sty m:val="p"/>
                        </m:rPr>
                        <w:rPr>
                          <w:rFonts w:ascii="Cambria Math" w:hAnsi="Cambria Math"/>
                          <w:sz w:val="20"/>
                          <w:szCs w:val="20"/>
                        </w:rPr>
                        <m:t>∅</m:t>
                      </m:r>
                    </m:e>
                    <m:e>
                      <m:r>
                        <w:rPr>
                          <w:rFonts w:ascii="Cambria Math" w:hAnsi="Cambria Math"/>
                          <w:sz w:val="20"/>
                          <w:szCs w:val="20"/>
                        </w:rPr>
                        <m:t>mg</m:t>
                      </m:r>
                      <m:r>
                        <m:rPr>
                          <m:sty m:val="p"/>
                        </m:rPr>
                        <w:rPr>
                          <w:rFonts w:ascii="Cambria Math" w:hAnsi="Cambria Math"/>
                          <w:sz w:val="20"/>
                          <w:szCs w:val="20"/>
                        </w:rPr>
                        <m:t>cos</m:t>
                      </m:r>
                      <m:r>
                        <w:rPr>
                          <w:rFonts w:ascii="Cambria Math" w:hAnsi="Cambria Math"/>
                          <w:sz w:val="20"/>
                          <w:szCs w:val="20"/>
                        </w:rPr>
                        <m:t>⁡θ</m:t>
                      </m:r>
                      <m:r>
                        <m:rPr>
                          <m:sty m:val="p"/>
                        </m:rPr>
                        <w:rPr>
                          <w:rFonts w:ascii="Cambria Math" w:hAnsi="Cambria Math"/>
                          <w:sz w:val="20"/>
                          <w:szCs w:val="20"/>
                        </w:rPr>
                        <m:t>sin</m:t>
                      </m:r>
                      <m:r>
                        <w:rPr>
                          <w:rFonts w:ascii="Cambria Math" w:hAnsi="Cambria Math"/>
                          <w:sz w:val="20"/>
                          <w:szCs w:val="20"/>
                        </w:rPr>
                        <m:t>⁡</m:t>
                      </m:r>
                      <m:r>
                        <m:rPr>
                          <m:sty m:val="p"/>
                        </m:rPr>
                        <w:rPr>
                          <w:rFonts w:ascii="Cambria Math" w:hAnsi="Cambria Math"/>
                          <w:sz w:val="20"/>
                          <w:szCs w:val="20"/>
                        </w:rPr>
                        <m:t>∅</m:t>
                      </m:r>
                    </m:e>
                    <m:e>
                      <m:r>
                        <w:rPr>
                          <w:rFonts w:ascii="Cambria Math" w:hAnsi="Cambria Math"/>
                          <w:sz w:val="20"/>
                          <w:szCs w:val="20"/>
                        </w:rPr>
                        <m:t>0</m:t>
                      </m:r>
                    </m:e>
                    <m:e>
                      <m:r>
                        <w:rPr>
                          <w:rFonts w:ascii="Cambria Math" w:hAnsi="Cambria Math"/>
                          <w:sz w:val="20"/>
                          <w:szCs w:val="20"/>
                        </w:rPr>
                        <m:t>0</m:t>
                      </m:r>
                    </m:e>
                  </m:eqArr>
                </m:e>
              </m:d>
            </m:e>
            <m:e>
              <m:r>
                <w:rPr>
                  <w:rFonts w:ascii="Cambria Math" w:hAnsi="Cambria Math"/>
                  <w:sz w:val="20"/>
                  <w:szCs w:val="20"/>
                </w:rPr>
                <m:t xml:space="preserve">&amp; </m:t>
              </m:r>
              <m:d>
                <m:dPr>
                  <m:begChr m:val="{"/>
                  <m:endChr m:val="}"/>
                  <m:ctrlPr>
                    <w:rPr>
                      <w:rFonts w:ascii="Cambria Math" w:hAnsi="Cambria Math"/>
                      <w:b/>
                      <w:bCs/>
                      <w:sz w:val="20"/>
                      <w:szCs w:val="20"/>
                    </w:rPr>
                  </m:ctrlPr>
                </m:dPr>
                <m:e>
                  <m:eqArr>
                    <m:eqArrPr>
                      <m:ctrlPr>
                        <w:rPr>
                          <w:rFonts w:ascii="Cambria Math" w:hAnsi="Cambria Math"/>
                          <w:b/>
                          <w:bCs/>
                          <w:sz w:val="20"/>
                          <w:szCs w:val="20"/>
                        </w:rPr>
                      </m:ctrlPr>
                    </m:eqArrPr>
                    <m:e>
                      <m:sSub>
                        <m:sSubPr>
                          <m:ctrlPr>
                            <w:rPr>
                              <w:rFonts w:ascii="Cambria Math" w:hAnsi="Cambria Math"/>
                              <w:b/>
                              <w:bCs/>
                              <w:sz w:val="20"/>
                              <w:szCs w:val="20"/>
                            </w:rPr>
                          </m:ctrlPr>
                        </m:sSubPr>
                        <m:e>
                          <m:r>
                            <m:rPr>
                              <m:sty m:val="bi"/>
                            </m:rPr>
                            <w:rPr>
                              <w:rFonts w:ascii="Cambria Math" w:hAnsi="Cambria Math"/>
                              <w:sz w:val="20"/>
                              <w:szCs w:val="20"/>
                            </w:rPr>
                            <m:t>X</m:t>
                          </m:r>
                        </m:e>
                        <m:sub>
                          <m:r>
                            <m:rPr>
                              <m:sty m:val="bi"/>
                            </m:rPr>
                            <w:rPr>
                              <w:rFonts w:ascii="Cambria Math" w:hAnsi="Cambria Math"/>
                              <w:sz w:val="20"/>
                              <w:szCs w:val="20"/>
                            </w:rPr>
                            <m:t>0</m:t>
                          </m:r>
                        </m:sub>
                      </m:sSub>
                    </m:e>
                    <m:e>
                      <m:sSub>
                        <m:sSubPr>
                          <m:ctrlPr>
                            <w:rPr>
                              <w:rFonts w:ascii="Cambria Math" w:hAnsi="Cambria Math"/>
                              <w:b/>
                              <w:bCs/>
                              <w:sz w:val="20"/>
                              <w:szCs w:val="20"/>
                            </w:rPr>
                          </m:ctrlPr>
                        </m:sSubPr>
                        <m:e>
                          <m:r>
                            <m:rPr>
                              <m:sty m:val="bi"/>
                            </m:rPr>
                            <w:rPr>
                              <w:rFonts w:ascii="Cambria Math" w:hAnsi="Cambria Math"/>
                              <w:sz w:val="20"/>
                              <w:szCs w:val="20"/>
                            </w:rPr>
                            <m:t>Y</m:t>
                          </m:r>
                        </m:e>
                        <m:sub>
                          <m:r>
                            <m:rPr>
                              <m:sty m:val="bi"/>
                            </m:rPr>
                            <w:rPr>
                              <w:rFonts w:ascii="Cambria Math" w:hAnsi="Cambria Math"/>
                              <w:sz w:val="20"/>
                              <w:szCs w:val="20"/>
                            </w:rPr>
                            <m:t>0</m:t>
                          </m:r>
                        </m:sub>
                      </m:sSub>
                    </m:e>
                    <m:e>
                      <m:sSub>
                        <m:sSubPr>
                          <m:ctrlPr>
                            <w:rPr>
                              <w:rFonts w:ascii="Cambria Math" w:hAnsi="Cambria Math"/>
                              <w:b/>
                              <w:bCs/>
                              <w:sz w:val="20"/>
                              <w:szCs w:val="20"/>
                            </w:rPr>
                          </m:ctrlPr>
                        </m:sSubPr>
                        <m:e>
                          <m:r>
                            <m:rPr>
                              <m:sty m:val="bi"/>
                            </m:rPr>
                            <w:rPr>
                              <w:rFonts w:ascii="Cambria Math" w:hAnsi="Cambria Math"/>
                              <w:sz w:val="20"/>
                              <w:szCs w:val="20"/>
                            </w:rPr>
                            <m:t>Z</m:t>
                          </m:r>
                        </m:e>
                        <m:sub>
                          <m:r>
                            <m:rPr>
                              <m:sty m:val="bi"/>
                            </m:rPr>
                            <w:rPr>
                              <w:rFonts w:ascii="Cambria Math" w:hAnsi="Cambria Math"/>
                              <w:sz w:val="20"/>
                              <w:szCs w:val="20"/>
                            </w:rPr>
                            <m:t>0</m:t>
                          </m:r>
                        </m:sub>
                      </m:sSub>
                    </m:e>
                  </m:eqArr>
                </m:e>
              </m:d>
              <m:r>
                <m:rPr>
                  <m:sty m:val="bi"/>
                </m:rPr>
                <w:rPr>
                  <w:rFonts w:ascii="Cambria Math" w:hAnsi="Cambria Math"/>
                  <w:sz w:val="20"/>
                  <w:szCs w:val="20"/>
                </w:rPr>
                <m:t>=</m:t>
              </m:r>
              <m:d>
                <m:dPr>
                  <m:begChr m:val="{"/>
                  <m:endChr m:val="}"/>
                  <m:ctrlPr>
                    <w:rPr>
                      <w:rFonts w:ascii="Cambria Math" w:hAnsi="Cambria Math"/>
                      <w:b/>
                      <w:bCs/>
                      <w:sz w:val="20"/>
                      <w:szCs w:val="20"/>
                    </w:rPr>
                  </m:ctrlPr>
                </m:dPr>
                <m:e>
                  <m:eqArr>
                    <m:eqArrPr>
                      <m:ctrlPr>
                        <w:rPr>
                          <w:rFonts w:ascii="Cambria Math" w:hAnsi="Cambria Math"/>
                          <w:b/>
                          <w:bCs/>
                          <w:sz w:val="20"/>
                          <w:szCs w:val="20"/>
                        </w:rPr>
                      </m:ctrlPr>
                    </m:eqArrPr>
                    <m:e>
                      <m:func>
                        <m:funcPr>
                          <m:ctrlPr>
                            <w:rPr>
                              <w:rFonts w:ascii="Cambria Math" w:hAnsi="Cambria Math"/>
                              <w:b/>
                              <w:bCs/>
                              <w:i/>
                              <w:sz w:val="20"/>
                              <w:szCs w:val="20"/>
                            </w:rPr>
                          </m:ctrlPr>
                        </m:funcPr>
                        <m:fName>
                          <m:r>
                            <m:rPr>
                              <m:sty m:val="b"/>
                            </m:rPr>
                            <w:rPr>
                              <w:rFonts w:ascii="Cambria Math" w:hAnsi="Cambria Math"/>
                              <w:sz w:val="20"/>
                              <w:szCs w:val="20"/>
                            </w:rPr>
                            <m:t>mgsin</m:t>
                          </m:r>
                          <m:ctrlPr>
                            <w:rPr>
                              <w:rFonts w:ascii="Cambria Math" w:hAnsi="Cambria Math"/>
                              <w:b/>
                              <w:bCs/>
                              <w:sz w:val="20"/>
                              <w:szCs w:val="20"/>
                            </w:rPr>
                          </m:ctrlPr>
                        </m:fName>
                        <m:e>
                          <m:sSub>
                            <m:sSubPr>
                              <m:ctrlPr>
                                <w:rPr>
                                  <w:rFonts w:ascii="Cambria Math" w:hAnsi="Cambria Math"/>
                                  <w:b/>
                                  <w:bCs/>
                                  <w:sz w:val="20"/>
                                  <w:szCs w:val="20"/>
                                </w:rPr>
                              </m:ctrlPr>
                            </m:sSubPr>
                            <m:e>
                              <m:r>
                                <m:rPr>
                                  <m:sty m:val="bi"/>
                                </m:rPr>
                                <w:rPr>
                                  <w:rFonts w:ascii="Cambria Math" w:hAnsi="Cambria Math"/>
                                  <w:sz w:val="20"/>
                                  <w:szCs w:val="20"/>
                                </w:rPr>
                                <m:t>θ</m:t>
                              </m:r>
                            </m:e>
                            <m:sub>
                              <m:r>
                                <m:rPr>
                                  <m:sty m:val="bi"/>
                                </m:rPr>
                                <w:rPr>
                                  <w:rFonts w:ascii="Cambria Math" w:hAnsi="Cambria Math"/>
                                  <w:sz w:val="20"/>
                                  <w:szCs w:val="20"/>
                                </w:rPr>
                                <m:t>0</m:t>
                              </m:r>
                            </m:sub>
                          </m:sSub>
                        </m:e>
                      </m:func>
                    </m:e>
                    <m:e>
                      <m:r>
                        <m:rPr>
                          <m:sty m:val="bi"/>
                        </m:rPr>
                        <w:rPr>
                          <w:rFonts w:ascii="Cambria Math" w:hAnsi="Cambria Math"/>
                          <w:sz w:val="20"/>
                          <w:szCs w:val="20"/>
                        </w:rPr>
                        <m:t>-</m:t>
                      </m:r>
                      <m:func>
                        <m:funcPr>
                          <m:ctrlPr>
                            <w:rPr>
                              <w:rFonts w:ascii="Cambria Math" w:hAnsi="Cambria Math"/>
                              <w:b/>
                              <w:bCs/>
                              <w:i/>
                              <w:sz w:val="20"/>
                              <w:szCs w:val="20"/>
                            </w:rPr>
                          </m:ctrlPr>
                        </m:funcPr>
                        <m:fName>
                          <m:r>
                            <m:rPr>
                              <m:sty m:val="b"/>
                            </m:rPr>
                            <w:rPr>
                              <w:rFonts w:ascii="Cambria Math" w:hAnsi="Cambria Math"/>
                              <w:sz w:val="20"/>
                              <w:szCs w:val="20"/>
                            </w:rPr>
                            <m:t>mgcos</m:t>
                          </m:r>
                        </m:fName>
                        <m:e>
                          <m:sSub>
                            <m:sSubPr>
                              <m:ctrlPr>
                                <w:rPr>
                                  <w:rFonts w:ascii="Cambria Math" w:hAnsi="Cambria Math"/>
                                  <w:b/>
                                  <w:bCs/>
                                  <w:sz w:val="20"/>
                                  <w:szCs w:val="20"/>
                                </w:rPr>
                              </m:ctrlPr>
                            </m:sSubPr>
                            <m:e>
                              <m:r>
                                <m:rPr>
                                  <m:sty m:val="bi"/>
                                </m:rPr>
                                <w:rPr>
                                  <w:rFonts w:ascii="Cambria Math" w:hAnsi="Cambria Math"/>
                                  <w:sz w:val="20"/>
                                  <w:szCs w:val="20"/>
                                </w:rPr>
                                <m:t>θ</m:t>
                              </m:r>
                            </m:e>
                            <m:sub>
                              <m:r>
                                <m:rPr>
                                  <m:sty m:val="bi"/>
                                </m:rPr>
                                <w:rPr>
                                  <w:rFonts w:ascii="Cambria Math" w:hAnsi="Cambria Math"/>
                                  <w:sz w:val="20"/>
                                  <w:szCs w:val="20"/>
                                </w:rPr>
                                <m:t>0</m:t>
                              </m:r>
                            </m:sub>
                          </m:sSub>
                          <m:func>
                            <m:funcPr>
                              <m:ctrlPr>
                                <w:rPr>
                                  <w:rFonts w:ascii="Cambria Math" w:hAnsi="Cambria Math"/>
                                  <w:b/>
                                  <w:bCs/>
                                  <w:i/>
                                  <w:sz w:val="20"/>
                                  <w:szCs w:val="20"/>
                                </w:rPr>
                              </m:ctrlPr>
                            </m:funcPr>
                            <m:fName>
                              <m:r>
                                <m:rPr>
                                  <m:sty m:val="b"/>
                                </m:rPr>
                                <w:rPr>
                                  <w:rFonts w:ascii="Cambria Math" w:hAnsi="Cambria Math"/>
                                  <w:sz w:val="20"/>
                                  <w:szCs w:val="20"/>
                                </w:rPr>
                                <m:t>sin</m:t>
                              </m:r>
                              <m:ctrlPr>
                                <w:rPr>
                                  <w:rFonts w:ascii="Cambria Math" w:hAnsi="Cambria Math"/>
                                  <w:b/>
                                  <w:bCs/>
                                  <w:sz w:val="20"/>
                                  <w:szCs w:val="20"/>
                                </w:rPr>
                              </m:ctrlPr>
                            </m:fName>
                            <m:e>
                              <m:sSub>
                                <m:sSubPr>
                                  <m:ctrlPr>
                                    <w:rPr>
                                      <w:rFonts w:ascii="Cambria Math" w:hAnsi="Cambria Math"/>
                                      <w:b/>
                                      <w:bCs/>
                                      <w:sz w:val="20"/>
                                      <w:szCs w:val="20"/>
                                    </w:rPr>
                                  </m:ctrlPr>
                                </m:sSubPr>
                                <m:e>
                                  <m:r>
                                    <m:rPr>
                                      <m:sty m:val="b"/>
                                    </m:rPr>
                                    <w:rPr>
                                      <w:rFonts w:ascii="Cambria Math" w:hAnsi="Cambria Math"/>
                                      <w:sz w:val="20"/>
                                      <w:szCs w:val="20"/>
                                    </w:rPr>
                                    <m:t>∅</m:t>
                                  </m:r>
                                </m:e>
                                <m:sub>
                                  <m:r>
                                    <m:rPr>
                                      <m:sty m:val="bi"/>
                                    </m:rPr>
                                    <w:rPr>
                                      <w:rFonts w:ascii="Cambria Math" w:hAnsi="Cambria Math"/>
                                      <w:sz w:val="20"/>
                                      <w:szCs w:val="20"/>
                                    </w:rPr>
                                    <m:t>0</m:t>
                                  </m:r>
                                </m:sub>
                              </m:sSub>
                            </m:e>
                          </m:func>
                        </m:e>
                      </m:func>
                    </m:e>
                    <m:e>
                      <m:r>
                        <m:rPr>
                          <m:sty m:val="bi"/>
                        </m:rPr>
                        <w:rPr>
                          <w:rFonts w:ascii="Cambria Math" w:hAnsi="Cambria Math"/>
                          <w:sz w:val="20"/>
                          <w:szCs w:val="20"/>
                        </w:rPr>
                        <m:t>-</m:t>
                      </m:r>
                      <m:func>
                        <m:funcPr>
                          <m:ctrlPr>
                            <w:rPr>
                              <w:rFonts w:ascii="Cambria Math" w:hAnsi="Cambria Math"/>
                              <w:b/>
                              <w:bCs/>
                              <w:i/>
                              <w:sz w:val="20"/>
                              <w:szCs w:val="20"/>
                            </w:rPr>
                          </m:ctrlPr>
                        </m:funcPr>
                        <m:fName>
                          <m:r>
                            <m:rPr>
                              <m:sty m:val="b"/>
                            </m:rPr>
                            <w:rPr>
                              <w:rFonts w:ascii="Cambria Math" w:hAnsi="Cambria Math"/>
                              <w:sz w:val="20"/>
                              <w:szCs w:val="20"/>
                            </w:rPr>
                            <m:t>mgcos</m:t>
                          </m:r>
                        </m:fName>
                        <m:e>
                          <m:sSub>
                            <m:sSubPr>
                              <m:ctrlPr>
                                <w:rPr>
                                  <w:rFonts w:ascii="Cambria Math" w:hAnsi="Cambria Math"/>
                                  <w:b/>
                                  <w:bCs/>
                                  <w:sz w:val="20"/>
                                  <w:szCs w:val="20"/>
                                </w:rPr>
                              </m:ctrlPr>
                            </m:sSubPr>
                            <m:e>
                              <m:r>
                                <m:rPr>
                                  <m:sty m:val="bi"/>
                                </m:rPr>
                                <w:rPr>
                                  <w:rFonts w:ascii="Cambria Math" w:hAnsi="Cambria Math"/>
                                  <w:sz w:val="20"/>
                                  <w:szCs w:val="20"/>
                                </w:rPr>
                                <m:t>θ</m:t>
                              </m:r>
                            </m:e>
                            <m:sub>
                              <m:r>
                                <m:rPr>
                                  <m:sty m:val="bi"/>
                                </m:rPr>
                                <w:rPr>
                                  <w:rFonts w:ascii="Cambria Math" w:hAnsi="Cambria Math"/>
                                  <w:sz w:val="20"/>
                                  <w:szCs w:val="20"/>
                                </w:rPr>
                                <m:t>0</m:t>
                              </m:r>
                            </m:sub>
                          </m:sSub>
                          <m:func>
                            <m:funcPr>
                              <m:ctrlPr>
                                <w:rPr>
                                  <w:rFonts w:ascii="Cambria Math" w:hAnsi="Cambria Math"/>
                                  <w:b/>
                                  <w:bCs/>
                                  <w:i/>
                                  <w:sz w:val="20"/>
                                  <w:szCs w:val="20"/>
                                </w:rPr>
                              </m:ctrlPr>
                            </m:funcPr>
                            <m:fName>
                              <m:r>
                                <m:rPr>
                                  <m:sty m:val="b"/>
                                </m:rPr>
                                <w:rPr>
                                  <w:rFonts w:ascii="Cambria Math" w:hAnsi="Cambria Math"/>
                                  <w:sz w:val="20"/>
                                  <w:szCs w:val="20"/>
                                </w:rPr>
                                <m:t>cos</m:t>
                              </m:r>
                              <m:ctrlPr>
                                <w:rPr>
                                  <w:rFonts w:ascii="Cambria Math" w:hAnsi="Cambria Math"/>
                                  <w:b/>
                                  <w:bCs/>
                                  <w:sz w:val="20"/>
                                  <w:szCs w:val="20"/>
                                </w:rPr>
                              </m:ctrlPr>
                            </m:fName>
                            <m:e>
                              <m:sSub>
                                <m:sSubPr>
                                  <m:ctrlPr>
                                    <w:rPr>
                                      <w:rFonts w:ascii="Cambria Math" w:hAnsi="Cambria Math"/>
                                      <w:b/>
                                      <w:bCs/>
                                      <w:sz w:val="20"/>
                                      <w:szCs w:val="20"/>
                                    </w:rPr>
                                  </m:ctrlPr>
                                </m:sSubPr>
                                <m:e>
                                  <m:r>
                                    <m:rPr>
                                      <m:sty m:val="b"/>
                                    </m:rPr>
                                    <w:rPr>
                                      <w:rFonts w:ascii="Cambria Math" w:hAnsi="Cambria Math"/>
                                      <w:sz w:val="20"/>
                                      <w:szCs w:val="20"/>
                                    </w:rPr>
                                    <m:t>∅</m:t>
                                  </m:r>
                                </m:e>
                                <m:sub>
                                  <m:r>
                                    <m:rPr>
                                      <m:sty m:val="bi"/>
                                    </m:rPr>
                                    <w:rPr>
                                      <w:rFonts w:ascii="Cambria Math" w:hAnsi="Cambria Math"/>
                                      <w:sz w:val="20"/>
                                      <w:szCs w:val="20"/>
                                    </w:rPr>
                                    <m:t>0</m:t>
                                  </m:r>
                                </m:sub>
                              </m:sSub>
                            </m:e>
                          </m:func>
                        </m:e>
                      </m:func>
                    </m:e>
                  </m:eqArr>
                </m:e>
              </m:d>
              <m:r>
                <m:rPr>
                  <m:sty m:val="bi"/>
                </m:rPr>
                <w:rPr>
                  <w:rFonts w:ascii="Cambria Math" w:hAnsi="Cambria Math"/>
                  <w:sz w:val="20"/>
                  <w:szCs w:val="20"/>
                </w:rPr>
                <m:t xml:space="preserve">     ,   </m:t>
              </m:r>
              <m:d>
                <m:dPr>
                  <m:begChr m:val="{"/>
                  <m:endChr m:val="}"/>
                  <m:ctrlPr>
                    <w:rPr>
                      <w:rFonts w:ascii="Cambria Math" w:hAnsi="Cambria Math"/>
                      <w:b/>
                      <w:bCs/>
                      <w:sz w:val="20"/>
                      <w:szCs w:val="20"/>
                    </w:rPr>
                  </m:ctrlPr>
                </m:dPr>
                <m:e>
                  <m:eqArr>
                    <m:eqArrPr>
                      <m:ctrlPr>
                        <w:rPr>
                          <w:rFonts w:ascii="Cambria Math" w:hAnsi="Cambria Math"/>
                          <w:b/>
                          <w:bCs/>
                          <w:sz w:val="20"/>
                          <w:szCs w:val="20"/>
                        </w:rPr>
                      </m:ctrlPr>
                    </m:eqArrPr>
                    <m:e>
                      <m:sSub>
                        <m:sSubPr>
                          <m:ctrlPr>
                            <w:rPr>
                              <w:rFonts w:ascii="Cambria Math" w:hAnsi="Cambria Math"/>
                              <w:b/>
                              <w:bCs/>
                              <w:sz w:val="20"/>
                              <w:szCs w:val="20"/>
                            </w:rPr>
                          </m:ctrlPr>
                        </m:sSubPr>
                        <m:e>
                          <m:r>
                            <m:rPr>
                              <m:sty m:val="bi"/>
                            </m:rPr>
                            <w:rPr>
                              <w:rFonts w:ascii="Cambria Math" w:hAnsi="Cambria Math"/>
                              <w:sz w:val="20"/>
                              <w:szCs w:val="20"/>
                            </w:rPr>
                            <m:t>L</m:t>
                          </m:r>
                        </m:e>
                        <m:sub>
                          <m:r>
                            <m:rPr>
                              <m:sty m:val="bi"/>
                            </m:rPr>
                            <w:rPr>
                              <w:rFonts w:ascii="Cambria Math" w:hAnsi="Cambria Math"/>
                              <w:sz w:val="20"/>
                              <w:szCs w:val="20"/>
                            </w:rPr>
                            <m:t>0</m:t>
                          </m:r>
                        </m:sub>
                      </m:sSub>
                    </m:e>
                    <m:e>
                      <m:sSub>
                        <m:sSubPr>
                          <m:ctrlPr>
                            <w:rPr>
                              <w:rFonts w:ascii="Cambria Math" w:hAnsi="Cambria Math"/>
                              <w:b/>
                              <w:bCs/>
                              <w:sz w:val="20"/>
                              <w:szCs w:val="20"/>
                            </w:rPr>
                          </m:ctrlPr>
                        </m:sSubPr>
                        <m:e>
                          <m:r>
                            <m:rPr>
                              <m:sty m:val="bi"/>
                            </m:rPr>
                            <w:rPr>
                              <w:rFonts w:ascii="Cambria Math" w:hAnsi="Cambria Math"/>
                              <w:sz w:val="20"/>
                              <w:szCs w:val="20"/>
                            </w:rPr>
                            <m:t>M</m:t>
                          </m:r>
                        </m:e>
                        <m:sub>
                          <m:r>
                            <m:rPr>
                              <m:sty m:val="bi"/>
                            </m:rPr>
                            <w:rPr>
                              <w:rFonts w:ascii="Cambria Math" w:hAnsi="Cambria Math"/>
                              <w:sz w:val="20"/>
                              <w:szCs w:val="20"/>
                            </w:rPr>
                            <m:t>0</m:t>
                          </m:r>
                        </m:sub>
                      </m:sSub>
                    </m:e>
                    <m:e>
                      <m:sSub>
                        <m:sSubPr>
                          <m:ctrlPr>
                            <w:rPr>
                              <w:rFonts w:ascii="Cambria Math" w:hAnsi="Cambria Math"/>
                              <w:b/>
                              <w:bCs/>
                              <w:sz w:val="20"/>
                              <w:szCs w:val="20"/>
                            </w:rPr>
                          </m:ctrlPr>
                        </m:sSubPr>
                        <m:e>
                          <m:r>
                            <m:rPr>
                              <m:sty m:val="bi"/>
                            </m:rPr>
                            <w:rPr>
                              <w:rFonts w:ascii="Cambria Math" w:hAnsi="Cambria Math"/>
                              <w:sz w:val="20"/>
                              <w:szCs w:val="20"/>
                            </w:rPr>
                            <m:t>N</m:t>
                          </m:r>
                        </m:e>
                        <m:sub>
                          <m:r>
                            <m:rPr>
                              <m:sty m:val="bi"/>
                            </m:rPr>
                            <w:rPr>
                              <w:rFonts w:ascii="Cambria Math" w:hAnsi="Cambria Math"/>
                              <w:sz w:val="20"/>
                              <w:szCs w:val="20"/>
                            </w:rPr>
                            <m:t>0</m:t>
                          </m:r>
                        </m:sub>
                      </m:sSub>
                    </m:e>
                  </m:eqArr>
                </m:e>
              </m:d>
              <m:r>
                <m:rPr>
                  <m:sty m:val="bi"/>
                </m:rPr>
                <w:rPr>
                  <w:rFonts w:ascii="Cambria Math" w:hAnsi="Cambria Math"/>
                  <w:sz w:val="20"/>
                  <w:szCs w:val="20"/>
                </w:rPr>
                <m:t>=</m:t>
              </m:r>
              <m:d>
                <m:dPr>
                  <m:begChr m:val="{"/>
                  <m:endChr m:val="}"/>
                  <m:ctrlPr>
                    <w:rPr>
                      <w:rFonts w:ascii="Cambria Math" w:hAnsi="Cambria Math"/>
                      <w:b/>
                      <w:bCs/>
                      <w:sz w:val="20"/>
                      <w:szCs w:val="20"/>
                    </w:rPr>
                  </m:ctrlPr>
                </m:dPr>
                <m:e>
                  <m:eqArr>
                    <m:eqArrPr>
                      <m:ctrlPr>
                        <w:rPr>
                          <w:rFonts w:ascii="Cambria Math" w:hAnsi="Cambria Math"/>
                          <w:b/>
                          <w:bCs/>
                          <w:sz w:val="20"/>
                          <w:szCs w:val="20"/>
                        </w:rPr>
                      </m:ctrlPr>
                    </m:eqArrPr>
                    <m:e>
                      <m:r>
                        <m:rPr>
                          <m:sty m:val="bi"/>
                        </m:rPr>
                        <w:rPr>
                          <w:rFonts w:ascii="Cambria Math" w:hAnsi="Cambria Math"/>
                          <w:sz w:val="20"/>
                          <w:szCs w:val="20"/>
                        </w:rPr>
                        <m:t>0</m:t>
                      </m:r>
                    </m:e>
                    <m:e>
                      <m:r>
                        <m:rPr>
                          <m:sty m:val="bi"/>
                        </m:rPr>
                        <w:rPr>
                          <w:rFonts w:ascii="Cambria Math" w:hAnsi="Cambria Math"/>
                          <w:sz w:val="20"/>
                          <w:szCs w:val="20"/>
                        </w:rPr>
                        <m:t>0</m:t>
                      </m:r>
                    </m:e>
                    <m:e>
                      <m:r>
                        <m:rPr>
                          <m:sty m:val="bi"/>
                        </m:rPr>
                        <w:rPr>
                          <w:rFonts w:ascii="Cambria Math" w:hAnsi="Cambria Math"/>
                          <w:sz w:val="20"/>
                          <w:szCs w:val="20"/>
                        </w:rPr>
                        <m:t>0</m:t>
                      </m:r>
                    </m:e>
                  </m:eqArr>
                </m:e>
              </m:d>
            </m:e>
          </m:eqArr>
        </m:oMath>
      </m:oMathPara>
    </w:p>
    <w:p w14:paraId="0D4B2BCA" w14:textId="23E7EA1D" w:rsidR="004F6623" w:rsidRDefault="004F6623" w:rsidP="00034A21">
      <w:pPr>
        <w:ind w:left="0"/>
        <w:rPr>
          <w:sz w:val="20"/>
          <w:szCs w:val="20"/>
        </w:rPr>
      </w:pPr>
    </w:p>
    <w:p w14:paraId="130D265E" w14:textId="7A8590BA" w:rsidR="004F6623" w:rsidRDefault="004F6623" w:rsidP="00034A21">
      <w:pPr>
        <w:ind w:left="0"/>
        <w:rPr>
          <w:sz w:val="20"/>
          <w:szCs w:val="20"/>
        </w:rPr>
      </w:pPr>
    </w:p>
    <w:p w14:paraId="710E32B1" w14:textId="48BBABB5" w:rsidR="004F6623" w:rsidRDefault="004F6623" w:rsidP="00034A21">
      <w:pPr>
        <w:ind w:left="0"/>
        <w:rPr>
          <w:sz w:val="20"/>
          <w:szCs w:val="20"/>
        </w:rPr>
      </w:pPr>
    </w:p>
    <w:p w14:paraId="62B71EE3" w14:textId="2628C607" w:rsidR="004F6623" w:rsidRDefault="004F6623" w:rsidP="00034A21">
      <w:pPr>
        <w:ind w:left="0"/>
        <w:rPr>
          <w:sz w:val="20"/>
          <w:szCs w:val="20"/>
        </w:rPr>
      </w:pPr>
    </w:p>
    <w:p w14:paraId="0541D30A" w14:textId="4949C79A" w:rsidR="004F6623" w:rsidRDefault="004F6623" w:rsidP="00034A21">
      <w:pPr>
        <w:ind w:left="0"/>
        <w:rPr>
          <w:sz w:val="20"/>
          <w:szCs w:val="20"/>
        </w:rPr>
      </w:pPr>
    </w:p>
    <w:p w14:paraId="2E7B35CA" w14:textId="47CB4DDD" w:rsidR="004F6623" w:rsidRDefault="004F6623" w:rsidP="00034A21">
      <w:pPr>
        <w:ind w:left="0"/>
        <w:rPr>
          <w:sz w:val="20"/>
          <w:szCs w:val="20"/>
        </w:rPr>
      </w:pPr>
    </w:p>
    <w:p w14:paraId="5D76FC10" w14:textId="38B0D76B" w:rsidR="004F6623" w:rsidRDefault="004F6623" w:rsidP="00034A21">
      <w:pPr>
        <w:ind w:left="0"/>
        <w:rPr>
          <w:sz w:val="20"/>
          <w:szCs w:val="20"/>
        </w:rPr>
      </w:pPr>
    </w:p>
    <w:p w14:paraId="7344E308" w14:textId="34C6AED4" w:rsidR="004F6623" w:rsidRDefault="004F6623" w:rsidP="00034A21">
      <w:pPr>
        <w:ind w:left="0"/>
        <w:rPr>
          <w:sz w:val="20"/>
          <w:szCs w:val="20"/>
        </w:rPr>
      </w:pPr>
    </w:p>
    <w:p w14:paraId="452DDDD9" w14:textId="0BA497B7" w:rsidR="004F6623" w:rsidRDefault="004F6623" w:rsidP="00034A21">
      <w:pPr>
        <w:ind w:left="0"/>
        <w:rPr>
          <w:sz w:val="20"/>
          <w:szCs w:val="20"/>
        </w:rPr>
      </w:pPr>
    </w:p>
    <w:p w14:paraId="445CFEB4" w14:textId="3EA41436" w:rsidR="004F6623" w:rsidRDefault="004F6623" w:rsidP="00034A21">
      <w:pPr>
        <w:ind w:left="0"/>
        <w:rPr>
          <w:sz w:val="20"/>
          <w:szCs w:val="20"/>
        </w:rPr>
      </w:pPr>
    </w:p>
    <w:p w14:paraId="37A826C5" w14:textId="48E43486" w:rsidR="004F6623" w:rsidRDefault="004F6623" w:rsidP="00034A21">
      <w:pPr>
        <w:ind w:left="0"/>
        <w:rPr>
          <w:sz w:val="20"/>
          <w:szCs w:val="20"/>
        </w:rPr>
      </w:pPr>
    </w:p>
    <w:p w14:paraId="75BFD42A" w14:textId="5B3B4724" w:rsidR="004F6623" w:rsidRDefault="004F6623" w:rsidP="00034A21">
      <w:pPr>
        <w:ind w:left="0"/>
        <w:rPr>
          <w:sz w:val="20"/>
          <w:szCs w:val="20"/>
        </w:rPr>
      </w:pPr>
    </w:p>
    <w:p w14:paraId="0C2521E6" w14:textId="079224AA" w:rsidR="004F6623" w:rsidRDefault="004F6623" w:rsidP="00034A21">
      <w:pPr>
        <w:ind w:left="0"/>
        <w:rPr>
          <w:sz w:val="20"/>
          <w:szCs w:val="20"/>
        </w:rPr>
      </w:pPr>
    </w:p>
    <w:p w14:paraId="0C953267" w14:textId="52BB4613" w:rsidR="004F6623" w:rsidRDefault="004F6623" w:rsidP="00034A21">
      <w:pPr>
        <w:ind w:left="0"/>
        <w:rPr>
          <w:sz w:val="20"/>
          <w:szCs w:val="20"/>
        </w:rPr>
      </w:pPr>
    </w:p>
    <w:p w14:paraId="757C2AA1" w14:textId="377C59A0" w:rsidR="004F6623" w:rsidRDefault="004F6623" w:rsidP="00034A21">
      <w:pPr>
        <w:ind w:left="0"/>
        <w:rPr>
          <w:sz w:val="20"/>
          <w:szCs w:val="20"/>
        </w:rPr>
      </w:pPr>
    </w:p>
    <w:p w14:paraId="4A275F96" w14:textId="77777777" w:rsidR="004F6623" w:rsidRPr="000108F6" w:rsidRDefault="004F6623" w:rsidP="00034A21">
      <w:pPr>
        <w:ind w:left="0"/>
        <w:rPr>
          <w:sz w:val="20"/>
          <w:szCs w:val="20"/>
        </w:rPr>
      </w:pPr>
    </w:p>
    <w:p w14:paraId="26B9372E" w14:textId="1BD262A1" w:rsidR="00034A21" w:rsidRDefault="00034A21" w:rsidP="00034A21">
      <w:pPr>
        <w:pStyle w:val="Heading2"/>
      </w:pPr>
      <w:bookmarkStart w:id="55" w:name="_Toc129381488"/>
      <w:bookmarkStart w:id="56" w:name="_Toc130028510"/>
      <w:r>
        <w:t>Body axes of the airplane</w:t>
      </w:r>
      <w:bookmarkEnd w:id="55"/>
      <w:bookmarkEnd w:id="56"/>
    </w:p>
    <w:p w14:paraId="5EEF9B02" w14:textId="77777777" w:rsidR="004F6623" w:rsidRDefault="004F6623" w:rsidP="004F6623"/>
    <w:p w14:paraId="2A86ACD0" w14:textId="77777777" w:rsidR="00034A21" w:rsidRDefault="00034A21" w:rsidP="00034A21">
      <w:r>
        <w:t>It’s any axes which are fixed in the airplane, with origin at the CG and because most aircraft are very nearly symmetrical, it is usual to assume exact symmetry</w:t>
      </w:r>
    </w:p>
    <w:p w14:paraId="0BA07DE2" w14:textId="77777777" w:rsidR="00034A21" w:rsidRDefault="00034A21" w:rsidP="00034A21">
      <w:r>
        <w:t xml:space="preserve">So, </w:t>
      </w:r>
      <w:r w:rsidRPr="00ED7D8F">
        <w:rPr>
          <w:b/>
          <w:bCs/>
          <w:i/>
          <w:iCs/>
        </w:rPr>
        <w:t>XZ</w:t>
      </w:r>
      <w:r>
        <w:t xml:space="preserve"> plane is the plane of symmetry </w:t>
      </w:r>
      <m:oMath>
        <m:sSub>
          <m:sSubPr>
            <m:ctrlPr>
              <w:rPr>
                <w:rFonts w:ascii="Cambria Math" w:hAnsi="Cambria Math"/>
                <w:i/>
              </w:rPr>
            </m:ctrlPr>
          </m:sSubPr>
          <m:e>
            <m:r>
              <w:rPr>
                <w:rFonts w:ascii="Cambria Math" w:hAnsi="Cambria Math"/>
              </w:rPr>
              <m:t>(I</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zy</m:t>
            </m:r>
          </m:sub>
        </m:sSub>
        <m:r>
          <w:rPr>
            <w:rFonts w:ascii="Cambria Math" w:hAnsi="Cambria Math"/>
          </w:rPr>
          <m:t>=0)</m:t>
        </m:r>
      </m:oMath>
      <w:r>
        <w:t>, but for now there is no constraint on X and Z axes, as they can take any position as long, they are orthogonal and achieve RHL.</w:t>
      </w:r>
    </w:p>
    <w:p w14:paraId="270A042C" w14:textId="77777777" w:rsidR="00034A21" w:rsidRDefault="00034A21" w:rsidP="00034A21"/>
    <w:p w14:paraId="464EC0E2" w14:textId="76D9A9B0" w:rsidR="00034A21" w:rsidRDefault="004F6623" w:rsidP="00034A21">
      <w:r>
        <w:t>coinciding X</w:t>
      </w:r>
      <w:r w:rsidR="00034A21">
        <w:t xml:space="preserve"> axis to a certain position, we get specific type of Body axis they are mainly Three:</w:t>
      </w:r>
    </w:p>
    <w:p w14:paraId="6E375DED" w14:textId="77777777" w:rsidR="004F6623" w:rsidRDefault="004F6623" w:rsidP="00034A21"/>
    <w:p w14:paraId="564A8115" w14:textId="174FA9CB" w:rsidR="00034A21" w:rsidRDefault="00034A21" w:rsidP="00AF71FC">
      <w:pPr>
        <w:pStyle w:val="ListParagraph"/>
        <w:numPr>
          <w:ilvl w:val="0"/>
          <w:numId w:val="12"/>
        </w:numPr>
        <w:rPr>
          <w:b/>
          <w:bCs/>
        </w:rPr>
      </w:pPr>
      <w:r w:rsidRPr="000655AE">
        <w:rPr>
          <w:b/>
          <w:bCs/>
        </w:rPr>
        <w:t xml:space="preserve">Principal </w:t>
      </w:r>
      <w:r>
        <w:rPr>
          <w:b/>
          <w:bCs/>
        </w:rPr>
        <w:t>Axes</w:t>
      </w:r>
    </w:p>
    <w:p w14:paraId="6631971A" w14:textId="77777777" w:rsidR="004F6623" w:rsidRPr="00973DD5" w:rsidRDefault="004F6623" w:rsidP="004F6623">
      <w:pPr>
        <w:pStyle w:val="ListParagraph"/>
        <w:ind w:left="715"/>
        <w:rPr>
          <w:b/>
          <w:bCs/>
        </w:rPr>
      </w:pPr>
    </w:p>
    <w:p w14:paraId="0346DA73" w14:textId="77777777" w:rsidR="00034A21" w:rsidRDefault="00034A21" w:rsidP="00AF71FC">
      <w:pPr>
        <w:pStyle w:val="ListParagraph"/>
        <w:numPr>
          <w:ilvl w:val="1"/>
          <w:numId w:val="12"/>
        </w:numPr>
        <w:rPr>
          <w:b/>
          <w:bCs/>
        </w:rPr>
      </w:pPr>
      <w:r w:rsidRPr="00973DD5">
        <w:rPr>
          <w:b/>
          <w:bCs/>
        </w:rPr>
        <w:t>Definition</w:t>
      </w:r>
    </w:p>
    <w:p w14:paraId="50371CC2" w14:textId="77777777" w:rsidR="00034A21" w:rsidRDefault="00034A21" w:rsidP="00034A21">
      <w:pPr>
        <w:ind w:left="720" w:firstLine="355"/>
      </w:pPr>
      <w:r w:rsidRPr="000655AE">
        <w:t>Coincid</w:t>
      </w:r>
      <w:r>
        <w:t>ing X and Z Axes</w:t>
      </w:r>
      <w:r w:rsidRPr="000655AE">
        <w:t xml:space="preserve"> with the principal axes of the vehicle, so that the remaining product of inertia </w:t>
      </w:r>
      <m:oMath>
        <m:sSub>
          <m:sSubPr>
            <m:ctrlPr>
              <w:rPr>
                <w:rFonts w:ascii="Cambria Math" w:hAnsi="Cambria Math"/>
                <w:i/>
              </w:rPr>
            </m:ctrlPr>
          </m:sSubPr>
          <m:e>
            <m:r>
              <w:rPr>
                <w:rFonts w:ascii="Cambria Math" w:hAnsi="Cambria Math"/>
              </w:rPr>
              <m:t>I</m:t>
            </m:r>
          </m:e>
          <m:sub>
            <m:r>
              <w:rPr>
                <w:rFonts w:ascii="Cambria Math" w:hAnsi="Cambria Math"/>
              </w:rPr>
              <m:t>xz</m:t>
            </m:r>
          </m:sub>
        </m:sSub>
      </m:oMath>
      <w:r w:rsidRPr="000655AE">
        <w:t xml:space="preserve"> vanishes</w:t>
      </w:r>
      <w:r>
        <w:t>.</w:t>
      </w:r>
    </w:p>
    <w:p w14:paraId="6D57140B" w14:textId="72479DD2" w:rsidR="00034A21" w:rsidRDefault="00034A21" w:rsidP="00034A21">
      <w:pPr>
        <w:keepNext/>
        <w:jc w:val="center"/>
      </w:pPr>
      <w:r w:rsidRPr="000655AE">
        <w:rPr>
          <w:noProof/>
        </w:rPr>
        <w:drawing>
          <wp:inline distT="0" distB="0" distL="0" distR="0" wp14:anchorId="4373399F" wp14:editId="36766659">
            <wp:extent cx="2377440" cy="1266111"/>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4587"/>
                    <a:stretch/>
                  </pic:blipFill>
                  <pic:spPr bwMode="auto">
                    <a:xfrm>
                      <a:off x="0" y="0"/>
                      <a:ext cx="2404844" cy="1280705"/>
                    </a:xfrm>
                    <a:prstGeom prst="rect">
                      <a:avLst/>
                    </a:prstGeom>
                    <a:ln>
                      <a:noFill/>
                    </a:ln>
                    <a:extLst>
                      <a:ext uri="{53640926-AAD7-44D8-BBD7-CCE9431645EC}">
                        <a14:shadowObscured xmlns:a14="http://schemas.microsoft.com/office/drawing/2010/main"/>
                      </a:ext>
                    </a:extLst>
                  </pic:spPr>
                </pic:pic>
              </a:graphicData>
            </a:graphic>
          </wp:inline>
        </w:drawing>
      </w:r>
    </w:p>
    <w:p w14:paraId="40A8EB79" w14:textId="6F5EE9B8" w:rsidR="00034A21" w:rsidRPr="00973DD5" w:rsidRDefault="00034A21" w:rsidP="00034A21">
      <w:pPr>
        <w:pStyle w:val="Caption"/>
      </w:pPr>
      <w:r>
        <w:t xml:space="preserve">Figure </w:t>
      </w:r>
      <w:fldSimple w:instr=" SEQ Figure \* ARABIC ">
        <w:r w:rsidR="00956C27">
          <w:rPr>
            <w:noProof/>
          </w:rPr>
          <w:t>7</w:t>
        </w:r>
      </w:fldSimple>
      <w:r>
        <w:t xml:space="preserve"> </w:t>
      </w:r>
      <w:r w:rsidRPr="00D85D95">
        <w:t>Principal Axes</w:t>
      </w:r>
      <w:r>
        <w:t>.</w:t>
      </w:r>
    </w:p>
    <w:p w14:paraId="2B5E5601" w14:textId="77777777" w:rsidR="00034A21" w:rsidRDefault="00034A21" w:rsidP="00AF71FC">
      <w:pPr>
        <w:pStyle w:val="ListParagraph"/>
        <w:numPr>
          <w:ilvl w:val="1"/>
          <w:numId w:val="12"/>
        </w:numPr>
        <w:rPr>
          <w:b/>
          <w:bCs/>
        </w:rPr>
      </w:pPr>
      <w:r w:rsidRPr="00973DD5">
        <w:rPr>
          <w:b/>
          <w:bCs/>
        </w:rPr>
        <w:t>Cons</w:t>
      </w:r>
    </w:p>
    <w:p w14:paraId="5D161E0E" w14:textId="5F637353" w:rsidR="00034A21" w:rsidRDefault="00034A21" w:rsidP="00034A21">
      <w:pPr>
        <w:ind w:left="720" w:firstLine="720"/>
      </w:pPr>
      <w:r>
        <w:t xml:space="preserve">Simplifying equations as </w:t>
      </w:r>
      <m:oMath>
        <m:sSub>
          <m:sSubPr>
            <m:ctrlPr>
              <w:rPr>
                <w:rFonts w:ascii="Cambria Math" w:hAnsi="Cambria Math"/>
                <w:i/>
              </w:rPr>
            </m:ctrlPr>
          </m:sSubPr>
          <m:e>
            <m:r>
              <w:rPr>
                <w:rFonts w:ascii="Cambria Math" w:hAnsi="Cambria Math"/>
              </w:rPr>
              <m:t>I</m:t>
            </m:r>
          </m:e>
          <m:sub>
            <m:r>
              <w:rPr>
                <w:rFonts w:ascii="Cambria Math" w:hAnsi="Cambria Math"/>
              </w:rPr>
              <m:t>xz</m:t>
            </m:r>
          </m:sub>
        </m:sSub>
      </m:oMath>
      <w:r w:rsidRPr="000655AE">
        <w:t xml:space="preserve"> vanishes</w:t>
      </w:r>
      <w:r>
        <w:t>.</w:t>
      </w:r>
    </w:p>
    <w:p w14:paraId="054C248D" w14:textId="77777777" w:rsidR="006E42B9" w:rsidRPr="000655AE" w:rsidRDefault="006E42B9" w:rsidP="00034A21">
      <w:pPr>
        <w:ind w:left="720" w:firstLine="720"/>
      </w:pPr>
    </w:p>
    <w:p w14:paraId="348BFA0B" w14:textId="77777777" w:rsidR="00034A21" w:rsidRDefault="00034A21" w:rsidP="00AF71FC">
      <w:pPr>
        <w:pStyle w:val="ListParagraph"/>
        <w:numPr>
          <w:ilvl w:val="1"/>
          <w:numId w:val="12"/>
        </w:numPr>
        <w:rPr>
          <w:b/>
          <w:bCs/>
        </w:rPr>
      </w:pPr>
      <w:r w:rsidRPr="00973DD5">
        <w:rPr>
          <w:b/>
          <w:bCs/>
        </w:rPr>
        <w:t>Pros</w:t>
      </w:r>
    </w:p>
    <w:p w14:paraId="7904549B" w14:textId="77777777" w:rsidR="00034A21" w:rsidRDefault="00034A21" w:rsidP="00034A21">
      <w:pPr>
        <w:ind w:left="715" w:firstLine="720"/>
      </w:pPr>
      <w:r>
        <w:t>Any change in payload we need to set the angle of these axes.</w:t>
      </w:r>
    </w:p>
    <w:p w14:paraId="362EABA1" w14:textId="177EAFCB" w:rsidR="00034A21" w:rsidRDefault="00034A21" w:rsidP="00034A21">
      <w:pPr>
        <w:ind w:left="355" w:firstLine="720"/>
      </w:pPr>
    </w:p>
    <w:p w14:paraId="722AAF12" w14:textId="6A8B4BCF" w:rsidR="004F6623" w:rsidRDefault="004F6623" w:rsidP="00034A21">
      <w:pPr>
        <w:ind w:left="355" w:firstLine="720"/>
      </w:pPr>
    </w:p>
    <w:p w14:paraId="7CE83137" w14:textId="72B51632" w:rsidR="004F6623" w:rsidRDefault="004F6623" w:rsidP="00034A21">
      <w:pPr>
        <w:ind w:left="355" w:firstLine="720"/>
      </w:pPr>
    </w:p>
    <w:p w14:paraId="282168E3" w14:textId="24C19586" w:rsidR="004F6623" w:rsidRDefault="004F6623" w:rsidP="00034A21">
      <w:pPr>
        <w:ind w:left="355" w:firstLine="720"/>
      </w:pPr>
    </w:p>
    <w:p w14:paraId="3191ECFA" w14:textId="463D0E9B" w:rsidR="004F6623" w:rsidRDefault="004F6623" w:rsidP="00034A21">
      <w:pPr>
        <w:ind w:left="355" w:firstLine="720"/>
      </w:pPr>
    </w:p>
    <w:p w14:paraId="2F663DB5" w14:textId="005A03BA" w:rsidR="004F6623" w:rsidRDefault="004F6623" w:rsidP="00034A21">
      <w:pPr>
        <w:ind w:left="355" w:firstLine="720"/>
      </w:pPr>
    </w:p>
    <w:p w14:paraId="184DA82D" w14:textId="76398343" w:rsidR="004F6623" w:rsidRDefault="004F6623" w:rsidP="00034A21">
      <w:pPr>
        <w:ind w:left="355" w:firstLine="720"/>
      </w:pPr>
    </w:p>
    <w:p w14:paraId="176DA366" w14:textId="6422480F" w:rsidR="004F6623" w:rsidRDefault="004F6623" w:rsidP="00034A21">
      <w:pPr>
        <w:ind w:left="355" w:firstLine="720"/>
      </w:pPr>
    </w:p>
    <w:p w14:paraId="123356A5" w14:textId="568FC0B2" w:rsidR="004F6623" w:rsidRDefault="004F6623" w:rsidP="00034A21">
      <w:pPr>
        <w:ind w:left="355" w:firstLine="720"/>
      </w:pPr>
    </w:p>
    <w:p w14:paraId="63E054D0" w14:textId="30229BD6" w:rsidR="004F6623" w:rsidRDefault="004F6623" w:rsidP="00034A21">
      <w:pPr>
        <w:ind w:left="355" w:firstLine="720"/>
      </w:pPr>
    </w:p>
    <w:p w14:paraId="3AC12647" w14:textId="1EE63ADA" w:rsidR="004F6623" w:rsidRDefault="004F6623" w:rsidP="00034A21">
      <w:pPr>
        <w:ind w:left="355" w:firstLine="720"/>
      </w:pPr>
    </w:p>
    <w:p w14:paraId="016C747F" w14:textId="38BDE190" w:rsidR="004F6623" w:rsidRDefault="004F6623" w:rsidP="00034A21">
      <w:pPr>
        <w:ind w:left="355" w:firstLine="720"/>
      </w:pPr>
    </w:p>
    <w:p w14:paraId="67831858" w14:textId="2B49D4C4" w:rsidR="004F6623" w:rsidRDefault="004F6623" w:rsidP="00034A21">
      <w:pPr>
        <w:ind w:left="355" w:firstLine="720"/>
      </w:pPr>
    </w:p>
    <w:p w14:paraId="4A743327" w14:textId="66DB31BD" w:rsidR="004F6623" w:rsidRDefault="004F6623" w:rsidP="00034A21">
      <w:pPr>
        <w:ind w:left="355" w:firstLine="720"/>
      </w:pPr>
    </w:p>
    <w:p w14:paraId="020FFFF2" w14:textId="3ADAAA0D" w:rsidR="004F6623" w:rsidRDefault="004F6623" w:rsidP="00034A21">
      <w:pPr>
        <w:ind w:left="355" w:firstLine="720"/>
      </w:pPr>
    </w:p>
    <w:p w14:paraId="71BA84F8" w14:textId="1B8C238B" w:rsidR="004F6623" w:rsidRDefault="004F6623" w:rsidP="00034A21">
      <w:pPr>
        <w:ind w:left="355" w:firstLine="720"/>
      </w:pPr>
    </w:p>
    <w:p w14:paraId="6A3C524D" w14:textId="272E46C4" w:rsidR="004F6623" w:rsidRDefault="004F6623" w:rsidP="00034A21">
      <w:pPr>
        <w:ind w:left="355" w:firstLine="720"/>
      </w:pPr>
    </w:p>
    <w:p w14:paraId="355D8B2B" w14:textId="60B0D2C7" w:rsidR="004F6623" w:rsidRDefault="004F6623" w:rsidP="00034A21">
      <w:pPr>
        <w:ind w:left="355" w:firstLine="720"/>
      </w:pPr>
    </w:p>
    <w:p w14:paraId="2D26266A" w14:textId="77777777" w:rsidR="004F6623" w:rsidRPr="000655AE" w:rsidRDefault="004F6623" w:rsidP="006E42B9">
      <w:pPr>
        <w:ind w:left="0"/>
      </w:pPr>
    </w:p>
    <w:p w14:paraId="377B19ED" w14:textId="0280A0FC" w:rsidR="00034A21" w:rsidRDefault="00034A21" w:rsidP="00AF71FC">
      <w:pPr>
        <w:pStyle w:val="ListParagraph"/>
        <w:numPr>
          <w:ilvl w:val="0"/>
          <w:numId w:val="12"/>
        </w:numPr>
        <w:rPr>
          <w:b/>
          <w:bCs/>
        </w:rPr>
      </w:pPr>
      <w:r w:rsidRPr="00973DD5">
        <w:rPr>
          <w:b/>
          <w:bCs/>
        </w:rPr>
        <w:t>Stability</w:t>
      </w:r>
      <w:r>
        <w:rPr>
          <w:b/>
          <w:bCs/>
        </w:rPr>
        <w:t xml:space="preserve"> Axes</w:t>
      </w:r>
    </w:p>
    <w:p w14:paraId="1BACA69C" w14:textId="77777777" w:rsidR="004F6623" w:rsidRPr="00973DD5" w:rsidRDefault="004F6623" w:rsidP="004F6623"/>
    <w:p w14:paraId="089E7C28" w14:textId="77777777" w:rsidR="00034A21" w:rsidRDefault="00034A21" w:rsidP="00AF71FC">
      <w:pPr>
        <w:pStyle w:val="ListParagraph"/>
        <w:numPr>
          <w:ilvl w:val="1"/>
          <w:numId w:val="12"/>
        </w:numPr>
        <w:rPr>
          <w:b/>
          <w:bCs/>
        </w:rPr>
      </w:pPr>
      <w:r w:rsidRPr="00973DD5">
        <w:rPr>
          <w:b/>
          <w:bCs/>
        </w:rPr>
        <w:t>Definition</w:t>
      </w:r>
    </w:p>
    <w:p w14:paraId="430DC2F4" w14:textId="77777777" w:rsidR="00034A21" w:rsidRDefault="00034A21" w:rsidP="00034A21">
      <w:pPr>
        <w:ind w:left="350" w:firstLine="725"/>
      </w:pPr>
      <w:r>
        <w:t xml:space="preserve">Aligning X axis with </w:t>
      </w:r>
      <m:oMath>
        <m:sSub>
          <m:sSubPr>
            <m:ctrlPr>
              <w:rPr>
                <w:rFonts w:ascii="Cambria Math" w:hAnsi="Cambria Math"/>
                <w:i/>
              </w:rPr>
            </m:ctrlPr>
          </m:sSubPr>
          <m:e>
            <m:r>
              <w:rPr>
                <w:rFonts w:ascii="Cambria Math" w:hAnsi="Cambria Math"/>
              </w:rPr>
              <m:t>V</m:t>
            </m:r>
          </m:e>
          <m:sub>
            <m:r>
              <w:rPr>
                <w:rFonts w:ascii="Cambria Math" w:hAnsi="Cambria Math"/>
              </w:rPr>
              <m:t>tot</m:t>
            </m:r>
          </m:sub>
        </m:sSub>
      </m:oMath>
      <w:r>
        <w:t xml:space="preserve"> in a reference condition of steady symmetric flight.</w:t>
      </w:r>
    </w:p>
    <w:p w14:paraId="01FCDBDE" w14:textId="75F13283" w:rsidR="00034A21" w:rsidRPr="00973DD5" w:rsidRDefault="00034A21" w:rsidP="00034A21">
      <w:pPr>
        <w:ind w:left="350" w:firstLine="725"/>
        <w:jc w:val="center"/>
      </w:pPr>
      <w:r w:rsidRPr="007C7794">
        <w:rPr>
          <w:noProof/>
        </w:rPr>
        <w:drawing>
          <wp:inline distT="0" distB="0" distL="0" distR="0" wp14:anchorId="77413926" wp14:editId="1C3A5853">
            <wp:extent cx="2006036" cy="196361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07092" cy="1964648"/>
                    </a:xfrm>
                    <a:prstGeom prst="rect">
                      <a:avLst/>
                    </a:prstGeom>
                  </pic:spPr>
                </pic:pic>
              </a:graphicData>
            </a:graphic>
          </wp:inline>
        </w:drawing>
      </w:r>
    </w:p>
    <w:p w14:paraId="5C8B833A" w14:textId="77777777" w:rsidR="00034A21" w:rsidRDefault="00034A21" w:rsidP="00AF71FC">
      <w:pPr>
        <w:pStyle w:val="ListParagraph"/>
        <w:numPr>
          <w:ilvl w:val="1"/>
          <w:numId w:val="12"/>
        </w:numPr>
        <w:rPr>
          <w:b/>
          <w:bCs/>
        </w:rPr>
      </w:pPr>
      <w:r w:rsidRPr="00973DD5">
        <w:rPr>
          <w:b/>
          <w:bCs/>
        </w:rPr>
        <w:t>Cons</w:t>
      </w:r>
    </w:p>
    <w:p w14:paraId="6F362F06" w14:textId="2F70D07D" w:rsidR="00034A21" w:rsidRDefault="00034A21" w:rsidP="00034A21">
      <w:pPr>
        <w:ind w:left="720" w:firstLine="720"/>
      </w:pPr>
      <w:r>
        <w:t xml:space="preserve">Simplifying equations as </w:t>
      </w:r>
      <m:oMath>
        <m:r>
          <w:rPr>
            <w:rFonts w:ascii="Cambria Math" w:hAnsi="Cambria Math"/>
          </w:rPr>
          <m:t>v and w</m:t>
        </m:r>
      </m:oMath>
      <w:r w:rsidRPr="000655AE">
        <w:t xml:space="preserve"> vanish</w:t>
      </w:r>
      <w:r>
        <w:t>.</w:t>
      </w:r>
    </w:p>
    <w:p w14:paraId="15FB2913" w14:textId="77777777" w:rsidR="006E42B9" w:rsidRPr="007C7794" w:rsidRDefault="006E42B9" w:rsidP="00034A21">
      <w:pPr>
        <w:ind w:left="720" w:firstLine="720"/>
      </w:pPr>
    </w:p>
    <w:p w14:paraId="0CB6D9B1" w14:textId="77777777" w:rsidR="00034A21" w:rsidRDefault="00034A21" w:rsidP="00AF71FC">
      <w:pPr>
        <w:pStyle w:val="ListParagraph"/>
        <w:numPr>
          <w:ilvl w:val="1"/>
          <w:numId w:val="12"/>
        </w:numPr>
        <w:rPr>
          <w:b/>
          <w:bCs/>
        </w:rPr>
      </w:pPr>
      <w:r w:rsidRPr="00973DD5">
        <w:rPr>
          <w:b/>
          <w:bCs/>
        </w:rPr>
        <w:t>Pros</w:t>
      </w:r>
    </w:p>
    <w:p w14:paraId="5DCA0CFA" w14:textId="77777777" w:rsidR="00034A21" w:rsidRDefault="00034A21" w:rsidP="00034A21">
      <w:pPr>
        <w:ind w:left="720" w:firstLine="725"/>
      </w:pPr>
      <w:r>
        <w:t xml:space="preserve">for different initial flight conditions, the axes are differently oriented in the airplane, and hence the values of </w:t>
      </w:r>
      <m:oMath>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 xml:space="preserve">, and </m:t>
        </m:r>
        <m:sSub>
          <m:sSubPr>
            <m:ctrlPr>
              <w:rPr>
                <w:rFonts w:ascii="Cambria Math" w:hAnsi="Cambria Math"/>
                <w:i/>
              </w:rPr>
            </m:ctrlPr>
          </m:sSubPr>
          <m:e>
            <m:r>
              <w:rPr>
                <w:rFonts w:ascii="Cambria Math" w:hAnsi="Cambria Math"/>
              </w:rPr>
              <m:t>I</m:t>
            </m:r>
          </m:e>
          <m:sub>
            <m:r>
              <w:rPr>
                <w:rFonts w:ascii="Cambria Math" w:hAnsi="Cambria Math"/>
              </w:rPr>
              <m:t>xz</m:t>
            </m:r>
          </m:sub>
        </m:sSub>
      </m:oMath>
      <w:r>
        <w:t xml:space="preserve"> will vary from problem to problem.</w:t>
      </w:r>
    </w:p>
    <w:p w14:paraId="2B60BD12" w14:textId="77777777" w:rsidR="00034A21" w:rsidRPr="005965E9" w:rsidRDefault="00000000" w:rsidP="00034A21">
      <w:pPr>
        <w:ind w:left="355" w:firstLine="725"/>
      </w:pPr>
      <m:oMathPara>
        <m:oMath>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xp</m:t>
              </m:r>
            </m:sub>
          </m:sSub>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ϵ+</m:t>
              </m:r>
              <m:sSub>
                <m:sSubPr>
                  <m:ctrlPr>
                    <w:rPr>
                      <w:rFonts w:ascii="Cambria Math" w:hAnsi="Cambria Math"/>
                      <w:i/>
                    </w:rPr>
                  </m:ctrlPr>
                </m:sSubPr>
                <m:e>
                  <m:r>
                    <w:rPr>
                      <w:rFonts w:ascii="Cambria Math" w:hAnsi="Cambria Math"/>
                    </w:rPr>
                    <m:t>I</m:t>
                  </m:r>
                </m:e>
                <m:sub>
                  <m:r>
                    <w:rPr>
                      <w:rFonts w:ascii="Cambria Math" w:hAnsi="Cambria Math"/>
                    </w:rPr>
                    <m:t>zp</m:t>
                  </m:r>
                </m:sub>
              </m:sSub>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ϵ</m:t>
                  </m:r>
                </m:e>
              </m:func>
            </m:e>
          </m:func>
        </m:oMath>
      </m:oMathPara>
    </w:p>
    <w:p w14:paraId="394224BF" w14:textId="77777777" w:rsidR="00034A21" w:rsidRPr="005965E9" w:rsidRDefault="00000000" w:rsidP="00034A21">
      <w:pPr>
        <w:ind w:left="355" w:firstLine="725"/>
      </w:pPr>
      <m:oMathPara>
        <m:oMath>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xp</m:t>
              </m:r>
            </m:sub>
          </m:sSub>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ϵ+</m:t>
              </m:r>
              <m:sSub>
                <m:sSubPr>
                  <m:ctrlPr>
                    <w:rPr>
                      <w:rFonts w:ascii="Cambria Math" w:hAnsi="Cambria Math"/>
                      <w:i/>
                    </w:rPr>
                  </m:ctrlPr>
                </m:sSubPr>
                <m:e>
                  <m:r>
                    <w:rPr>
                      <w:rFonts w:ascii="Cambria Math" w:hAnsi="Cambria Math"/>
                    </w:rPr>
                    <m:t>I</m:t>
                  </m:r>
                </m:e>
                <m:sub>
                  <m:r>
                    <w:rPr>
                      <w:rFonts w:ascii="Cambria Math" w:hAnsi="Cambria Math"/>
                    </w:rPr>
                    <m:t>zp</m:t>
                  </m:r>
                </m:sub>
              </m:sSub>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ϵ</m:t>
                  </m:r>
                </m:e>
              </m:func>
            </m:e>
          </m:func>
        </m:oMath>
      </m:oMathPara>
    </w:p>
    <w:p w14:paraId="3988789F" w14:textId="77777777" w:rsidR="00034A21" w:rsidRDefault="00000000" w:rsidP="00034A21">
      <w:pPr>
        <w:ind w:left="355" w:firstLine="725"/>
      </w:pPr>
      <m:oMathPara>
        <m:oMath>
          <m:sSub>
            <m:sSubPr>
              <m:ctrlPr>
                <w:rPr>
                  <w:rFonts w:ascii="Cambria Math" w:hAnsi="Cambria Math"/>
                  <w:i/>
                </w:rPr>
              </m:ctrlPr>
            </m:sSubPr>
            <m:e>
              <m:r>
                <w:rPr>
                  <w:rFonts w:ascii="Cambria Math" w:hAnsi="Cambria Math"/>
                </w:rPr>
                <m:t>I</m:t>
              </m:r>
            </m:e>
            <m:sub>
              <m:r>
                <w:rPr>
                  <w:rFonts w:ascii="Cambria Math" w:hAnsi="Cambria Math"/>
                </w:rPr>
                <m:t>zx</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zp</m:t>
                  </m:r>
                </m:sub>
              </m:sSub>
              <m:r>
                <m:rPr>
                  <m:sty m:val="p"/>
                </m:rPr>
                <w:rPr>
                  <w:rFonts w:ascii="Cambria Math" w:hAnsi="Cambria Math"/>
                </w:rPr>
                <m:t>-</m:t>
              </m:r>
              <m:sSub>
                <m:sSubPr>
                  <m:ctrlPr>
                    <w:rPr>
                      <w:rFonts w:ascii="Cambria Math" w:hAnsi="Cambria Math"/>
                      <w:i/>
                      <w:iCs/>
                    </w:rPr>
                  </m:ctrlPr>
                </m:sSubPr>
                <m:e>
                  <m:r>
                    <w:rPr>
                      <w:rFonts w:ascii="Cambria Math" w:hAnsi="Cambria Math"/>
                    </w:rPr>
                    <m:t>I</m:t>
                  </m:r>
                  <m:ctrlPr>
                    <w:rPr>
                      <w:rFonts w:ascii="Cambria Math" w:hAnsi="Cambria Math"/>
                    </w:rPr>
                  </m:ctrlPr>
                </m:e>
                <m:sub>
                  <m:r>
                    <w:rPr>
                      <w:rFonts w:ascii="Cambria Math" w:hAnsi="Cambria Math"/>
                    </w:rPr>
                    <m:t>xp</m:t>
                  </m:r>
                </m:sub>
              </m:sSub>
              <m:ctrlPr>
                <w:rPr>
                  <w:rFonts w:ascii="Cambria Math" w:hAnsi="Cambria Math"/>
                </w:rPr>
              </m:ctrlPr>
            </m:e>
          </m:d>
          <m:r>
            <m:rPr>
              <m:sty m:val="p"/>
            </m:rPr>
            <w:rPr>
              <w:rFonts w:ascii="Cambria Math" w:hAnsi="Cambria Math"/>
            </w:rPr>
            <m:t>sin2ϵ</m:t>
          </m:r>
        </m:oMath>
      </m:oMathPara>
    </w:p>
    <w:p w14:paraId="43883F4F" w14:textId="2B9C7512" w:rsidR="00034A21" w:rsidRDefault="00034A21" w:rsidP="00034A21">
      <w:pPr>
        <w:ind w:left="355" w:firstLine="725"/>
      </w:pPr>
    </w:p>
    <w:p w14:paraId="2C43EEBC" w14:textId="452A68CE" w:rsidR="004F6623" w:rsidRDefault="004F6623" w:rsidP="00034A21">
      <w:pPr>
        <w:ind w:left="355" w:firstLine="725"/>
      </w:pPr>
    </w:p>
    <w:p w14:paraId="07037DC2" w14:textId="2BFC2391" w:rsidR="004F6623" w:rsidRDefault="004F6623" w:rsidP="00034A21">
      <w:pPr>
        <w:ind w:left="355" w:firstLine="725"/>
      </w:pPr>
    </w:p>
    <w:p w14:paraId="02ED2BF9" w14:textId="5FBCAF12" w:rsidR="004F6623" w:rsidRDefault="004F6623" w:rsidP="00034A21">
      <w:pPr>
        <w:ind w:left="355" w:firstLine="725"/>
      </w:pPr>
    </w:p>
    <w:p w14:paraId="6495278C" w14:textId="491B06D1" w:rsidR="004F6623" w:rsidRDefault="004F6623" w:rsidP="00034A21">
      <w:pPr>
        <w:ind w:left="355" w:firstLine="725"/>
      </w:pPr>
    </w:p>
    <w:p w14:paraId="2CE15B6A" w14:textId="5C7CC307" w:rsidR="004F6623" w:rsidRDefault="004F6623" w:rsidP="00034A21">
      <w:pPr>
        <w:ind w:left="355" w:firstLine="725"/>
      </w:pPr>
    </w:p>
    <w:p w14:paraId="3952D55C" w14:textId="39D000E4" w:rsidR="004F6623" w:rsidRDefault="004F6623" w:rsidP="00034A21">
      <w:pPr>
        <w:ind w:left="355" w:firstLine="725"/>
      </w:pPr>
    </w:p>
    <w:p w14:paraId="7BBEF5D4" w14:textId="67E9BF66" w:rsidR="004F6623" w:rsidRDefault="004F6623" w:rsidP="00034A21">
      <w:pPr>
        <w:ind w:left="355" w:firstLine="725"/>
      </w:pPr>
    </w:p>
    <w:p w14:paraId="0D608FCA" w14:textId="4C78E2CB" w:rsidR="004F6623" w:rsidRDefault="004F6623" w:rsidP="00034A21">
      <w:pPr>
        <w:ind w:left="355" w:firstLine="725"/>
      </w:pPr>
    </w:p>
    <w:p w14:paraId="54A1583E" w14:textId="4CC31BD6" w:rsidR="004F6623" w:rsidRDefault="004F6623" w:rsidP="00034A21">
      <w:pPr>
        <w:ind w:left="355" w:firstLine="725"/>
      </w:pPr>
    </w:p>
    <w:p w14:paraId="740FCE5C" w14:textId="1D6C95A9" w:rsidR="004F6623" w:rsidRDefault="004F6623" w:rsidP="00034A21">
      <w:pPr>
        <w:ind w:left="355" w:firstLine="725"/>
      </w:pPr>
    </w:p>
    <w:p w14:paraId="69B64025" w14:textId="0FC7BDC9" w:rsidR="004F6623" w:rsidRDefault="004F6623" w:rsidP="00034A21">
      <w:pPr>
        <w:ind w:left="355" w:firstLine="725"/>
      </w:pPr>
    </w:p>
    <w:p w14:paraId="7CC88289" w14:textId="5522F031" w:rsidR="004F6623" w:rsidRDefault="004F6623" w:rsidP="00034A21">
      <w:pPr>
        <w:ind w:left="355" w:firstLine="725"/>
      </w:pPr>
    </w:p>
    <w:p w14:paraId="38655FC4" w14:textId="77777777" w:rsidR="006E42B9" w:rsidRDefault="006E42B9" w:rsidP="00034A21">
      <w:pPr>
        <w:ind w:left="355" w:firstLine="725"/>
      </w:pPr>
    </w:p>
    <w:p w14:paraId="6F06284F" w14:textId="5A455024" w:rsidR="004F6623" w:rsidRDefault="004F6623" w:rsidP="00034A21">
      <w:pPr>
        <w:ind w:left="355" w:firstLine="725"/>
      </w:pPr>
    </w:p>
    <w:p w14:paraId="30204F38" w14:textId="628BDE86" w:rsidR="004F6623" w:rsidRDefault="004F6623" w:rsidP="00034A21">
      <w:pPr>
        <w:ind w:left="355" w:firstLine="725"/>
      </w:pPr>
    </w:p>
    <w:p w14:paraId="2AE4A9F3" w14:textId="21589F01" w:rsidR="004F6623" w:rsidRDefault="004F6623" w:rsidP="00034A21">
      <w:pPr>
        <w:ind w:left="355" w:firstLine="725"/>
      </w:pPr>
    </w:p>
    <w:p w14:paraId="5FD8A707" w14:textId="158CA431" w:rsidR="004F6623" w:rsidRDefault="004F6623" w:rsidP="00034A21">
      <w:pPr>
        <w:ind w:left="355" w:firstLine="725"/>
      </w:pPr>
    </w:p>
    <w:p w14:paraId="4F83ADD0" w14:textId="09AFDF61" w:rsidR="004F6623" w:rsidRDefault="004F6623" w:rsidP="00034A21">
      <w:pPr>
        <w:ind w:left="355" w:firstLine="725"/>
      </w:pPr>
    </w:p>
    <w:p w14:paraId="3B194569" w14:textId="53889753" w:rsidR="004F6623" w:rsidRDefault="004F6623" w:rsidP="00034A21">
      <w:pPr>
        <w:ind w:left="355" w:firstLine="725"/>
      </w:pPr>
    </w:p>
    <w:p w14:paraId="3A221E40" w14:textId="49EF4196" w:rsidR="004F6623" w:rsidRDefault="004F6623" w:rsidP="00034A21">
      <w:pPr>
        <w:ind w:left="355" w:firstLine="725"/>
      </w:pPr>
    </w:p>
    <w:p w14:paraId="2C0FB925" w14:textId="77777777" w:rsidR="006E42B9" w:rsidRDefault="006E42B9" w:rsidP="004F6623">
      <w:pPr>
        <w:ind w:left="0"/>
      </w:pPr>
    </w:p>
    <w:p w14:paraId="380125F9" w14:textId="2F4EE7BD" w:rsidR="00034A21" w:rsidRDefault="00034A21" w:rsidP="00AF71FC">
      <w:pPr>
        <w:pStyle w:val="ListParagraph"/>
        <w:numPr>
          <w:ilvl w:val="0"/>
          <w:numId w:val="12"/>
        </w:numPr>
        <w:rPr>
          <w:b/>
          <w:bCs/>
        </w:rPr>
      </w:pPr>
      <w:r w:rsidRPr="00973DD5">
        <w:rPr>
          <w:b/>
          <w:bCs/>
        </w:rPr>
        <w:t>Body</w:t>
      </w:r>
      <w:r>
        <w:rPr>
          <w:b/>
          <w:bCs/>
        </w:rPr>
        <w:t xml:space="preserve"> Axes</w:t>
      </w:r>
    </w:p>
    <w:p w14:paraId="011D1362" w14:textId="77777777" w:rsidR="004F6623" w:rsidRPr="00973DD5" w:rsidRDefault="004F6623" w:rsidP="004F6623"/>
    <w:p w14:paraId="1F1A9694" w14:textId="77777777" w:rsidR="00034A21" w:rsidRDefault="00034A21" w:rsidP="00AF71FC">
      <w:pPr>
        <w:pStyle w:val="ListParagraph"/>
        <w:numPr>
          <w:ilvl w:val="1"/>
          <w:numId w:val="12"/>
        </w:numPr>
        <w:rPr>
          <w:b/>
          <w:bCs/>
        </w:rPr>
      </w:pPr>
      <w:r w:rsidRPr="00973DD5">
        <w:rPr>
          <w:b/>
          <w:bCs/>
        </w:rPr>
        <w:t>Definition</w:t>
      </w:r>
    </w:p>
    <w:p w14:paraId="5A0F6C6D" w14:textId="77777777" w:rsidR="00034A21" w:rsidRDefault="00034A21" w:rsidP="00034A21">
      <w:pPr>
        <w:ind w:left="1075" w:firstLine="355"/>
        <w:rPr>
          <w:rtl/>
        </w:rPr>
      </w:pPr>
      <w:r>
        <w:t>When the axes are neither principal axes nor stability axes, they are usually simply called body axes. In this case the x axis is usually fixed to a longitudinal reference line in the airplane.</w:t>
      </w:r>
    </w:p>
    <w:p w14:paraId="1CBF8870" w14:textId="73D6C8D9" w:rsidR="00034A21" w:rsidRDefault="00034A21" w:rsidP="00034A21">
      <w:pPr>
        <w:jc w:val="center"/>
      </w:pPr>
      <w:r>
        <w:rPr>
          <w:noProof/>
        </w:rPr>
        <w:drawing>
          <wp:inline distT="0" distB="0" distL="0" distR="0" wp14:anchorId="055B22D3" wp14:editId="1453B4BF">
            <wp:extent cx="2712122" cy="187069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33099" cy="1885161"/>
                    </a:xfrm>
                    <a:prstGeom prst="rect">
                      <a:avLst/>
                    </a:prstGeom>
                  </pic:spPr>
                </pic:pic>
              </a:graphicData>
            </a:graphic>
          </wp:inline>
        </w:drawing>
      </w:r>
    </w:p>
    <w:p w14:paraId="7AE1E74F" w14:textId="31EEE9D1" w:rsidR="00034A21" w:rsidRPr="00973DD5" w:rsidRDefault="00034A21" w:rsidP="00034A21">
      <w:pPr>
        <w:pStyle w:val="Caption"/>
      </w:pPr>
      <w:r>
        <w:t xml:space="preserve">Figure </w:t>
      </w:r>
      <w:fldSimple w:instr=" SEQ Figure \* ARABIC ">
        <w:r w:rsidR="00956C27">
          <w:rPr>
            <w:noProof/>
          </w:rPr>
          <w:t>8</w:t>
        </w:r>
      </w:fldSimple>
      <w:r>
        <w:t xml:space="preserve"> difference between Body and Stability axes</w:t>
      </w:r>
    </w:p>
    <w:p w14:paraId="4773AB7F" w14:textId="77777777" w:rsidR="00034A21" w:rsidRDefault="00034A21" w:rsidP="00AF71FC">
      <w:pPr>
        <w:pStyle w:val="ListParagraph"/>
        <w:numPr>
          <w:ilvl w:val="1"/>
          <w:numId w:val="12"/>
        </w:numPr>
        <w:rPr>
          <w:b/>
          <w:bCs/>
        </w:rPr>
      </w:pPr>
      <w:r w:rsidRPr="00973DD5">
        <w:rPr>
          <w:b/>
          <w:bCs/>
        </w:rPr>
        <w:t>Cons</w:t>
      </w:r>
    </w:p>
    <w:p w14:paraId="3B871342" w14:textId="723E8659" w:rsidR="00034A21" w:rsidRDefault="00034A21" w:rsidP="00034A21">
      <w:pPr>
        <w:ind w:left="1075" w:firstLine="355"/>
      </w:pPr>
      <w:r>
        <w:t>These axes may be the most convenient ones to use if the aerodynamic data have been measured by a wind-tunnel balance that resolves the forces and moments into body-fixed axes rather than tunnel-fixed axes.</w:t>
      </w:r>
    </w:p>
    <w:p w14:paraId="63B4F03A" w14:textId="77777777" w:rsidR="006E42B9" w:rsidRPr="00973DD5" w:rsidRDefault="006E42B9" w:rsidP="00034A21">
      <w:pPr>
        <w:ind w:left="1075" w:firstLine="355"/>
        <w:rPr>
          <w:b/>
          <w:bCs/>
        </w:rPr>
      </w:pPr>
    </w:p>
    <w:p w14:paraId="47FAA8F0" w14:textId="77777777" w:rsidR="00034A21" w:rsidRDefault="00034A21" w:rsidP="00AF71FC">
      <w:pPr>
        <w:pStyle w:val="ListParagraph"/>
        <w:numPr>
          <w:ilvl w:val="1"/>
          <w:numId w:val="12"/>
        </w:numPr>
        <w:rPr>
          <w:b/>
          <w:bCs/>
        </w:rPr>
      </w:pPr>
      <w:r w:rsidRPr="00973DD5">
        <w:rPr>
          <w:b/>
          <w:bCs/>
        </w:rPr>
        <w:t>Pros</w:t>
      </w:r>
    </w:p>
    <w:p w14:paraId="762FD07B" w14:textId="3C1624B5" w:rsidR="00034A21" w:rsidRDefault="00034A21" w:rsidP="00034A21">
      <w:pPr>
        <w:ind w:left="1435"/>
      </w:pPr>
      <w:r>
        <w:t>Using equation without Simplification due to axes.</w:t>
      </w:r>
    </w:p>
    <w:p w14:paraId="388B00AB" w14:textId="47A5783D" w:rsidR="00F331BA" w:rsidRDefault="00F331BA" w:rsidP="00034A21">
      <w:pPr>
        <w:ind w:left="1435"/>
      </w:pPr>
    </w:p>
    <w:p w14:paraId="32028704" w14:textId="2602698A" w:rsidR="00F331BA" w:rsidRDefault="00F331BA" w:rsidP="00034A21">
      <w:pPr>
        <w:ind w:left="1435"/>
      </w:pPr>
    </w:p>
    <w:p w14:paraId="459798BE" w14:textId="63CB810C" w:rsidR="00F331BA" w:rsidRDefault="00F331BA" w:rsidP="00034A21">
      <w:pPr>
        <w:ind w:left="1435"/>
      </w:pPr>
    </w:p>
    <w:p w14:paraId="112282E7" w14:textId="74048DB7" w:rsidR="00F331BA" w:rsidRDefault="00F331BA" w:rsidP="00034A21">
      <w:pPr>
        <w:ind w:left="1435"/>
      </w:pPr>
    </w:p>
    <w:p w14:paraId="6DBD8F5A" w14:textId="1C3162DD" w:rsidR="00F331BA" w:rsidRDefault="00F331BA" w:rsidP="00034A21">
      <w:pPr>
        <w:ind w:left="1435"/>
      </w:pPr>
    </w:p>
    <w:p w14:paraId="2DAA72CE" w14:textId="7F031D5A" w:rsidR="00F331BA" w:rsidRDefault="00F331BA" w:rsidP="00034A21">
      <w:pPr>
        <w:ind w:left="1435"/>
      </w:pPr>
    </w:p>
    <w:p w14:paraId="358A01B4" w14:textId="0A70218C" w:rsidR="00F331BA" w:rsidRDefault="00F331BA" w:rsidP="00034A21">
      <w:pPr>
        <w:ind w:left="1435"/>
      </w:pPr>
    </w:p>
    <w:p w14:paraId="0AC3B275" w14:textId="10A1E7A2" w:rsidR="00F331BA" w:rsidRDefault="00F331BA" w:rsidP="00034A21">
      <w:pPr>
        <w:ind w:left="1435"/>
      </w:pPr>
    </w:p>
    <w:p w14:paraId="2E3FDD03" w14:textId="630E878A" w:rsidR="00F331BA" w:rsidRDefault="00F331BA" w:rsidP="00034A21">
      <w:pPr>
        <w:ind w:left="1435"/>
      </w:pPr>
    </w:p>
    <w:p w14:paraId="3F72B5F7" w14:textId="2EBB8FBC" w:rsidR="00F331BA" w:rsidRDefault="00F331BA" w:rsidP="00034A21">
      <w:pPr>
        <w:ind w:left="1435"/>
      </w:pPr>
    </w:p>
    <w:p w14:paraId="6C85F251" w14:textId="69ADF127" w:rsidR="00F331BA" w:rsidRDefault="00F331BA" w:rsidP="00034A21">
      <w:pPr>
        <w:ind w:left="1435"/>
      </w:pPr>
    </w:p>
    <w:p w14:paraId="51095C61" w14:textId="6F29CEB3" w:rsidR="00F331BA" w:rsidRDefault="00F331BA" w:rsidP="00034A21">
      <w:pPr>
        <w:ind w:left="1435"/>
      </w:pPr>
    </w:p>
    <w:p w14:paraId="31EBA496" w14:textId="3815D633" w:rsidR="00F331BA" w:rsidRDefault="00F331BA" w:rsidP="00034A21">
      <w:pPr>
        <w:ind w:left="1435"/>
      </w:pPr>
    </w:p>
    <w:p w14:paraId="38C735D9" w14:textId="4D699F12" w:rsidR="00F331BA" w:rsidRDefault="00F331BA" w:rsidP="00034A21">
      <w:pPr>
        <w:ind w:left="1435"/>
      </w:pPr>
    </w:p>
    <w:p w14:paraId="68085C30" w14:textId="23C597CC" w:rsidR="00F331BA" w:rsidRDefault="00F331BA" w:rsidP="00034A21">
      <w:pPr>
        <w:ind w:left="1435"/>
      </w:pPr>
    </w:p>
    <w:p w14:paraId="6E5D3856" w14:textId="0947232C" w:rsidR="00F331BA" w:rsidRDefault="00F331BA" w:rsidP="00034A21">
      <w:pPr>
        <w:ind w:left="1435"/>
      </w:pPr>
    </w:p>
    <w:p w14:paraId="091D0011" w14:textId="38983EAE" w:rsidR="00F331BA" w:rsidRDefault="00F331BA" w:rsidP="00034A21">
      <w:pPr>
        <w:ind w:left="1435"/>
      </w:pPr>
    </w:p>
    <w:p w14:paraId="43A95D05" w14:textId="5362716A" w:rsidR="00F331BA" w:rsidRDefault="00F331BA" w:rsidP="00034A21">
      <w:pPr>
        <w:ind w:left="1435"/>
      </w:pPr>
    </w:p>
    <w:p w14:paraId="02A5DF3B" w14:textId="3071873E" w:rsidR="00F331BA" w:rsidRDefault="00F331BA" w:rsidP="00034A21">
      <w:pPr>
        <w:ind w:left="1435"/>
      </w:pPr>
    </w:p>
    <w:p w14:paraId="0E5E20D5" w14:textId="4C1E448C" w:rsidR="00F331BA" w:rsidRDefault="00F331BA" w:rsidP="00034A21">
      <w:pPr>
        <w:ind w:left="1435"/>
      </w:pPr>
    </w:p>
    <w:p w14:paraId="40389F67" w14:textId="57480583" w:rsidR="00F331BA" w:rsidRDefault="00F331BA" w:rsidP="00034A21">
      <w:pPr>
        <w:ind w:left="1435"/>
      </w:pPr>
    </w:p>
    <w:p w14:paraId="01085D4B" w14:textId="38EFAC89" w:rsidR="00F331BA" w:rsidRDefault="00F331BA" w:rsidP="00034A21">
      <w:pPr>
        <w:ind w:left="1435"/>
      </w:pPr>
    </w:p>
    <w:p w14:paraId="44456130" w14:textId="34AE504B" w:rsidR="008F078B" w:rsidRDefault="008F078B" w:rsidP="006E42B9">
      <w:pPr>
        <w:ind w:left="0"/>
        <w:rPr>
          <w:rFonts w:ascii="Cambria Math" w:hAnsi="Cambria Math" w:cstheme="minorBidi"/>
          <w:color w:val="002060"/>
          <w:kern w:val="24"/>
        </w:rPr>
      </w:pPr>
    </w:p>
    <w:p w14:paraId="1E4B2FA1" w14:textId="1F6D717C" w:rsidR="008F078B" w:rsidRDefault="00AE69C8" w:rsidP="00AE69C8">
      <w:pPr>
        <w:pStyle w:val="Heading2"/>
      </w:pPr>
      <w:bookmarkStart w:id="57" w:name="_Toc130028511"/>
      <w:r>
        <w:t>Simulink Schematic</w:t>
      </w:r>
      <w:bookmarkEnd w:id="57"/>
    </w:p>
    <w:p w14:paraId="0DE350E4" w14:textId="77777777" w:rsidR="00F331BA" w:rsidRDefault="00F331BA" w:rsidP="00F331BA"/>
    <w:p w14:paraId="6847CF32" w14:textId="07FF4937" w:rsidR="00F331BA" w:rsidRDefault="00F331BA" w:rsidP="00F331BA">
      <w:pPr>
        <w:keepNext/>
        <w:ind w:left="0"/>
      </w:pPr>
      <w:r>
        <w:rPr>
          <w:noProof/>
        </w:rPr>
        <mc:AlternateContent>
          <mc:Choice Requires="wps">
            <w:drawing>
              <wp:anchor distT="0" distB="0" distL="114300" distR="114300" simplePos="0" relativeHeight="251681792" behindDoc="0" locked="0" layoutInCell="1" allowOverlap="1" wp14:anchorId="577EECFB" wp14:editId="23663218">
                <wp:simplePos x="0" y="0"/>
                <wp:positionH relativeFrom="column">
                  <wp:posOffset>0</wp:posOffset>
                </wp:positionH>
                <wp:positionV relativeFrom="paragraph">
                  <wp:posOffset>2489835</wp:posOffset>
                </wp:positionV>
                <wp:extent cx="6097270" cy="635"/>
                <wp:effectExtent l="0" t="0" r="0" b="0"/>
                <wp:wrapSquare wrapText="bothSides"/>
                <wp:docPr id="34" name="Text Box 34"/>
                <wp:cNvGraphicFramePr/>
                <a:graphic xmlns:a="http://schemas.openxmlformats.org/drawingml/2006/main">
                  <a:graphicData uri="http://schemas.microsoft.com/office/word/2010/wordprocessingShape">
                    <wps:wsp>
                      <wps:cNvSpPr txBox="1"/>
                      <wps:spPr>
                        <a:xfrm>
                          <a:off x="0" y="0"/>
                          <a:ext cx="6097270" cy="635"/>
                        </a:xfrm>
                        <a:prstGeom prst="rect">
                          <a:avLst/>
                        </a:prstGeom>
                        <a:solidFill>
                          <a:prstClr val="white"/>
                        </a:solidFill>
                        <a:ln>
                          <a:noFill/>
                        </a:ln>
                      </wps:spPr>
                      <wps:txbx>
                        <w:txbxContent>
                          <w:p w14:paraId="303714C7" w14:textId="0DD8F02E" w:rsidR="00F331BA" w:rsidRPr="00EF3531" w:rsidRDefault="00F331BA" w:rsidP="00F331BA">
                            <w:pPr>
                              <w:pStyle w:val="Caption"/>
                              <w:rPr>
                                <w:rFonts w:ascii="Cambria Math" w:hAnsi="Cambria Math"/>
                                <w:noProof/>
                                <w:color w:val="002060"/>
                                <w:kern w:val="24"/>
                                <w:sz w:val="24"/>
                                <w:szCs w:val="24"/>
                              </w:rPr>
                            </w:pPr>
                            <w:r>
                              <w:t xml:space="preserve">Figure </w:t>
                            </w:r>
                            <w:fldSimple w:instr=" SEQ Figure \* ARABIC ">
                              <w:r w:rsidR="00956C27">
                                <w:rPr>
                                  <w:noProof/>
                                </w:rPr>
                                <w:t>9</w:t>
                              </w:r>
                            </w:fldSimple>
                            <w:r>
                              <w:t xml:space="preserve"> Simulator Schematic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7EECFB" id="Text Box 34" o:spid="_x0000_s1028" type="#_x0000_t202" style="position:absolute;left:0;text-align:left;margin-left:0;margin-top:196.05pt;width:480.1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vuBGgIAAD8EAAAOAAAAZHJzL2Uyb0RvYy54bWysU8Fu2zAMvQ/YPwi6L04yLN2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di+ulmfkMhSbHF+w+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" stroked="f">
                <v:textbox style="mso-fit-shape-to-text:t" inset="0,0,0,0">
                  <w:txbxContent>
                    <w:p w14:paraId="303714C7" w14:textId="0DD8F02E" w:rsidR="00F331BA" w:rsidRPr="00EF3531" w:rsidRDefault="00F331BA" w:rsidP="00F331BA">
                      <w:pPr>
                        <w:pStyle w:val="Caption"/>
                        <w:rPr>
                          <w:rFonts w:ascii="Cambria Math" w:hAnsi="Cambria Math"/>
                          <w:noProof/>
                          <w:color w:val="002060"/>
                          <w:kern w:val="24"/>
                          <w:sz w:val="24"/>
                          <w:szCs w:val="24"/>
                        </w:rPr>
                      </w:pPr>
                      <w:r>
                        <w:t xml:space="preserve">Figure </w:t>
                      </w:r>
                      <w:fldSimple w:instr=" SEQ Figure \* ARABIC ">
                        <w:r w:rsidR="00956C27">
                          <w:rPr>
                            <w:noProof/>
                          </w:rPr>
                          <w:t>9</w:t>
                        </w:r>
                      </w:fldSimple>
                      <w:r>
                        <w:t xml:space="preserve"> Simulator Schematic</w:t>
                      </w:r>
                    </w:p>
                  </w:txbxContent>
                </v:textbox>
                <w10:wrap type="square"/>
              </v:shape>
            </w:pict>
          </mc:Fallback>
        </mc:AlternateContent>
      </w:r>
      <w:r>
        <w:rPr>
          <w:rFonts w:ascii="Cambria Math" w:hAnsi="Cambria Math" w:cstheme="minorBidi"/>
          <w:noProof/>
          <w:color w:val="002060"/>
          <w:kern w:val="24"/>
        </w:rPr>
        <w:drawing>
          <wp:anchor distT="0" distB="0" distL="114300" distR="114300" simplePos="0" relativeHeight="251679744" behindDoc="0" locked="0" layoutInCell="1" allowOverlap="1" wp14:anchorId="490C25C3" wp14:editId="7EDB6F18">
            <wp:simplePos x="0" y="0"/>
            <wp:positionH relativeFrom="column">
              <wp:posOffset>0</wp:posOffset>
            </wp:positionH>
            <wp:positionV relativeFrom="paragraph">
              <wp:posOffset>3175</wp:posOffset>
            </wp:positionV>
            <wp:extent cx="6097270" cy="2429510"/>
            <wp:effectExtent l="0" t="0" r="0" b="889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097270" cy="2429510"/>
                    </a:xfrm>
                    <a:prstGeom prst="rect">
                      <a:avLst/>
                    </a:prstGeom>
                  </pic:spPr>
                </pic:pic>
              </a:graphicData>
            </a:graphic>
          </wp:anchor>
        </w:drawing>
      </w:r>
    </w:p>
    <w:p w14:paraId="4E9835CC" w14:textId="332D8C71" w:rsidR="00F331BA" w:rsidRPr="00F331BA" w:rsidRDefault="00F331BA" w:rsidP="00F331BA">
      <w:r>
        <w:rPr>
          <w:noProof/>
        </w:rPr>
        <mc:AlternateContent>
          <mc:Choice Requires="wps">
            <w:drawing>
              <wp:anchor distT="0" distB="0" distL="114300" distR="114300" simplePos="0" relativeHeight="251683840" behindDoc="0" locked="0" layoutInCell="1" allowOverlap="1" wp14:anchorId="092A75F5" wp14:editId="250C1CC4">
                <wp:simplePos x="0" y="0"/>
                <wp:positionH relativeFrom="column">
                  <wp:posOffset>0</wp:posOffset>
                </wp:positionH>
                <wp:positionV relativeFrom="paragraph">
                  <wp:posOffset>3016250</wp:posOffset>
                </wp:positionV>
                <wp:extent cx="6097270" cy="635"/>
                <wp:effectExtent l="0" t="0" r="0" b="0"/>
                <wp:wrapSquare wrapText="bothSides"/>
                <wp:docPr id="35" name="Text Box 35"/>
                <wp:cNvGraphicFramePr/>
                <a:graphic xmlns:a="http://schemas.openxmlformats.org/drawingml/2006/main">
                  <a:graphicData uri="http://schemas.microsoft.com/office/word/2010/wordprocessingShape">
                    <wps:wsp>
                      <wps:cNvSpPr txBox="1"/>
                      <wps:spPr>
                        <a:xfrm>
                          <a:off x="0" y="0"/>
                          <a:ext cx="6097270" cy="635"/>
                        </a:xfrm>
                        <a:prstGeom prst="rect">
                          <a:avLst/>
                        </a:prstGeom>
                        <a:solidFill>
                          <a:prstClr val="white"/>
                        </a:solidFill>
                        <a:ln>
                          <a:noFill/>
                        </a:ln>
                      </wps:spPr>
                      <wps:txbx>
                        <w:txbxContent>
                          <w:p w14:paraId="22485BB8" w14:textId="144BFEA0" w:rsidR="00F331BA" w:rsidRPr="00180457" w:rsidRDefault="00F331BA" w:rsidP="00F331BA">
                            <w:pPr>
                              <w:pStyle w:val="Caption"/>
                              <w:rPr>
                                <w:rFonts w:ascii="Cambria Math" w:hAnsi="Cambria Math"/>
                                <w:noProof/>
                                <w:color w:val="002060"/>
                                <w:kern w:val="24"/>
                                <w:sz w:val="24"/>
                                <w:szCs w:val="24"/>
                              </w:rPr>
                            </w:pPr>
                            <w:r>
                              <w:t xml:space="preserve">Figure </w:t>
                            </w:r>
                            <w:fldSimple w:instr=" SEQ Figure \* ARABIC ">
                              <w:r w:rsidR="00956C27">
                                <w:rPr>
                                  <w:noProof/>
                                </w:rPr>
                                <w:t>10</w:t>
                              </w:r>
                            </w:fldSimple>
                            <w:r>
                              <w:t xml:space="preserve"> Subsystem-1 Schematic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2A75F5" id="Text Box 35" o:spid="_x0000_s1029" type="#_x0000_t202" style="position:absolute;left:0;text-align:left;margin-left:0;margin-top:237.5pt;width:480.1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d+kGgIAAD8EAAAOAAAAZHJzL2Uyb0RvYy54bWysU8Fu2zAMvQ/YPwi6L05SLF2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Z+O52ekshSbHZzcd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" stroked="f">
                <v:textbox style="mso-fit-shape-to-text:t" inset="0,0,0,0">
                  <w:txbxContent>
                    <w:p w14:paraId="22485BB8" w14:textId="144BFEA0" w:rsidR="00F331BA" w:rsidRPr="00180457" w:rsidRDefault="00F331BA" w:rsidP="00F331BA">
                      <w:pPr>
                        <w:pStyle w:val="Caption"/>
                        <w:rPr>
                          <w:rFonts w:ascii="Cambria Math" w:hAnsi="Cambria Math"/>
                          <w:noProof/>
                          <w:color w:val="002060"/>
                          <w:kern w:val="24"/>
                          <w:sz w:val="24"/>
                          <w:szCs w:val="24"/>
                        </w:rPr>
                      </w:pPr>
                      <w:r>
                        <w:t xml:space="preserve">Figure </w:t>
                      </w:r>
                      <w:fldSimple w:instr=" SEQ Figure \* ARABIC ">
                        <w:r w:rsidR="00956C27">
                          <w:rPr>
                            <w:noProof/>
                          </w:rPr>
                          <w:t>10</w:t>
                        </w:r>
                      </w:fldSimple>
                      <w:r>
                        <w:t xml:space="preserve"> Subsystem-1 Schematic</w:t>
                      </w:r>
                    </w:p>
                  </w:txbxContent>
                </v:textbox>
                <w10:wrap type="square"/>
              </v:shape>
            </w:pict>
          </mc:Fallback>
        </mc:AlternateContent>
      </w:r>
      <w:r>
        <w:rPr>
          <w:rFonts w:ascii="Cambria Math" w:hAnsi="Cambria Math" w:cstheme="minorBidi"/>
          <w:noProof/>
          <w:color w:val="002060"/>
          <w:kern w:val="24"/>
        </w:rPr>
        <w:drawing>
          <wp:anchor distT="0" distB="0" distL="114300" distR="114300" simplePos="0" relativeHeight="251678720" behindDoc="0" locked="0" layoutInCell="1" allowOverlap="1" wp14:anchorId="0D09921B" wp14:editId="01CED6FE">
            <wp:simplePos x="0" y="0"/>
            <wp:positionH relativeFrom="margin">
              <wp:align>right</wp:align>
            </wp:positionH>
            <wp:positionV relativeFrom="paragraph">
              <wp:posOffset>343535</wp:posOffset>
            </wp:positionV>
            <wp:extent cx="6097270" cy="2615565"/>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097270" cy="2615565"/>
                    </a:xfrm>
                    <a:prstGeom prst="rect">
                      <a:avLst/>
                    </a:prstGeom>
                  </pic:spPr>
                </pic:pic>
              </a:graphicData>
            </a:graphic>
          </wp:anchor>
        </w:drawing>
      </w:r>
    </w:p>
    <w:p w14:paraId="5CCE5384" w14:textId="2D20F651" w:rsidR="00183D4F" w:rsidRDefault="00183D4F" w:rsidP="00183D4F">
      <w:pPr>
        <w:jc w:val="center"/>
        <w:rPr>
          <w:rFonts w:ascii="Cambria Math" w:hAnsi="Cambria Math" w:cstheme="minorBidi"/>
          <w:color w:val="002060"/>
          <w:kern w:val="24"/>
        </w:rPr>
      </w:pPr>
    </w:p>
    <w:p w14:paraId="7266E69C" w14:textId="6317D8EA" w:rsidR="00183D4F" w:rsidRDefault="00183D4F" w:rsidP="00183D4F">
      <w:pPr>
        <w:jc w:val="center"/>
        <w:rPr>
          <w:rFonts w:ascii="Cambria Math" w:hAnsi="Cambria Math" w:cstheme="minorBidi"/>
          <w:color w:val="002060"/>
          <w:kern w:val="24"/>
        </w:rPr>
      </w:pPr>
    </w:p>
    <w:p w14:paraId="0E91F3D7" w14:textId="32C0C1CC" w:rsidR="004F6623" w:rsidRDefault="004F6623" w:rsidP="00183D4F">
      <w:pPr>
        <w:jc w:val="center"/>
        <w:rPr>
          <w:rFonts w:ascii="Cambria Math" w:hAnsi="Cambria Math" w:cstheme="minorBidi"/>
          <w:color w:val="002060"/>
          <w:kern w:val="24"/>
        </w:rPr>
      </w:pPr>
    </w:p>
    <w:p w14:paraId="2291D899" w14:textId="496DA543" w:rsidR="004F6623" w:rsidRDefault="004F6623" w:rsidP="00183D4F">
      <w:pPr>
        <w:jc w:val="center"/>
        <w:rPr>
          <w:rFonts w:ascii="Cambria Math" w:hAnsi="Cambria Math" w:cstheme="minorBidi"/>
          <w:color w:val="002060"/>
          <w:kern w:val="24"/>
        </w:rPr>
      </w:pPr>
    </w:p>
    <w:p w14:paraId="3B9052B9" w14:textId="100AE0DA" w:rsidR="004F6623" w:rsidRDefault="004F6623" w:rsidP="00183D4F">
      <w:pPr>
        <w:jc w:val="center"/>
        <w:rPr>
          <w:rFonts w:ascii="Cambria Math" w:hAnsi="Cambria Math" w:cstheme="minorBidi"/>
          <w:color w:val="002060"/>
          <w:kern w:val="24"/>
        </w:rPr>
      </w:pPr>
    </w:p>
    <w:p w14:paraId="7CC06F4E" w14:textId="6B4733C4" w:rsidR="004F6623" w:rsidRDefault="004F6623" w:rsidP="00183D4F">
      <w:pPr>
        <w:jc w:val="center"/>
        <w:rPr>
          <w:rFonts w:ascii="Cambria Math" w:hAnsi="Cambria Math" w:cstheme="minorBidi"/>
          <w:color w:val="002060"/>
          <w:kern w:val="24"/>
        </w:rPr>
      </w:pPr>
    </w:p>
    <w:p w14:paraId="727A5FEE" w14:textId="086677A0" w:rsidR="004F6623" w:rsidRDefault="004F6623" w:rsidP="00183D4F">
      <w:pPr>
        <w:jc w:val="center"/>
        <w:rPr>
          <w:rFonts w:ascii="Cambria Math" w:hAnsi="Cambria Math" w:cstheme="minorBidi"/>
          <w:color w:val="002060"/>
          <w:kern w:val="24"/>
        </w:rPr>
      </w:pPr>
    </w:p>
    <w:p w14:paraId="4E8178F0" w14:textId="0ACAD5D6" w:rsidR="004F6623" w:rsidRDefault="004F6623" w:rsidP="00183D4F">
      <w:pPr>
        <w:jc w:val="center"/>
        <w:rPr>
          <w:rFonts w:ascii="Cambria Math" w:hAnsi="Cambria Math" w:cstheme="minorBidi"/>
          <w:color w:val="002060"/>
          <w:kern w:val="24"/>
        </w:rPr>
      </w:pPr>
    </w:p>
    <w:p w14:paraId="7CE0D9C5" w14:textId="629865D8" w:rsidR="004F6623" w:rsidRDefault="004F6623" w:rsidP="00183D4F">
      <w:pPr>
        <w:jc w:val="center"/>
        <w:rPr>
          <w:rFonts w:ascii="Cambria Math" w:hAnsi="Cambria Math" w:cstheme="minorBidi"/>
          <w:color w:val="002060"/>
          <w:kern w:val="24"/>
        </w:rPr>
      </w:pPr>
    </w:p>
    <w:p w14:paraId="3DF19FB0" w14:textId="09C44554" w:rsidR="004F6623" w:rsidRDefault="004F6623" w:rsidP="00183D4F">
      <w:pPr>
        <w:jc w:val="center"/>
        <w:rPr>
          <w:rFonts w:ascii="Cambria Math" w:hAnsi="Cambria Math" w:cstheme="minorBidi"/>
          <w:color w:val="002060"/>
          <w:kern w:val="24"/>
        </w:rPr>
      </w:pPr>
    </w:p>
    <w:p w14:paraId="72AB3C6F" w14:textId="3A0884CD" w:rsidR="004F6623" w:rsidRDefault="004F6623" w:rsidP="00183D4F">
      <w:pPr>
        <w:jc w:val="center"/>
        <w:rPr>
          <w:rFonts w:ascii="Cambria Math" w:hAnsi="Cambria Math" w:cstheme="minorBidi"/>
          <w:color w:val="002060"/>
          <w:kern w:val="24"/>
        </w:rPr>
      </w:pPr>
    </w:p>
    <w:p w14:paraId="115BD20E" w14:textId="7939A33C" w:rsidR="004F6623" w:rsidRDefault="004F6623" w:rsidP="00183D4F">
      <w:pPr>
        <w:jc w:val="center"/>
        <w:rPr>
          <w:rFonts w:ascii="Cambria Math" w:hAnsi="Cambria Math" w:cstheme="minorBidi"/>
          <w:color w:val="002060"/>
          <w:kern w:val="24"/>
        </w:rPr>
      </w:pPr>
    </w:p>
    <w:p w14:paraId="3A094E34" w14:textId="102D080A" w:rsidR="004F6623" w:rsidRDefault="00F331BA" w:rsidP="00183D4F">
      <w:pPr>
        <w:jc w:val="center"/>
        <w:rPr>
          <w:rFonts w:ascii="Cambria Math" w:hAnsi="Cambria Math" w:cstheme="minorBidi"/>
          <w:color w:val="002060"/>
          <w:kern w:val="24"/>
        </w:rPr>
      </w:pPr>
      <w:r>
        <w:rPr>
          <w:noProof/>
        </w:rPr>
        <w:lastRenderedPageBreak/>
        <mc:AlternateContent>
          <mc:Choice Requires="wps">
            <w:drawing>
              <wp:anchor distT="0" distB="0" distL="114300" distR="114300" simplePos="0" relativeHeight="251685888" behindDoc="0" locked="0" layoutInCell="1" allowOverlap="1" wp14:anchorId="6316908A" wp14:editId="47F2A1EA">
                <wp:simplePos x="0" y="0"/>
                <wp:positionH relativeFrom="column">
                  <wp:posOffset>0</wp:posOffset>
                </wp:positionH>
                <wp:positionV relativeFrom="paragraph">
                  <wp:posOffset>3178810</wp:posOffset>
                </wp:positionV>
                <wp:extent cx="6097270" cy="635"/>
                <wp:effectExtent l="0" t="0" r="0" b="0"/>
                <wp:wrapSquare wrapText="bothSides"/>
                <wp:docPr id="36" name="Text Box 36"/>
                <wp:cNvGraphicFramePr/>
                <a:graphic xmlns:a="http://schemas.openxmlformats.org/drawingml/2006/main">
                  <a:graphicData uri="http://schemas.microsoft.com/office/word/2010/wordprocessingShape">
                    <wps:wsp>
                      <wps:cNvSpPr txBox="1"/>
                      <wps:spPr>
                        <a:xfrm>
                          <a:off x="0" y="0"/>
                          <a:ext cx="6097270" cy="635"/>
                        </a:xfrm>
                        <a:prstGeom prst="rect">
                          <a:avLst/>
                        </a:prstGeom>
                        <a:solidFill>
                          <a:prstClr val="white"/>
                        </a:solidFill>
                        <a:ln>
                          <a:noFill/>
                        </a:ln>
                      </wps:spPr>
                      <wps:txbx>
                        <w:txbxContent>
                          <w:p w14:paraId="53E1C414" w14:textId="01B33151" w:rsidR="00F331BA" w:rsidRPr="008750BE" w:rsidRDefault="00F331BA" w:rsidP="00F331BA">
                            <w:pPr>
                              <w:pStyle w:val="Caption"/>
                              <w:rPr>
                                <w:rFonts w:ascii="Cambria Math" w:hAnsi="Cambria Math"/>
                                <w:noProof/>
                                <w:color w:val="002060"/>
                                <w:kern w:val="24"/>
                                <w:sz w:val="24"/>
                                <w:szCs w:val="24"/>
                              </w:rPr>
                            </w:pPr>
                            <w:r>
                              <w:t xml:space="preserve">Figure </w:t>
                            </w:r>
                            <w:fldSimple w:instr=" SEQ Figure \* ARABIC ">
                              <w:r w:rsidR="00956C27">
                                <w:rPr>
                                  <w:noProof/>
                                </w:rPr>
                                <w:t>11</w:t>
                              </w:r>
                            </w:fldSimple>
                            <w:r>
                              <w:t xml:space="preserve"> Subsystem-2 Schematic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16908A" id="Text Box 36" o:spid="_x0000_s1030" type="#_x0000_t202" style="position:absolute;left:0;text-align:left;margin-left:0;margin-top:250.3pt;width:480.1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yBfGgIAAD8EAAAOAAAAZHJzL2Uyb0RvYy54bWysU8Fu2zAMvQ/YPwi6L06yLe2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" stroked="f">
                <v:textbox style="mso-fit-shape-to-text:t" inset="0,0,0,0">
                  <w:txbxContent>
                    <w:p w14:paraId="53E1C414" w14:textId="01B33151" w:rsidR="00F331BA" w:rsidRPr="008750BE" w:rsidRDefault="00F331BA" w:rsidP="00F331BA">
                      <w:pPr>
                        <w:pStyle w:val="Caption"/>
                        <w:rPr>
                          <w:rFonts w:ascii="Cambria Math" w:hAnsi="Cambria Math"/>
                          <w:noProof/>
                          <w:color w:val="002060"/>
                          <w:kern w:val="24"/>
                          <w:sz w:val="24"/>
                          <w:szCs w:val="24"/>
                        </w:rPr>
                      </w:pPr>
                      <w:r>
                        <w:t xml:space="preserve">Figure </w:t>
                      </w:r>
                      <w:fldSimple w:instr=" SEQ Figure \* ARABIC ">
                        <w:r w:rsidR="00956C27">
                          <w:rPr>
                            <w:noProof/>
                          </w:rPr>
                          <w:t>11</w:t>
                        </w:r>
                      </w:fldSimple>
                      <w:r>
                        <w:t xml:space="preserve"> Subsystem-2 Schematic</w:t>
                      </w:r>
                    </w:p>
                  </w:txbxContent>
                </v:textbox>
                <w10:wrap type="square"/>
              </v:shape>
            </w:pict>
          </mc:Fallback>
        </mc:AlternateContent>
      </w:r>
      <w:r>
        <w:rPr>
          <w:rFonts w:ascii="Cambria Math" w:hAnsi="Cambria Math" w:cstheme="minorBidi"/>
          <w:noProof/>
          <w:color w:val="002060"/>
          <w:kern w:val="24"/>
        </w:rPr>
        <w:drawing>
          <wp:anchor distT="0" distB="0" distL="114300" distR="114300" simplePos="0" relativeHeight="251677696" behindDoc="0" locked="0" layoutInCell="1" allowOverlap="1" wp14:anchorId="4CB58B46" wp14:editId="39E8C45F">
            <wp:simplePos x="0" y="0"/>
            <wp:positionH relativeFrom="margin">
              <wp:align>right</wp:align>
            </wp:positionH>
            <wp:positionV relativeFrom="paragraph">
              <wp:posOffset>267970</wp:posOffset>
            </wp:positionV>
            <wp:extent cx="6097270" cy="2853690"/>
            <wp:effectExtent l="0" t="0" r="0"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97270" cy="2853690"/>
                    </a:xfrm>
                    <a:prstGeom prst="rect">
                      <a:avLst/>
                    </a:prstGeom>
                  </pic:spPr>
                </pic:pic>
              </a:graphicData>
            </a:graphic>
          </wp:anchor>
        </w:drawing>
      </w:r>
    </w:p>
    <w:p w14:paraId="20DF6C65" w14:textId="3A7298F5" w:rsidR="004F6623" w:rsidRDefault="004F6623" w:rsidP="00183D4F">
      <w:pPr>
        <w:jc w:val="center"/>
        <w:rPr>
          <w:rFonts w:ascii="Cambria Math" w:hAnsi="Cambria Math" w:cstheme="minorBidi"/>
          <w:color w:val="002060"/>
          <w:kern w:val="24"/>
        </w:rPr>
      </w:pPr>
    </w:p>
    <w:p w14:paraId="7131F2B5" w14:textId="35A36E98" w:rsidR="004F6623" w:rsidRDefault="004F6623" w:rsidP="00183D4F">
      <w:pPr>
        <w:jc w:val="center"/>
        <w:rPr>
          <w:rFonts w:ascii="Cambria Math" w:hAnsi="Cambria Math" w:cstheme="minorBidi"/>
          <w:color w:val="002060"/>
          <w:kern w:val="24"/>
        </w:rPr>
      </w:pPr>
    </w:p>
    <w:p w14:paraId="37601A72" w14:textId="7CE34AB2" w:rsidR="004F6623" w:rsidRDefault="004F6623" w:rsidP="00183D4F">
      <w:pPr>
        <w:jc w:val="center"/>
        <w:rPr>
          <w:rFonts w:ascii="Cambria Math" w:hAnsi="Cambria Math" w:cstheme="minorBidi"/>
          <w:color w:val="002060"/>
          <w:kern w:val="24"/>
        </w:rPr>
      </w:pPr>
    </w:p>
    <w:p w14:paraId="36B59337" w14:textId="6EDD64E4" w:rsidR="004F6623" w:rsidRDefault="004F6623" w:rsidP="00183D4F">
      <w:pPr>
        <w:jc w:val="center"/>
        <w:rPr>
          <w:rFonts w:ascii="Cambria Math" w:hAnsi="Cambria Math" w:cstheme="minorBidi"/>
          <w:color w:val="002060"/>
          <w:kern w:val="24"/>
        </w:rPr>
      </w:pPr>
    </w:p>
    <w:p w14:paraId="3E747CB5" w14:textId="620421D1" w:rsidR="004F6623" w:rsidRDefault="004F6623" w:rsidP="00183D4F">
      <w:pPr>
        <w:jc w:val="center"/>
        <w:rPr>
          <w:rFonts w:ascii="Cambria Math" w:hAnsi="Cambria Math" w:cstheme="minorBidi"/>
          <w:color w:val="002060"/>
          <w:kern w:val="24"/>
        </w:rPr>
      </w:pPr>
    </w:p>
    <w:p w14:paraId="539226D1" w14:textId="28E7FC3D" w:rsidR="006F1B1D" w:rsidRDefault="006F1B1D" w:rsidP="00183D4F">
      <w:pPr>
        <w:jc w:val="center"/>
        <w:rPr>
          <w:rFonts w:ascii="Cambria Math" w:hAnsi="Cambria Math" w:cstheme="minorBidi"/>
          <w:color w:val="002060"/>
          <w:kern w:val="24"/>
        </w:rPr>
      </w:pPr>
    </w:p>
    <w:p w14:paraId="66C4819B" w14:textId="1BAD0229" w:rsidR="006F1B1D" w:rsidRDefault="006F1B1D" w:rsidP="00183D4F">
      <w:pPr>
        <w:jc w:val="center"/>
        <w:rPr>
          <w:rFonts w:ascii="Cambria Math" w:hAnsi="Cambria Math" w:cstheme="minorBidi"/>
          <w:color w:val="002060"/>
          <w:kern w:val="24"/>
        </w:rPr>
      </w:pPr>
    </w:p>
    <w:p w14:paraId="5738931E" w14:textId="3070D6E4" w:rsidR="006F1B1D" w:rsidRDefault="006F1B1D" w:rsidP="00183D4F">
      <w:pPr>
        <w:jc w:val="center"/>
        <w:rPr>
          <w:rFonts w:ascii="Cambria Math" w:hAnsi="Cambria Math" w:cstheme="minorBidi"/>
          <w:color w:val="002060"/>
          <w:kern w:val="24"/>
        </w:rPr>
      </w:pPr>
    </w:p>
    <w:p w14:paraId="73F0BF5E" w14:textId="75EA717B" w:rsidR="006F1B1D" w:rsidRDefault="006F1B1D" w:rsidP="00183D4F">
      <w:pPr>
        <w:jc w:val="center"/>
        <w:rPr>
          <w:rFonts w:ascii="Cambria Math" w:hAnsi="Cambria Math" w:cstheme="minorBidi"/>
          <w:color w:val="002060"/>
          <w:kern w:val="24"/>
        </w:rPr>
      </w:pPr>
    </w:p>
    <w:p w14:paraId="3E107119" w14:textId="17CF97D6" w:rsidR="006F1B1D" w:rsidRDefault="006F1B1D" w:rsidP="00183D4F">
      <w:pPr>
        <w:jc w:val="center"/>
        <w:rPr>
          <w:rFonts w:ascii="Cambria Math" w:hAnsi="Cambria Math" w:cstheme="minorBidi"/>
          <w:color w:val="002060"/>
          <w:kern w:val="24"/>
        </w:rPr>
      </w:pPr>
    </w:p>
    <w:p w14:paraId="1200B8B9" w14:textId="40BB4BBA" w:rsidR="006F1B1D" w:rsidRDefault="006F1B1D" w:rsidP="00183D4F">
      <w:pPr>
        <w:jc w:val="center"/>
        <w:rPr>
          <w:rFonts w:ascii="Cambria Math" w:hAnsi="Cambria Math" w:cstheme="minorBidi"/>
          <w:color w:val="002060"/>
          <w:kern w:val="24"/>
        </w:rPr>
      </w:pPr>
    </w:p>
    <w:p w14:paraId="6C54F316" w14:textId="11FE8F00" w:rsidR="006F1B1D" w:rsidRDefault="006F1B1D" w:rsidP="00183D4F">
      <w:pPr>
        <w:jc w:val="center"/>
        <w:rPr>
          <w:rFonts w:ascii="Cambria Math" w:hAnsi="Cambria Math" w:cstheme="minorBidi"/>
          <w:color w:val="002060"/>
          <w:kern w:val="24"/>
        </w:rPr>
      </w:pPr>
    </w:p>
    <w:p w14:paraId="6DC0BE27" w14:textId="164BBF21" w:rsidR="006F1B1D" w:rsidRDefault="006F1B1D" w:rsidP="00183D4F">
      <w:pPr>
        <w:jc w:val="center"/>
        <w:rPr>
          <w:rFonts w:ascii="Cambria Math" w:hAnsi="Cambria Math" w:cstheme="minorBidi"/>
          <w:color w:val="002060"/>
          <w:kern w:val="24"/>
        </w:rPr>
      </w:pPr>
    </w:p>
    <w:p w14:paraId="72F00A42" w14:textId="7DC68BCC" w:rsidR="006F1B1D" w:rsidRDefault="006F1B1D" w:rsidP="00183D4F">
      <w:pPr>
        <w:jc w:val="center"/>
        <w:rPr>
          <w:rFonts w:ascii="Cambria Math" w:hAnsi="Cambria Math" w:cstheme="minorBidi"/>
          <w:color w:val="002060"/>
          <w:kern w:val="24"/>
        </w:rPr>
      </w:pPr>
    </w:p>
    <w:p w14:paraId="44EDFAD5" w14:textId="78BCA29B" w:rsidR="006F1B1D" w:rsidRDefault="006F1B1D" w:rsidP="00183D4F">
      <w:pPr>
        <w:jc w:val="center"/>
        <w:rPr>
          <w:rFonts w:ascii="Cambria Math" w:hAnsi="Cambria Math" w:cstheme="minorBidi"/>
          <w:color w:val="002060"/>
          <w:kern w:val="24"/>
        </w:rPr>
      </w:pPr>
    </w:p>
    <w:p w14:paraId="77B6FD5B" w14:textId="42227F60" w:rsidR="006F1B1D" w:rsidRDefault="006F1B1D" w:rsidP="00183D4F">
      <w:pPr>
        <w:jc w:val="center"/>
        <w:rPr>
          <w:rFonts w:ascii="Cambria Math" w:hAnsi="Cambria Math" w:cstheme="minorBidi"/>
          <w:color w:val="002060"/>
          <w:kern w:val="24"/>
        </w:rPr>
      </w:pPr>
    </w:p>
    <w:p w14:paraId="407D4E55" w14:textId="2232DF28" w:rsidR="006F1B1D" w:rsidRDefault="006F1B1D" w:rsidP="00183D4F">
      <w:pPr>
        <w:jc w:val="center"/>
        <w:rPr>
          <w:rFonts w:ascii="Cambria Math" w:hAnsi="Cambria Math" w:cstheme="minorBidi"/>
          <w:color w:val="002060"/>
          <w:kern w:val="24"/>
        </w:rPr>
      </w:pPr>
    </w:p>
    <w:p w14:paraId="14A7D7ED" w14:textId="06136323" w:rsidR="006F1B1D" w:rsidRDefault="006F1B1D" w:rsidP="00183D4F">
      <w:pPr>
        <w:jc w:val="center"/>
        <w:rPr>
          <w:rFonts w:ascii="Cambria Math" w:hAnsi="Cambria Math" w:cstheme="minorBidi"/>
          <w:color w:val="002060"/>
          <w:kern w:val="24"/>
        </w:rPr>
      </w:pPr>
    </w:p>
    <w:p w14:paraId="30CEE67F" w14:textId="0C6D5322" w:rsidR="006F1B1D" w:rsidRDefault="006F1B1D" w:rsidP="00183D4F">
      <w:pPr>
        <w:jc w:val="center"/>
        <w:rPr>
          <w:rFonts w:ascii="Cambria Math" w:hAnsi="Cambria Math" w:cstheme="minorBidi"/>
          <w:color w:val="002060"/>
          <w:kern w:val="24"/>
        </w:rPr>
      </w:pPr>
    </w:p>
    <w:p w14:paraId="591AED48" w14:textId="790DCA41" w:rsidR="006F1B1D" w:rsidRDefault="006F1B1D" w:rsidP="00183D4F">
      <w:pPr>
        <w:jc w:val="center"/>
        <w:rPr>
          <w:rFonts w:ascii="Cambria Math" w:hAnsi="Cambria Math" w:cstheme="minorBidi"/>
          <w:color w:val="002060"/>
          <w:kern w:val="24"/>
        </w:rPr>
      </w:pPr>
    </w:p>
    <w:p w14:paraId="21151D6C" w14:textId="42166AD0" w:rsidR="006F1B1D" w:rsidRDefault="006F1B1D" w:rsidP="00183D4F">
      <w:pPr>
        <w:jc w:val="center"/>
        <w:rPr>
          <w:rFonts w:ascii="Cambria Math" w:hAnsi="Cambria Math" w:cstheme="minorBidi"/>
          <w:color w:val="002060"/>
          <w:kern w:val="24"/>
        </w:rPr>
      </w:pPr>
    </w:p>
    <w:p w14:paraId="710C7857" w14:textId="06718617" w:rsidR="006F1B1D" w:rsidRDefault="006F1B1D" w:rsidP="00183D4F">
      <w:pPr>
        <w:jc w:val="center"/>
        <w:rPr>
          <w:rFonts w:ascii="Cambria Math" w:hAnsi="Cambria Math" w:cstheme="minorBidi"/>
          <w:color w:val="002060"/>
          <w:kern w:val="24"/>
        </w:rPr>
      </w:pPr>
    </w:p>
    <w:p w14:paraId="4C31C3CC" w14:textId="2C313FBA" w:rsidR="006F1B1D" w:rsidRDefault="006F1B1D" w:rsidP="00183D4F">
      <w:pPr>
        <w:jc w:val="center"/>
        <w:rPr>
          <w:rFonts w:ascii="Cambria Math" w:hAnsi="Cambria Math" w:cstheme="minorBidi"/>
          <w:color w:val="002060"/>
          <w:kern w:val="24"/>
        </w:rPr>
      </w:pPr>
    </w:p>
    <w:p w14:paraId="78669B82" w14:textId="1368BB5F" w:rsidR="006F1B1D" w:rsidRDefault="006F1B1D" w:rsidP="00183D4F">
      <w:pPr>
        <w:jc w:val="center"/>
        <w:rPr>
          <w:rFonts w:ascii="Cambria Math" w:hAnsi="Cambria Math" w:cstheme="minorBidi"/>
          <w:color w:val="002060"/>
          <w:kern w:val="24"/>
        </w:rPr>
      </w:pPr>
    </w:p>
    <w:p w14:paraId="33E8E9C7" w14:textId="095D4EF6" w:rsidR="006F1B1D" w:rsidRDefault="006F1B1D" w:rsidP="00183D4F">
      <w:pPr>
        <w:jc w:val="center"/>
        <w:rPr>
          <w:rFonts w:ascii="Cambria Math" w:hAnsi="Cambria Math" w:cstheme="minorBidi"/>
          <w:color w:val="002060"/>
          <w:kern w:val="24"/>
        </w:rPr>
      </w:pPr>
    </w:p>
    <w:p w14:paraId="5BAAFAC6" w14:textId="49635BBD" w:rsidR="006F1B1D" w:rsidRDefault="006F1B1D" w:rsidP="00183D4F">
      <w:pPr>
        <w:jc w:val="center"/>
        <w:rPr>
          <w:rFonts w:ascii="Cambria Math" w:hAnsi="Cambria Math" w:cstheme="minorBidi"/>
          <w:color w:val="002060"/>
          <w:kern w:val="24"/>
        </w:rPr>
      </w:pPr>
    </w:p>
    <w:p w14:paraId="03C34B63" w14:textId="762FD3C0" w:rsidR="006F1B1D" w:rsidRDefault="006F1B1D" w:rsidP="00183D4F">
      <w:pPr>
        <w:jc w:val="center"/>
        <w:rPr>
          <w:rFonts w:ascii="Cambria Math" w:hAnsi="Cambria Math" w:cstheme="minorBidi"/>
          <w:color w:val="002060"/>
          <w:kern w:val="24"/>
        </w:rPr>
      </w:pPr>
    </w:p>
    <w:p w14:paraId="23DB7532" w14:textId="352BD02A" w:rsidR="006F1B1D" w:rsidRDefault="006F1B1D" w:rsidP="00183D4F">
      <w:pPr>
        <w:jc w:val="center"/>
        <w:rPr>
          <w:rFonts w:ascii="Cambria Math" w:hAnsi="Cambria Math" w:cstheme="minorBidi"/>
          <w:color w:val="002060"/>
          <w:kern w:val="24"/>
        </w:rPr>
      </w:pPr>
    </w:p>
    <w:p w14:paraId="6CDD9C4B" w14:textId="4F4113E0" w:rsidR="006F1B1D" w:rsidRDefault="006F1B1D" w:rsidP="00183D4F">
      <w:pPr>
        <w:jc w:val="center"/>
        <w:rPr>
          <w:rFonts w:ascii="Cambria Math" w:hAnsi="Cambria Math" w:cstheme="minorBidi"/>
          <w:color w:val="002060"/>
          <w:kern w:val="24"/>
        </w:rPr>
      </w:pPr>
    </w:p>
    <w:p w14:paraId="0EA457C3" w14:textId="77777777" w:rsidR="006F1B1D" w:rsidRDefault="006F1B1D" w:rsidP="00183D4F">
      <w:pPr>
        <w:jc w:val="center"/>
        <w:rPr>
          <w:rFonts w:ascii="Cambria Math" w:hAnsi="Cambria Math" w:cstheme="minorBidi"/>
          <w:color w:val="002060"/>
          <w:kern w:val="24"/>
        </w:rPr>
      </w:pPr>
    </w:p>
    <w:p w14:paraId="043748C6" w14:textId="35E89D7E" w:rsidR="006F1B1D" w:rsidRDefault="00022CF7" w:rsidP="00022CF7">
      <w:pPr>
        <w:pStyle w:val="Heading2"/>
      </w:pPr>
      <w:bookmarkStart w:id="58" w:name="_Toc130028512"/>
      <w:r>
        <w:t>Benchmark test (B747-F5)</w:t>
      </w:r>
      <w:bookmarkEnd w:id="58"/>
    </w:p>
    <w:p w14:paraId="192229DD" w14:textId="52C1CC82" w:rsidR="006F1B1D" w:rsidRDefault="006F1B1D" w:rsidP="00183D4F">
      <w:pPr>
        <w:jc w:val="center"/>
        <w:rPr>
          <w:rFonts w:ascii="Cambria Math" w:hAnsi="Cambria Math" w:cstheme="minorBidi"/>
          <w:color w:val="002060"/>
          <w:kern w:val="24"/>
        </w:rPr>
      </w:pPr>
    </w:p>
    <w:p w14:paraId="6FCF6A8B" w14:textId="5D191537" w:rsidR="00613082" w:rsidRPr="00613082" w:rsidRDefault="00613082" w:rsidP="00613082">
      <w:pPr>
        <w:jc w:val="left"/>
        <w:rPr>
          <w:rFonts w:ascii="Cambria Math" w:hAnsi="Cambria Math" w:cstheme="minorBidi"/>
          <w:b/>
          <w:bCs/>
          <w:kern w:val="24"/>
        </w:rPr>
      </w:pPr>
      <w:r w:rsidRPr="00613082">
        <w:rPr>
          <w:rFonts w:ascii="Cambria Math" w:hAnsi="Cambria Math" w:cstheme="minorBidi"/>
          <w:b/>
          <w:bCs/>
          <w:kern w:val="24"/>
        </w:rPr>
        <w:t>For No Input</w:t>
      </w:r>
    </w:p>
    <w:p w14:paraId="63AF170A" w14:textId="77777777" w:rsidR="002E2DE0" w:rsidRDefault="002E2DE0" w:rsidP="00613082">
      <w:pPr>
        <w:jc w:val="left"/>
        <w:rPr>
          <w:rFonts w:ascii="Cambria Math" w:hAnsi="Cambria Math" w:cstheme="minorBidi"/>
          <w:b/>
          <w:bCs/>
          <w:kern w:val="24"/>
          <w:u w:val="single"/>
        </w:rPr>
      </w:pPr>
    </w:p>
    <w:p w14:paraId="10087C7A" w14:textId="77777777" w:rsidR="002E2DE0" w:rsidRPr="00613082" w:rsidRDefault="002E2DE0" w:rsidP="00613082">
      <w:pPr>
        <w:jc w:val="left"/>
        <w:rPr>
          <w:rFonts w:ascii="Cambria Math" w:hAnsi="Cambria Math" w:cstheme="minorBidi"/>
          <w:b/>
          <w:bCs/>
          <w:kern w:val="24"/>
          <w:u w:val="single"/>
        </w:rPr>
      </w:pPr>
    </w:p>
    <w:p w14:paraId="146A0726" w14:textId="203C40E6" w:rsidR="002E2DE0" w:rsidRDefault="00613082" w:rsidP="00183D4F">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71D06366" wp14:editId="21B1FEFA">
            <wp:extent cx="6088380" cy="3040380"/>
            <wp:effectExtent l="0" t="0" r="762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088380" cy="3040380"/>
                    </a:xfrm>
                    <a:prstGeom prst="rect">
                      <a:avLst/>
                    </a:prstGeom>
                    <a:noFill/>
                    <a:ln>
                      <a:noFill/>
                    </a:ln>
                  </pic:spPr>
                </pic:pic>
              </a:graphicData>
            </a:graphic>
          </wp:inline>
        </w:drawing>
      </w:r>
    </w:p>
    <w:p w14:paraId="38DAC3C5" w14:textId="309BFDAF" w:rsidR="002E2DE0" w:rsidRDefault="002E2DE0" w:rsidP="00183D4F">
      <w:pPr>
        <w:jc w:val="center"/>
        <w:rPr>
          <w:rFonts w:ascii="Cambria Math" w:hAnsi="Cambria Math" w:cstheme="minorBidi"/>
          <w:color w:val="002060"/>
          <w:kern w:val="24"/>
        </w:rPr>
      </w:pPr>
    </w:p>
    <w:p w14:paraId="3AD0886D" w14:textId="77777777" w:rsidR="002E2DE0" w:rsidRDefault="002E2DE0" w:rsidP="00183D4F">
      <w:pPr>
        <w:jc w:val="center"/>
        <w:rPr>
          <w:rFonts w:ascii="Cambria Math" w:hAnsi="Cambria Math" w:cstheme="minorBidi"/>
          <w:color w:val="002060"/>
          <w:kern w:val="24"/>
        </w:rPr>
      </w:pPr>
    </w:p>
    <w:p w14:paraId="55676BEE" w14:textId="3CA12935" w:rsidR="006F1B1D" w:rsidRDefault="009D677D" w:rsidP="00183D4F">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1E541BBE" wp14:editId="4AEA9C14">
            <wp:extent cx="6088380" cy="3040380"/>
            <wp:effectExtent l="0" t="0" r="762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88380" cy="3040380"/>
                    </a:xfrm>
                    <a:prstGeom prst="rect">
                      <a:avLst/>
                    </a:prstGeom>
                    <a:noFill/>
                    <a:ln>
                      <a:noFill/>
                    </a:ln>
                  </pic:spPr>
                </pic:pic>
              </a:graphicData>
            </a:graphic>
          </wp:inline>
        </w:drawing>
      </w:r>
    </w:p>
    <w:p w14:paraId="6DEF6238" w14:textId="1397E586" w:rsidR="006F1B1D" w:rsidRDefault="006F1B1D" w:rsidP="00183D4F">
      <w:pPr>
        <w:jc w:val="center"/>
        <w:rPr>
          <w:rFonts w:ascii="Cambria Math" w:hAnsi="Cambria Math" w:cstheme="minorBidi"/>
          <w:color w:val="002060"/>
          <w:kern w:val="24"/>
        </w:rPr>
      </w:pPr>
    </w:p>
    <w:p w14:paraId="454CFDCD" w14:textId="35B17D30" w:rsidR="006F1B1D" w:rsidRDefault="006F1B1D" w:rsidP="00183D4F">
      <w:pPr>
        <w:jc w:val="center"/>
        <w:rPr>
          <w:rFonts w:ascii="Cambria Math" w:hAnsi="Cambria Math" w:cstheme="minorBidi"/>
          <w:color w:val="002060"/>
          <w:kern w:val="24"/>
        </w:rPr>
      </w:pPr>
    </w:p>
    <w:p w14:paraId="751C5A80" w14:textId="629B4C3C" w:rsidR="006F1B1D" w:rsidRDefault="006F1B1D" w:rsidP="00183D4F">
      <w:pPr>
        <w:jc w:val="center"/>
        <w:rPr>
          <w:rFonts w:ascii="Cambria Math" w:hAnsi="Cambria Math" w:cstheme="minorBidi"/>
          <w:color w:val="002060"/>
          <w:kern w:val="24"/>
        </w:rPr>
      </w:pPr>
    </w:p>
    <w:p w14:paraId="7AC896C6" w14:textId="7C4D293B" w:rsidR="002E2DE0" w:rsidRDefault="002E2DE0" w:rsidP="00183D4F">
      <w:pPr>
        <w:jc w:val="center"/>
        <w:rPr>
          <w:rFonts w:ascii="Cambria Math" w:hAnsi="Cambria Math" w:cstheme="minorBidi"/>
          <w:color w:val="002060"/>
          <w:kern w:val="24"/>
        </w:rPr>
      </w:pPr>
    </w:p>
    <w:p w14:paraId="3733ADA7" w14:textId="5499A4D3" w:rsidR="002E2DE0" w:rsidRDefault="002E2DE0" w:rsidP="00183D4F">
      <w:pPr>
        <w:jc w:val="center"/>
        <w:rPr>
          <w:rFonts w:ascii="Cambria Math" w:hAnsi="Cambria Math" w:cstheme="minorBidi"/>
          <w:color w:val="002060"/>
          <w:kern w:val="24"/>
        </w:rPr>
      </w:pPr>
    </w:p>
    <w:p w14:paraId="25552598" w14:textId="4E90041F" w:rsidR="002E2DE0" w:rsidRDefault="002E2DE0" w:rsidP="00183D4F">
      <w:pPr>
        <w:jc w:val="center"/>
        <w:rPr>
          <w:rFonts w:ascii="Cambria Math" w:hAnsi="Cambria Math" w:cstheme="minorBidi"/>
          <w:color w:val="002060"/>
          <w:kern w:val="24"/>
        </w:rPr>
      </w:pPr>
    </w:p>
    <w:p w14:paraId="05FAF32E" w14:textId="074FDDFE" w:rsidR="002E2DE0" w:rsidRDefault="002E2DE0" w:rsidP="00183D4F">
      <w:pPr>
        <w:jc w:val="center"/>
        <w:rPr>
          <w:rFonts w:ascii="Cambria Math" w:hAnsi="Cambria Math" w:cstheme="minorBidi"/>
          <w:color w:val="002060"/>
          <w:kern w:val="24"/>
        </w:rPr>
      </w:pPr>
    </w:p>
    <w:p w14:paraId="1E04082E" w14:textId="1BBA9B50" w:rsidR="002E2DE0" w:rsidRDefault="002E2DE0" w:rsidP="00183D4F">
      <w:pPr>
        <w:jc w:val="center"/>
        <w:rPr>
          <w:rFonts w:ascii="Cambria Math" w:hAnsi="Cambria Math" w:cstheme="minorBidi"/>
          <w:color w:val="002060"/>
          <w:kern w:val="24"/>
        </w:rPr>
      </w:pPr>
    </w:p>
    <w:p w14:paraId="4F485EFB" w14:textId="5687F34B" w:rsidR="002E2DE0" w:rsidRPr="00613082" w:rsidRDefault="002E2DE0" w:rsidP="002E2DE0">
      <w:pPr>
        <w:jc w:val="left"/>
        <w:rPr>
          <w:rFonts w:ascii="Cambria Math" w:hAnsi="Cambria Math" w:cstheme="minorBidi"/>
          <w:b/>
          <w:bCs/>
          <w:kern w:val="24"/>
        </w:rPr>
      </w:pPr>
      <w:r w:rsidRPr="002E2DE0">
        <w:rPr>
          <w:rFonts w:ascii="Cambria Math" w:hAnsi="Cambria Math" w:cstheme="minorBidi"/>
          <w:b/>
          <w:bCs/>
          <w:kern w:val="24"/>
        </w:rPr>
        <w:t>For +</w:t>
      </w:r>
      <w:proofErr w:type="spellStart"/>
      <w:r w:rsidRPr="002E2DE0">
        <w:rPr>
          <w:rFonts w:ascii="Cambria Math" w:hAnsi="Cambria Math" w:cstheme="minorBidi"/>
          <w:b/>
          <w:bCs/>
          <w:kern w:val="24"/>
        </w:rPr>
        <w:t>ve</w:t>
      </w:r>
      <w:proofErr w:type="spellEnd"/>
      <w:r w:rsidRPr="002E2DE0">
        <w:rPr>
          <w:rFonts w:ascii="Cambria Math" w:hAnsi="Cambria Math" w:cstheme="minorBidi"/>
          <w:b/>
          <w:bCs/>
          <w:kern w:val="24"/>
        </w:rPr>
        <w:t xml:space="preserve"> 5 degree aileron</w:t>
      </w:r>
    </w:p>
    <w:p w14:paraId="2670A5F1" w14:textId="77777777" w:rsidR="002E2DE0" w:rsidRDefault="002E2DE0" w:rsidP="002E2DE0">
      <w:pPr>
        <w:jc w:val="left"/>
        <w:rPr>
          <w:rFonts w:ascii="Cambria Math" w:hAnsi="Cambria Math" w:cstheme="minorBidi"/>
          <w:b/>
          <w:bCs/>
          <w:kern w:val="24"/>
          <w:u w:val="single"/>
        </w:rPr>
      </w:pPr>
    </w:p>
    <w:p w14:paraId="4A9AD176" w14:textId="77777777" w:rsidR="002E2DE0" w:rsidRPr="00613082" w:rsidRDefault="002E2DE0" w:rsidP="002E2DE0">
      <w:pPr>
        <w:jc w:val="left"/>
        <w:rPr>
          <w:rFonts w:ascii="Cambria Math" w:hAnsi="Cambria Math" w:cstheme="minorBidi"/>
          <w:b/>
          <w:bCs/>
          <w:kern w:val="24"/>
          <w:u w:val="single"/>
        </w:rPr>
      </w:pPr>
    </w:p>
    <w:p w14:paraId="30627D93" w14:textId="476D05F4" w:rsidR="002E2DE0" w:rsidRDefault="002E2DE0" w:rsidP="002E2DE0">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439F6737" wp14:editId="571DF40B">
            <wp:extent cx="6080759" cy="30403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6080759" cy="3040380"/>
                    </a:xfrm>
                    <a:prstGeom prst="rect">
                      <a:avLst/>
                    </a:prstGeom>
                    <a:noFill/>
                    <a:ln>
                      <a:noFill/>
                    </a:ln>
                  </pic:spPr>
                </pic:pic>
              </a:graphicData>
            </a:graphic>
          </wp:inline>
        </w:drawing>
      </w:r>
    </w:p>
    <w:p w14:paraId="4D7844D9" w14:textId="77777777" w:rsidR="002E2DE0" w:rsidRDefault="002E2DE0" w:rsidP="002E2DE0">
      <w:pPr>
        <w:jc w:val="center"/>
        <w:rPr>
          <w:rFonts w:ascii="Cambria Math" w:hAnsi="Cambria Math" w:cstheme="minorBidi"/>
          <w:color w:val="002060"/>
          <w:kern w:val="24"/>
        </w:rPr>
      </w:pPr>
    </w:p>
    <w:p w14:paraId="19F60782" w14:textId="77777777" w:rsidR="002E2DE0" w:rsidRDefault="002E2DE0" w:rsidP="002E2DE0">
      <w:pPr>
        <w:jc w:val="center"/>
        <w:rPr>
          <w:rFonts w:ascii="Cambria Math" w:hAnsi="Cambria Math" w:cstheme="minorBidi"/>
          <w:color w:val="002060"/>
          <w:kern w:val="24"/>
        </w:rPr>
      </w:pPr>
    </w:p>
    <w:p w14:paraId="0E8AD56E" w14:textId="64299C91" w:rsidR="002E2DE0" w:rsidRDefault="002E2DE0" w:rsidP="002E2DE0">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32952DEC" wp14:editId="53A357B1">
            <wp:extent cx="6080759" cy="304038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6080759" cy="3040380"/>
                    </a:xfrm>
                    <a:prstGeom prst="rect">
                      <a:avLst/>
                    </a:prstGeom>
                    <a:noFill/>
                    <a:ln>
                      <a:noFill/>
                    </a:ln>
                  </pic:spPr>
                </pic:pic>
              </a:graphicData>
            </a:graphic>
          </wp:inline>
        </w:drawing>
      </w:r>
    </w:p>
    <w:p w14:paraId="7F2A9035" w14:textId="77777777" w:rsidR="002E2DE0" w:rsidRDefault="002E2DE0" w:rsidP="002E2DE0">
      <w:pPr>
        <w:jc w:val="center"/>
        <w:rPr>
          <w:rFonts w:ascii="Cambria Math" w:hAnsi="Cambria Math" w:cstheme="minorBidi"/>
          <w:color w:val="002060"/>
          <w:kern w:val="24"/>
        </w:rPr>
      </w:pPr>
    </w:p>
    <w:p w14:paraId="1EEB4AC0" w14:textId="77777777" w:rsidR="002E2DE0" w:rsidRDefault="002E2DE0" w:rsidP="002E2DE0">
      <w:pPr>
        <w:jc w:val="center"/>
        <w:rPr>
          <w:rFonts w:ascii="Cambria Math" w:hAnsi="Cambria Math" w:cstheme="minorBidi"/>
          <w:color w:val="002060"/>
          <w:kern w:val="24"/>
        </w:rPr>
      </w:pPr>
    </w:p>
    <w:p w14:paraId="60E5144B" w14:textId="77777777" w:rsidR="002E2DE0" w:rsidRDefault="002E2DE0" w:rsidP="00183D4F">
      <w:pPr>
        <w:jc w:val="center"/>
        <w:rPr>
          <w:rFonts w:ascii="Cambria Math" w:hAnsi="Cambria Math" w:cstheme="minorBidi"/>
          <w:color w:val="002060"/>
          <w:kern w:val="24"/>
        </w:rPr>
      </w:pPr>
    </w:p>
    <w:p w14:paraId="62DC05FF" w14:textId="2DDEFE53" w:rsidR="002E2DE0" w:rsidRDefault="002E2DE0" w:rsidP="00183D4F">
      <w:pPr>
        <w:jc w:val="center"/>
        <w:rPr>
          <w:rFonts w:ascii="Cambria Math" w:hAnsi="Cambria Math" w:cstheme="minorBidi"/>
          <w:color w:val="002060"/>
          <w:kern w:val="24"/>
        </w:rPr>
      </w:pPr>
    </w:p>
    <w:p w14:paraId="5ECF8533" w14:textId="5A35E791" w:rsidR="002E2DE0" w:rsidRDefault="002E2DE0" w:rsidP="00183D4F">
      <w:pPr>
        <w:jc w:val="center"/>
        <w:rPr>
          <w:rFonts w:ascii="Cambria Math" w:hAnsi="Cambria Math" w:cstheme="minorBidi"/>
          <w:color w:val="002060"/>
          <w:kern w:val="24"/>
        </w:rPr>
      </w:pPr>
    </w:p>
    <w:p w14:paraId="6101910C" w14:textId="14265E5E" w:rsidR="002E2DE0" w:rsidRDefault="002E2DE0" w:rsidP="00183D4F">
      <w:pPr>
        <w:jc w:val="center"/>
        <w:rPr>
          <w:rFonts w:ascii="Cambria Math" w:hAnsi="Cambria Math" w:cstheme="minorBidi"/>
          <w:color w:val="002060"/>
          <w:kern w:val="24"/>
        </w:rPr>
      </w:pPr>
    </w:p>
    <w:p w14:paraId="1EFEE9EF" w14:textId="346128A0" w:rsidR="002E2DE0" w:rsidRDefault="002E2DE0" w:rsidP="00183D4F">
      <w:pPr>
        <w:jc w:val="center"/>
        <w:rPr>
          <w:rFonts w:ascii="Cambria Math" w:hAnsi="Cambria Math" w:cstheme="minorBidi"/>
          <w:color w:val="002060"/>
          <w:kern w:val="24"/>
        </w:rPr>
      </w:pPr>
    </w:p>
    <w:p w14:paraId="0E6061D0" w14:textId="22951A51" w:rsidR="002E2DE0" w:rsidRDefault="002E2DE0" w:rsidP="00183D4F">
      <w:pPr>
        <w:jc w:val="center"/>
        <w:rPr>
          <w:rFonts w:ascii="Cambria Math" w:hAnsi="Cambria Math" w:cstheme="minorBidi"/>
          <w:color w:val="002060"/>
          <w:kern w:val="24"/>
        </w:rPr>
      </w:pPr>
    </w:p>
    <w:p w14:paraId="4D1F6047" w14:textId="2417C57C" w:rsidR="002E2DE0" w:rsidRDefault="002E2DE0" w:rsidP="00183D4F">
      <w:pPr>
        <w:jc w:val="center"/>
        <w:rPr>
          <w:rFonts w:ascii="Cambria Math" w:hAnsi="Cambria Math" w:cstheme="minorBidi"/>
          <w:color w:val="002060"/>
          <w:kern w:val="24"/>
        </w:rPr>
      </w:pPr>
    </w:p>
    <w:p w14:paraId="3EFFF360" w14:textId="77777777" w:rsidR="006E42B9" w:rsidRDefault="006E42B9" w:rsidP="00183D4F">
      <w:pPr>
        <w:jc w:val="center"/>
        <w:rPr>
          <w:rFonts w:ascii="Cambria Math" w:hAnsi="Cambria Math" w:cstheme="minorBidi"/>
          <w:color w:val="002060"/>
          <w:kern w:val="24"/>
        </w:rPr>
      </w:pPr>
    </w:p>
    <w:p w14:paraId="16B3F99A" w14:textId="498786CE" w:rsidR="003F67D6" w:rsidRPr="00613082" w:rsidRDefault="003F67D6" w:rsidP="003F67D6">
      <w:pPr>
        <w:jc w:val="left"/>
        <w:rPr>
          <w:rFonts w:ascii="Cambria Math" w:hAnsi="Cambria Math" w:cstheme="minorBidi"/>
          <w:b/>
          <w:bCs/>
          <w:kern w:val="24"/>
        </w:rPr>
      </w:pPr>
      <w:r w:rsidRPr="002E2DE0">
        <w:rPr>
          <w:rFonts w:ascii="Cambria Math" w:hAnsi="Cambria Math" w:cstheme="minorBidi"/>
          <w:b/>
          <w:bCs/>
          <w:kern w:val="24"/>
        </w:rPr>
        <w:t xml:space="preserve">For </w:t>
      </w:r>
      <w:r>
        <w:rPr>
          <w:rFonts w:ascii="Cambria Math" w:hAnsi="Cambria Math" w:cstheme="minorBidi"/>
          <w:b/>
          <w:bCs/>
          <w:kern w:val="24"/>
        </w:rPr>
        <w:t>-</w:t>
      </w:r>
      <w:proofErr w:type="spellStart"/>
      <w:r w:rsidRPr="002E2DE0">
        <w:rPr>
          <w:rFonts w:ascii="Cambria Math" w:hAnsi="Cambria Math" w:cstheme="minorBidi"/>
          <w:b/>
          <w:bCs/>
          <w:kern w:val="24"/>
        </w:rPr>
        <w:t>ve</w:t>
      </w:r>
      <w:proofErr w:type="spellEnd"/>
      <w:r w:rsidRPr="002E2DE0">
        <w:rPr>
          <w:rFonts w:ascii="Cambria Math" w:hAnsi="Cambria Math" w:cstheme="minorBidi"/>
          <w:b/>
          <w:bCs/>
          <w:kern w:val="24"/>
        </w:rPr>
        <w:t xml:space="preserve"> 5 degree aileron</w:t>
      </w:r>
    </w:p>
    <w:p w14:paraId="117B3827" w14:textId="77777777" w:rsidR="003F67D6" w:rsidRDefault="003F67D6" w:rsidP="003F67D6">
      <w:pPr>
        <w:jc w:val="left"/>
        <w:rPr>
          <w:rFonts w:ascii="Cambria Math" w:hAnsi="Cambria Math" w:cstheme="minorBidi"/>
          <w:b/>
          <w:bCs/>
          <w:kern w:val="24"/>
          <w:u w:val="single"/>
        </w:rPr>
      </w:pPr>
    </w:p>
    <w:p w14:paraId="3F25F447" w14:textId="77777777" w:rsidR="003F67D6" w:rsidRPr="00613082" w:rsidRDefault="003F67D6" w:rsidP="003F67D6">
      <w:pPr>
        <w:jc w:val="left"/>
        <w:rPr>
          <w:rFonts w:ascii="Cambria Math" w:hAnsi="Cambria Math" w:cstheme="minorBidi"/>
          <w:b/>
          <w:bCs/>
          <w:kern w:val="24"/>
          <w:u w:val="single"/>
        </w:rPr>
      </w:pPr>
    </w:p>
    <w:p w14:paraId="2E1925E8" w14:textId="3F27A6C1" w:rsidR="003F67D6" w:rsidRDefault="003F67D6" w:rsidP="003F67D6">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5CDE6E4F" wp14:editId="1434C34B">
            <wp:extent cx="6080759" cy="3040379"/>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6080759" cy="3040379"/>
                    </a:xfrm>
                    <a:prstGeom prst="rect">
                      <a:avLst/>
                    </a:prstGeom>
                    <a:noFill/>
                    <a:ln>
                      <a:noFill/>
                    </a:ln>
                  </pic:spPr>
                </pic:pic>
              </a:graphicData>
            </a:graphic>
          </wp:inline>
        </w:drawing>
      </w:r>
    </w:p>
    <w:p w14:paraId="15CFEE28" w14:textId="77777777" w:rsidR="003F67D6" w:rsidRDefault="003F67D6" w:rsidP="003F67D6">
      <w:pPr>
        <w:jc w:val="center"/>
        <w:rPr>
          <w:rFonts w:ascii="Cambria Math" w:hAnsi="Cambria Math" w:cstheme="minorBidi"/>
          <w:color w:val="002060"/>
          <w:kern w:val="24"/>
        </w:rPr>
      </w:pPr>
    </w:p>
    <w:p w14:paraId="64F022D6" w14:textId="77777777" w:rsidR="003F67D6" w:rsidRDefault="003F67D6" w:rsidP="003F67D6">
      <w:pPr>
        <w:jc w:val="center"/>
        <w:rPr>
          <w:rFonts w:ascii="Cambria Math" w:hAnsi="Cambria Math" w:cstheme="minorBidi"/>
          <w:color w:val="002060"/>
          <w:kern w:val="24"/>
        </w:rPr>
      </w:pPr>
    </w:p>
    <w:p w14:paraId="6B754F52" w14:textId="79252023" w:rsidR="003F67D6" w:rsidRDefault="003F67D6" w:rsidP="003F67D6">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55C277E0" wp14:editId="4795E9EF">
            <wp:extent cx="6080759" cy="3040379"/>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6080759" cy="3040379"/>
                    </a:xfrm>
                    <a:prstGeom prst="rect">
                      <a:avLst/>
                    </a:prstGeom>
                    <a:noFill/>
                    <a:ln>
                      <a:noFill/>
                    </a:ln>
                  </pic:spPr>
                </pic:pic>
              </a:graphicData>
            </a:graphic>
          </wp:inline>
        </w:drawing>
      </w:r>
    </w:p>
    <w:p w14:paraId="0E70E5FE" w14:textId="77777777" w:rsidR="003F67D6" w:rsidRDefault="003F67D6" w:rsidP="003F67D6">
      <w:pPr>
        <w:jc w:val="center"/>
        <w:rPr>
          <w:rFonts w:ascii="Cambria Math" w:hAnsi="Cambria Math" w:cstheme="minorBidi"/>
          <w:color w:val="002060"/>
          <w:kern w:val="24"/>
        </w:rPr>
      </w:pPr>
    </w:p>
    <w:p w14:paraId="1C33F5A7" w14:textId="77FADAD8" w:rsidR="003F67D6" w:rsidRDefault="003F67D6" w:rsidP="003F67D6">
      <w:pPr>
        <w:jc w:val="center"/>
        <w:rPr>
          <w:rFonts w:ascii="Cambria Math" w:hAnsi="Cambria Math" w:cstheme="minorBidi"/>
          <w:color w:val="002060"/>
          <w:kern w:val="24"/>
        </w:rPr>
      </w:pPr>
    </w:p>
    <w:p w14:paraId="6DAA9A1C" w14:textId="77777777" w:rsidR="000F1A97" w:rsidRDefault="000F1A97" w:rsidP="003F67D6">
      <w:pPr>
        <w:jc w:val="center"/>
        <w:rPr>
          <w:rFonts w:ascii="Cambria Math" w:hAnsi="Cambria Math" w:cstheme="minorBidi"/>
          <w:color w:val="002060"/>
          <w:kern w:val="24"/>
        </w:rPr>
      </w:pPr>
    </w:p>
    <w:p w14:paraId="1063B9E0" w14:textId="77777777" w:rsidR="003F67D6" w:rsidRDefault="003F67D6" w:rsidP="003F67D6">
      <w:pPr>
        <w:jc w:val="center"/>
        <w:rPr>
          <w:rFonts w:ascii="Cambria Math" w:hAnsi="Cambria Math" w:cstheme="minorBidi"/>
          <w:color w:val="002060"/>
          <w:kern w:val="24"/>
        </w:rPr>
      </w:pPr>
    </w:p>
    <w:p w14:paraId="49616322" w14:textId="3824DF60" w:rsidR="002E2DE0" w:rsidRDefault="002E2DE0" w:rsidP="00183D4F">
      <w:pPr>
        <w:jc w:val="center"/>
        <w:rPr>
          <w:rFonts w:ascii="Cambria Math" w:hAnsi="Cambria Math" w:cstheme="minorBidi"/>
          <w:color w:val="002060"/>
          <w:kern w:val="24"/>
        </w:rPr>
      </w:pPr>
    </w:p>
    <w:p w14:paraId="799A3F69" w14:textId="77777777" w:rsidR="002E2DE0" w:rsidRDefault="002E2DE0" w:rsidP="00183D4F">
      <w:pPr>
        <w:jc w:val="center"/>
        <w:rPr>
          <w:rFonts w:ascii="Cambria Math" w:hAnsi="Cambria Math" w:cstheme="minorBidi"/>
          <w:color w:val="002060"/>
          <w:kern w:val="24"/>
        </w:rPr>
      </w:pPr>
    </w:p>
    <w:p w14:paraId="405EF962" w14:textId="1691F2FB" w:rsidR="006F1B1D" w:rsidRDefault="006F1B1D" w:rsidP="00183D4F">
      <w:pPr>
        <w:jc w:val="center"/>
        <w:rPr>
          <w:rFonts w:ascii="Cambria Math" w:hAnsi="Cambria Math" w:cstheme="minorBidi"/>
          <w:color w:val="002060"/>
          <w:kern w:val="24"/>
        </w:rPr>
      </w:pPr>
    </w:p>
    <w:p w14:paraId="78233A82" w14:textId="7A887752" w:rsidR="006F1B1D" w:rsidRDefault="006F1B1D" w:rsidP="00183D4F">
      <w:pPr>
        <w:jc w:val="center"/>
        <w:rPr>
          <w:rFonts w:ascii="Cambria Math" w:hAnsi="Cambria Math" w:cstheme="minorBidi"/>
          <w:color w:val="002060"/>
          <w:kern w:val="24"/>
        </w:rPr>
      </w:pPr>
    </w:p>
    <w:p w14:paraId="60568CC8" w14:textId="7363C891" w:rsidR="006F1B1D" w:rsidRDefault="006F1B1D" w:rsidP="00183D4F">
      <w:pPr>
        <w:jc w:val="center"/>
        <w:rPr>
          <w:rFonts w:ascii="Cambria Math" w:hAnsi="Cambria Math" w:cstheme="minorBidi"/>
          <w:color w:val="002060"/>
          <w:kern w:val="24"/>
        </w:rPr>
      </w:pPr>
    </w:p>
    <w:p w14:paraId="561262CD" w14:textId="1A6543B1" w:rsidR="006F1B1D" w:rsidRDefault="006F1B1D" w:rsidP="00183D4F">
      <w:pPr>
        <w:jc w:val="center"/>
        <w:rPr>
          <w:rFonts w:ascii="Cambria Math" w:hAnsi="Cambria Math" w:cstheme="minorBidi"/>
          <w:color w:val="002060"/>
          <w:kern w:val="24"/>
        </w:rPr>
      </w:pPr>
    </w:p>
    <w:p w14:paraId="52C592BA" w14:textId="5C6DB06D" w:rsidR="000F1A97" w:rsidRPr="00613082" w:rsidRDefault="000F1A97" w:rsidP="000F1A97">
      <w:pPr>
        <w:jc w:val="left"/>
        <w:rPr>
          <w:rFonts w:ascii="Cambria Math" w:hAnsi="Cambria Math" w:cstheme="minorBidi"/>
          <w:b/>
          <w:bCs/>
          <w:kern w:val="24"/>
        </w:rPr>
      </w:pPr>
      <w:r w:rsidRPr="002E2DE0">
        <w:rPr>
          <w:rFonts w:ascii="Cambria Math" w:hAnsi="Cambria Math" w:cstheme="minorBidi"/>
          <w:b/>
          <w:bCs/>
          <w:kern w:val="24"/>
        </w:rPr>
        <w:t>For +</w:t>
      </w:r>
      <w:proofErr w:type="spellStart"/>
      <w:r w:rsidRPr="002E2DE0">
        <w:rPr>
          <w:rFonts w:ascii="Cambria Math" w:hAnsi="Cambria Math" w:cstheme="minorBidi"/>
          <w:b/>
          <w:bCs/>
          <w:kern w:val="24"/>
        </w:rPr>
        <w:t>ve</w:t>
      </w:r>
      <w:proofErr w:type="spellEnd"/>
      <w:r w:rsidRPr="002E2DE0">
        <w:rPr>
          <w:rFonts w:ascii="Cambria Math" w:hAnsi="Cambria Math" w:cstheme="minorBidi"/>
          <w:b/>
          <w:bCs/>
          <w:kern w:val="24"/>
        </w:rPr>
        <w:t xml:space="preserve"> 5 degree </w:t>
      </w:r>
      <w:r>
        <w:rPr>
          <w:rFonts w:ascii="Cambria Math" w:hAnsi="Cambria Math" w:cstheme="minorBidi"/>
          <w:b/>
          <w:bCs/>
          <w:kern w:val="24"/>
        </w:rPr>
        <w:t>rudder</w:t>
      </w:r>
    </w:p>
    <w:p w14:paraId="009AC7E9" w14:textId="77777777" w:rsidR="000F1A97" w:rsidRDefault="000F1A97" w:rsidP="000F1A97">
      <w:pPr>
        <w:jc w:val="left"/>
        <w:rPr>
          <w:rFonts w:ascii="Cambria Math" w:hAnsi="Cambria Math" w:cstheme="minorBidi"/>
          <w:b/>
          <w:bCs/>
          <w:kern w:val="24"/>
          <w:u w:val="single"/>
        </w:rPr>
      </w:pPr>
    </w:p>
    <w:p w14:paraId="4CF3DD0E" w14:textId="77777777" w:rsidR="000F1A97" w:rsidRPr="00613082" w:rsidRDefault="000F1A97" w:rsidP="000F1A97">
      <w:pPr>
        <w:jc w:val="left"/>
        <w:rPr>
          <w:rFonts w:ascii="Cambria Math" w:hAnsi="Cambria Math" w:cstheme="minorBidi"/>
          <w:b/>
          <w:bCs/>
          <w:kern w:val="24"/>
          <w:u w:val="single"/>
        </w:rPr>
      </w:pPr>
    </w:p>
    <w:p w14:paraId="427450C2" w14:textId="529C85C8" w:rsidR="000F1A97" w:rsidRDefault="000F1A97" w:rsidP="000F1A97">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0CB1531E" wp14:editId="347EA73F">
            <wp:extent cx="6080759" cy="3040379"/>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6080759" cy="3040379"/>
                    </a:xfrm>
                    <a:prstGeom prst="rect">
                      <a:avLst/>
                    </a:prstGeom>
                    <a:noFill/>
                    <a:ln>
                      <a:noFill/>
                    </a:ln>
                  </pic:spPr>
                </pic:pic>
              </a:graphicData>
            </a:graphic>
          </wp:inline>
        </w:drawing>
      </w:r>
    </w:p>
    <w:p w14:paraId="034AEC49" w14:textId="77777777" w:rsidR="000F1A97" w:rsidRDefault="000F1A97" w:rsidP="000F1A97">
      <w:pPr>
        <w:jc w:val="center"/>
        <w:rPr>
          <w:rFonts w:ascii="Cambria Math" w:hAnsi="Cambria Math" w:cstheme="minorBidi"/>
          <w:color w:val="002060"/>
          <w:kern w:val="24"/>
        </w:rPr>
      </w:pPr>
    </w:p>
    <w:p w14:paraId="6C575CC5" w14:textId="77777777" w:rsidR="000F1A97" w:rsidRDefault="000F1A97" w:rsidP="000F1A97">
      <w:pPr>
        <w:jc w:val="center"/>
        <w:rPr>
          <w:rFonts w:ascii="Cambria Math" w:hAnsi="Cambria Math" w:cstheme="minorBidi"/>
          <w:color w:val="002060"/>
          <w:kern w:val="24"/>
        </w:rPr>
      </w:pPr>
    </w:p>
    <w:p w14:paraId="6E8EF0DF" w14:textId="21BAFBF2" w:rsidR="000F1A97" w:rsidRDefault="000F1A97" w:rsidP="000F1A97">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4B28167B" wp14:editId="51C6D18E">
            <wp:extent cx="6080759" cy="3040379"/>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6080759" cy="3040379"/>
                    </a:xfrm>
                    <a:prstGeom prst="rect">
                      <a:avLst/>
                    </a:prstGeom>
                    <a:noFill/>
                    <a:ln>
                      <a:noFill/>
                    </a:ln>
                  </pic:spPr>
                </pic:pic>
              </a:graphicData>
            </a:graphic>
          </wp:inline>
        </w:drawing>
      </w:r>
    </w:p>
    <w:p w14:paraId="7CBB7CCA" w14:textId="77777777" w:rsidR="000F1A97" w:rsidRDefault="000F1A97" w:rsidP="000F1A97">
      <w:pPr>
        <w:jc w:val="center"/>
        <w:rPr>
          <w:rFonts w:ascii="Cambria Math" w:hAnsi="Cambria Math" w:cstheme="minorBidi"/>
          <w:color w:val="002060"/>
          <w:kern w:val="24"/>
        </w:rPr>
      </w:pPr>
    </w:p>
    <w:p w14:paraId="3FAF533C" w14:textId="77777777" w:rsidR="000F1A97" w:rsidRDefault="000F1A97" w:rsidP="000F1A97">
      <w:pPr>
        <w:jc w:val="center"/>
        <w:rPr>
          <w:rFonts w:ascii="Cambria Math" w:hAnsi="Cambria Math" w:cstheme="minorBidi"/>
          <w:color w:val="002060"/>
          <w:kern w:val="24"/>
        </w:rPr>
      </w:pPr>
    </w:p>
    <w:p w14:paraId="4418F665" w14:textId="77777777" w:rsidR="000F1A97" w:rsidRDefault="000F1A97" w:rsidP="000F1A97">
      <w:pPr>
        <w:jc w:val="center"/>
        <w:rPr>
          <w:rFonts w:ascii="Cambria Math" w:hAnsi="Cambria Math" w:cstheme="minorBidi"/>
          <w:color w:val="002060"/>
          <w:kern w:val="24"/>
        </w:rPr>
      </w:pPr>
    </w:p>
    <w:p w14:paraId="39E2A263" w14:textId="467C7593" w:rsidR="006F1B1D" w:rsidRDefault="006F1B1D" w:rsidP="00183D4F">
      <w:pPr>
        <w:jc w:val="center"/>
        <w:rPr>
          <w:rFonts w:ascii="Cambria Math" w:hAnsi="Cambria Math" w:cstheme="minorBidi"/>
          <w:color w:val="002060"/>
          <w:kern w:val="24"/>
        </w:rPr>
      </w:pPr>
    </w:p>
    <w:p w14:paraId="2FB7586D" w14:textId="27C82724" w:rsidR="006F1B1D" w:rsidRDefault="006F1B1D" w:rsidP="00183D4F">
      <w:pPr>
        <w:jc w:val="center"/>
        <w:rPr>
          <w:rFonts w:ascii="Cambria Math" w:hAnsi="Cambria Math" w:cstheme="minorBidi"/>
          <w:color w:val="002060"/>
          <w:kern w:val="24"/>
        </w:rPr>
      </w:pPr>
    </w:p>
    <w:p w14:paraId="449245E0" w14:textId="3A8F8C40" w:rsidR="006F1B1D" w:rsidRDefault="006F1B1D" w:rsidP="00183D4F">
      <w:pPr>
        <w:jc w:val="center"/>
        <w:rPr>
          <w:rFonts w:ascii="Cambria Math" w:hAnsi="Cambria Math" w:cstheme="minorBidi"/>
          <w:color w:val="002060"/>
          <w:kern w:val="24"/>
        </w:rPr>
      </w:pPr>
    </w:p>
    <w:p w14:paraId="30043FFA" w14:textId="2E1733A9" w:rsidR="006F1B1D" w:rsidRDefault="006F1B1D" w:rsidP="00183D4F">
      <w:pPr>
        <w:jc w:val="center"/>
        <w:rPr>
          <w:rFonts w:ascii="Cambria Math" w:hAnsi="Cambria Math" w:cstheme="minorBidi"/>
          <w:color w:val="002060"/>
          <w:kern w:val="24"/>
        </w:rPr>
      </w:pPr>
    </w:p>
    <w:p w14:paraId="4B25AC11" w14:textId="7F46E190" w:rsidR="006F1B1D" w:rsidRDefault="006F1B1D" w:rsidP="00183D4F">
      <w:pPr>
        <w:jc w:val="center"/>
        <w:rPr>
          <w:rFonts w:ascii="Cambria Math" w:hAnsi="Cambria Math" w:cstheme="minorBidi"/>
          <w:color w:val="002060"/>
          <w:kern w:val="24"/>
        </w:rPr>
      </w:pPr>
    </w:p>
    <w:p w14:paraId="5D4845E6" w14:textId="38AE7AAC" w:rsidR="006F1B1D" w:rsidRDefault="006F1B1D" w:rsidP="00183D4F">
      <w:pPr>
        <w:jc w:val="center"/>
        <w:rPr>
          <w:rFonts w:ascii="Cambria Math" w:hAnsi="Cambria Math" w:cstheme="minorBidi"/>
          <w:color w:val="002060"/>
          <w:kern w:val="24"/>
        </w:rPr>
      </w:pPr>
    </w:p>
    <w:p w14:paraId="18A4E477" w14:textId="08DD63C1" w:rsidR="006F1B1D" w:rsidRDefault="006F1B1D" w:rsidP="00183D4F">
      <w:pPr>
        <w:jc w:val="center"/>
        <w:rPr>
          <w:rFonts w:ascii="Cambria Math" w:hAnsi="Cambria Math" w:cstheme="minorBidi"/>
          <w:color w:val="002060"/>
          <w:kern w:val="24"/>
        </w:rPr>
      </w:pPr>
    </w:p>
    <w:p w14:paraId="0082DC07" w14:textId="43A8499C" w:rsidR="002A2DEC" w:rsidRPr="00613082" w:rsidRDefault="002A2DEC" w:rsidP="002A2DEC">
      <w:pPr>
        <w:jc w:val="left"/>
        <w:rPr>
          <w:rFonts w:ascii="Cambria Math" w:hAnsi="Cambria Math" w:cstheme="minorBidi"/>
          <w:b/>
          <w:bCs/>
          <w:kern w:val="24"/>
        </w:rPr>
      </w:pPr>
      <w:r w:rsidRPr="002E2DE0">
        <w:rPr>
          <w:rFonts w:ascii="Cambria Math" w:hAnsi="Cambria Math" w:cstheme="minorBidi"/>
          <w:b/>
          <w:bCs/>
          <w:kern w:val="24"/>
        </w:rPr>
        <w:t xml:space="preserve">For </w:t>
      </w:r>
      <w:r>
        <w:rPr>
          <w:rFonts w:ascii="Cambria Math" w:hAnsi="Cambria Math" w:cstheme="minorBidi"/>
          <w:b/>
          <w:bCs/>
          <w:kern w:val="24"/>
        </w:rPr>
        <w:t>-</w:t>
      </w:r>
      <w:proofErr w:type="spellStart"/>
      <w:r w:rsidRPr="002E2DE0">
        <w:rPr>
          <w:rFonts w:ascii="Cambria Math" w:hAnsi="Cambria Math" w:cstheme="minorBidi"/>
          <w:b/>
          <w:bCs/>
          <w:kern w:val="24"/>
        </w:rPr>
        <w:t>ve</w:t>
      </w:r>
      <w:proofErr w:type="spellEnd"/>
      <w:r w:rsidRPr="002E2DE0">
        <w:rPr>
          <w:rFonts w:ascii="Cambria Math" w:hAnsi="Cambria Math" w:cstheme="minorBidi"/>
          <w:b/>
          <w:bCs/>
          <w:kern w:val="24"/>
        </w:rPr>
        <w:t xml:space="preserve"> 5 degree </w:t>
      </w:r>
      <w:r>
        <w:rPr>
          <w:rFonts w:ascii="Cambria Math" w:hAnsi="Cambria Math" w:cstheme="minorBidi"/>
          <w:b/>
          <w:bCs/>
          <w:kern w:val="24"/>
        </w:rPr>
        <w:t>rudder</w:t>
      </w:r>
    </w:p>
    <w:p w14:paraId="373FBA42" w14:textId="77777777" w:rsidR="002A2DEC" w:rsidRDefault="002A2DEC" w:rsidP="002A2DEC">
      <w:pPr>
        <w:jc w:val="left"/>
        <w:rPr>
          <w:rFonts w:ascii="Cambria Math" w:hAnsi="Cambria Math" w:cstheme="minorBidi"/>
          <w:b/>
          <w:bCs/>
          <w:kern w:val="24"/>
          <w:u w:val="single"/>
        </w:rPr>
      </w:pPr>
    </w:p>
    <w:p w14:paraId="22D934EB" w14:textId="77777777" w:rsidR="002A2DEC" w:rsidRPr="00613082" w:rsidRDefault="002A2DEC" w:rsidP="002A2DEC">
      <w:pPr>
        <w:jc w:val="left"/>
        <w:rPr>
          <w:rFonts w:ascii="Cambria Math" w:hAnsi="Cambria Math" w:cstheme="minorBidi"/>
          <w:b/>
          <w:bCs/>
          <w:kern w:val="24"/>
          <w:u w:val="single"/>
        </w:rPr>
      </w:pPr>
    </w:p>
    <w:p w14:paraId="01CFF07E" w14:textId="6841C338" w:rsidR="002A2DEC" w:rsidRDefault="002A2DEC" w:rsidP="002A2DEC">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67D4BF2F" wp14:editId="29DAEE0F">
            <wp:extent cx="6080757" cy="3040379"/>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6080757" cy="3040379"/>
                    </a:xfrm>
                    <a:prstGeom prst="rect">
                      <a:avLst/>
                    </a:prstGeom>
                    <a:noFill/>
                    <a:ln>
                      <a:noFill/>
                    </a:ln>
                  </pic:spPr>
                </pic:pic>
              </a:graphicData>
            </a:graphic>
          </wp:inline>
        </w:drawing>
      </w:r>
    </w:p>
    <w:p w14:paraId="2149D270" w14:textId="77777777" w:rsidR="002A2DEC" w:rsidRDefault="002A2DEC" w:rsidP="002A2DEC">
      <w:pPr>
        <w:jc w:val="center"/>
        <w:rPr>
          <w:rFonts w:ascii="Cambria Math" w:hAnsi="Cambria Math" w:cstheme="minorBidi"/>
          <w:color w:val="002060"/>
          <w:kern w:val="24"/>
        </w:rPr>
      </w:pPr>
    </w:p>
    <w:p w14:paraId="281AE32A" w14:textId="77777777" w:rsidR="002A2DEC" w:rsidRDefault="002A2DEC" w:rsidP="002A2DEC">
      <w:pPr>
        <w:jc w:val="center"/>
        <w:rPr>
          <w:rFonts w:ascii="Cambria Math" w:hAnsi="Cambria Math" w:cstheme="minorBidi"/>
          <w:color w:val="002060"/>
          <w:kern w:val="24"/>
        </w:rPr>
      </w:pPr>
    </w:p>
    <w:p w14:paraId="2A898FE3" w14:textId="7655D3FF" w:rsidR="002A2DEC" w:rsidRDefault="002A2DEC" w:rsidP="002A2DEC">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02D20E2F" wp14:editId="3C7AABDA">
            <wp:extent cx="6080757" cy="3040379"/>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6080757" cy="3040379"/>
                    </a:xfrm>
                    <a:prstGeom prst="rect">
                      <a:avLst/>
                    </a:prstGeom>
                    <a:noFill/>
                    <a:ln>
                      <a:noFill/>
                    </a:ln>
                  </pic:spPr>
                </pic:pic>
              </a:graphicData>
            </a:graphic>
          </wp:inline>
        </w:drawing>
      </w:r>
    </w:p>
    <w:p w14:paraId="7A61B1D5" w14:textId="77777777" w:rsidR="002A2DEC" w:rsidRDefault="002A2DEC" w:rsidP="002A2DEC">
      <w:pPr>
        <w:jc w:val="center"/>
        <w:rPr>
          <w:rFonts w:ascii="Cambria Math" w:hAnsi="Cambria Math" w:cstheme="minorBidi"/>
          <w:color w:val="002060"/>
          <w:kern w:val="24"/>
        </w:rPr>
      </w:pPr>
    </w:p>
    <w:p w14:paraId="10F02554" w14:textId="77777777" w:rsidR="002A2DEC" w:rsidRDefault="002A2DEC" w:rsidP="002A2DEC">
      <w:pPr>
        <w:jc w:val="center"/>
        <w:rPr>
          <w:rFonts w:ascii="Cambria Math" w:hAnsi="Cambria Math" w:cstheme="minorBidi"/>
          <w:color w:val="002060"/>
          <w:kern w:val="24"/>
        </w:rPr>
      </w:pPr>
    </w:p>
    <w:p w14:paraId="30489145" w14:textId="6AF9D9B5" w:rsidR="006F1B1D" w:rsidRDefault="006F1B1D" w:rsidP="00183D4F">
      <w:pPr>
        <w:jc w:val="center"/>
        <w:rPr>
          <w:rFonts w:ascii="Cambria Math" w:hAnsi="Cambria Math" w:cstheme="minorBidi"/>
          <w:color w:val="002060"/>
          <w:kern w:val="24"/>
        </w:rPr>
      </w:pPr>
    </w:p>
    <w:p w14:paraId="0E21E633" w14:textId="4588E64E" w:rsidR="006F1B1D" w:rsidRDefault="006F1B1D" w:rsidP="00183D4F">
      <w:pPr>
        <w:jc w:val="center"/>
        <w:rPr>
          <w:rFonts w:ascii="Cambria Math" w:hAnsi="Cambria Math" w:cstheme="minorBidi"/>
          <w:color w:val="002060"/>
          <w:kern w:val="24"/>
        </w:rPr>
      </w:pPr>
    </w:p>
    <w:p w14:paraId="2FF80585" w14:textId="58F88838" w:rsidR="006F1B1D" w:rsidRDefault="006F1B1D" w:rsidP="00183D4F">
      <w:pPr>
        <w:jc w:val="center"/>
        <w:rPr>
          <w:rFonts w:ascii="Cambria Math" w:hAnsi="Cambria Math" w:cstheme="minorBidi"/>
          <w:color w:val="002060"/>
          <w:kern w:val="24"/>
        </w:rPr>
      </w:pPr>
    </w:p>
    <w:p w14:paraId="518EC26E" w14:textId="6CC5D9FD" w:rsidR="006F1B1D" w:rsidRDefault="006F1B1D" w:rsidP="00183D4F">
      <w:pPr>
        <w:jc w:val="center"/>
        <w:rPr>
          <w:rFonts w:ascii="Cambria Math" w:hAnsi="Cambria Math" w:cstheme="minorBidi"/>
          <w:color w:val="002060"/>
          <w:kern w:val="24"/>
        </w:rPr>
      </w:pPr>
    </w:p>
    <w:p w14:paraId="7D48AB8E" w14:textId="67EA4F1C" w:rsidR="006F1B1D" w:rsidRDefault="006F1B1D" w:rsidP="00183D4F">
      <w:pPr>
        <w:jc w:val="center"/>
        <w:rPr>
          <w:rFonts w:ascii="Cambria Math" w:hAnsi="Cambria Math" w:cstheme="minorBidi"/>
          <w:color w:val="002060"/>
          <w:kern w:val="24"/>
        </w:rPr>
      </w:pPr>
    </w:p>
    <w:p w14:paraId="22E9CE00" w14:textId="7E908DE5" w:rsidR="006F1B1D" w:rsidRDefault="006F1B1D" w:rsidP="00183D4F">
      <w:pPr>
        <w:jc w:val="center"/>
        <w:rPr>
          <w:rFonts w:ascii="Cambria Math" w:hAnsi="Cambria Math" w:cstheme="minorBidi"/>
          <w:color w:val="002060"/>
          <w:kern w:val="24"/>
        </w:rPr>
      </w:pPr>
    </w:p>
    <w:p w14:paraId="0AA0775E" w14:textId="490FF749" w:rsidR="006F1B1D" w:rsidRDefault="006F1B1D" w:rsidP="00183D4F">
      <w:pPr>
        <w:jc w:val="center"/>
        <w:rPr>
          <w:rFonts w:ascii="Cambria Math" w:hAnsi="Cambria Math" w:cstheme="minorBidi"/>
          <w:color w:val="002060"/>
          <w:kern w:val="24"/>
        </w:rPr>
      </w:pPr>
    </w:p>
    <w:p w14:paraId="048E96D2" w14:textId="6D3CADF5" w:rsidR="006F1B1D" w:rsidRDefault="006F1B1D" w:rsidP="00183D4F">
      <w:pPr>
        <w:jc w:val="center"/>
        <w:rPr>
          <w:rFonts w:ascii="Cambria Math" w:hAnsi="Cambria Math" w:cstheme="minorBidi"/>
          <w:color w:val="002060"/>
          <w:kern w:val="24"/>
        </w:rPr>
      </w:pPr>
    </w:p>
    <w:p w14:paraId="2CA2FBBD" w14:textId="2398FDB2" w:rsidR="00461906" w:rsidRPr="00613082" w:rsidRDefault="00461906" w:rsidP="00461906">
      <w:pPr>
        <w:jc w:val="left"/>
        <w:rPr>
          <w:rFonts w:ascii="Cambria Math" w:hAnsi="Cambria Math" w:cstheme="minorBidi"/>
          <w:b/>
          <w:bCs/>
          <w:kern w:val="24"/>
        </w:rPr>
      </w:pPr>
      <w:r w:rsidRPr="002E2DE0">
        <w:rPr>
          <w:rFonts w:ascii="Cambria Math" w:hAnsi="Cambria Math" w:cstheme="minorBidi"/>
          <w:b/>
          <w:bCs/>
          <w:kern w:val="24"/>
        </w:rPr>
        <w:t>For +</w:t>
      </w:r>
      <w:proofErr w:type="spellStart"/>
      <w:r w:rsidRPr="002E2DE0">
        <w:rPr>
          <w:rFonts w:ascii="Cambria Math" w:hAnsi="Cambria Math" w:cstheme="minorBidi"/>
          <w:b/>
          <w:bCs/>
          <w:kern w:val="24"/>
        </w:rPr>
        <w:t>ve</w:t>
      </w:r>
      <w:proofErr w:type="spellEnd"/>
      <w:r w:rsidRPr="002E2DE0">
        <w:rPr>
          <w:rFonts w:ascii="Cambria Math" w:hAnsi="Cambria Math" w:cstheme="minorBidi"/>
          <w:b/>
          <w:bCs/>
          <w:kern w:val="24"/>
        </w:rPr>
        <w:t xml:space="preserve"> 5 degree </w:t>
      </w:r>
      <w:r>
        <w:rPr>
          <w:rFonts w:ascii="Cambria Math" w:hAnsi="Cambria Math" w:cstheme="minorBidi"/>
          <w:b/>
          <w:bCs/>
          <w:kern w:val="24"/>
        </w:rPr>
        <w:t>elevator</w:t>
      </w:r>
    </w:p>
    <w:p w14:paraId="03A05522" w14:textId="77777777" w:rsidR="00461906" w:rsidRDefault="00461906" w:rsidP="00461906">
      <w:pPr>
        <w:jc w:val="left"/>
        <w:rPr>
          <w:rFonts w:ascii="Cambria Math" w:hAnsi="Cambria Math" w:cstheme="minorBidi"/>
          <w:b/>
          <w:bCs/>
          <w:kern w:val="24"/>
          <w:u w:val="single"/>
        </w:rPr>
      </w:pPr>
    </w:p>
    <w:p w14:paraId="38EEBA2A" w14:textId="77777777" w:rsidR="00461906" w:rsidRPr="00613082" w:rsidRDefault="00461906" w:rsidP="00461906">
      <w:pPr>
        <w:jc w:val="left"/>
        <w:rPr>
          <w:rFonts w:ascii="Cambria Math" w:hAnsi="Cambria Math" w:cstheme="minorBidi"/>
          <w:b/>
          <w:bCs/>
          <w:kern w:val="24"/>
          <w:u w:val="single"/>
        </w:rPr>
      </w:pPr>
    </w:p>
    <w:p w14:paraId="3968BBAB" w14:textId="0ECAE044" w:rsidR="00461906" w:rsidRDefault="00461906" w:rsidP="00461906">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7A30FFB0" wp14:editId="7B9B83D2">
            <wp:extent cx="6080757" cy="3040379"/>
            <wp:effectExtent l="0" t="0" r="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6080757" cy="3040379"/>
                    </a:xfrm>
                    <a:prstGeom prst="rect">
                      <a:avLst/>
                    </a:prstGeom>
                    <a:noFill/>
                    <a:ln>
                      <a:noFill/>
                    </a:ln>
                  </pic:spPr>
                </pic:pic>
              </a:graphicData>
            </a:graphic>
          </wp:inline>
        </w:drawing>
      </w:r>
    </w:p>
    <w:p w14:paraId="01F463DE" w14:textId="77777777" w:rsidR="00461906" w:rsidRDefault="00461906" w:rsidP="00461906">
      <w:pPr>
        <w:jc w:val="center"/>
        <w:rPr>
          <w:rFonts w:ascii="Cambria Math" w:hAnsi="Cambria Math" w:cstheme="minorBidi"/>
          <w:color w:val="002060"/>
          <w:kern w:val="24"/>
        </w:rPr>
      </w:pPr>
    </w:p>
    <w:p w14:paraId="17A7FFD6" w14:textId="77777777" w:rsidR="00461906" w:rsidRDefault="00461906" w:rsidP="00461906">
      <w:pPr>
        <w:jc w:val="center"/>
        <w:rPr>
          <w:rFonts w:ascii="Cambria Math" w:hAnsi="Cambria Math" w:cstheme="minorBidi"/>
          <w:color w:val="002060"/>
          <w:kern w:val="24"/>
        </w:rPr>
      </w:pPr>
    </w:p>
    <w:p w14:paraId="230E7376" w14:textId="7068A420" w:rsidR="00461906" w:rsidRDefault="00461906" w:rsidP="00461906">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2FA8BED3" wp14:editId="2E91BEF7">
            <wp:extent cx="6080757" cy="3040379"/>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6080757" cy="3040379"/>
                    </a:xfrm>
                    <a:prstGeom prst="rect">
                      <a:avLst/>
                    </a:prstGeom>
                    <a:noFill/>
                    <a:ln>
                      <a:noFill/>
                    </a:ln>
                  </pic:spPr>
                </pic:pic>
              </a:graphicData>
            </a:graphic>
          </wp:inline>
        </w:drawing>
      </w:r>
    </w:p>
    <w:p w14:paraId="7C70419E" w14:textId="77777777" w:rsidR="00461906" w:rsidRDefault="00461906" w:rsidP="00461906">
      <w:pPr>
        <w:jc w:val="center"/>
        <w:rPr>
          <w:rFonts w:ascii="Cambria Math" w:hAnsi="Cambria Math" w:cstheme="minorBidi"/>
          <w:color w:val="002060"/>
          <w:kern w:val="24"/>
        </w:rPr>
      </w:pPr>
    </w:p>
    <w:p w14:paraId="79923CBC" w14:textId="77777777" w:rsidR="00461906" w:rsidRDefault="00461906" w:rsidP="00461906">
      <w:pPr>
        <w:jc w:val="center"/>
        <w:rPr>
          <w:rFonts w:ascii="Cambria Math" w:hAnsi="Cambria Math" w:cstheme="minorBidi"/>
          <w:color w:val="002060"/>
          <w:kern w:val="24"/>
        </w:rPr>
      </w:pPr>
    </w:p>
    <w:p w14:paraId="4BEA8EA2" w14:textId="006EB5CC" w:rsidR="006F1B1D" w:rsidRDefault="006F1B1D" w:rsidP="00183D4F">
      <w:pPr>
        <w:jc w:val="center"/>
        <w:rPr>
          <w:rFonts w:ascii="Cambria Math" w:hAnsi="Cambria Math" w:cstheme="minorBidi"/>
          <w:color w:val="002060"/>
          <w:kern w:val="24"/>
        </w:rPr>
      </w:pPr>
    </w:p>
    <w:p w14:paraId="3240F787" w14:textId="0164B42A" w:rsidR="006F1B1D" w:rsidRDefault="006F1B1D" w:rsidP="00183D4F">
      <w:pPr>
        <w:jc w:val="center"/>
        <w:rPr>
          <w:rFonts w:ascii="Cambria Math" w:hAnsi="Cambria Math" w:cstheme="minorBidi"/>
          <w:color w:val="002060"/>
          <w:kern w:val="24"/>
        </w:rPr>
      </w:pPr>
    </w:p>
    <w:p w14:paraId="0F605E21" w14:textId="7F07CFEB" w:rsidR="006F1B1D" w:rsidRDefault="006F1B1D" w:rsidP="00183D4F">
      <w:pPr>
        <w:jc w:val="center"/>
        <w:rPr>
          <w:rFonts w:ascii="Cambria Math" w:hAnsi="Cambria Math" w:cstheme="minorBidi"/>
          <w:color w:val="002060"/>
          <w:kern w:val="24"/>
        </w:rPr>
      </w:pPr>
    </w:p>
    <w:p w14:paraId="69C079B5" w14:textId="180A0107" w:rsidR="006F1B1D" w:rsidRDefault="006F1B1D" w:rsidP="00183D4F">
      <w:pPr>
        <w:jc w:val="center"/>
        <w:rPr>
          <w:rFonts w:ascii="Cambria Math" w:hAnsi="Cambria Math" w:cstheme="minorBidi"/>
          <w:color w:val="002060"/>
          <w:kern w:val="24"/>
        </w:rPr>
      </w:pPr>
    </w:p>
    <w:p w14:paraId="52D62F13" w14:textId="7DD8DB51" w:rsidR="006F1B1D" w:rsidRDefault="006F1B1D" w:rsidP="00183D4F">
      <w:pPr>
        <w:jc w:val="center"/>
        <w:rPr>
          <w:rFonts w:ascii="Cambria Math" w:hAnsi="Cambria Math" w:cstheme="minorBidi"/>
          <w:color w:val="002060"/>
          <w:kern w:val="24"/>
        </w:rPr>
      </w:pPr>
    </w:p>
    <w:p w14:paraId="0362B674" w14:textId="7CFE35B6" w:rsidR="006F1B1D" w:rsidRDefault="006F1B1D" w:rsidP="00183D4F">
      <w:pPr>
        <w:jc w:val="center"/>
        <w:rPr>
          <w:rFonts w:ascii="Cambria Math" w:hAnsi="Cambria Math" w:cstheme="minorBidi"/>
          <w:color w:val="002060"/>
          <w:kern w:val="24"/>
        </w:rPr>
      </w:pPr>
    </w:p>
    <w:p w14:paraId="3F5F8273" w14:textId="7C286EBB" w:rsidR="006F1B1D" w:rsidRDefault="006F1B1D" w:rsidP="00183D4F">
      <w:pPr>
        <w:jc w:val="center"/>
        <w:rPr>
          <w:rFonts w:ascii="Cambria Math" w:hAnsi="Cambria Math" w:cstheme="minorBidi"/>
          <w:color w:val="002060"/>
          <w:kern w:val="24"/>
        </w:rPr>
      </w:pPr>
    </w:p>
    <w:p w14:paraId="362CF95D" w14:textId="77777777" w:rsidR="006E42B9" w:rsidRDefault="006E42B9" w:rsidP="00183D4F">
      <w:pPr>
        <w:jc w:val="center"/>
        <w:rPr>
          <w:rFonts w:ascii="Cambria Math" w:hAnsi="Cambria Math" w:cstheme="minorBidi"/>
          <w:color w:val="002060"/>
          <w:kern w:val="24"/>
        </w:rPr>
      </w:pPr>
    </w:p>
    <w:p w14:paraId="3E77EDD2" w14:textId="540B02BA" w:rsidR="00461906" w:rsidRPr="00613082" w:rsidRDefault="00461906" w:rsidP="00461906">
      <w:pPr>
        <w:jc w:val="left"/>
        <w:rPr>
          <w:rFonts w:ascii="Cambria Math" w:hAnsi="Cambria Math" w:cstheme="minorBidi"/>
          <w:b/>
          <w:bCs/>
          <w:kern w:val="24"/>
        </w:rPr>
      </w:pPr>
      <w:r w:rsidRPr="002E2DE0">
        <w:rPr>
          <w:rFonts w:ascii="Cambria Math" w:hAnsi="Cambria Math" w:cstheme="minorBidi"/>
          <w:b/>
          <w:bCs/>
          <w:kern w:val="24"/>
        </w:rPr>
        <w:t xml:space="preserve">For </w:t>
      </w:r>
      <w:r>
        <w:rPr>
          <w:rFonts w:ascii="Cambria Math" w:hAnsi="Cambria Math" w:cstheme="minorBidi"/>
          <w:b/>
          <w:bCs/>
          <w:kern w:val="24"/>
        </w:rPr>
        <w:t>-</w:t>
      </w:r>
      <w:proofErr w:type="spellStart"/>
      <w:r w:rsidRPr="002E2DE0">
        <w:rPr>
          <w:rFonts w:ascii="Cambria Math" w:hAnsi="Cambria Math" w:cstheme="minorBidi"/>
          <w:b/>
          <w:bCs/>
          <w:kern w:val="24"/>
        </w:rPr>
        <w:t>ve</w:t>
      </w:r>
      <w:proofErr w:type="spellEnd"/>
      <w:r w:rsidRPr="002E2DE0">
        <w:rPr>
          <w:rFonts w:ascii="Cambria Math" w:hAnsi="Cambria Math" w:cstheme="minorBidi"/>
          <w:b/>
          <w:bCs/>
          <w:kern w:val="24"/>
        </w:rPr>
        <w:t xml:space="preserve"> 5 degree </w:t>
      </w:r>
      <w:r>
        <w:rPr>
          <w:rFonts w:ascii="Cambria Math" w:hAnsi="Cambria Math" w:cstheme="minorBidi"/>
          <w:b/>
          <w:bCs/>
          <w:kern w:val="24"/>
        </w:rPr>
        <w:t>elevator</w:t>
      </w:r>
    </w:p>
    <w:p w14:paraId="19EB5AF2" w14:textId="77777777" w:rsidR="00461906" w:rsidRDefault="00461906" w:rsidP="00461906">
      <w:pPr>
        <w:jc w:val="left"/>
        <w:rPr>
          <w:rFonts w:ascii="Cambria Math" w:hAnsi="Cambria Math" w:cstheme="minorBidi"/>
          <w:b/>
          <w:bCs/>
          <w:kern w:val="24"/>
          <w:u w:val="single"/>
        </w:rPr>
      </w:pPr>
    </w:p>
    <w:p w14:paraId="750CBE97" w14:textId="77777777" w:rsidR="00461906" w:rsidRPr="00613082" w:rsidRDefault="00461906" w:rsidP="00461906">
      <w:pPr>
        <w:jc w:val="left"/>
        <w:rPr>
          <w:rFonts w:ascii="Cambria Math" w:hAnsi="Cambria Math" w:cstheme="minorBidi"/>
          <w:b/>
          <w:bCs/>
          <w:kern w:val="24"/>
          <w:u w:val="single"/>
        </w:rPr>
      </w:pPr>
    </w:p>
    <w:p w14:paraId="04F8AE68" w14:textId="5ACE61CA" w:rsidR="00461906" w:rsidRDefault="00461906" w:rsidP="00461906">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2B38F5F7" wp14:editId="209BC7E3">
            <wp:extent cx="6080757" cy="3040378"/>
            <wp:effectExtent l="0" t="0" r="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6080757" cy="3040378"/>
                    </a:xfrm>
                    <a:prstGeom prst="rect">
                      <a:avLst/>
                    </a:prstGeom>
                    <a:noFill/>
                    <a:ln>
                      <a:noFill/>
                    </a:ln>
                  </pic:spPr>
                </pic:pic>
              </a:graphicData>
            </a:graphic>
          </wp:inline>
        </w:drawing>
      </w:r>
    </w:p>
    <w:p w14:paraId="53476F85" w14:textId="77777777" w:rsidR="00461906" w:rsidRDefault="00461906" w:rsidP="00461906">
      <w:pPr>
        <w:jc w:val="center"/>
        <w:rPr>
          <w:rFonts w:ascii="Cambria Math" w:hAnsi="Cambria Math" w:cstheme="minorBidi"/>
          <w:color w:val="002060"/>
          <w:kern w:val="24"/>
        </w:rPr>
      </w:pPr>
    </w:p>
    <w:p w14:paraId="768E33CE" w14:textId="77777777" w:rsidR="00461906" w:rsidRDefault="00461906" w:rsidP="00461906">
      <w:pPr>
        <w:jc w:val="center"/>
        <w:rPr>
          <w:rFonts w:ascii="Cambria Math" w:hAnsi="Cambria Math" w:cstheme="minorBidi"/>
          <w:color w:val="002060"/>
          <w:kern w:val="24"/>
        </w:rPr>
      </w:pPr>
    </w:p>
    <w:p w14:paraId="486654A8" w14:textId="23B1572D" w:rsidR="00461906" w:rsidRDefault="00461906" w:rsidP="00461906">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26C4C576" wp14:editId="00F7D8EF">
            <wp:extent cx="6080757" cy="3040378"/>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6080757" cy="3040378"/>
                    </a:xfrm>
                    <a:prstGeom prst="rect">
                      <a:avLst/>
                    </a:prstGeom>
                    <a:noFill/>
                    <a:ln>
                      <a:noFill/>
                    </a:ln>
                  </pic:spPr>
                </pic:pic>
              </a:graphicData>
            </a:graphic>
          </wp:inline>
        </w:drawing>
      </w:r>
    </w:p>
    <w:p w14:paraId="18CA7D63" w14:textId="77777777" w:rsidR="00461906" w:rsidRDefault="00461906" w:rsidP="00461906">
      <w:pPr>
        <w:jc w:val="center"/>
        <w:rPr>
          <w:rFonts w:ascii="Cambria Math" w:hAnsi="Cambria Math" w:cstheme="minorBidi"/>
          <w:color w:val="002060"/>
          <w:kern w:val="24"/>
        </w:rPr>
      </w:pPr>
    </w:p>
    <w:p w14:paraId="2F10331B" w14:textId="1B8566CE" w:rsidR="006F1B1D" w:rsidRDefault="006F1B1D" w:rsidP="00183D4F">
      <w:pPr>
        <w:jc w:val="center"/>
        <w:rPr>
          <w:rFonts w:ascii="Cambria Math" w:hAnsi="Cambria Math" w:cstheme="minorBidi"/>
          <w:color w:val="002060"/>
          <w:kern w:val="24"/>
        </w:rPr>
      </w:pPr>
    </w:p>
    <w:p w14:paraId="67C5B810" w14:textId="273325BD" w:rsidR="006F1B1D" w:rsidRDefault="006F1B1D" w:rsidP="00183D4F">
      <w:pPr>
        <w:jc w:val="center"/>
        <w:rPr>
          <w:rFonts w:ascii="Cambria Math" w:hAnsi="Cambria Math" w:cstheme="minorBidi"/>
          <w:color w:val="002060"/>
          <w:kern w:val="24"/>
        </w:rPr>
      </w:pPr>
    </w:p>
    <w:p w14:paraId="703B9B06" w14:textId="39B72D71" w:rsidR="006F1B1D" w:rsidRDefault="006F1B1D" w:rsidP="00183D4F">
      <w:pPr>
        <w:jc w:val="center"/>
        <w:rPr>
          <w:rFonts w:ascii="Cambria Math" w:hAnsi="Cambria Math" w:cstheme="minorBidi"/>
          <w:color w:val="002060"/>
          <w:kern w:val="24"/>
        </w:rPr>
      </w:pPr>
    </w:p>
    <w:p w14:paraId="4357100F" w14:textId="7E0FD847" w:rsidR="006F1B1D" w:rsidRDefault="006F1B1D" w:rsidP="00183D4F">
      <w:pPr>
        <w:jc w:val="center"/>
        <w:rPr>
          <w:rFonts w:ascii="Cambria Math" w:hAnsi="Cambria Math" w:cstheme="minorBidi"/>
          <w:color w:val="002060"/>
          <w:kern w:val="24"/>
        </w:rPr>
      </w:pPr>
    </w:p>
    <w:p w14:paraId="40E90AE9" w14:textId="475474DF" w:rsidR="006F1B1D" w:rsidRDefault="006F1B1D" w:rsidP="00183D4F">
      <w:pPr>
        <w:jc w:val="center"/>
        <w:rPr>
          <w:rFonts w:ascii="Cambria Math" w:hAnsi="Cambria Math" w:cstheme="minorBidi"/>
          <w:color w:val="002060"/>
          <w:kern w:val="24"/>
        </w:rPr>
      </w:pPr>
    </w:p>
    <w:p w14:paraId="0E145BE4" w14:textId="3E15FB3E" w:rsidR="006F1B1D" w:rsidRDefault="006F1B1D" w:rsidP="00183D4F">
      <w:pPr>
        <w:jc w:val="center"/>
        <w:rPr>
          <w:rFonts w:ascii="Cambria Math" w:hAnsi="Cambria Math" w:cstheme="minorBidi"/>
          <w:color w:val="002060"/>
          <w:kern w:val="24"/>
        </w:rPr>
      </w:pPr>
    </w:p>
    <w:p w14:paraId="6C5442F3" w14:textId="779964C7" w:rsidR="006F1B1D" w:rsidRDefault="006F1B1D" w:rsidP="00183D4F">
      <w:pPr>
        <w:jc w:val="center"/>
        <w:rPr>
          <w:rFonts w:ascii="Cambria Math" w:hAnsi="Cambria Math" w:cstheme="minorBidi"/>
          <w:color w:val="002060"/>
          <w:kern w:val="24"/>
        </w:rPr>
      </w:pPr>
    </w:p>
    <w:p w14:paraId="52BC13EA" w14:textId="1454C7F6" w:rsidR="006F1B1D" w:rsidRDefault="006F1B1D" w:rsidP="00183D4F">
      <w:pPr>
        <w:jc w:val="center"/>
        <w:rPr>
          <w:rFonts w:ascii="Cambria Math" w:hAnsi="Cambria Math" w:cstheme="minorBidi"/>
          <w:color w:val="002060"/>
          <w:kern w:val="24"/>
        </w:rPr>
      </w:pPr>
    </w:p>
    <w:p w14:paraId="6E488212" w14:textId="6EB2E326" w:rsidR="006F1B1D" w:rsidRDefault="006F1B1D" w:rsidP="006E42B9">
      <w:pPr>
        <w:ind w:left="0"/>
        <w:rPr>
          <w:rFonts w:ascii="Cambria Math" w:hAnsi="Cambria Math" w:cstheme="minorBidi"/>
          <w:color w:val="002060"/>
          <w:kern w:val="24"/>
        </w:rPr>
      </w:pPr>
    </w:p>
    <w:p w14:paraId="44E43DD8" w14:textId="2C15834E" w:rsidR="00265ED9" w:rsidRPr="00613082" w:rsidRDefault="00265ED9" w:rsidP="00265ED9">
      <w:pPr>
        <w:jc w:val="left"/>
        <w:rPr>
          <w:rFonts w:ascii="Cambria Math" w:hAnsi="Cambria Math" w:cstheme="minorBidi"/>
          <w:b/>
          <w:bCs/>
          <w:kern w:val="24"/>
        </w:rPr>
      </w:pPr>
      <w:r w:rsidRPr="002E2DE0">
        <w:rPr>
          <w:rFonts w:ascii="Cambria Math" w:hAnsi="Cambria Math" w:cstheme="minorBidi"/>
          <w:b/>
          <w:bCs/>
          <w:kern w:val="24"/>
        </w:rPr>
        <w:t>For</w:t>
      </w:r>
      <w:r>
        <w:rPr>
          <w:rFonts w:ascii="Cambria Math" w:hAnsi="Cambria Math" w:cstheme="minorBidi"/>
          <w:b/>
          <w:bCs/>
          <w:kern w:val="24"/>
        </w:rPr>
        <w:t xml:space="preserve"> 1000 in thrust</w:t>
      </w:r>
    </w:p>
    <w:p w14:paraId="03256DD3" w14:textId="77777777" w:rsidR="00265ED9" w:rsidRDefault="00265ED9" w:rsidP="00265ED9">
      <w:pPr>
        <w:jc w:val="left"/>
        <w:rPr>
          <w:rFonts w:ascii="Cambria Math" w:hAnsi="Cambria Math" w:cstheme="minorBidi"/>
          <w:b/>
          <w:bCs/>
          <w:kern w:val="24"/>
          <w:u w:val="single"/>
        </w:rPr>
      </w:pPr>
    </w:p>
    <w:p w14:paraId="4DF2EFC6" w14:textId="77777777" w:rsidR="00265ED9" w:rsidRPr="00613082" w:rsidRDefault="00265ED9" w:rsidP="00265ED9">
      <w:pPr>
        <w:jc w:val="left"/>
        <w:rPr>
          <w:rFonts w:ascii="Cambria Math" w:hAnsi="Cambria Math" w:cstheme="minorBidi"/>
          <w:b/>
          <w:bCs/>
          <w:kern w:val="24"/>
          <w:u w:val="single"/>
        </w:rPr>
      </w:pPr>
    </w:p>
    <w:p w14:paraId="7BE55AA4" w14:textId="2191C86D" w:rsidR="00265ED9" w:rsidRDefault="00265ED9" w:rsidP="00265ED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643D3EBB" wp14:editId="5281F39D">
            <wp:extent cx="6080757" cy="3040378"/>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6080757" cy="3040378"/>
                    </a:xfrm>
                    <a:prstGeom prst="rect">
                      <a:avLst/>
                    </a:prstGeom>
                    <a:noFill/>
                    <a:ln>
                      <a:noFill/>
                    </a:ln>
                  </pic:spPr>
                </pic:pic>
              </a:graphicData>
            </a:graphic>
          </wp:inline>
        </w:drawing>
      </w:r>
    </w:p>
    <w:p w14:paraId="28D34303" w14:textId="77777777" w:rsidR="00265ED9" w:rsidRDefault="00265ED9" w:rsidP="00265ED9">
      <w:pPr>
        <w:jc w:val="center"/>
        <w:rPr>
          <w:rFonts w:ascii="Cambria Math" w:hAnsi="Cambria Math" w:cstheme="minorBidi"/>
          <w:color w:val="002060"/>
          <w:kern w:val="24"/>
        </w:rPr>
      </w:pPr>
    </w:p>
    <w:p w14:paraId="4BBE8043" w14:textId="77777777" w:rsidR="00265ED9" w:rsidRDefault="00265ED9" w:rsidP="00265ED9">
      <w:pPr>
        <w:jc w:val="center"/>
        <w:rPr>
          <w:rFonts w:ascii="Cambria Math" w:hAnsi="Cambria Math" w:cstheme="minorBidi"/>
          <w:color w:val="002060"/>
          <w:kern w:val="24"/>
        </w:rPr>
      </w:pPr>
    </w:p>
    <w:p w14:paraId="664B70B1" w14:textId="096A6B4B" w:rsidR="00265ED9" w:rsidRDefault="00265ED9" w:rsidP="00265ED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38DC18E0" wp14:editId="65C30F23">
            <wp:extent cx="6080757" cy="3040378"/>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6080757" cy="3040378"/>
                    </a:xfrm>
                    <a:prstGeom prst="rect">
                      <a:avLst/>
                    </a:prstGeom>
                    <a:noFill/>
                    <a:ln>
                      <a:noFill/>
                    </a:ln>
                  </pic:spPr>
                </pic:pic>
              </a:graphicData>
            </a:graphic>
          </wp:inline>
        </w:drawing>
      </w:r>
    </w:p>
    <w:p w14:paraId="772F14C8" w14:textId="77777777" w:rsidR="00265ED9" w:rsidRDefault="00265ED9" w:rsidP="00265ED9">
      <w:pPr>
        <w:jc w:val="center"/>
        <w:rPr>
          <w:rFonts w:ascii="Cambria Math" w:hAnsi="Cambria Math" w:cstheme="minorBidi"/>
          <w:color w:val="002060"/>
          <w:kern w:val="24"/>
        </w:rPr>
      </w:pPr>
    </w:p>
    <w:p w14:paraId="5FC11753" w14:textId="0DA8A1FF" w:rsidR="006F1B1D" w:rsidRDefault="006F1B1D" w:rsidP="00183D4F">
      <w:pPr>
        <w:jc w:val="center"/>
        <w:rPr>
          <w:rFonts w:ascii="Cambria Math" w:hAnsi="Cambria Math" w:cstheme="minorBidi"/>
          <w:color w:val="002060"/>
          <w:kern w:val="24"/>
        </w:rPr>
      </w:pPr>
    </w:p>
    <w:p w14:paraId="195B7B1F" w14:textId="658F12AD" w:rsidR="006F1B1D" w:rsidRDefault="006F1B1D" w:rsidP="00183D4F">
      <w:pPr>
        <w:jc w:val="center"/>
        <w:rPr>
          <w:rFonts w:ascii="Cambria Math" w:hAnsi="Cambria Math" w:cstheme="minorBidi"/>
          <w:color w:val="002060"/>
          <w:kern w:val="24"/>
        </w:rPr>
      </w:pPr>
    </w:p>
    <w:p w14:paraId="3CCC5C73" w14:textId="07038D4F" w:rsidR="006F1B1D" w:rsidRDefault="006F1B1D" w:rsidP="00183D4F">
      <w:pPr>
        <w:jc w:val="center"/>
        <w:rPr>
          <w:rFonts w:ascii="Cambria Math" w:hAnsi="Cambria Math" w:cstheme="minorBidi"/>
          <w:color w:val="002060"/>
          <w:kern w:val="24"/>
        </w:rPr>
      </w:pPr>
    </w:p>
    <w:p w14:paraId="2E50C7E6" w14:textId="6C117EDF" w:rsidR="006F1B1D" w:rsidRDefault="006F1B1D" w:rsidP="00183D4F">
      <w:pPr>
        <w:jc w:val="center"/>
        <w:rPr>
          <w:rFonts w:ascii="Cambria Math" w:hAnsi="Cambria Math" w:cstheme="minorBidi"/>
          <w:color w:val="002060"/>
          <w:kern w:val="24"/>
        </w:rPr>
      </w:pPr>
    </w:p>
    <w:p w14:paraId="763D1351" w14:textId="201AF041" w:rsidR="006F1B1D" w:rsidRDefault="006F1B1D" w:rsidP="00183D4F">
      <w:pPr>
        <w:jc w:val="center"/>
        <w:rPr>
          <w:rFonts w:ascii="Cambria Math" w:hAnsi="Cambria Math" w:cstheme="minorBidi"/>
          <w:color w:val="002060"/>
          <w:kern w:val="24"/>
        </w:rPr>
      </w:pPr>
    </w:p>
    <w:p w14:paraId="447FC1C2" w14:textId="743908A3" w:rsidR="006F1B1D" w:rsidRDefault="006F1B1D" w:rsidP="00183D4F">
      <w:pPr>
        <w:jc w:val="center"/>
        <w:rPr>
          <w:rFonts w:ascii="Cambria Math" w:hAnsi="Cambria Math" w:cstheme="minorBidi"/>
          <w:color w:val="002060"/>
          <w:kern w:val="24"/>
        </w:rPr>
      </w:pPr>
    </w:p>
    <w:p w14:paraId="4B0D5B43" w14:textId="5A72F187" w:rsidR="006F1B1D" w:rsidRDefault="006F1B1D" w:rsidP="00183D4F">
      <w:pPr>
        <w:jc w:val="center"/>
        <w:rPr>
          <w:rFonts w:ascii="Cambria Math" w:hAnsi="Cambria Math" w:cstheme="minorBidi"/>
          <w:color w:val="002060"/>
          <w:kern w:val="24"/>
        </w:rPr>
      </w:pPr>
    </w:p>
    <w:p w14:paraId="06A8C03B" w14:textId="12E35866" w:rsidR="006F1B1D" w:rsidRDefault="006F1B1D" w:rsidP="00183D4F">
      <w:pPr>
        <w:jc w:val="center"/>
        <w:rPr>
          <w:rFonts w:ascii="Cambria Math" w:hAnsi="Cambria Math" w:cstheme="minorBidi"/>
          <w:color w:val="002060"/>
          <w:kern w:val="24"/>
        </w:rPr>
      </w:pPr>
    </w:p>
    <w:p w14:paraId="36C3070A" w14:textId="72F1D722" w:rsidR="006F1B1D" w:rsidRDefault="006F1B1D" w:rsidP="00183D4F">
      <w:pPr>
        <w:jc w:val="center"/>
        <w:rPr>
          <w:rFonts w:ascii="Cambria Math" w:hAnsi="Cambria Math" w:cstheme="minorBidi"/>
          <w:color w:val="002060"/>
          <w:kern w:val="24"/>
        </w:rPr>
      </w:pPr>
    </w:p>
    <w:p w14:paraId="3E705E77" w14:textId="633BEBBF" w:rsidR="00265ED9" w:rsidRPr="00613082" w:rsidRDefault="00265ED9" w:rsidP="00265ED9">
      <w:pPr>
        <w:jc w:val="left"/>
        <w:rPr>
          <w:rFonts w:ascii="Cambria Math" w:hAnsi="Cambria Math" w:cstheme="minorBidi"/>
          <w:b/>
          <w:bCs/>
          <w:kern w:val="24"/>
        </w:rPr>
      </w:pPr>
      <w:r w:rsidRPr="002E2DE0">
        <w:rPr>
          <w:rFonts w:ascii="Cambria Math" w:hAnsi="Cambria Math" w:cstheme="minorBidi"/>
          <w:b/>
          <w:bCs/>
          <w:kern w:val="24"/>
        </w:rPr>
        <w:t>For</w:t>
      </w:r>
      <w:r>
        <w:rPr>
          <w:rFonts w:ascii="Cambria Math" w:hAnsi="Cambria Math" w:cstheme="minorBidi"/>
          <w:b/>
          <w:bCs/>
          <w:kern w:val="24"/>
        </w:rPr>
        <w:t xml:space="preserve"> 10000 in thrust</w:t>
      </w:r>
    </w:p>
    <w:p w14:paraId="77E4D285" w14:textId="77777777" w:rsidR="00265ED9" w:rsidRDefault="00265ED9" w:rsidP="00265ED9">
      <w:pPr>
        <w:jc w:val="left"/>
        <w:rPr>
          <w:rFonts w:ascii="Cambria Math" w:hAnsi="Cambria Math" w:cstheme="minorBidi"/>
          <w:b/>
          <w:bCs/>
          <w:kern w:val="24"/>
          <w:u w:val="single"/>
        </w:rPr>
      </w:pPr>
    </w:p>
    <w:p w14:paraId="206D299C" w14:textId="77777777" w:rsidR="00265ED9" w:rsidRPr="00613082" w:rsidRDefault="00265ED9" w:rsidP="00265ED9">
      <w:pPr>
        <w:jc w:val="left"/>
        <w:rPr>
          <w:rFonts w:ascii="Cambria Math" w:hAnsi="Cambria Math" w:cstheme="minorBidi"/>
          <w:b/>
          <w:bCs/>
          <w:kern w:val="24"/>
          <w:u w:val="single"/>
        </w:rPr>
      </w:pPr>
    </w:p>
    <w:p w14:paraId="16E211BA" w14:textId="63C109B5" w:rsidR="00265ED9" w:rsidRDefault="00265ED9" w:rsidP="00265ED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70F3BFE5" wp14:editId="1DF46BBE">
            <wp:extent cx="6080755" cy="3040378"/>
            <wp:effectExtent l="0" t="0" r="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6080755" cy="3040378"/>
                    </a:xfrm>
                    <a:prstGeom prst="rect">
                      <a:avLst/>
                    </a:prstGeom>
                    <a:noFill/>
                    <a:ln>
                      <a:noFill/>
                    </a:ln>
                  </pic:spPr>
                </pic:pic>
              </a:graphicData>
            </a:graphic>
          </wp:inline>
        </w:drawing>
      </w:r>
    </w:p>
    <w:p w14:paraId="79CECE0E" w14:textId="77777777" w:rsidR="00265ED9" w:rsidRDefault="00265ED9" w:rsidP="00265ED9">
      <w:pPr>
        <w:jc w:val="center"/>
        <w:rPr>
          <w:rFonts w:ascii="Cambria Math" w:hAnsi="Cambria Math" w:cstheme="minorBidi"/>
          <w:color w:val="002060"/>
          <w:kern w:val="24"/>
        </w:rPr>
      </w:pPr>
    </w:p>
    <w:p w14:paraId="0DC3E5DA" w14:textId="77777777" w:rsidR="00265ED9" w:rsidRDefault="00265ED9" w:rsidP="00265ED9">
      <w:pPr>
        <w:jc w:val="center"/>
        <w:rPr>
          <w:rFonts w:ascii="Cambria Math" w:hAnsi="Cambria Math" w:cstheme="minorBidi"/>
          <w:color w:val="002060"/>
          <w:kern w:val="24"/>
        </w:rPr>
      </w:pPr>
    </w:p>
    <w:p w14:paraId="2F558BED" w14:textId="23E0C677" w:rsidR="00265ED9" w:rsidRDefault="00265ED9" w:rsidP="00265ED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22499FF6" wp14:editId="658C1C40">
            <wp:extent cx="6080755" cy="3040378"/>
            <wp:effectExtent l="0" t="0" r="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6080755" cy="3040378"/>
                    </a:xfrm>
                    <a:prstGeom prst="rect">
                      <a:avLst/>
                    </a:prstGeom>
                    <a:noFill/>
                    <a:ln>
                      <a:noFill/>
                    </a:ln>
                  </pic:spPr>
                </pic:pic>
              </a:graphicData>
            </a:graphic>
          </wp:inline>
        </w:drawing>
      </w:r>
    </w:p>
    <w:p w14:paraId="7FE5D19E" w14:textId="77777777" w:rsidR="00265ED9" w:rsidRDefault="00265ED9" w:rsidP="00265ED9">
      <w:pPr>
        <w:jc w:val="center"/>
        <w:rPr>
          <w:rFonts w:ascii="Cambria Math" w:hAnsi="Cambria Math" w:cstheme="minorBidi"/>
          <w:color w:val="002060"/>
          <w:kern w:val="24"/>
        </w:rPr>
      </w:pPr>
    </w:p>
    <w:p w14:paraId="2EA7A864" w14:textId="77777777" w:rsidR="00265ED9" w:rsidRDefault="00265ED9" w:rsidP="00265ED9">
      <w:pPr>
        <w:jc w:val="center"/>
        <w:rPr>
          <w:rFonts w:ascii="Cambria Math" w:hAnsi="Cambria Math" w:cstheme="minorBidi"/>
          <w:color w:val="002060"/>
          <w:kern w:val="24"/>
        </w:rPr>
      </w:pPr>
    </w:p>
    <w:p w14:paraId="42D71EA6" w14:textId="038095EC" w:rsidR="006F1B1D" w:rsidRDefault="006F1B1D" w:rsidP="00183D4F">
      <w:pPr>
        <w:jc w:val="center"/>
        <w:rPr>
          <w:rFonts w:ascii="Cambria Math" w:hAnsi="Cambria Math" w:cstheme="minorBidi"/>
          <w:color w:val="002060"/>
          <w:kern w:val="24"/>
        </w:rPr>
      </w:pPr>
    </w:p>
    <w:p w14:paraId="77044085" w14:textId="792C1A96" w:rsidR="00265ED9" w:rsidRDefault="00265ED9" w:rsidP="00183D4F">
      <w:pPr>
        <w:jc w:val="center"/>
        <w:rPr>
          <w:rFonts w:ascii="Cambria Math" w:hAnsi="Cambria Math" w:cstheme="minorBidi"/>
          <w:color w:val="002060"/>
          <w:kern w:val="24"/>
        </w:rPr>
      </w:pPr>
    </w:p>
    <w:p w14:paraId="2C04D877" w14:textId="50F11D54" w:rsidR="00265ED9" w:rsidRDefault="00265ED9" w:rsidP="00183D4F">
      <w:pPr>
        <w:jc w:val="center"/>
        <w:rPr>
          <w:rFonts w:ascii="Cambria Math" w:hAnsi="Cambria Math" w:cstheme="minorBidi"/>
          <w:color w:val="002060"/>
          <w:kern w:val="24"/>
        </w:rPr>
      </w:pPr>
    </w:p>
    <w:p w14:paraId="4CFF0006" w14:textId="6DB0BE38" w:rsidR="00265ED9" w:rsidRDefault="00265ED9" w:rsidP="00183D4F">
      <w:pPr>
        <w:jc w:val="center"/>
        <w:rPr>
          <w:rFonts w:ascii="Cambria Math" w:hAnsi="Cambria Math" w:cstheme="minorBidi"/>
          <w:color w:val="002060"/>
          <w:kern w:val="24"/>
        </w:rPr>
      </w:pPr>
    </w:p>
    <w:p w14:paraId="307E5498" w14:textId="79801492" w:rsidR="00265ED9" w:rsidRDefault="00265ED9" w:rsidP="00183D4F">
      <w:pPr>
        <w:jc w:val="center"/>
        <w:rPr>
          <w:rFonts w:ascii="Cambria Math" w:hAnsi="Cambria Math" w:cstheme="minorBidi"/>
          <w:color w:val="002060"/>
          <w:kern w:val="24"/>
        </w:rPr>
      </w:pPr>
    </w:p>
    <w:p w14:paraId="41A21E93" w14:textId="037BB8DC" w:rsidR="00265ED9" w:rsidRDefault="00265ED9" w:rsidP="00183D4F">
      <w:pPr>
        <w:jc w:val="center"/>
        <w:rPr>
          <w:rFonts w:ascii="Cambria Math" w:hAnsi="Cambria Math" w:cstheme="minorBidi"/>
          <w:color w:val="002060"/>
          <w:kern w:val="24"/>
        </w:rPr>
      </w:pPr>
    </w:p>
    <w:p w14:paraId="3C6F8007" w14:textId="1C8F578C" w:rsidR="00265ED9" w:rsidRDefault="00265ED9" w:rsidP="00183D4F">
      <w:pPr>
        <w:jc w:val="center"/>
        <w:rPr>
          <w:rFonts w:ascii="Cambria Math" w:hAnsi="Cambria Math" w:cstheme="minorBidi"/>
          <w:color w:val="002060"/>
          <w:kern w:val="24"/>
        </w:rPr>
      </w:pPr>
    </w:p>
    <w:p w14:paraId="5AB6C35D" w14:textId="228D1513" w:rsidR="00265ED9" w:rsidRDefault="00265ED9" w:rsidP="006E42B9">
      <w:pPr>
        <w:ind w:left="0"/>
        <w:rPr>
          <w:rFonts w:ascii="Cambria Math" w:hAnsi="Cambria Math" w:cstheme="minorBidi"/>
          <w:color w:val="002060"/>
          <w:kern w:val="24"/>
        </w:rPr>
      </w:pPr>
    </w:p>
    <w:p w14:paraId="33231029" w14:textId="51064668" w:rsidR="00460D49" w:rsidRDefault="00460D49" w:rsidP="00AF71FC">
      <w:pPr>
        <w:pStyle w:val="Heading2"/>
        <w:numPr>
          <w:ilvl w:val="0"/>
          <w:numId w:val="3"/>
        </w:numPr>
      </w:pPr>
      <w:bookmarkStart w:id="59" w:name="_Toc130028513"/>
      <w:r>
        <w:t>Our Airplane (JETSTAR-F3)</w:t>
      </w:r>
      <w:bookmarkEnd w:id="59"/>
    </w:p>
    <w:p w14:paraId="632FC9DD" w14:textId="77777777" w:rsidR="00460D49" w:rsidRDefault="00460D49" w:rsidP="00460D49">
      <w:pPr>
        <w:jc w:val="center"/>
        <w:rPr>
          <w:rFonts w:ascii="Cambria Math" w:hAnsi="Cambria Math" w:cstheme="minorBidi"/>
          <w:color w:val="002060"/>
          <w:kern w:val="24"/>
        </w:rPr>
      </w:pPr>
    </w:p>
    <w:p w14:paraId="3B5FFC60" w14:textId="77777777" w:rsidR="00460D49" w:rsidRPr="00613082" w:rsidRDefault="00460D49" w:rsidP="00460D49">
      <w:pPr>
        <w:jc w:val="left"/>
        <w:rPr>
          <w:rFonts w:ascii="Cambria Math" w:hAnsi="Cambria Math" w:cstheme="minorBidi"/>
          <w:b/>
          <w:bCs/>
          <w:kern w:val="24"/>
        </w:rPr>
      </w:pPr>
      <w:r w:rsidRPr="00613082">
        <w:rPr>
          <w:rFonts w:ascii="Cambria Math" w:hAnsi="Cambria Math" w:cstheme="minorBidi"/>
          <w:b/>
          <w:bCs/>
          <w:kern w:val="24"/>
        </w:rPr>
        <w:t>For No Input</w:t>
      </w:r>
    </w:p>
    <w:p w14:paraId="6C61C796" w14:textId="77777777" w:rsidR="00460D49" w:rsidRDefault="00460D49" w:rsidP="00460D49">
      <w:pPr>
        <w:jc w:val="left"/>
        <w:rPr>
          <w:rFonts w:ascii="Cambria Math" w:hAnsi="Cambria Math" w:cstheme="minorBidi"/>
          <w:b/>
          <w:bCs/>
          <w:kern w:val="24"/>
          <w:u w:val="single"/>
        </w:rPr>
      </w:pPr>
    </w:p>
    <w:p w14:paraId="7E32C817" w14:textId="77777777" w:rsidR="00460D49" w:rsidRPr="00613082" w:rsidRDefault="00460D49" w:rsidP="00460D49">
      <w:pPr>
        <w:jc w:val="left"/>
        <w:rPr>
          <w:rFonts w:ascii="Cambria Math" w:hAnsi="Cambria Math" w:cstheme="minorBidi"/>
          <w:b/>
          <w:bCs/>
          <w:kern w:val="24"/>
          <w:u w:val="single"/>
        </w:rPr>
      </w:pPr>
    </w:p>
    <w:p w14:paraId="7D330B45" w14:textId="02E70C0A"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5B0ACD88" wp14:editId="78FE9CA5">
            <wp:extent cx="6080759" cy="304038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6080759" cy="3040380"/>
                    </a:xfrm>
                    <a:prstGeom prst="rect">
                      <a:avLst/>
                    </a:prstGeom>
                    <a:noFill/>
                    <a:ln>
                      <a:noFill/>
                    </a:ln>
                  </pic:spPr>
                </pic:pic>
              </a:graphicData>
            </a:graphic>
          </wp:inline>
        </w:drawing>
      </w:r>
    </w:p>
    <w:p w14:paraId="2A444C15" w14:textId="77777777" w:rsidR="00460D49" w:rsidRDefault="00460D49" w:rsidP="00460D49">
      <w:pPr>
        <w:jc w:val="center"/>
        <w:rPr>
          <w:rFonts w:ascii="Cambria Math" w:hAnsi="Cambria Math" w:cstheme="minorBidi"/>
          <w:color w:val="002060"/>
          <w:kern w:val="24"/>
        </w:rPr>
      </w:pPr>
    </w:p>
    <w:p w14:paraId="19277867" w14:textId="77777777" w:rsidR="00460D49" w:rsidRDefault="00460D49" w:rsidP="00460D49">
      <w:pPr>
        <w:jc w:val="center"/>
        <w:rPr>
          <w:rFonts w:ascii="Cambria Math" w:hAnsi="Cambria Math" w:cstheme="minorBidi"/>
          <w:color w:val="002060"/>
          <w:kern w:val="24"/>
        </w:rPr>
      </w:pPr>
    </w:p>
    <w:p w14:paraId="1A42D8CB" w14:textId="21D3CA6B"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509A0A2C" wp14:editId="6907B459">
            <wp:extent cx="6080759" cy="304038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6080759" cy="3040380"/>
                    </a:xfrm>
                    <a:prstGeom prst="rect">
                      <a:avLst/>
                    </a:prstGeom>
                    <a:noFill/>
                    <a:ln>
                      <a:noFill/>
                    </a:ln>
                  </pic:spPr>
                </pic:pic>
              </a:graphicData>
            </a:graphic>
          </wp:inline>
        </w:drawing>
      </w:r>
    </w:p>
    <w:p w14:paraId="1183A144" w14:textId="77777777" w:rsidR="00460D49" w:rsidRDefault="00460D49" w:rsidP="00460D49">
      <w:pPr>
        <w:jc w:val="center"/>
        <w:rPr>
          <w:rFonts w:ascii="Cambria Math" w:hAnsi="Cambria Math" w:cstheme="minorBidi"/>
          <w:color w:val="002060"/>
          <w:kern w:val="24"/>
        </w:rPr>
      </w:pPr>
    </w:p>
    <w:p w14:paraId="01CE660E" w14:textId="77777777" w:rsidR="00460D49" w:rsidRDefault="00460D49" w:rsidP="00460D49">
      <w:pPr>
        <w:jc w:val="center"/>
        <w:rPr>
          <w:rFonts w:ascii="Cambria Math" w:hAnsi="Cambria Math" w:cstheme="minorBidi"/>
          <w:color w:val="002060"/>
          <w:kern w:val="24"/>
        </w:rPr>
      </w:pPr>
    </w:p>
    <w:p w14:paraId="662DCAF9" w14:textId="77777777" w:rsidR="00460D49" w:rsidRDefault="00460D49" w:rsidP="00460D49">
      <w:pPr>
        <w:jc w:val="center"/>
        <w:rPr>
          <w:rFonts w:ascii="Cambria Math" w:hAnsi="Cambria Math" w:cstheme="minorBidi"/>
          <w:color w:val="002060"/>
          <w:kern w:val="24"/>
        </w:rPr>
      </w:pPr>
    </w:p>
    <w:p w14:paraId="05D0B2E4" w14:textId="77777777" w:rsidR="00460D49" w:rsidRDefault="00460D49" w:rsidP="00460D49">
      <w:pPr>
        <w:jc w:val="center"/>
        <w:rPr>
          <w:rFonts w:ascii="Cambria Math" w:hAnsi="Cambria Math" w:cstheme="minorBidi"/>
          <w:color w:val="002060"/>
          <w:kern w:val="24"/>
        </w:rPr>
      </w:pPr>
    </w:p>
    <w:p w14:paraId="326B85AF" w14:textId="77777777" w:rsidR="00460D49" w:rsidRDefault="00460D49" w:rsidP="00460D49">
      <w:pPr>
        <w:jc w:val="center"/>
        <w:rPr>
          <w:rFonts w:ascii="Cambria Math" w:hAnsi="Cambria Math" w:cstheme="minorBidi"/>
          <w:color w:val="002060"/>
          <w:kern w:val="24"/>
        </w:rPr>
      </w:pPr>
    </w:p>
    <w:p w14:paraId="61F44E88" w14:textId="77777777" w:rsidR="00460D49" w:rsidRDefault="00460D49" w:rsidP="00460D49">
      <w:pPr>
        <w:jc w:val="center"/>
        <w:rPr>
          <w:rFonts w:ascii="Cambria Math" w:hAnsi="Cambria Math" w:cstheme="minorBidi"/>
          <w:color w:val="002060"/>
          <w:kern w:val="24"/>
        </w:rPr>
      </w:pPr>
    </w:p>
    <w:p w14:paraId="7475ADF1" w14:textId="77777777" w:rsidR="00460D49" w:rsidRDefault="00460D49" w:rsidP="00460D49">
      <w:pPr>
        <w:jc w:val="center"/>
        <w:rPr>
          <w:rFonts w:ascii="Cambria Math" w:hAnsi="Cambria Math" w:cstheme="minorBidi"/>
          <w:color w:val="002060"/>
          <w:kern w:val="24"/>
        </w:rPr>
      </w:pPr>
    </w:p>
    <w:p w14:paraId="619EDE06" w14:textId="77777777" w:rsidR="00460D49" w:rsidRDefault="00460D49" w:rsidP="00460D49">
      <w:pPr>
        <w:jc w:val="center"/>
        <w:rPr>
          <w:rFonts w:ascii="Cambria Math" w:hAnsi="Cambria Math" w:cstheme="minorBidi"/>
          <w:color w:val="002060"/>
          <w:kern w:val="24"/>
        </w:rPr>
      </w:pPr>
    </w:p>
    <w:p w14:paraId="26B8868A" w14:textId="77777777" w:rsidR="00460D49" w:rsidRPr="00613082" w:rsidRDefault="00460D49" w:rsidP="00460D49">
      <w:pPr>
        <w:jc w:val="left"/>
        <w:rPr>
          <w:rFonts w:ascii="Cambria Math" w:hAnsi="Cambria Math" w:cstheme="minorBidi"/>
          <w:b/>
          <w:bCs/>
          <w:kern w:val="24"/>
        </w:rPr>
      </w:pPr>
      <w:r w:rsidRPr="002E2DE0">
        <w:rPr>
          <w:rFonts w:ascii="Cambria Math" w:hAnsi="Cambria Math" w:cstheme="minorBidi"/>
          <w:b/>
          <w:bCs/>
          <w:kern w:val="24"/>
        </w:rPr>
        <w:t>For +</w:t>
      </w:r>
      <w:proofErr w:type="spellStart"/>
      <w:r w:rsidRPr="002E2DE0">
        <w:rPr>
          <w:rFonts w:ascii="Cambria Math" w:hAnsi="Cambria Math" w:cstheme="minorBidi"/>
          <w:b/>
          <w:bCs/>
          <w:kern w:val="24"/>
        </w:rPr>
        <w:t>ve</w:t>
      </w:r>
      <w:proofErr w:type="spellEnd"/>
      <w:r w:rsidRPr="002E2DE0">
        <w:rPr>
          <w:rFonts w:ascii="Cambria Math" w:hAnsi="Cambria Math" w:cstheme="minorBidi"/>
          <w:b/>
          <w:bCs/>
          <w:kern w:val="24"/>
        </w:rPr>
        <w:t xml:space="preserve"> 5 degree aileron</w:t>
      </w:r>
    </w:p>
    <w:p w14:paraId="100E275D" w14:textId="77777777" w:rsidR="00460D49" w:rsidRDefault="00460D49" w:rsidP="00460D49">
      <w:pPr>
        <w:jc w:val="left"/>
        <w:rPr>
          <w:rFonts w:ascii="Cambria Math" w:hAnsi="Cambria Math" w:cstheme="minorBidi"/>
          <w:b/>
          <w:bCs/>
          <w:kern w:val="24"/>
          <w:u w:val="single"/>
        </w:rPr>
      </w:pPr>
    </w:p>
    <w:p w14:paraId="0A08DC5A" w14:textId="77777777" w:rsidR="00460D49" w:rsidRPr="00613082" w:rsidRDefault="00460D49" w:rsidP="00460D49">
      <w:pPr>
        <w:jc w:val="left"/>
        <w:rPr>
          <w:rFonts w:ascii="Cambria Math" w:hAnsi="Cambria Math" w:cstheme="minorBidi"/>
          <w:b/>
          <w:bCs/>
          <w:kern w:val="24"/>
          <w:u w:val="single"/>
        </w:rPr>
      </w:pPr>
    </w:p>
    <w:p w14:paraId="10FA19B4" w14:textId="52B332EF"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4D5ECB6D" wp14:editId="78437FFC">
            <wp:extent cx="6080759" cy="3040379"/>
            <wp:effectExtent l="0" t="0" r="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6080759" cy="3040379"/>
                    </a:xfrm>
                    <a:prstGeom prst="rect">
                      <a:avLst/>
                    </a:prstGeom>
                    <a:noFill/>
                    <a:ln>
                      <a:noFill/>
                    </a:ln>
                  </pic:spPr>
                </pic:pic>
              </a:graphicData>
            </a:graphic>
          </wp:inline>
        </w:drawing>
      </w:r>
    </w:p>
    <w:p w14:paraId="65B8B9EC" w14:textId="77777777" w:rsidR="00460D49" w:rsidRDefault="00460D49" w:rsidP="00460D49">
      <w:pPr>
        <w:jc w:val="center"/>
        <w:rPr>
          <w:rFonts w:ascii="Cambria Math" w:hAnsi="Cambria Math" w:cstheme="minorBidi"/>
          <w:color w:val="002060"/>
          <w:kern w:val="24"/>
        </w:rPr>
      </w:pPr>
    </w:p>
    <w:p w14:paraId="7AC18107" w14:textId="77777777" w:rsidR="00460D49" w:rsidRDefault="00460D49" w:rsidP="00460D49">
      <w:pPr>
        <w:jc w:val="center"/>
        <w:rPr>
          <w:rFonts w:ascii="Cambria Math" w:hAnsi="Cambria Math" w:cstheme="minorBidi"/>
          <w:color w:val="002060"/>
          <w:kern w:val="24"/>
        </w:rPr>
      </w:pPr>
    </w:p>
    <w:p w14:paraId="6C7FD1C4" w14:textId="3D2ED382"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7A99495F" wp14:editId="78870FAD">
            <wp:extent cx="6080759" cy="3040379"/>
            <wp:effectExtent l="0" t="0" r="0" b="82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6080759" cy="3040379"/>
                    </a:xfrm>
                    <a:prstGeom prst="rect">
                      <a:avLst/>
                    </a:prstGeom>
                    <a:noFill/>
                    <a:ln>
                      <a:noFill/>
                    </a:ln>
                  </pic:spPr>
                </pic:pic>
              </a:graphicData>
            </a:graphic>
          </wp:inline>
        </w:drawing>
      </w:r>
    </w:p>
    <w:p w14:paraId="7E9F3F84" w14:textId="77777777" w:rsidR="00460D49" w:rsidRDefault="00460D49" w:rsidP="00460D49">
      <w:pPr>
        <w:jc w:val="center"/>
        <w:rPr>
          <w:rFonts w:ascii="Cambria Math" w:hAnsi="Cambria Math" w:cstheme="minorBidi"/>
          <w:color w:val="002060"/>
          <w:kern w:val="24"/>
        </w:rPr>
      </w:pPr>
    </w:p>
    <w:p w14:paraId="3E5499C6" w14:textId="77777777" w:rsidR="00460D49" w:rsidRDefault="00460D49" w:rsidP="00460D49">
      <w:pPr>
        <w:jc w:val="center"/>
        <w:rPr>
          <w:rFonts w:ascii="Cambria Math" w:hAnsi="Cambria Math" w:cstheme="minorBidi"/>
          <w:color w:val="002060"/>
          <w:kern w:val="24"/>
        </w:rPr>
      </w:pPr>
    </w:p>
    <w:p w14:paraId="4E9C0D48" w14:textId="77777777" w:rsidR="00460D49" w:rsidRDefault="00460D49" w:rsidP="00460D49">
      <w:pPr>
        <w:jc w:val="center"/>
        <w:rPr>
          <w:rFonts w:ascii="Cambria Math" w:hAnsi="Cambria Math" w:cstheme="minorBidi"/>
          <w:color w:val="002060"/>
          <w:kern w:val="24"/>
        </w:rPr>
      </w:pPr>
    </w:p>
    <w:p w14:paraId="53B66084" w14:textId="77777777" w:rsidR="00460D49" w:rsidRDefault="00460D49" w:rsidP="00460D49">
      <w:pPr>
        <w:jc w:val="center"/>
        <w:rPr>
          <w:rFonts w:ascii="Cambria Math" w:hAnsi="Cambria Math" w:cstheme="minorBidi"/>
          <w:color w:val="002060"/>
          <w:kern w:val="24"/>
        </w:rPr>
      </w:pPr>
    </w:p>
    <w:p w14:paraId="16A18E3C" w14:textId="77777777" w:rsidR="00460D49" w:rsidRDefault="00460D49" w:rsidP="00460D49">
      <w:pPr>
        <w:jc w:val="center"/>
        <w:rPr>
          <w:rFonts w:ascii="Cambria Math" w:hAnsi="Cambria Math" w:cstheme="minorBidi"/>
          <w:color w:val="002060"/>
          <w:kern w:val="24"/>
        </w:rPr>
      </w:pPr>
    </w:p>
    <w:p w14:paraId="4EDA44F3" w14:textId="77777777" w:rsidR="00460D49" w:rsidRDefault="00460D49" w:rsidP="00460D49">
      <w:pPr>
        <w:jc w:val="center"/>
        <w:rPr>
          <w:rFonts w:ascii="Cambria Math" w:hAnsi="Cambria Math" w:cstheme="minorBidi"/>
          <w:color w:val="002060"/>
          <w:kern w:val="24"/>
        </w:rPr>
      </w:pPr>
    </w:p>
    <w:p w14:paraId="2693FE1D" w14:textId="77777777" w:rsidR="00460D49" w:rsidRDefault="00460D49" w:rsidP="00460D49">
      <w:pPr>
        <w:jc w:val="center"/>
        <w:rPr>
          <w:rFonts w:ascii="Cambria Math" w:hAnsi="Cambria Math" w:cstheme="minorBidi"/>
          <w:color w:val="002060"/>
          <w:kern w:val="24"/>
        </w:rPr>
      </w:pPr>
    </w:p>
    <w:p w14:paraId="16885E3A" w14:textId="77777777" w:rsidR="00460D49" w:rsidRDefault="00460D49" w:rsidP="00460D49">
      <w:pPr>
        <w:jc w:val="center"/>
        <w:rPr>
          <w:rFonts w:ascii="Cambria Math" w:hAnsi="Cambria Math" w:cstheme="minorBidi"/>
          <w:color w:val="002060"/>
          <w:kern w:val="24"/>
        </w:rPr>
      </w:pPr>
    </w:p>
    <w:p w14:paraId="089399AF" w14:textId="76674152" w:rsidR="00460D49" w:rsidRDefault="00460D49" w:rsidP="00460D49">
      <w:pPr>
        <w:jc w:val="center"/>
        <w:rPr>
          <w:rFonts w:ascii="Cambria Math" w:hAnsi="Cambria Math" w:cstheme="minorBidi"/>
          <w:color w:val="002060"/>
          <w:kern w:val="24"/>
        </w:rPr>
      </w:pPr>
    </w:p>
    <w:p w14:paraId="7241CD23" w14:textId="77777777" w:rsidR="006E42B9" w:rsidRDefault="006E42B9" w:rsidP="00460D49">
      <w:pPr>
        <w:jc w:val="center"/>
        <w:rPr>
          <w:rFonts w:ascii="Cambria Math" w:hAnsi="Cambria Math" w:cstheme="minorBidi"/>
          <w:color w:val="002060"/>
          <w:kern w:val="24"/>
        </w:rPr>
      </w:pPr>
    </w:p>
    <w:p w14:paraId="217B9469" w14:textId="77777777" w:rsidR="00460D49" w:rsidRPr="00613082" w:rsidRDefault="00460D49" w:rsidP="00460D49">
      <w:pPr>
        <w:jc w:val="left"/>
        <w:rPr>
          <w:rFonts w:ascii="Cambria Math" w:hAnsi="Cambria Math" w:cstheme="minorBidi"/>
          <w:b/>
          <w:bCs/>
          <w:kern w:val="24"/>
        </w:rPr>
      </w:pPr>
      <w:r w:rsidRPr="002E2DE0">
        <w:rPr>
          <w:rFonts w:ascii="Cambria Math" w:hAnsi="Cambria Math" w:cstheme="minorBidi"/>
          <w:b/>
          <w:bCs/>
          <w:kern w:val="24"/>
        </w:rPr>
        <w:t xml:space="preserve">For </w:t>
      </w:r>
      <w:r>
        <w:rPr>
          <w:rFonts w:ascii="Cambria Math" w:hAnsi="Cambria Math" w:cstheme="minorBidi"/>
          <w:b/>
          <w:bCs/>
          <w:kern w:val="24"/>
        </w:rPr>
        <w:t>-</w:t>
      </w:r>
      <w:proofErr w:type="spellStart"/>
      <w:r w:rsidRPr="002E2DE0">
        <w:rPr>
          <w:rFonts w:ascii="Cambria Math" w:hAnsi="Cambria Math" w:cstheme="minorBidi"/>
          <w:b/>
          <w:bCs/>
          <w:kern w:val="24"/>
        </w:rPr>
        <w:t>ve</w:t>
      </w:r>
      <w:proofErr w:type="spellEnd"/>
      <w:r w:rsidRPr="002E2DE0">
        <w:rPr>
          <w:rFonts w:ascii="Cambria Math" w:hAnsi="Cambria Math" w:cstheme="minorBidi"/>
          <w:b/>
          <w:bCs/>
          <w:kern w:val="24"/>
        </w:rPr>
        <w:t xml:space="preserve"> 5 degree aileron</w:t>
      </w:r>
    </w:p>
    <w:p w14:paraId="1CF93EB6" w14:textId="77777777" w:rsidR="00460D49" w:rsidRDefault="00460D49" w:rsidP="00460D49">
      <w:pPr>
        <w:jc w:val="left"/>
        <w:rPr>
          <w:rFonts w:ascii="Cambria Math" w:hAnsi="Cambria Math" w:cstheme="minorBidi"/>
          <w:b/>
          <w:bCs/>
          <w:kern w:val="24"/>
          <w:u w:val="single"/>
        </w:rPr>
      </w:pPr>
    </w:p>
    <w:p w14:paraId="20E7994C" w14:textId="77777777" w:rsidR="00460D49" w:rsidRPr="00613082" w:rsidRDefault="00460D49" w:rsidP="00460D49">
      <w:pPr>
        <w:jc w:val="left"/>
        <w:rPr>
          <w:rFonts w:ascii="Cambria Math" w:hAnsi="Cambria Math" w:cstheme="minorBidi"/>
          <w:b/>
          <w:bCs/>
          <w:kern w:val="24"/>
          <w:u w:val="single"/>
        </w:rPr>
      </w:pPr>
    </w:p>
    <w:p w14:paraId="6FF0AF87" w14:textId="0191A50D"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64484ECF" wp14:editId="4722D431">
            <wp:extent cx="6080757" cy="3040379"/>
            <wp:effectExtent l="0" t="0" r="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6080757" cy="3040379"/>
                    </a:xfrm>
                    <a:prstGeom prst="rect">
                      <a:avLst/>
                    </a:prstGeom>
                    <a:noFill/>
                    <a:ln>
                      <a:noFill/>
                    </a:ln>
                  </pic:spPr>
                </pic:pic>
              </a:graphicData>
            </a:graphic>
          </wp:inline>
        </w:drawing>
      </w:r>
    </w:p>
    <w:p w14:paraId="7F8AD3B6" w14:textId="77777777" w:rsidR="00460D49" w:rsidRDefault="00460D49" w:rsidP="00460D49">
      <w:pPr>
        <w:jc w:val="center"/>
        <w:rPr>
          <w:rFonts w:ascii="Cambria Math" w:hAnsi="Cambria Math" w:cstheme="minorBidi"/>
          <w:color w:val="002060"/>
          <w:kern w:val="24"/>
        </w:rPr>
      </w:pPr>
    </w:p>
    <w:p w14:paraId="0BE8EF1F" w14:textId="77777777" w:rsidR="00460D49" w:rsidRDefault="00460D49" w:rsidP="00460D49">
      <w:pPr>
        <w:jc w:val="center"/>
        <w:rPr>
          <w:rFonts w:ascii="Cambria Math" w:hAnsi="Cambria Math" w:cstheme="minorBidi"/>
          <w:color w:val="002060"/>
          <w:kern w:val="24"/>
        </w:rPr>
      </w:pPr>
    </w:p>
    <w:p w14:paraId="022A3170" w14:textId="22307F8D"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52617988" wp14:editId="2FA30EF9">
            <wp:extent cx="6080757" cy="3040379"/>
            <wp:effectExtent l="0" t="0" r="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6080757" cy="3040379"/>
                    </a:xfrm>
                    <a:prstGeom prst="rect">
                      <a:avLst/>
                    </a:prstGeom>
                    <a:noFill/>
                    <a:ln>
                      <a:noFill/>
                    </a:ln>
                  </pic:spPr>
                </pic:pic>
              </a:graphicData>
            </a:graphic>
          </wp:inline>
        </w:drawing>
      </w:r>
    </w:p>
    <w:p w14:paraId="27B73981" w14:textId="77777777" w:rsidR="00460D49" w:rsidRDefault="00460D49" w:rsidP="00460D49">
      <w:pPr>
        <w:jc w:val="center"/>
        <w:rPr>
          <w:rFonts w:ascii="Cambria Math" w:hAnsi="Cambria Math" w:cstheme="minorBidi"/>
          <w:color w:val="002060"/>
          <w:kern w:val="24"/>
        </w:rPr>
      </w:pPr>
    </w:p>
    <w:p w14:paraId="3B25DCF6" w14:textId="77777777" w:rsidR="00460D49" w:rsidRDefault="00460D49" w:rsidP="00460D49">
      <w:pPr>
        <w:jc w:val="center"/>
        <w:rPr>
          <w:rFonts w:ascii="Cambria Math" w:hAnsi="Cambria Math" w:cstheme="minorBidi"/>
          <w:color w:val="002060"/>
          <w:kern w:val="24"/>
        </w:rPr>
      </w:pPr>
    </w:p>
    <w:p w14:paraId="369AA4B5" w14:textId="77777777" w:rsidR="00460D49" w:rsidRDefault="00460D49" w:rsidP="00460D49">
      <w:pPr>
        <w:jc w:val="center"/>
        <w:rPr>
          <w:rFonts w:ascii="Cambria Math" w:hAnsi="Cambria Math" w:cstheme="minorBidi"/>
          <w:color w:val="002060"/>
          <w:kern w:val="24"/>
        </w:rPr>
      </w:pPr>
    </w:p>
    <w:p w14:paraId="65AD7756" w14:textId="77777777" w:rsidR="00460D49" w:rsidRDefault="00460D49" w:rsidP="00460D49">
      <w:pPr>
        <w:jc w:val="center"/>
        <w:rPr>
          <w:rFonts w:ascii="Cambria Math" w:hAnsi="Cambria Math" w:cstheme="minorBidi"/>
          <w:color w:val="002060"/>
          <w:kern w:val="24"/>
        </w:rPr>
      </w:pPr>
    </w:p>
    <w:p w14:paraId="4AC8184D" w14:textId="77777777" w:rsidR="00460D49" w:rsidRDefault="00460D49" w:rsidP="00460D49">
      <w:pPr>
        <w:jc w:val="center"/>
        <w:rPr>
          <w:rFonts w:ascii="Cambria Math" w:hAnsi="Cambria Math" w:cstheme="minorBidi"/>
          <w:color w:val="002060"/>
          <w:kern w:val="24"/>
        </w:rPr>
      </w:pPr>
    </w:p>
    <w:p w14:paraId="795917B0" w14:textId="77777777" w:rsidR="00460D49" w:rsidRDefault="00460D49" w:rsidP="00460D49">
      <w:pPr>
        <w:jc w:val="center"/>
        <w:rPr>
          <w:rFonts w:ascii="Cambria Math" w:hAnsi="Cambria Math" w:cstheme="minorBidi"/>
          <w:color w:val="002060"/>
          <w:kern w:val="24"/>
        </w:rPr>
      </w:pPr>
    </w:p>
    <w:p w14:paraId="69EEB358" w14:textId="77777777" w:rsidR="00460D49" w:rsidRDefault="00460D49" w:rsidP="00460D49">
      <w:pPr>
        <w:jc w:val="center"/>
        <w:rPr>
          <w:rFonts w:ascii="Cambria Math" w:hAnsi="Cambria Math" w:cstheme="minorBidi"/>
          <w:color w:val="002060"/>
          <w:kern w:val="24"/>
        </w:rPr>
      </w:pPr>
    </w:p>
    <w:p w14:paraId="05633347" w14:textId="77777777" w:rsidR="00460D49" w:rsidRDefault="00460D49" w:rsidP="00460D49">
      <w:pPr>
        <w:jc w:val="center"/>
        <w:rPr>
          <w:rFonts w:ascii="Cambria Math" w:hAnsi="Cambria Math" w:cstheme="minorBidi"/>
          <w:color w:val="002060"/>
          <w:kern w:val="24"/>
        </w:rPr>
      </w:pPr>
    </w:p>
    <w:p w14:paraId="49B2EB62" w14:textId="77777777" w:rsidR="00460D49" w:rsidRDefault="00460D49" w:rsidP="00460D49">
      <w:pPr>
        <w:jc w:val="center"/>
        <w:rPr>
          <w:rFonts w:ascii="Cambria Math" w:hAnsi="Cambria Math" w:cstheme="minorBidi"/>
          <w:color w:val="002060"/>
          <w:kern w:val="24"/>
        </w:rPr>
      </w:pPr>
    </w:p>
    <w:p w14:paraId="6FFCD81B" w14:textId="77777777" w:rsidR="00460D49" w:rsidRDefault="00460D49" w:rsidP="00460D49">
      <w:pPr>
        <w:jc w:val="center"/>
        <w:rPr>
          <w:rFonts w:ascii="Cambria Math" w:hAnsi="Cambria Math" w:cstheme="minorBidi"/>
          <w:color w:val="002060"/>
          <w:kern w:val="24"/>
        </w:rPr>
      </w:pPr>
    </w:p>
    <w:p w14:paraId="51FB64EA" w14:textId="77777777" w:rsidR="00460D49" w:rsidRPr="00613082" w:rsidRDefault="00460D49" w:rsidP="00460D49">
      <w:pPr>
        <w:jc w:val="left"/>
        <w:rPr>
          <w:rFonts w:ascii="Cambria Math" w:hAnsi="Cambria Math" w:cstheme="minorBidi"/>
          <w:b/>
          <w:bCs/>
          <w:kern w:val="24"/>
        </w:rPr>
      </w:pPr>
      <w:r w:rsidRPr="002E2DE0">
        <w:rPr>
          <w:rFonts w:ascii="Cambria Math" w:hAnsi="Cambria Math" w:cstheme="minorBidi"/>
          <w:b/>
          <w:bCs/>
          <w:kern w:val="24"/>
        </w:rPr>
        <w:t>For +</w:t>
      </w:r>
      <w:proofErr w:type="spellStart"/>
      <w:r w:rsidRPr="002E2DE0">
        <w:rPr>
          <w:rFonts w:ascii="Cambria Math" w:hAnsi="Cambria Math" w:cstheme="minorBidi"/>
          <w:b/>
          <w:bCs/>
          <w:kern w:val="24"/>
        </w:rPr>
        <w:t>ve</w:t>
      </w:r>
      <w:proofErr w:type="spellEnd"/>
      <w:r w:rsidRPr="002E2DE0">
        <w:rPr>
          <w:rFonts w:ascii="Cambria Math" w:hAnsi="Cambria Math" w:cstheme="minorBidi"/>
          <w:b/>
          <w:bCs/>
          <w:kern w:val="24"/>
        </w:rPr>
        <w:t xml:space="preserve"> 5 degree </w:t>
      </w:r>
      <w:r>
        <w:rPr>
          <w:rFonts w:ascii="Cambria Math" w:hAnsi="Cambria Math" w:cstheme="minorBidi"/>
          <w:b/>
          <w:bCs/>
          <w:kern w:val="24"/>
        </w:rPr>
        <w:t>rudder</w:t>
      </w:r>
    </w:p>
    <w:p w14:paraId="345B4E6F" w14:textId="77777777" w:rsidR="00460D49" w:rsidRDefault="00460D49" w:rsidP="00460D49">
      <w:pPr>
        <w:jc w:val="left"/>
        <w:rPr>
          <w:rFonts w:ascii="Cambria Math" w:hAnsi="Cambria Math" w:cstheme="minorBidi"/>
          <w:b/>
          <w:bCs/>
          <w:kern w:val="24"/>
          <w:u w:val="single"/>
        </w:rPr>
      </w:pPr>
    </w:p>
    <w:p w14:paraId="2DDCC19B" w14:textId="77777777" w:rsidR="00460D49" w:rsidRPr="00613082" w:rsidRDefault="00460D49" w:rsidP="00460D49">
      <w:pPr>
        <w:jc w:val="left"/>
        <w:rPr>
          <w:rFonts w:ascii="Cambria Math" w:hAnsi="Cambria Math" w:cstheme="minorBidi"/>
          <w:b/>
          <w:bCs/>
          <w:kern w:val="24"/>
          <w:u w:val="single"/>
        </w:rPr>
      </w:pPr>
    </w:p>
    <w:p w14:paraId="08FC2384" w14:textId="5D2EEA05"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4FCD9DCF" wp14:editId="26E9CC4E">
            <wp:extent cx="6080757" cy="3040379"/>
            <wp:effectExtent l="0" t="0" r="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6080757" cy="3040379"/>
                    </a:xfrm>
                    <a:prstGeom prst="rect">
                      <a:avLst/>
                    </a:prstGeom>
                    <a:noFill/>
                    <a:ln>
                      <a:noFill/>
                    </a:ln>
                  </pic:spPr>
                </pic:pic>
              </a:graphicData>
            </a:graphic>
          </wp:inline>
        </w:drawing>
      </w:r>
    </w:p>
    <w:p w14:paraId="4BEB2803" w14:textId="77777777" w:rsidR="00460D49" w:rsidRDefault="00460D49" w:rsidP="00460D49">
      <w:pPr>
        <w:jc w:val="center"/>
        <w:rPr>
          <w:rFonts w:ascii="Cambria Math" w:hAnsi="Cambria Math" w:cstheme="minorBidi"/>
          <w:color w:val="002060"/>
          <w:kern w:val="24"/>
        </w:rPr>
      </w:pPr>
    </w:p>
    <w:p w14:paraId="176AE99D" w14:textId="77777777" w:rsidR="00460D49" w:rsidRDefault="00460D49" w:rsidP="00460D49">
      <w:pPr>
        <w:jc w:val="center"/>
        <w:rPr>
          <w:rFonts w:ascii="Cambria Math" w:hAnsi="Cambria Math" w:cstheme="minorBidi"/>
          <w:color w:val="002060"/>
          <w:kern w:val="24"/>
        </w:rPr>
      </w:pPr>
    </w:p>
    <w:p w14:paraId="7B90DC6F" w14:textId="5E22F700"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175D2EA8" wp14:editId="6F8818FD">
            <wp:extent cx="6080757" cy="3040379"/>
            <wp:effectExtent l="0" t="0" r="0" b="825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6080757" cy="3040379"/>
                    </a:xfrm>
                    <a:prstGeom prst="rect">
                      <a:avLst/>
                    </a:prstGeom>
                    <a:noFill/>
                    <a:ln>
                      <a:noFill/>
                    </a:ln>
                  </pic:spPr>
                </pic:pic>
              </a:graphicData>
            </a:graphic>
          </wp:inline>
        </w:drawing>
      </w:r>
    </w:p>
    <w:p w14:paraId="7F659B8F" w14:textId="77777777" w:rsidR="00460D49" w:rsidRDefault="00460D49" w:rsidP="00460D49">
      <w:pPr>
        <w:jc w:val="center"/>
        <w:rPr>
          <w:rFonts w:ascii="Cambria Math" w:hAnsi="Cambria Math" w:cstheme="minorBidi"/>
          <w:color w:val="002060"/>
          <w:kern w:val="24"/>
        </w:rPr>
      </w:pPr>
    </w:p>
    <w:p w14:paraId="780DCC49" w14:textId="77777777" w:rsidR="00460D49" w:rsidRDefault="00460D49" w:rsidP="00460D49">
      <w:pPr>
        <w:jc w:val="center"/>
        <w:rPr>
          <w:rFonts w:ascii="Cambria Math" w:hAnsi="Cambria Math" w:cstheme="minorBidi"/>
          <w:color w:val="002060"/>
          <w:kern w:val="24"/>
        </w:rPr>
      </w:pPr>
    </w:p>
    <w:p w14:paraId="4462F8CA" w14:textId="77777777" w:rsidR="00460D49" w:rsidRDefault="00460D49" w:rsidP="00460D49">
      <w:pPr>
        <w:jc w:val="center"/>
        <w:rPr>
          <w:rFonts w:ascii="Cambria Math" w:hAnsi="Cambria Math" w:cstheme="minorBidi"/>
          <w:color w:val="002060"/>
          <w:kern w:val="24"/>
        </w:rPr>
      </w:pPr>
    </w:p>
    <w:p w14:paraId="23EF495B" w14:textId="77777777" w:rsidR="00460D49" w:rsidRDefault="00460D49" w:rsidP="00460D49">
      <w:pPr>
        <w:jc w:val="center"/>
        <w:rPr>
          <w:rFonts w:ascii="Cambria Math" w:hAnsi="Cambria Math" w:cstheme="minorBidi"/>
          <w:color w:val="002060"/>
          <w:kern w:val="24"/>
        </w:rPr>
      </w:pPr>
    </w:p>
    <w:p w14:paraId="2DDDF815" w14:textId="77777777" w:rsidR="00460D49" w:rsidRDefault="00460D49" w:rsidP="00460D49">
      <w:pPr>
        <w:jc w:val="center"/>
        <w:rPr>
          <w:rFonts w:ascii="Cambria Math" w:hAnsi="Cambria Math" w:cstheme="minorBidi"/>
          <w:color w:val="002060"/>
          <w:kern w:val="24"/>
        </w:rPr>
      </w:pPr>
    </w:p>
    <w:p w14:paraId="3783172B" w14:textId="77777777" w:rsidR="00460D49" w:rsidRDefault="00460D49" w:rsidP="00460D49">
      <w:pPr>
        <w:jc w:val="center"/>
        <w:rPr>
          <w:rFonts w:ascii="Cambria Math" w:hAnsi="Cambria Math" w:cstheme="minorBidi"/>
          <w:color w:val="002060"/>
          <w:kern w:val="24"/>
        </w:rPr>
      </w:pPr>
    </w:p>
    <w:p w14:paraId="3B1CA8C9" w14:textId="77777777" w:rsidR="00460D49" w:rsidRDefault="00460D49" w:rsidP="00460D49">
      <w:pPr>
        <w:jc w:val="center"/>
        <w:rPr>
          <w:rFonts w:ascii="Cambria Math" w:hAnsi="Cambria Math" w:cstheme="minorBidi"/>
          <w:color w:val="002060"/>
          <w:kern w:val="24"/>
        </w:rPr>
      </w:pPr>
    </w:p>
    <w:p w14:paraId="5583EA87" w14:textId="77777777" w:rsidR="00460D49" w:rsidRDefault="00460D49" w:rsidP="00460D49">
      <w:pPr>
        <w:jc w:val="center"/>
        <w:rPr>
          <w:rFonts w:ascii="Cambria Math" w:hAnsi="Cambria Math" w:cstheme="minorBidi"/>
          <w:color w:val="002060"/>
          <w:kern w:val="24"/>
        </w:rPr>
      </w:pPr>
    </w:p>
    <w:p w14:paraId="40C93022" w14:textId="77777777" w:rsidR="00460D49" w:rsidRDefault="00460D49" w:rsidP="00460D49">
      <w:pPr>
        <w:jc w:val="center"/>
        <w:rPr>
          <w:rFonts w:ascii="Cambria Math" w:hAnsi="Cambria Math" w:cstheme="minorBidi"/>
          <w:color w:val="002060"/>
          <w:kern w:val="24"/>
        </w:rPr>
      </w:pPr>
    </w:p>
    <w:p w14:paraId="01486232" w14:textId="77777777" w:rsidR="00460D49" w:rsidRDefault="00460D49" w:rsidP="00460D49">
      <w:pPr>
        <w:jc w:val="center"/>
        <w:rPr>
          <w:rFonts w:ascii="Cambria Math" w:hAnsi="Cambria Math" w:cstheme="minorBidi"/>
          <w:color w:val="002060"/>
          <w:kern w:val="24"/>
        </w:rPr>
      </w:pPr>
    </w:p>
    <w:p w14:paraId="50EBC379" w14:textId="77777777" w:rsidR="00460D49" w:rsidRPr="00613082" w:rsidRDefault="00460D49" w:rsidP="00460D49">
      <w:pPr>
        <w:jc w:val="left"/>
        <w:rPr>
          <w:rFonts w:ascii="Cambria Math" w:hAnsi="Cambria Math" w:cstheme="minorBidi"/>
          <w:b/>
          <w:bCs/>
          <w:kern w:val="24"/>
        </w:rPr>
      </w:pPr>
      <w:r w:rsidRPr="002E2DE0">
        <w:rPr>
          <w:rFonts w:ascii="Cambria Math" w:hAnsi="Cambria Math" w:cstheme="minorBidi"/>
          <w:b/>
          <w:bCs/>
          <w:kern w:val="24"/>
        </w:rPr>
        <w:t xml:space="preserve">For </w:t>
      </w:r>
      <w:r>
        <w:rPr>
          <w:rFonts w:ascii="Cambria Math" w:hAnsi="Cambria Math" w:cstheme="minorBidi"/>
          <w:b/>
          <w:bCs/>
          <w:kern w:val="24"/>
        </w:rPr>
        <w:t>-</w:t>
      </w:r>
      <w:proofErr w:type="spellStart"/>
      <w:r w:rsidRPr="002E2DE0">
        <w:rPr>
          <w:rFonts w:ascii="Cambria Math" w:hAnsi="Cambria Math" w:cstheme="minorBidi"/>
          <w:b/>
          <w:bCs/>
          <w:kern w:val="24"/>
        </w:rPr>
        <w:t>ve</w:t>
      </w:r>
      <w:proofErr w:type="spellEnd"/>
      <w:r w:rsidRPr="002E2DE0">
        <w:rPr>
          <w:rFonts w:ascii="Cambria Math" w:hAnsi="Cambria Math" w:cstheme="minorBidi"/>
          <w:b/>
          <w:bCs/>
          <w:kern w:val="24"/>
        </w:rPr>
        <w:t xml:space="preserve"> 5 degree </w:t>
      </w:r>
      <w:r>
        <w:rPr>
          <w:rFonts w:ascii="Cambria Math" w:hAnsi="Cambria Math" w:cstheme="minorBidi"/>
          <w:b/>
          <w:bCs/>
          <w:kern w:val="24"/>
        </w:rPr>
        <w:t>rudder</w:t>
      </w:r>
    </w:p>
    <w:p w14:paraId="7FB6D258" w14:textId="77777777" w:rsidR="00460D49" w:rsidRDefault="00460D49" w:rsidP="00460D49">
      <w:pPr>
        <w:jc w:val="left"/>
        <w:rPr>
          <w:rFonts w:ascii="Cambria Math" w:hAnsi="Cambria Math" w:cstheme="minorBidi"/>
          <w:b/>
          <w:bCs/>
          <w:kern w:val="24"/>
          <w:u w:val="single"/>
        </w:rPr>
      </w:pPr>
    </w:p>
    <w:p w14:paraId="23B07A06" w14:textId="77777777" w:rsidR="00460D49" w:rsidRPr="00613082" w:rsidRDefault="00460D49" w:rsidP="00460D49">
      <w:pPr>
        <w:jc w:val="left"/>
        <w:rPr>
          <w:rFonts w:ascii="Cambria Math" w:hAnsi="Cambria Math" w:cstheme="minorBidi"/>
          <w:b/>
          <w:bCs/>
          <w:kern w:val="24"/>
          <w:u w:val="single"/>
        </w:rPr>
      </w:pPr>
    </w:p>
    <w:p w14:paraId="4445FBFD" w14:textId="1AE9D125"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0E9D6FBE" wp14:editId="7EBC85D5">
            <wp:extent cx="6080757" cy="3040378"/>
            <wp:effectExtent l="0" t="0" r="0"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6080757" cy="3040378"/>
                    </a:xfrm>
                    <a:prstGeom prst="rect">
                      <a:avLst/>
                    </a:prstGeom>
                    <a:noFill/>
                    <a:ln>
                      <a:noFill/>
                    </a:ln>
                  </pic:spPr>
                </pic:pic>
              </a:graphicData>
            </a:graphic>
          </wp:inline>
        </w:drawing>
      </w:r>
    </w:p>
    <w:p w14:paraId="4BE10182" w14:textId="77777777" w:rsidR="00460D49" w:rsidRDefault="00460D49" w:rsidP="00460D49">
      <w:pPr>
        <w:jc w:val="center"/>
        <w:rPr>
          <w:rFonts w:ascii="Cambria Math" w:hAnsi="Cambria Math" w:cstheme="minorBidi"/>
          <w:color w:val="002060"/>
          <w:kern w:val="24"/>
        </w:rPr>
      </w:pPr>
    </w:p>
    <w:p w14:paraId="1203C7F3" w14:textId="77777777" w:rsidR="00460D49" w:rsidRDefault="00460D49" w:rsidP="00460D49">
      <w:pPr>
        <w:jc w:val="center"/>
        <w:rPr>
          <w:rFonts w:ascii="Cambria Math" w:hAnsi="Cambria Math" w:cstheme="minorBidi"/>
          <w:color w:val="002060"/>
          <w:kern w:val="24"/>
        </w:rPr>
      </w:pPr>
    </w:p>
    <w:p w14:paraId="361A6216" w14:textId="03637EF7"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1DA486B9" wp14:editId="0D6FB5C7">
            <wp:extent cx="6080757" cy="3040378"/>
            <wp:effectExtent l="0" t="0" r="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6080757" cy="3040378"/>
                    </a:xfrm>
                    <a:prstGeom prst="rect">
                      <a:avLst/>
                    </a:prstGeom>
                    <a:noFill/>
                    <a:ln>
                      <a:noFill/>
                    </a:ln>
                  </pic:spPr>
                </pic:pic>
              </a:graphicData>
            </a:graphic>
          </wp:inline>
        </w:drawing>
      </w:r>
    </w:p>
    <w:p w14:paraId="2D31B14C" w14:textId="77777777" w:rsidR="00460D49" w:rsidRDefault="00460D49" w:rsidP="00460D49">
      <w:pPr>
        <w:jc w:val="center"/>
        <w:rPr>
          <w:rFonts w:ascii="Cambria Math" w:hAnsi="Cambria Math" w:cstheme="minorBidi"/>
          <w:color w:val="002060"/>
          <w:kern w:val="24"/>
        </w:rPr>
      </w:pPr>
    </w:p>
    <w:p w14:paraId="666B7923" w14:textId="77777777" w:rsidR="00460D49" w:rsidRDefault="00460D49" w:rsidP="00460D49">
      <w:pPr>
        <w:jc w:val="center"/>
        <w:rPr>
          <w:rFonts w:ascii="Cambria Math" w:hAnsi="Cambria Math" w:cstheme="minorBidi"/>
          <w:color w:val="002060"/>
          <w:kern w:val="24"/>
        </w:rPr>
      </w:pPr>
    </w:p>
    <w:p w14:paraId="44132D53" w14:textId="77777777" w:rsidR="00460D49" w:rsidRDefault="00460D49" w:rsidP="00460D49">
      <w:pPr>
        <w:jc w:val="center"/>
        <w:rPr>
          <w:rFonts w:ascii="Cambria Math" w:hAnsi="Cambria Math" w:cstheme="minorBidi"/>
          <w:color w:val="002060"/>
          <w:kern w:val="24"/>
        </w:rPr>
      </w:pPr>
    </w:p>
    <w:p w14:paraId="2EBE9B6D" w14:textId="77777777" w:rsidR="00460D49" w:rsidRDefault="00460D49" w:rsidP="00460D49">
      <w:pPr>
        <w:jc w:val="center"/>
        <w:rPr>
          <w:rFonts w:ascii="Cambria Math" w:hAnsi="Cambria Math" w:cstheme="minorBidi"/>
          <w:color w:val="002060"/>
          <w:kern w:val="24"/>
        </w:rPr>
      </w:pPr>
    </w:p>
    <w:p w14:paraId="615D6901" w14:textId="77777777" w:rsidR="00460D49" w:rsidRDefault="00460D49" w:rsidP="00460D49">
      <w:pPr>
        <w:jc w:val="center"/>
        <w:rPr>
          <w:rFonts w:ascii="Cambria Math" w:hAnsi="Cambria Math" w:cstheme="minorBidi"/>
          <w:color w:val="002060"/>
          <w:kern w:val="24"/>
        </w:rPr>
      </w:pPr>
    </w:p>
    <w:p w14:paraId="57924558" w14:textId="77777777" w:rsidR="00460D49" w:rsidRDefault="00460D49" w:rsidP="00460D49">
      <w:pPr>
        <w:jc w:val="center"/>
        <w:rPr>
          <w:rFonts w:ascii="Cambria Math" w:hAnsi="Cambria Math" w:cstheme="minorBidi"/>
          <w:color w:val="002060"/>
          <w:kern w:val="24"/>
        </w:rPr>
      </w:pPr>
    </w:p>
    <w:p w14:paraId="217B3615" w14:textId="77777777" w:rsidR="00460D49" w:rsidRDefault="00460D49" w:rsidP="00460D49">
      <w:pPr>
        <w:jc w:val="center"/>
        <w:rPr>
          <w:rFonts w:ascii="Cambria Math" w:hAnsi="Cambria Math" w:cstheme="minorBidi"/>
          <w:color w:val="002060"/>
          <w:kern w:val="24"/>
        </w:rPr>
      </w:pPr>
    </w:p>
    <w:p w14:paraId="0ED699CD" w14:textId="77777777" w:rsidR="00460D49" w:rsidRDefault="00460D49" w:rsidP="00460D49">
      <w:pPr>
        <w:jc w:val="center"/>
        <w:rPr>
          <w:rFonts w:ascii="Cambria Math" w:hAnsi="Cambria Math" w:cstheme="minorBidi"/>
          <w:color w:val="002060"/>
          <w:kern w:val="24"/>
        </w:rPr>
      </w:pPr>
    </w:p>
    <w:p w14:paraId="59D6FC9A" w14:textId="77777777" w:rsidR="00460D49" w:rsidRDefault="00460D49" w:rsidP="00460D49">
      <w:pPr>
        <w:jc w:val="center"/>
        <w:rPr>
          <w:rFonts w:ascii="Cambria Math" w:hAnsi="Cambria Math" w:cstheme="minorBidi"/>
          <w:color w:val="002060"/>
          <w:kern w:val="24"/>
        </w:rPr>
      </w:pPr>
    </w:p>
    <w:p w14:paraId="27A58374" w14:textId="77777777" w:rsidR="00460D49" w:rsidRDefault="00460D49" w:rsidP="00460D49">
      <w:pPr>
        <w:jc w:val="center"/>
        <w:rPr>
          <w:rFonts w:ascii="Cambria Math" w:hAnsi="Cambria Math" w:cstheme="minorBidi"/>
          <w:color w:val="002060"/>
          <w:kern w:val="24"/>
        </w:rPr>
      </w:pPr>
    </w:p>
    <w:p w14:paraId="13B0B503" w14:textId="77777777" w:rsidR="00460D49" w:rsidRPr="00613082" w:rsidRDefault="00460D49" w:rsidP="00460D49">
      <w:pPr>
        <w:jc w:val="left"/>
        <w:rPr>
          <w:rFonts w:ascii="Cambria Math" w:hAnsi="Cambria Math" w:cstheme="minorBidi"/>
          <w:b/>
          <w:bCs/>
          <w:kern w:val="24"/>
        </w:rPr>
      </w:pPr>
      <w:r w:rsidRPr="002E2DE0">
        <w:rPr>
          <w:rFonts w:ascii="Cambria Math" w:hAnsi="Cambria Math" w:cstheme="minorBidi"/>
          <w:b/>
          <w:bCs/>
          <w:kern w:val="24"/>
        </w:rPr>
        <w:t>For +</w:t>
      </w:r>
      <w:proofErr w:type="spellStart"/>
      <w:r w:rsidRPr="002E2DE0">
        <w:rPr>
          <w:rFonts w:ascii="Cambria Math" w:hAnsi="Cambria Math" w:cstheme="minorBidi"/>
          <w:b/>
          <w:bCs/>
          <w:kern w:val="24"/>
        </w:rPr>
        <w:t>ve</w:t>
      </w:r>
      <w:proofErr w:type="spellEnd"/>
      <w:r w:rsidRPr="002E2DE0">
        <w:rPr>
          <w:rFonts w:ascii="Cambria Math" w:hAnsi="Cambria Math" w:cstheme="minorBidi"/>
          <w:b/>
          <w:bCs/>
          <w:kern w:val="24"/>
        </w:rPr>
        <w:t xml:space="preserve"> 5 degree </w:t>
      </w:r>
      <w:r>
        <w:rPr>
          <w:rFonts w:ascii="Cambria Math" w:hAnsi="Cambria Math" w:cstheme="minorBidi"/>
          <w:b/>
          <w:bCs/>
          <w:kern w:val="24"/>
        </w:rPr>
        <w:t>elevator</w:t>
      </w:r>
    </w:p>
    <w:p w14:paraId="7D1CEC95" w14:textId="77777777" w:rsidR="00460D49" w:rsidRDefault="00460D49" w:rsidP="00460D49">
      <w:pPr>
        <w:jc w:val="left"/>
        <w:rPr>
          <w:rFonts w:ascii="Cambria Math" w:hAnsi="Cambria Math" w:cstheme="minorBidi"/>
          <w:b/>
          <w:bCs/>
          <w:kern w:val="24"/>
          <w:u w:val="single"/>
        </w:rPr>
      </w:pPr>
    </w:p>
    <w:p w14:paraId="59AD0EAE" w14:textId="77777777" w:rsidR="00460D49" w:rsidRPr="00613082" w:rsidRDefault="00460D49" w:rsidP="00460D49">
      <w:pPr>
        <w:jc w:val="left"/>
        <w:rPr>
          <w:rFonts w:ascii="Cambria Math" w:hAnsi="Cambria Math" w:cstheme="minorBidi"/>
          <w:b/>
          <w:bCs/>
          <w:kern w:val="24"/>
          <w:u w:val="single"/>
        </w:rPr>
      </w:pPr>
    </w:p>
    <w:p w14:paraId="5F192178" w14:textId="544CAB40"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3204A5B6" wp14:editId="5A4EDE20">
            <wp:extent cx="6080757" cy="3040378"/>
            <wp:effectExtent l="0" t="0" r="0" b="825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6080757" cy="3040378"/>
                    </a:xfrm>
                    <a:prstGeom prst="rect">
                      <a:avLst/>
                    </a:prstGeom>
                    <a:noFill/>
                    <a:ln>
                      <a:noFill/>
                    </a:ln>
                  </pic:spPr>
                </pic:pic>
              </a:graphicData>
            </a:graphic>
          </wp:inline>
        </w:drawing>
      </w:r>
    </w:p>
    <w:p w14:paraId="6225E6E3" w14:textId="77777777" w:rsidR="00460D49" w:rsidRDefault="00460D49" w:rsidP="00460D49">
      <w:pPr>
        <w:jc w:val="center"/>
        <w:rPr>
          <w:rFonts w:ascii="Cambria Math" w:hAnsi="Cambria Math" w:cstheme="minorBidi"/>
          <w:color w:val="002060"/>
          <w:kern w:val="24"/>
        </w:rPr>
      </w:pPr>
    </w:p>
    <w:p w14:paraId="63177AB0" w14:textId="77777777" w:rsidR="00460D49" w:rsidRDefault="00460D49" w:rsidP="00460D49">
      <w:pPr>
        <w:jc w:val="center"/>
        <w:rPr>
          <w:rFonts w:ascii="Cambria Math" w:hAnsi="Cambria Math" w:cstheme="minorBidi"/>
          <w:color w:val="002060"/>
          <w:kern w:val="24"/>
        </w:rPr>
      </w:pPr>
    </w:p>
    <w:p w14:paraId="16CAA52E" w14:textId="7272E498"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38997DEC" wp14:editId="534DC099">
            <wp:extent cx="6080757" cy="3040378"/>
            <wp:effectExtent l="0" t="0" r="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6080757" cy="3040378"/>
                    </a:xfrm>
                    <a:prstGeom prst="rect">
                      <a:avLst/>
                    </a:prstGeom>
                    <a:noFill/>
                    <a:ln>
                      <a:noFill/>
                    </a:ln>
                  </pic:spPr>
                </pic:pic>
              </a:graphicData>
            </a:graphic>
          </wp:inline>
        </w:drawing>
      </w:r>
    </w:p>
    <w:p w14:paraId="772F971F" w14:textId="77777777" w:rsidR="00460D49" w:rsidRDefault="00460D49" w:rsidP="00460D49">
      <w:pPr>
        <w:jc w:val="center"/>
        <w:rPr>
          <w:rFonts w:ascii="Cambria Math" w:hAnsi="Cambria Math" w:cstheme="minorBidi"/>
          <w:color w:val="002060"/>
          <w:kern w:val="24"/>
        </w:rPr>
      </w:pPr>
    </w:p>
    <w:p w14:paraId="77C5700D" w14:textId="77777777" w:rsidR="00460D49" w:rsidRDefault="00460D49" w:rsidP="00460D49">
      <w:pPr>
        <w:jc w:val="center"/>
        <w:rPr>
          <w:rFonts w:ascii="Cambria Math" w:hAnsi="Cambria Math" w:cstheme="minorBidi"/>
          <w:color w:val="002060"/>
          <w:kern w:val="24"/>
        </w:rPr>
      </w:pPr>
    </w:p>
    <w:p w14:paraId="6C68A339" w14:textId="77777777" w:rsidR="00460D49" w:rsidRDefault="00460D49" w:rsidP="00460D49">
      <w:pPr>
        <w:jc w:val="center"/>
        <w:rPr>
          <w:rFonts w:ascii="Cambria Math" w:hAnsi="Cambria Math" w:cstheme="minorBidi"/>
          <w:color w:val="002060"/>
          <w:kern w:val="24"/>
        </w:rPr>
      </w:pPr>
    </w:p>
    <w:p w14:paraId="054AAF55" w14:textId="77777777" w:rsidR="00460D49" w:rsidRDefault="00460D49" w:rsidP="00460D49">
      <w:pPr>
        <w:jc w:val="center"/>
        <w:rPr>
          <w:rFonts w:ascii="Cambria Math" w:hAnsi="Cambria Math" w:cstheme="minorBidi"/>
          <w:color w:val="002060"/>
          <w:kern w:val="24"/>
        </w:rPr>
      </w:pPr>
    </w:p>
    <w:p w14:paraId="1D34F977" w14:textId="77777777" w:rsidR="00460D49" w:rsidRDefault="00460D49" w:rsidP="00460D49">
      <w:pPr>
        <w:jc w:val="center"/>
        <w:rPr>
          <w:rFonts w:ascii="Cambria Math" w:hAnsi="Cambria Math" w:cstheme="minorBidi"/>
          <w:color w:val="002060"/>
          <w:kern w:val="24"/>
        </w:rPr>
      </w:pPr>
    </w:p>
    <w:p w14:paraId="14531CCE" w14:textId="77777777" w:rsidR="00460D49" w:rsidRDefault="00460D49" w:rsidP="00460D49">
      <w:pPr>
        <w:jc w:val="center"/>
        <w:rPr>
          <w:rFonts w:ascii="Cambria Math" w:hAnsi="Cambria Math" w:cstheme="minorBidi"/>
          <w:color w:val="002060"/>
          <w:kern w:val="24"/>
        </w:rPr>
      </w:pPr>
    </w:p>
    <w:p w14:paraId="5384C4C1" w14:textId="77777777" w:rsidR="00460D49" w:rsidRDefault="00460D49" w:rsidP="00460D49">
      <w:pPr>
        <w:jc w:val="center"/>
        <w:rPr>
          <w:rFonts w:ascii="Cambria Math" w:hAnsi="Cambria Math" w:cstheme="minorBidi"/>
          <w:color w:val="002060"/>
          <w:kern w:val="24"/>
        </w:rPr>
      </w:pPr>
    </w:p>
    <w:p w14:paraId="277D099D" w14:textId="77777777" w:rsidR="00460D49" w:rsidRDefault="00460D49" w:rsidP="00460D49">
      <w:pPr>
        <w:jc w:val="center"/>
        <w:rPr>
          <w:rFonts w:ascii="Cambria Math" w:hAnsi="Cambria Math" w:cstheme="minorBidi"/>
          <w:color w:val="002060"/>
          <w:kern w:val="24"/>
        </w:rPr>
      </w:pPr>
    </w:p>
    <w:p w14:paraId="02E69C4A" w14:textId="6167BCB6" w:rsidR="00460D49" w:rsidRDefault="00460D49" w:rsidP="00460D49">
      <w:pPr>
        <w:jc w:val="center"/>
        <w:rPr>
          <w:rFonts w:ascii="Cambria Math" w:hAnsi="Cambria Math" w:cstheme="minorBidi"/>
          <w:color w:val="002060"/>
          <w:kern w:val="24"/>
        </w:rPr>
      </w:pPr>
    </w:p>
    <w:p w14:paraId="63BF7BD7" w14:textId="77777777" w:rsidR="006E42B9" w:rsidRDefault="006E42B9" w:rsidP="00460D49">
      <w:pPr>
        <w:jc w:val="center"/>
        <w:rPr>
          <w:rFonts w:ascii="Cambria Math" w:hAnsi="Cambria Math" w:cstheme="minorBidi"/>
          <w:color w:val="002060"/>
          <w:kern w:val="24"/>
        </w:rPr>
      </w:pPr>
    </w:p>
    <w:p w14:paraId="64066499" w14:textId="77777777" w:rsidR="00460D49" w:rsidRPr="00613082" w:rsidRDefault="00460D49" w:rsidP="00460D49">
      <w:pPr>
        <w:jc w:val="left"/>
        <w:rPr>
          <w:rFonts w:ascii="Cambria Math" w:hAnsi="Cambria Math" w:cstheme="minorBidi"/>
          <w:b/>
          <w:bCs/>
          <w:kern w:val="24"/>
        </w:rPr>
      </w:pPr>
      <w:r w:rsidRPr="002E2DE0">
        <w:rPr>
          <w:rFonts w:ascii="Cambria Math" w:hAnsi="Cambria Math" w:cstheme="minorBidi"/>
          <w:b/>
          <w:bCs/>
          <w:kern w:val="24"/>
        </w:rPr>
        <w:t xml:space="preserve">For </w:t>
      </w:r>
      <w:r>
        <w:rPr>
          <w:rFonts w:ascii="Cambria Math" w:hAnsi="Cambria Math" w:cstheme="minorBidi"/>
          <w:b/>
          <w:bCs/>
          <w:kern w:val="24"/>
        </w:rPr>
        <w:t>-</w:t>
      </w:r>
      <w:proofErr w:type="spellStart"/>
      <w:r w:rsidRPr="002E2DE0">
        <w:rPr>
          <w:rFonts w:ascii="Cambria Math" w:hAnsi="Cambria Math" w:cstheme="minorBidi"/>
          <w:b/>
          <w:bCs/>
          <w:kern w:val="24"/>
        </w:rPr>
        <w:t>ve</w:t>
      </w:r>
      <w:proofErr w:type="spellEnd"/>
      <w:r w:rsidRPr="002E2DE0">
        <w:rPr>
          <w:rFonts w:ascii="Cambria Math" w:hAnsi="Cambria Math" w:cstheme="minorBidi"/>
          <w:b/>
          <w:bCs/>
          <w:kern w:val="24"/>
        </w:rPr>
        <w:t xml:space="preserve"> 5 degree </w:t>
      </w:r>
      <w:r>
        <w:rPr>
          <w:rFonts w:ascii="Cambria Math" w:hAnsi="Cambria Math" w:cstheme="minorBidi"/>
          <w:b/>
          <w:bCs/>
          <w:kern w:val="24"/>
        </w:rPr>
        <w:t>elevator</w:t>
      </w:r>
    </w:p>
    <w:p w14:paraId="644E37BF" w14:textId="77777777" w:rsidR="00460D49" w:rsidRDefault="00460D49" w:rsidP="00460D49">
      <w:pPr>
        <w:jc w:val="left"/>
        <w:rPr>
          <w:rFonts w:ascii="Cambria Math" w:hAnsi="Cambria Math" w:cstheme="minorBidi"/>
          <w:b/>
          <w:bCs/>
          <w:kern w:val="24"/>
          <w:u w:val="single"/>
        </w:rPr>
      </w:pPr>
    </w:p>
    <w:p w14:paraId="27BD7607" w14:textId="77777777" w:rsidR="00460D49" w:rsidRPr="00613082" w:rsidRDefault="00460D49" w:rsidP="00460D49">
      <w:pPr>
        <w:jc w:val="left"/>
        <w:rPr>
          <w:rFonts w:ascii="Cambria Math" w:hAnsi="Cambria Math" w:cstheme="minorBidi"/>
          <w:b/>
          <w:bCs/>
          <w:kern w:val="24"/>
          <w:u w:val="single"/>
        </w:rPr>
      </w:pPr>
    </w:p>
    <w:p w14:paraId="2A65A3A4" w14:textId="1D0DA8D8"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28357DBB" wp14:editId="58CD853D">
            <wp:extent cx="6080755" cy="3040378"/>
            <wp:effectExtent l="0" t="0" r="0" b="825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6080755" cy="3040378"/>
                    </a:xfrm>
                    <a:prstGeom prst="rect">
                      <a:avLst/>
                    </a:prstGeom>
                    <a:noFill/>
                    <a:ln>
                      <a:noFill/>
                    </a:ln>
                  </pic:spPr>
                </pic:pic>
              </a:graphicData>
            </a:graphic>
          </wp:inline>
        </w:drawing>
      </w:r>
    </w:p>
    <w:p w14:paraId="18438DCB" w14:textId="77777777" w:rsidR="00460D49" w:rsidRDefault="00460D49" w:rsidP="00460D49">
      <w:pPr>
        <w:jc w:val="center"/>
        <w:rPr>
          <w:rFonts w:ascii="Cambria Math" w:hAnsi="Cambria Math" w:cstheme="minorBidi"/>
          <w:color w:val="002060"/>
          <w:kern w:val="24"/>
        </w:rPr>
      </w:pPr>
    </w:p>
    <w:p w14:paraId="72A35599" w14:textId="77777777" w:rsidR="00460D49" w:rsidRDefault="00460D49" w:rsidP="00460D49">
      <w:pPr>
        <w:jc w:val="center"/>
        <w:rPr>
          <w:rFonts w:ascii="Cambria Math" w:hAnsi="Cambria Math" w:cstheme="minorBidi"/>
          <w:color w:val="002060"/>
          <w:kern w:val="24"/>
        </w:rPr>
      </w:pPr>
    </w:p>
    <w:p w14:paraId="7F17B8E7" w14:textId="07158959"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5B96AEE9" wp14:editId="648BED56">
            <wp:extent cx="6080755" cy="3040378"/>
            <wp:effectExtent l="0" t="0" r="0" b="825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6080755" cy="3040378"/>
                    </a:xfrm>
                    <a:prstGeom prst="rect">
                      <a:avLst/>
                    </a:prstGeom>
                    <a:noFill/>
                    <a:ln>
                      <a:noFill/>
                    </a:ln>
                  </pic:spPr>
                </pic:pic>
              </a:graphicData>
            </a:graphic>
          </wp:inline>
        </w:drawing>
      </w:r>
    </w:p>
    <w:p w14:paraId="4C1D6C87" w14:textId="77777777" w:rsidR="00460D49" w:rsidRDefault="00460D49" w:rsidP="00460D49">
      <w:pPr>
        <w:jc w:val="center"/>
        <w:rPr>
          <w:rFonts w:ascii="Cambria Math" w:hAnsi="Cambria Math" w:cstheme="minorBidi"/>
          <w:color w:val="002060"/>
          <w:kern w:val="24"/>
        </w:rPr>
      </w:pPr>
    </w:p>
    <w:p w14:paraId="1FD96591" w14:textId="77777777" w:rsidR="00460D49" w:rsidRDefault="00460D49" w:rsidP="00460D49">
      <w:pPr>
        <w:jc w:val="center"/>
        <w:rPr>
          <w:rFonts w:ascii="Cambria Math" w:hAnsi="Cambria Math" w:cstheme="minorBidi"/>
          <w:color w:val="002060"/>
          <w:kern w:val="24"/>
        </w:rPr>
      </w:pPr>
    </w:p>
    <w:p w14:paraId="721A1C14" w14:textId="77777777" w:rsidR="00460D49" w:rsidRDefault="00460D49" w:rsidP="00460D49">
      <w:pPr>
        <w:jc w:val="center"/>
        <w:rPr>
          <w:rFonts w:ascii="Cambria Math" w:hAnsi="Cambria Math" w:cstheme="minorBidi"/>
          <w:color w:val="002060"/>
          <w:kern w:val="24"/>
        </w:rPr>
      </w:pPr>
    </w:p>
    <w:p w14:paraId="6EB41224" w14:textId="77777777" w:rsidR="00460D49" w:rsidRDefault="00460D49" w:rsidP="00460D49">
      <w:pPr>
        <w:jc w:val="center"/>
        <w:rPr>
          <w:rFonts w:ascii="Cambria Math" w:hAnsi="Cambria Math" w:cstheme="minorBidi"/>
          <w:color w:val="002060"/>
          <w:kern w:val="24"/>
        </w:rPr>
      </w:pPr>
    </w:p>
    <w:p w14:paraId="0D28D80E" w14:textId="77777777" w:rsidR="00460D49" w:rsidRDefault="00460D49" w:rsidP="00460D49">
      <w:pPr>
        <w:jc w:val="center"/>
        <w:rPr>
          <w:rFonts w:ascii="Cambria Math" w:hAnsi="Cambria Math" w:cstheme="minorBidi"/>
          <w:color w:val="002060"/>
          <w:kern w:val="24"/>
        </w:rPr>
      </w:pPr>
    </w:p>
    <w:p w14:paraId="72F556FE" w14:textId="77777777" w:rsidR="00460D49" w:rsidRDefault="00460D49" w:rsidP="00460D49">
      <w:pPr>
        <w:jc w:val="center"/>
        <w:rPr>
          <w:rFonts w:ascii="Cambria Math" w:hAnsi="Cambria Math" w:cstheme="minorBidi"/>
          <w:color w:val="002060"/>
          <w:kern w:val="24"/>
        </w:rPr>
      </w:pPr>
    </w:p>
    <w:p w14:paraId="49173A2C" w14:textId="77777777" w:rsidR="00460D49" w:rsidRDefault="00460D49" w:rsidP="00460D49">
      <w:pPr>
        <w:jc w:val="center"/>
        <w:rPr>
          <w:rFonts w:ascii="Cambria Math" w:hAnsi="Cambria Math" w:cstheme="minorBidi"/>
          <w:color w:val="002060"/>
          <w:kern w:val="24"/>
        </w:rPr>
      </w:pPr>
    </w:p>
    <w:p w14:paraId="1B1F730B" w14:textId="77777777" w:rsidR="00460D49" w:rsidRDefault="00460D49" w:rsidP="00460D49">
      <w:pPr>
        <w:jc w:val="center"/>
        <w:rPr>
          <w:rFonts w:ascii="Cambria Math" w:hAnsi="Cambria Math" w:cstheme="minorBidi"/>
          <w:color w:val="002060"/>
          <w:kern w:val="24"/>
        </w:rPr>
      </w:pPr>
    </w:p>
    <w:p w14:paraId="208D244C" w14:textId="77777777" w:rsidR="00460D49" w:rsidRDefault="00460D49" w:rsidP="00460D49">
      <w:pPr>
        <w:jc w:val="center"/>
        <w:rPr>
          <w:rFonts w:ascii="Cambria Math" w:hAnsi="Cambria Math" w:cstheme="minorBidi"/>
          <w:color w:val="002060"/>
          <w:kern w:val="24"/>
        </w:rPr>
      </w:pPr>
    </w:p>
    <w:p w14:paraId="24EA794E" w14:textId="77777777" w:rsidR="00460D49" w:rsidRDefault="00460D49" w:rsidP="006E42B9">
      <w:pPr>
        <w:ind w:left="0"/>
        <w:rPr>
          <w:rFonts w:ascii="Cambria Math" w:hAnsi="Cambria Math" w:cstheme="minorBidi"/>
          <w:color w:val="002060"/>
          <w:kern w:val="24"/>
        </w:rPr>
      </w:pPr>
    </w:p>
    <w:p w14:paraId="523C604E" w14:textId="77777777" w:rsidR="00460D49" w:rsidRPr="00613082" w:rsidRDefault="00460D49" w:rsidP="00460D49">
      <w:pPr>
        <w:jc w:val="left"/>
        <w:rPr>
          <w:rFonts w:ascii="Cambria Math" w:hAnsi="Cambria Math" w:cstheme="minorBidi"/>
          <w:b/>
          <w:bCs/>
          <w:kern w:val="24"/>
        </w:rPr>
      </w:pPr>
      <w:r w:rsidRPr="002E2DE0">
        <w:rPr>
          <w:rFonts w:ascii="Cambria Math" w:hAnsi="Cambria Math" w:cstheme="minorBidi"/>
          <w:b/>
          <w:bCs/>
          <w:kern w:val="24"/>
        </w:rPr>
        <w:t>For</w:t>
      </w:r>
      <w:r>
        <w:rPr>
          <w:rFonts w:ascii="Cambria Math" w:hAnsi="Cambria Math" w:cstheme="minorBidi"/>
          <w:b/>
          <w:bCs/>
          <w:kern w:val="24"/>
        </w:rPr>
        <w:t xml:space="preserve"> 1000 in thrust</w:t>
      </w:r>
    </w:p>
    <w:p w14:paraId="7147684D" w14:textId="77777777" w:rsidR="00460D49" w:rsidRDefault="00460D49" w:rsidP="00460D49">
      <w:pPr>
        <w:jc w:val="left"/>
        <w:rPr>
          <w:rFonts w:ascii="Cambria Math" w:hAnsi="Cambria Math" w:cstheme="minorBidi"/>
          <w:b/>
          <w:bCs/>
          <w:kern w:val="24"/>
          <w:u w:val="single"/>
        </w:rPr>
      </w:pPr>
    </w:p>
    <w:p w14:paraId="5B793540" w14:textId="77777777" w:rsidR="00460D49" w:rsidRPr="00613082" w:rsidRDefault="00460D49" w:rsidP="00460D49">
      <w:pPr>
        <w:jc w:val="left"/>
        <w:rPr>
          <w:rFonts w:ascii="Cambria Math" w:hAnsi="Cambria Math" w:cstheme="minorBidi"/>
          <w:b/>
          <w:bCs/>
          <w:kern w:val="24"/>
          <w:u w:val="single"/>
        </w:rPr>
      </w:pPr>
    </w:p>
    <w:p w14:paraId="53FCCC03" w14:textId="5F6B2438"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107DC8DF" wp14:editId="595EC903">
            <wp:extent cx="6080755" cy="3040378"/>
            <wp:effectExtent l="0" t="0" r="0"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6080755" cy="3040378"/>
                    </a:xfrm>
                    <a:prstGeom prst="rect">
                      <a:avLst/>
                    </a:prstGeom>
                    <a:noFill/>
                    <a:ln>
                      <a:noFill/>
                    </a:ln>
                  </pic:spPr>
                </pic:pic>
              </a:graphicData>
            </a:graphic>
          </wp:inline>
        </w:drawing>
      </w:r>
    </w:p>
    <w:p w14:paraId="242B8148" w14:textId="77777777" w:rsidR="00460D49" w:rsidRDefault="00460D49" w:rsidP="00460D49">
      <w:pPr>
        <w:jc w:val="center"/>
        <w:rPr>
          <w:rFonts w:ascii="Cambria Math" w:hAnsi="Cambria Math" w:cstheme="minorBidi"/>
          <w:color w:val="002060"/>
          <w:kern w:val="24"/>
        </w:rPr>
      </w:pPr>
    </w:p>
    <w:p w14:paraId="340B7A1A" w14:textId="77777777" w:rsidR="00460D49" w:rsidRDefault="00460D49" w:rsidP="00460D49">
      <w:pPr>
        <w:jc w:val="center"/>
        <w:rPr>
          <w:rFonts w:ascii="Cambria Math" w:hAnsi="Cambria Math" w:cstheme="minorBidi"/>
          <w:color w:val="002060"/>
          <w:kern w:val="24"/>
        </w:rPr>
      </w:pPr>
    </w:p>
    <w:p w14:paraId="37581435" w14:textId="6858F7A3"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5C22EB0B" wp14:editId="099E9547">
            <wp:extent cx="6080755" cy="3040378"/>
            <wp:effectExtent l="0" t="0" r="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6080755" cy="3040378"/>
                    </a:xfrm>
                    <a:prstGeom prst="rect">
                      <a:avLst/>
                    </a:prstGeom>
                    <a:noFill/>
                    <a:ln>
                      <a:noFill/>
                    </a:ln>
                  </pic:spPr>
                </pic:pic>
              </a:graphicData>
            </a:graphic>
          </wp:inline>
        </w:drawing>
      </w:r>
    </w:p>
    <w:p w14:paraId="490C0A26" w14:textId="77777777" w:rsidR="00460D49" w:rsidRDefault="00460D49" w:rsidP="00460D49">
      <w:pPr>
        <w:jc w:val="center"/>
        <w:rPr>
          <w:rFonts w:ascii="Cambria Math" w:hAnsi="Cambria Math" w:cstheme="minorBidi"/>
          <w:color w:val="002060"/>
          <w:kern w:val="24"/>
        </w:rPr>
      </w:pPr>
    </w:p>
    <w:p w14:paraId="6DEE25EC" w14:textId="77777777" w:rsidR="00460D49" w:rsidRDefault="00460D49" w:rsidP="00460D49">
      <w:pPr>
        <w:jc w:val="center"/>
        <w:rPr>
          <w:rFonts w:ascii="Cambria Math" w:hAnsi="Cambria Math" w:cstheme="minorBidi"/>
          <w:color w:val="002060"/>
          <w:kern w:val="24"/>
        </w:rPr>
      </w:pPr>
    </w:p>
    <w:p w14:paraId="6431D1EF" w14:textId="77777777" w:rsidR="00460D49" w:rsidRDefault="00460D49" w:rsidP="00460D49">
      <w:pPr>
        <w:jc w:val="center"/>
        <w:rPr>
          <w:rFonts w:ascii="Cambria Math" w:hAnsi="Cambria Math" w:cstheme="minorBidi"/>
          <w:color w:val="002060"/>
          <w:kern w:val="24"/>
        </w:rPr>
      </w:pPr>
    </w:p>
    <w:p w14:paraId="664F99C2" w14:textId="77777777" w:rsidR="00460D49" w:rsidRDefault="00460D49" w:rsidP="00460D49">
      <w:pPr>
        <w:jc w:val="center"/>
        <w:rPr>
          <w:rFonts w:ascii="Cambria Math" w:hAnsi="Cambria Math" w:cstheme="minorBidi"/>
          <w:color w:val="002060"/>
          <w:kern w:val="24"/>
        </w:rPr>
      </w:pPr>
    </w:p>
    <w:p w14:paraId="16CAA2D0" w14:textId="77777777" w:rsidR="00460D49" w:rsidRDefault="00460D49" w:rsidP="00460D49">
      <w:pPr>
        <w:jc w:val="center"/>
        <w:rPr>
          <w:rFonts w:ascii="Cambria Math" w:hAnsi="Cambria Math" w:cstheme="minorBidi"/>
          <w:color w:val="002060"/>
          <w:kern w:val="24"/>
        </w:rPr>
      </w:pPr>
    </w:p>
    <w:p w14:paraId="76D4B849" w14:textId="77777777" w:rsidR="00460D49" w:rsidRDefault="00460D49" w:rsidP="00460D49">
      <w:pPr>
        <w:jc w:val="center"/>
        <w:rPr>
          <w:rFonts w:ascii="Cambria Math" w:hAnsi="Cambria Math" w:cstheme="minorBidi"/>
          <w:color w:val="002060"/>
          <w:kern w:val="24"/>
        </w:rPr>
      </w:pPr>
    </w:p>
    <w:p w14:paraId="59AEC799" w14:textId="77777777" w:rsidR="00460D49" w:rsidRDefault="00460D49" w:rsidP="00460D49">
      <w:pPr>
        <w:jc w:val="center"/>
        <w:rPr>
          <w:rFonts w:ascii="Cambria Math" w:hAnsi="Cambria Math" w:cstheme="minorBidi"/>
          <w:color w:val="002060"/>
          <w:kern w:val="24"/>
        </w:rPr>
      </w:pPr>
    </w:p>
    <w:p w14:paraId="212C14D2" w14:textId="77777777" w:rsidR="00460D49" w:rsidRDefault="00460D49" w:rsidP="00460D49">
      <w:pPr>
        <w:jc w:val="center"/>
        <w:rPr>
          <w:rFonts w:ascii="Cambria Math" w:hAnsi="Cambria Math" w:cstheme="minorBidi"/>
          <w:color w:val="002060"/>
          <w:kern w:val="24"/>
        </w:rPr>
      </w:pPr>
    </w:p>
    <w:p w14:paraId="332786C5" w14:textId="77777777" w:rsidR="00460D49" w:rsidRDefault="00460D49" w:rsidP="00460D49">
      <w:pPr>
        <w:jc w:val="center"/>
        <w:rPr>
          <w:rFonts w:ascii="Cambria Math" w:hAnsi="Cambria Math" w:cstheme="minorBidi"/>
          <w:color w:val="002060"/>
          <w:kern w:val="24"/>
        </w:rPr>
      </w:pPr>
    </w:p>
    <w:p w14:paraId="0E69FC2D" w14:textId="77777777" w:rsidR="00460D49" w:rsidRDefault="00460D49" w:rsidP="00460D49">
      <w:pPr>
        <w:jc w:val="center"/>
        <w:rPr>
          <w:rFonts w:ascii="Cambria Math" w:hAnsi="Cambria Math" w:cstheme="minorBidi"/>
          <w:color w:val="002060"/>
          <w:kern w:val="24"/>
        </w:rPr>
      </w:pPr>
    </w:p>
    <w:p w14:paraId="12FBFE33" w14:textId="77777777" w:rsidR="00460D49" w:rsidRPr="00613082" w:rsidRDefault="00460D49" w:rsidP="00460D49">
      <w:pPr>
        <w:jc w:val="left"/>
        <w:rPr>
          <w:rFonts w:ascii="Cambria Math" w:hAnsi="Cambria Math" w:cstheme="minorBidi"/>
          <w:b/>
          <w:bCs/>
          <w:kern w:val="24"/>
        </w:rPr>
      </w:pPr>
      <w:r w:rsidRPr="002E2DE0">
        <w:rPr>
          <w:rFonts w:ascii="Cambria Math" w:hAnsi="Cambria Math" w:cstheme="minorBidi"/>
          <w:b/>
          <w:bCs/>
          <w:kern w:val="24"/>
        </w:rPr>
        <w:t>For</w:t>
      </w:r>
      <w:r>
        <w:rPr>
          <w:rFonts w:ascii="Cambria Math" w:hAnsi="Cambria Math" w:cstheme="minorBidi"/>
          <w:b/>
          <w:bCs/>
          <w:kern w:val="24"/>
        </w:rPr>
        <w:t xml:space="preserve"> 10000 in thrust</w:t>
      </w:r>
    </w:p>
    <w:p w14:paraId="6853B8AD" w14:textId="77777777" w:rsidR="00460D49" w:rsidRDefault="00460D49" w:rsidP="00460D49">
      <w:pPr>
        <w:jc w:val="left"/>
        <w:rPr>
          <w:rFonts w:ascii="Cambria Math" w:hAnsi="Cambria Math" w:cstheme="minorBidi"/>
          <w:b/>
          <w:bCs/>
          <w:kern w:val="24"/>
          <w:u w:val="single"/>
        </w:rPr>
      </w:pPr>
    </w:p>
    <w:p w14:paraId="6EE0AFFE" w14:textId="77777777" w:rsidR="00460D49" w:rsidRPr="00613082" w:rsidRDefault="00460D49" w:rsidP="00460D49">
      <w:pPr>
        <w:jc w:val="left"/>
        <w:rPr>
          <w:rFonts w:ascii="Cambria Math" w:hAnsi="Cambria Math" w:cstheme="minorBidi"/>
          <w:b/>
          <w:bCs/>
          <w:kern w:val="24"/>
          <w:u w:val="single"/>
        </w:rPr>
      </w:pPr>
    </w:p>
    <w:p w14:paraId="3CCC99BC" w14:textId="290A589D"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0E0B9D30" wp14:editId="357E668F">
            <wp:extent cx="6080755" cy="3040377"/>
            <wp:effectExtent l="0" t="0" r="0" b="825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6080755" cy="3040377"/>
                    </a:xfrm>
                    <a:prstGeom prst="rect">
                      <a:avLst/>
                    </a:prstGeom>
                    <a:noFill/>
                    <a:ln>
                      <a:noFill/>
                    </a:ln>
                  </pic:spPr>
                </pic:pic>
              </a:graphicData>
            </a:graphic>
          </wp:inline>
        </w:drawing>
      </w:r>
    </w:p>
    <w:p w14:paraId="1032A1E2" w14:textId="77777777" w:rsidR="00460D49" w:rsidRDefault="00460D49" w:rsidP="00460D49">
      <w:pPr>
        <w:jc w:val="center"/>
        <w:rPr>
          <w:rFonts w:ascii="Cambria Math" w:hAnsi="Cambria Math" w:cstheme="minorBidi"/>
          <w:color w:val="002060"/>
          <w:kern w:val="24"/>
        </w:rPr>
      </w:pPr>
    </w:p>
    <w:p w14:paraId="017913C0" w14:textId="77777777" w:rsidR="00460D49" w:rsidRDefault="00460D49" w:rsidP="00460D49">
      <w:pPr>
        <w:jc w:val="center"/>
        <w:rPr>
          <w:rFonts w:ascii="Cambria Math" w:hAnsi="Cambria Math" w:cstheme="minorBidi"/>
          <w:color w:val="002060"/>
          <w:kern w:val="24"/>
        </w:rPr>
      </w:pPr>
    </w:p>
    <w:p w14:paraId="1CF76C84" w14:textId="325C34CD" w:rsidR="00460D49" w:rsidRDefault="00460D49" w:rsidP="00460D49">
      <w:pPr>
        <w:jc w:val="center"/>
        <w:rPr>
          <w:rFonts w:ascii="Cambria Math" w:hAnsi="Cambria Math" w:cstheme="minorBidi"/>
          <w:color w:val="002060"/>
          <w:kern w:val="24"/>
        </w:rPr>
      </w:pPr>
      <w:r>
        <w:rPr>
          <w:rFonts w:ascii="Cambria Math" w:hAnsi="Cambria Math" w:cstheme="minorBidi"/>
          <w:noProof/>
          <w:color w:val="002060"/>
          <w:kern w:val="24"/>
        </w:rPr>
        <w:drawing>
          <wp:inline distT="0" distB="0" distL="0" distR="0" wp14:anchorId="23B8EB21" wp14:editId="77AF63D2">
            <wp:extent cx="6080755" cy="3040377"/>
            <wp:effectExtent l="0" t="0" r="0" b="825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6080755" cy="3040377"/>
                    </a:xfrm>
                    <a:prstGeom prst="rect">
                      <a:avLst/>
                    </a:prstGeom>
                    <a:noFill/>
                    <a:ln>
                      <a:noFill/>
                    </a:ln>
                  </pic:spPr>
                </pic:pic>
              </a:graphicData>
            </a:graphic>
          </wp:inline>
        </w:drawing>
      </w:r>
    </w:p>
    <w:p w14:paraId="196E2F8E" w14:textId="77777777" w:rsidR="00460D49" w:rsidRDefault="00460D49" w:rsidP="00183D4F">
      <w:pPr>
        <w:jc w:val="center"/>
        <w:rPr>
          <w:rFonts w:ascii="Cambria Math" w:hAnsi="Cambria Math" w:cstheme="minorBidi"/>
          <w:color w:val="002060"/>
          <w:kern w:val="24"/>
        </w:rPr>
      </w:pPr>
    </w:p>
    <w:p w14:paraId="16D1F642" w14:textId="0FE1093D" w:rsidR="00265ED9" w:rsidRDefault="00265ED9" w:rsidP="00183D4F">
      <w:pPr>
        <w:jc w:val="center"/>
        <w:rPr>
          <w:rFonts w:ascii="Cambria Math" w:hAnsi="Cambria Math" w:cstheme="minorBidi"/>
          <w:color w:val="002060"/>
          <w:kern w:val="24"/>
        </w:rPr>
      </w:pPr>
    </w:p>
    <w:p w14:paraId="472C12AC" w14:textId="00D51C17" w:rsidR="00265ED9" w:rsidRDefault="00265ED9" w:rsidP="00183D4F">
      <w:pPr>
        <w:jc w:val="center"/>
        <w:rPr>
          <w:rFonts w:ascii="Cambria Math" w:hAnsi="Cambria Math" w:cstheme="minorBidi"/>
          <w:color w:val="002060"/>
          <w:kern w:val="24"/>
        </w:rPr>
      </w:pPr>
    </w:p>
    <w:p w14:paraId="0AA35C66" w14:textId="381C77D1" w:rsidR="00265ED9" w:rsidRDefault="00265ED9" w:rsidP="00183D4F">
      <w:pPr>
        <w:jc w:val="center"/>
        <w:rPr>
          <w:rFonts w:ascii="Cambria Math" w:hAnsi="Cambria Math" w:cstheme="minorBidi"/>
          <w:color w:val="002060"/>
          <w:kern w:val="24"/>
        </w:rPr>
      </w:pPr>
    </w:p>
    <w:p w14:paraId="372D6C33" w14:textId="649CA576" w:rsidR="00265ED9" w:rsidRDefault="00265ED9" w:rsidP="00183D4F">
      <w:pPr>
        <w:jc w:val="center"/>
        <w:rPr>
          <w:rFonts w:ascii="Cambria Math" w:hAnsi="Cambria Math" w:cstheme="minorBidi"/>
          <w:color w:val="002060"/>
          <w:kern w:val="24"/>
        </w:rPr>
      </w:pPr>
    </w:p>
    <w:p w14:paraId="68847DE6" w14:textId="3DDEDF2F" w:rsidR="00265ED9" w:rsidRDefault="00265ED9" w:rsidP="00183D4F">
      <w:pPr>
        <w:jc w:val="center"/>
        <w:rPr>
          <w:rFonts w:ascii="Cambria Math" w:hAnsi="Cambria Math" w:cstheme="minorBidi"/>
          <w:color w:val="002060"/>
          <w:kern w:val="24"/>
        </w:rPr>
      </w:pPr>
    </w:p>
    <w:p w14:paraId="3DC29B22" w14:textId="51EFB208" w:rsidR="00265ED9" w:rsidRDefault="00590B75" w:rsidP="00590B75">
      <w:pPr>
        <w:spacing w:after="200"/>
        <w:ind w:left="0" w:right="0"/>
        <w:jc w:val="left"/>
        <w:rPr>
          <w:rFonts w:ascii="Cambria Math" w:hAnsi="Cambria Math" w:cstheme="minorBidi"/>
          <w:color w:val="002060"/>
          <w:kern w:val="24"/>
        </w:rPr>
      </w:pPr>
      <w:r>
        <w:rPr>
          <w:rFonts w:ascii="Cambria Math" w:hAnsi="Cambria Math" w:cstheme="minorBidi"/>
          <w:color w:val="002060"/>
          <w:kern w:val="24"/>
        </w:rPr>
        <w:br w:type="page"/>
      </w:r>
    </w:p>
    <w:p w14:paraId="135CA1A5" w14:textId="738DBB8A" w:rsidR="00590B75" w:rsidRDefault="00590B75" w:rsidP="00590B75">
      <w:pPr>
        <w:pStyle w:val="Heading1"/>
      </w:pPr>
      <w:bookmarkStart w:id="60" w:name="_Toc69863277"/>
      <w:r>
        <w:lastRenderedPageBreak/>
        <w:t>Linearization and Approximations Part I</w:t>
      </w:r>
    </w:p>
    <w:p w14:paraId="63B204B7" w14:textId="77777777" w:rsidR="00590B75" w:rsidRDefault="00590B75" w:rsidP="00590B75">
      <w:pPr>
        <w:pStyle w:val="Heading2"/>
        <w:numPr>
          <w:ilvl w:val="0"/>
          <w:numId w:val="4"/>
        </w:numPr>
        <w:ind w:left="360"/>
      </w:pPr>
      <w:r w:rsidRPr="0082238B">
        <w:rPr>
          <w:lang w:val="en-GB"/>
        </w:rPr>
        <w:t xml:space="preserve">Linearization of 12 EOM for a </w:t>
      </w:r>
      <w:r w:rsidRPr="0082238B">
        <w:t>fixed</w:t>
      </w:r>
      <w:r w:rsidRPr="0082238B">
        <w:rPr>
          <w:lang w:val="en-GB"/>
        </w:rPr>
        <w:t xml:space="preserve"> wing A/C</w:t>
      </w:r>
    </w:p>
    <w:p w14:paraId="3F6BCF26" w14:textId="77777777" w:rsidR="00590B75" w:rsidRDefault="00590B75" w:rsidP="00590B75"/>
    <w:tbl>
      <w:tblPr>
        <w:tblStyle w:val="TableGrid"/>
        <w:tblW w:w="965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9"/>
        <w:gridCol w:w="3945"/>
      </w:tblGrid>
      <w:tr w:rsidR="00590B75" w:rsidRPr="00C72348" w14:paraId="31DD8532" w14:textId="77777777" w:rsidTr="00E52788">
        <w:trPr>
          <w:trHeight w:val="963"/>
          <w:jc w:val="center"/>
        </w:trPr>
        <w:tc>
          <w:tcPr>
            <w:tcW w:w="5709" w:type="dxa"/>
          </w:tcPr>
          <w:p w14:paraId="25F6C983" w14:textId="77777777" w:rsidR="00590B75" w:rsidRPr="00C72348" w:rsidRDefault="00590B75" w:rsidP="00E52788">
            <w:pPr>
              <w:pStyle w:val="Default"/>
              <w:rPr>
                <w:rFonts w:asciiTheme="majorBidi" w:eastAsiaTheme="minorEastAsia" w:hAnsiTheme="majorBidi" w:cstheme="majorBidi"/>
                <w:i/>
                <w:iCs/>
                <w:color w:val="161718" w:themeColor="text1"/>
              </w:rPr>
            </w:pPr>
            <m:oMathPara>
              <m:oMathParaPr>
                <m:jc m:val="left"/>
              </m:oMathParaPr>
              <m:oMath>
                <m:r>
                  <w:rPr>
                    <w:rFonts w:ascii="Cambria Math" w:eastAsiaTheme="minorEastAsia" w:hAnsi="Cambria Math" w:cstheme="majorBidi"/>
                    <w:color w:val="161718" w:themeColor="text1"/>
                  </w:rPr>
                  <m:t xml:space="preserve">X-mg </m:t>
                </m:r>
                <m:sSub>
                  <m:sSubPr>
                    <m:ctrlPr>
                      <w:rPr>
                        <w:rFonts w:ascii="Cambria Math" w:eastAsiaTheme="minorEastAsia" w:hAnsi="Cambria Math" w:cstheme="majorBidi"/>
                        <w:i/>
                        <w:iCs/>
                        <w:color w:val="161718" w:themeColor="text1"/>
                      </w:rPr>
                    </m:ctrlPr>
                  </m:sSubPr>
                  <m:e>
                    <m:r>
                      <w:rPr>
                        <w:rFonts w:ascii="Cambria Math" w:eastAsiaTheme="minorEastAsia" w:hAnsi="Cambria Math" w:cstheme="majorBidi"/>
                        <w:color w:val="161718" w:themeColor="text1"/>
                      </w:rPr>
                      <m:t>S</m:t>
                    </m:r>
                  </m:e>
                  <m:sub>
                    <m:r>
                      <w:rPr>
                        <w:rFonts w:ascii="Cambria Math" w:eastAsiaTheme="minorEastAsia" w:hAnsi="Cambria Math" w:cstheme="majorBidi"/>
                        <w:color w:val="161718" w:themeColor="text1"/>
                      </w:rPr>
                      <m:t>θ</m:t>
                    </m:r>
                  </m:sub>
                </m:sSub>
                <m:r>
                  <w:rPr>
                    <w:rFonts w:ascii="Cambria Math" w:hAnsi="Cambria Math" w:cstheme="majorBidi"/>
                    <w:color w:val="161718" w:themeColor="text1"/>
                  </w:rPr>
                  <m:t>=m</m:t>
                </m:r>
                <m:d>
                  <m:dPr>
                    <m:ctrlPr>
                      <w:rPr>
                        <w:rFonts w:ascii="Cambria Math" w:hAnsi="Cambria Math" w:cstheme="majorBidi"/>
                        <w:i/>
                        <w:iCs/>
                        <w:color w:val="161718" w:themeColor="text1"/>
                      </w:rPr>
                    </m:ctrlPr>
                  </m:dPr>
                  <m:e>
                    <m:acc>
                      <m:accPr>
                        <m:chr m:val="̇"/>
                        <m:ctrlPr>
                          <w:rPr>
                            <w:rFonts w:ascii="Cambria Math" w:hAnsi="Cambria Math" w:cstheme="majorBidi"/>
                            <w:i/>
                            <w:iCs/>
                            <w:color w:val="161718" w:themeColor="text1"/>
                          </w:rPr>
                        </m:ctrlPr>
                      </m:accPr>
                      <m:e>
                        <m:r>
                          <w:rPr>
                            <w:rFonts w:ascii="Cambria Math" w:hAnsi="Cambria Math" w:cstheme="majorBidi"/>
                            <w:color w:val="161718" w:themeColor="text1"/>
                          </w:rPr>
                          <m:t>u</m:t>
                        </m:r>
                      </m:e>
                    </m:acc>
                    <m:r>
                      <w:rPr>
                        <w:rFonts w:ascii="Cambria Math" w:hAnsi="Cambria Math" w:cstheme="majorBidi"/>
                        <w:color w:val="161718" w:themeColor="text1"/>
                      </w:rPr>
                      <m:t>+qw-rv</m:t>
                    </m:r>
                  </m:e>
                </m:d>
              </m:oMath>
            </m:oMathPara>
          </w:p>
          <w:p w14:paraId="079D5EDD" w14:textId="77777777" w:rsidR="00590B75" w:rsidRPr="00C72348" w:rsidRDefault="00590B75" w:rsidP="00E52788">
            <w:pPr>
              <w:pStyle w:val="Default"/>
              <w:rPr>
                <w:rFonts w:asciiTheme="majorBidi" w:eastAsiaTheme="minorEastAsia" w:hAnsiTheme="majorBidi" w:cstheme="majorBidi"/>
                <w:i/>
                <w:iCs/>
                <w:color w:val="161718" w:themeColor="text1"/>
              </w:rPr>
            </w:pPr>
            <m:oMathPara>
              <m:oMathParaPr>
                <m:jc m:val="left"/>
              </m:oMathParaPr>
              <m:oMath>
                <m:r>
                  <w:rPr>
                    <w:rFonts w:ascii="Cambria Math" w:eastAsiaTheme="minorEastAsia" w:hAnsi="Cambria Math" w:cstheme="majorBidi"/>
                    <w:color w:val="161718" w:themeColor="text1"/>
                  </w:rPr>
                  <m:t xml:space="preserve">Y+mg </m:t>
                </m:r>
                <m:sSub>
                  <m:sSubPr>
                    <m:ctrlPr>
                      <w:rPr>
                        <w:rFonts w:ascii="Cambria Math" w:eastAsiaTheme="minorEastAsia" w:hAnsi="Cambria Math" w:cstheme="majorBidi"/>
                        <w:i/>
                        <w:iCs/>
                        <w:color w:val="161718" w:themeColor="text1"/>
                      </w:rPr>
                    </m:ctrlPr>
                  </m:sSubPr>
                  <m:e>
                    <m:r>
                      <w:rPr>
                        <w:rFonts w:ascii="Cambria Math" w:eastAsiaTheme="minorEastAsia" w:hAnsi="Cambria Math" w:cstheme="majorBidi"/>
                        <w:color w:val="161718" w:themeColor="text1"/>
                      </w:rPr>
                      <m:t>C</m:t>
                    </m:r>
                  </m:e>
                  <m:sub>
                    <m:r>
                      <w:rPr>
                        <w:rFonts w:ascii="Cambria Math" w:eastAsiaTheme="minorEastAsia" w:hAnsi="Cambria Math" w:cstheme="majorBidi"/>
                        <w:color w:val="161718" w:themeColor="text1"/>
                      </w:rPr>
                      <m:t>θ</m:t>
                    </m:r>
                  </m:sub>
                </m:sSub>
                <m:r>
                  <w:rPr>
                    <w:rFonts w:ascii="Cambria Math" w:eastAsiaTheme="minorEastAsia" w:hAnsi="Cambria Math" w:cstheme="majorBidi"/>
                    <w:color w:val="161718" w:themeColor="text1"/>
                  </w:rPr>
                  <m:t xml:space="preserve"> </m:t>
                </m:r>
                <m:sSub>
                  <m:sSubPr>
                    <m:ctrlPr>
                      <w:rPr>
                        <w:rFonts w:ascii="Cambria Math" w:eastAsiaTheme="minorEastAsia" w:hAnsi="Cambria Math" w:cstheme="majorBidi"/>
                        <w:i/>
                        <w:iCs/>
                        <w:color w:val="161718" w:themeColor="text1"/>
                      </w:rPr>
                    </m:ctrlPr>
                  </m:sSubPr>
                  <m:e>
                    <m:r>
                      <w:rPr>
                        <w:rFonts w:ascii="Cambria Math" w:eastAsiaTheme="minorEastAsia" w:hAnsi="Cambria Math" w:cstheme="majorBidi"/>
                        <w:color w:val="161718" w:themeColor="text1"/>
                      </w:rPr>
                      <m:t>S</m:t>
                    </m:r>
                  </m:e>
                  <m:sub>
                    <m:r>
                      <w:rPr>
                        <w:rFonts w:ascii="Cambria Math" w:eastAsiaTheme="minorEastAsia" w:hAnsi="Cambria Math" w:cstheme="majorBidi"/>
                        <w:color w:val="161718" w:themeColor="text1"/>
                      </w:rPr>
                      <m:t>φ</m:t>
                    </m:r>
                  </m:sub>
                </m:sSub>
                <m:r>
                  <w:rPr>
                    <w:rFonts w:ascii="Cambria Math" w:hAnsi="Cambria Math" w:cstheme="majorBidi"/>
                    <w:color w:val="161718" w:themeColor="text1"/>
                  </w:rPr>
                  <m:t>=m</m:t>
                </m:r>
                <m:d>
                  <m:dPr>
                    <m:ctrlPr>
                      <w:rPr>
                        <w:rFonts w:ascii="Cambria Math" w:hAnsi="Cambria Math" w:cstheme="majorBidi"/>
                        <w:i/>
                        <w:iCs/>
                        <w:color w:val="161718" w:themeColor="text1"/>
                      </w:rPr>
                    </m:ctrlPr>
                  </m:dPr>
                  <m:e>
                    <m:acc>
                      <m:accPr>
                        <m:chr m:val="̇"/>
                        <m:ctrlPr>
                          <w:rPr>
                            <w:rFonts w:ascii="Cambria Math" w:hAnsi="Cambria Math" w:cstheme="majorBidi"/>
                            <w:i/>
                            <w:iCs/>
                            <w:color w:val="161718" w:themeColor="text1"/>
                          </w:rPr>
                        </m:ctrlPr>
                      </m:accPr>
                      <m:e>
                        <m:r>
                          <w:rPr>
                            <w:rFonts w:ascii="Cambria Math" w:hAnsi="Cambria Math" w:cstheme="majorBidi"/>
                            <w:color w:val="161718" w:themeColor="text1"/>
                          </w:rPr>
                          <m:t>v</m:t>
                        </m:r>
                      </m:e>
                    </m:acc>
                    <m:r>
                      <w:rPr>
                        <w:rFonts w:ascii="Cambria Math" w:hAnsi="Cambria Math" w:cstheme="majorBidi"/>
                        <w:color w:val="161718" w:themeColor="text1"/>
                      </w:rPr>
                      <m:t>+ru-pw</m:t>
                    </m:r>
                  </m:e>
                </m:d>
              </m:oMath>
            </m:oMathPara>
          </w:p>
          <w:p w14:paraId="3B4D0792" w14:textId="77777777" w:rsidR="00590B75" w:rsidRPr="00C72348" w:rsidRDefault="00590B75" w:rsidP="00E52788">
            <w:pPr>
              <w:pStyle w:val="Default"/>
              <w:rPr>
                <w:rFonts w:asciiTheme="majorBidi" w:eastAsiaTheme="minorEastAsia" w:hAnsiTheme="majorBidi" w:cstheme="majorBidi"/>
                <w:i/>
                <w:iCs/>
                <w:color w:val="161718" w:themeColor="text1"/>
              </w:rPr>
            </w:pPr>
            <m:oMathPara>
              <m:oMathParaPr>
                <m:jc m:val="left"/>
              </m:oMathParaPr>
              <m:oMath>
                <m:r>
                  <w:rPr>
                    <w:rFonts w:ascii="Cambria Math" w:eastAsiaTheme="minorEastAsia" w:hAnsi="Cambria Math" w:cstheme="majorBidi"/>
                    <w:color w:val="161718" w:themeColor="text1"/>
                  </w:rPr>
                  <m:t xml:space="preserve">Z+mg </m:t>
                </m:r>
                <m:sSub>
                  <m:sSubPr>
                    <m:ctrlPr>
                      <w:rPr>
                        <w:rFonts w:ascii="Cambria Math" w:eastAsiaTheme="minorEastAsia" w:hAnsi="Cambria Math" w:cstheme="majorBidi"/>
                        <w:i/>
                        <w:iCs/>
                        <w:color w:val="161718" w:themeColor="text1"/>
                      </w:rPr>
                    </m:ctrlPr>
                  </m:sSubPr>
                  <m:e>
                    <m:r>
                      <w:rPr>
                        <w:rFonts w:ascii="Cambria Math" w:eastAsiaTheme="minorEastAsia" w:hAnsi="Cambria Math" w:cstheme="majorBidi"/>
                        <w:color w:val="161718" w:themeColor="text1"/>
                      </w:rPr>
                      <m:t>C</m:t>
                    </m:r>
                  </m:e>
                  <m:sub>
                    <m:r>
                      <w:rPr>
                        <w:rFonts w:ascii="Cambria Math" w:eastAsiaTheme="minorEastAsia" w:hAnsi="Cambria Math" w:cstheme="majorBidi"/>
                        <w:color w:val="161718" w:themeColor="text1"/>
                      </w:rPr>
                      <m:t>θ</m:t>
                    </m:r>
                  </m:sub>
                </m:sSub>
                <m:r>
                  <w:rPr>
                    <w:rFonts w:ascii="Cambria Math" w:eastAsiaTheme="minorEastAsia" w:hAnsi="Cambria Math" w:cstheme="majorBidi"/>
                    <w:color w:val="161718" w:themeColor="text1"/>
                  </w:rPr>
                  <m:t xml:space="preserve"> </m:t>
                </m:r>
                <m:sSub>
                  <m:sSubPr>
                    <m:ctrlPr>
                      <w:rPr>
                        <w:rFonts w:ascii="Cambria Math" w:eastAsiaTheme="minorEastAsia" w:hAnsi="Cambria Math" w:cstheme="majorBidi"/>
                        <w:i/>
                        <w:iCs/>
                        <w:color w:val="161718" w:themeColor="text1"/>
                      </w:rPr>
                    </m:ctrlPr>
                  </m:sSubPr>
                  <m:e>
                    <m:r>
                      <w:rPr>
                        <w:rFonts w:ascii="Cambria Math" w:eastAsiaTheme="minorEastAsia" w:hAnsi="Cambria Math" w:cstheme="majorBidi"/>
                        <w:color w:val="161718" w:themeColor="text1"/>
                      </w:rPr>
                      <m:t>C</m:t>
                    </m:r>
                  </m:e>
                  <m:sub>
                    <m:r>
                      <w:rPr>
                        <w:rFonts w:ascii="Cambria Math" w:eastAsiaTheme="minorEastAsia" w:hAnsi="Cambria Math" w:cstheme="majorBidi"/>
                        <w:color w:val="161718" w:themeColor="text1"/>
                      </w:rPr>
                      <m:t>φ</m:t>
                    </m:r>
                  </m:sub>
                </m:sSub>
                <m:r>
                  <w:rPr>
                    <w:rFonts w:ascii="Cambria Math" w:hAnsi="Cambria Math" w:cstheme="majorBidi"/>
                    <w:color w:val="161718" w:themeColor="text1"/>
                  </w:rPr>
                  <m:t>=m</m:t>
                </m:r>
                <m:d>
                  <m:dPr>
                    <m:ctrlPr>
                      <w:rPr>
                        <w:rFonts w:ascii="Cambria Math" w:hAnsi="Cambria Math" w:cstheme="majorBidi"/>
                        <w:i/>
                        <w:iCs/>
                        <w:color w:val="161718" w:themeColor="text1"/>
                      </w:rPr>
                    </m:ctrlPr>
                  </m:dPr>
                  <m:e>
                    <m:acc>
                      <m:accPr>
                        <m:chr m:val="̇"/>
                        <m:ctrlPr>
                          <w:rPr>
                            <w:rFonts w:ascii="Cambria Math" w:hAnsi="Cambria Math" w:cstheme="majorBidi"/>
                            <w:i/>
                            <w:iCs/>
                            <w:color w:val="161718" w:themeColor="text1"/>
                          </w:rPr>
                        </m:ctrlPr>
                      </m:accPr>
                      <m:e>
                        <m:r>
                          <w:rPr>
                            <w:rFonts w:ascii="Cambria Math" w:hAnsi="Cambria Math" w:cstheme="majorBidi"/>
                            <w:color w:val="161718" w:themeColor="text1"/>
                          </w:rPr>
                          <m:t>w</m:t>
                        </m:r>
                      </m:e>
                    </m:acc>
                    <m:r>
                      <w:rPr>
                        <w:rFonts w:ascii="Cambria Math" w:hAnsi="Cambria Math" w:cstheme="majorBidi"/>
                        <w:color w:val="161718" w:themeColor="text1"/>
                      </w:rPr>
                      <m:t>+pv-qu</m:t>
                    </m:r>
                  </m:e>
                </m:d>
              </m:oMath>
            </m:oMathPara>
          </w:p>
          <w:p w14:paraId="15284A3A" w14:textId="77777777" w:rsidR="00590B75" w:rsidRPr="00C72348" w:rsidRDefault="00590B75" w:rsidP="00E52788">
            <w:pPr>
              <w:pStyle w:val="Default"/>
              <w:rPr>
                <w:rFonts w:asciiTheme="majorBidi" w:hAnsiTheme="majorBidi" w:cstheme="majorBidi"/>
                <w:i/>
                <w:iCs/>
                <w:color w:val="161718" w:themeColor="text1"/>
              </w:rPr>
            </w:pPr>
          </w:p>
        </w:tc>
        <w:tc>
          <w:tcPr>
            <w:tcW w:w="3945" w:type="dxa"/>
            <w:vMerge w:val="restart"/>
          </w:tcPr>
          <w:p w14:paraId="45B452E9" w14:textId="77777777" w:rsidR="00590B75" w:rsidRPr="00C72348" w:rsidRDefault="00000000" w:rsidP="00E52788">
            <w:pPr>
              <w:jc w:val="center"/>
            </w:pP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 </m:t>
                      </m:r>
                    </m:e>
                    <m:e>
                      <m:r>
                        <w:rPr>
                          <w:rFonts w:ascii="Cambria Math" w:hAnsi="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e>
                  </m:eqArr>
                </m:e>
              </m:d>
            </m:oMath>
            <w:r w:rsidR="00590B75" w:rsidRPr="00C72348">
              <w:rPr>
                <w:rFonts w:eastAsiaTheme="minorEastAsia"/>
              </w:rPr>
              <w:t xml:space="preserve"> </w:t>
            </w:r>
            <w:r w:rsidR="00590B75" w:rsidRPr="00C72348">
              <w:t>12 EOM for a fixed wing A/C</w:t>
            </w:r>
          </w:p>
        </w:tc>
      </w:tr>
      <w:tr w:rsidR="00590B75" w:rsidRPr="00C72348" w14:paraId="46999F5A" w14:textId="77777777" w:rsidTr="00E52788">
        <w:trPr>
          <w:trHeight w:val="963"/>
          <w:jc w:val="center"/>
        </w:trPr>
        <w:tc>
          <w:tcPr>
            <w:tcW w:w="5709" w:type="dxa"/>
          </w:tcPr>
          <w:p w14:paraId="1A4B8CC2" w14:textId="77777777" w:rsidR="00590B75" w:rsidRPr="00C72348" w:rsidRDefault="00590B75" w:rsidP="00E52788">
            <w:pPr>
              <w:pStyle w:val="Default"/>
              <w:rPr>
                <w:rFonts w:asciiTheme="majorBidi" w:hAnsiTheme="majorBidi" w:cstheme="majorBidi"/>
                <w:i/>
                <w:iCs/>
                <w:color w:val="161718" w:themeColor="text1"/>
              </w:rPr>
            </w:pPr>
            <m:oMathPara>
              <m:oMathParaPr>
                <m:jc m:val="left"/>
              </m:oMathParaPr>
              <m:oMath>
                <m:r>
                  <w:rPr>
                    <w:rFonts w:ascii="Cambria Math" w:hAnsi="Cambria Math" w:cstheme="majorBidi"/>
                    <w:color w:val="161718" w:themeColor="text1"/>
                  </w:rPr>
                  <m:t>L=</m:t>
                </m:r>
                <m:sSub>
                  <m:sSubPr>
                    <m:ctrlPr>
                      <w:rPr>
                        <w:rFonts w:ascii="Cambria Math" w:hAnsi="Cambria Math" w:cstheme="majorBidi"/>
                        <w:i/>
                        <w:iCs/>
                        <w:color w:val="161718" w:themeColor="text1"/>
                      </w:rPr>
                    </m:ctrlPr>
                  </m:sSubPr>
                  <m:e>
                    <m:r>
                      <w:rPr>
                        <w:rFonts w:ascii="Cambria Math" w:hAnsi="Cambria Math" w:cstheme="majorBidi"/>
                        <w:color w:val="161718" w:themeColor="text1"/>
                      </w:rPr>
                      <m:t>I</m:t>
                    </m:r>
                  </m:e>
                  <m:sub>
                    <m:r>
                      <w:rPr>
                        <w:rFonts w:ascii="Cambria Math" w:hAnsi="Cambria Math" w:cstheme="majorBidi"/>
                        <w:color w:val="161718" w:themeColor="text1"/>
                      </w:rPr>
                      <m:t>x</m:t>
                    </m:r>
                  </m:sub>
                </m:sSub>
                <m:acc>
                  <m:accPr>
                    <m:chr m:val="̇"/>
                    <m:ctrlPr>
                      <w:rPr>
                        <w:rFonts w:ascii="Cambria Math" w:hAnsi="Cambria Math" w:cstheme="majorBidi"/>
                        <w:i/>
                        <w:iCs/>
                        <w:color w:val="161718" w:themeColor="text1"/>
                      </w:rPr>
                    </m:ctrlPr>
                  </m:accPr>
                  <m:e>
                    <m:r>
                      <w:rPr>
                        <w:rFonts w:ascii="Cambria Math" w:hAnsi="Cambria Math" w:cstheme="majorBidi"/>
                        <w:color w:val="161718" w:themeColor="text1"/>
                      </w:rPr>
                      <m:t>p</m:t>
                    </m:r>
                  </m:e>
                </m:acc>
                <m:r>
                  <w:rPr>
                    <w:rFonts w:ascii="Cambria Math" w:hAnsi="Cambria Math" w:cstheme="majorBidi"/>
                    <w:color w:val="161718" w:themeColor="text1"/>
                  </w:rPr>
                  <m:t>-</m:t>
                </m:r>
                <m:sSub>
                  <m:sSubPr>
                    <m:ctrlPr>
                      <w:rPr>
                        <w:rFonts w:ascii="Cambria Math" w:hAnsi="Cambria Math" w:cstheme="majorBidi"/>
                        <w:i/>
                        <w:iCs/>
                        <w:color w:val="161718" w:themeColor="text1"/>
                      </w:rPr>
                    </m:ctrlPr>
                  </m:sSubPr>
                  <m:e>
                    <m:r>
                      <w:rPr>
                        <w:rFonts w:ascii="Cambria Math" w:hAnsi="Cambria Math" w:cstheme="majorBidi"/>
                        <w:color w:val="161718" w:themeColor="text1"/>
                      </w:rPr>
                      <m:t>I</m:t>
                    </m:r>
                  </m:e>
                  <m:sub>
                    <m:r>
                      <w:rPr>
                        <w:rFonts w:ascii="Cambria Math" w:hAnsi="Cambria Math" w:cstheme="majorBidi"/>
                        <w:color w:val="161718" w:themeColor="text1"/>
                      </w:rPr>
                      <m:t>xz</m:t>
                    </m:r>
                  </m:sub>
                </m:sSub>
                <m:acc>
                  <m:accPr>
                    <m:chr m:val="̇"/>
                    <m:ctrlPr>
                      <w:rPr>
                        <w:rFonts w:ascii="Cambria Math" w:hAnsi="Cambria Math" w:cstheme="majorBidi"/>
                        <w:i/>
                        <w:iCs/>
                        <w:color w:val="161718" w:themeColor="text1"/>
                      </w:rPr>
                    </m:ctrlPr>
                  </m:accPr>
                  <m:e>
                    <m:r>
                      <w:rPr>
                        <w:rFonts w:ascii="Cambria Math" w:hAnsi="Cambria Math" w:cstheme="majorBidi"/>
                        <w:color w:val="161718" w:themeColor="text1"/>
                      </w:rPr>
                      <m:t>r</m:t>
                    </m:r>
                  </m:e>
                </m:acc>
                <m:r>
                  <w:rPr>
                    <w:rFonts w:ascii="Cambria Math" w:hAnsi="Cambria Math" w:cstheme="majorBidi"/>
                    <w:color w:val="161718" w:themeColor="text1"/>
                  </w:rPr>
                  <m:t>+qr</m:t>
                </m:r>
                <m:d>
                  <m:dPr>
                    <m:ctrlPr>
                      <w:rPr>
                        <w:rFonts w:ascii="Cambria Math" w:hAnsi="Cambria Math" w:cstheme="majorBidi"/>
                        <w:i/>
                        <w:iCs/>
                        <w:color w:val="161718" w:themeColor="text1"/>
                      </w:rPr>
                    </m:ctrlPr>
                  </m:dPr>
                  <m:e>
                    <m:sSub>
                      <m:sSubPr>
                        <m:ctrlPr>
                          <w:rPr>
                            <w:rFonts w:ascii="Cambria Math" w:hAnsi="Cambria Math" w:cstheme="majorBidi"/>
                            <w:i/>
                            <w:iCs/>
                            <w:color w:val="161718" w:themeColor="text1"/>
                          </w:rPr>
                        </m:ctrlPr>
                      </m:sSubPr>
                      <m:e>
                        <m:r>
                          <w:rPr>
                            <w:rFonts w:ascii="Cambria Math" w:hAnsi="Cambria Math" w:cstheme="majorBidi"/>
                            <w:color w:val="161718" w:themeColor="text1"/>
                          </w:rPr>
                          <m:t>I</m:t>
                        </m:r>
                      </m:e>
                      <m:sub>
                        <m:r>
                          <w:rPr>
                            <w:rFonts w:ascii="Cambria Math" w:hAnsi="Cambria Math" w:cstheme="majorBidi"/>
                            <w:color w:val="161718" w:themeColor="text1"/>
                          </w:rPr>
                          <m:t>z</m:t>
                        </m:r>
                      </m:sub>
                    </m:sSub>
                    <m:r>
                      <w:rPr>
                        <w:rFonts w:ascii="Cambria Math" w:hAnsi="Cambria Math" w:cstheme="majorBidi"/>
                        <w:color w:val="161718" w:themeColor="text1"/>
                      </w:rPr>
                      <m:t>-</m:t>
                    </m:r>
                    <m:sSub>
                      <m:sSubPr>
                        <m:ctrlPr>
                          <w:rPr>
                            <w:rFonts w:ascii="Cambria Math" w:hAnsi="Cambria Math" w:cstheme="majorBidi"/>
                            <w:i/>
                            <w:iCs/>
                            <w:color w:val="161718" w:themeColor="text1"/>
                          </w:rPr>
                        </m:ctrlPr>
                      </m:sSubPr>
                      <m:e>
                        <m:r>
                          <w:rPr>
                            <w:rFonts w:ascii="Cambria Math" w:hAnsi="Cambria Math" w:cstheme="majorBidi"/>
                            <w:color w:val="161718" w:themeColor="text1"/>
                          </w:rPr>
                          <m:t>I</m:t>
                        </m:r>
                      </m:e>
                      <m:sub>
                        <m:r>
                          <w:rPr>
                            <w:rFonts w:ascii="Cambria Math" w:hAnsi="Cambria Math" w:cstheme="majorBidi"/>
                            <w:color w:val="161718" w:themeColor="text1"/>
                          </w:rPr>
                          <m:t>y</m:t>
                        </m:r>
                      </m:sub>
                    </m:sSub>
                  </m:e>
                </m:d>
                <m:r>
                  <w:rPr>
                    <w:rFonts w:ascii="Cambria Math" w:hAnsi="Cambria Math" w:cstheme="majorBidi"/>
                    <w:color w:val="161718" w:themeColor="text1"/>
                  </w:rPr>
                  <m:t>-</m:t>
                </m:r>
                <m:sSub>
                  <m:sSubPr>
                    <m:ctrlPr>
                      <w:rPr>
                        <w:rFonts w:ascii="Cambria Math" w:hAnsi="Cambria Math" w:cstheme="majorBidi"/>
                        <w:i/>
                        <w:iCs/>
                        <w:color w:val="161718" w:themeColor="text1"/>
                      </w:rPr>
                    </m:ctrlPr>
                  </m:sSubPr>
                  <m:e>
                    <m:r>
                      <w:rPr>
                        <w:rFonts w:ascii="Cambria Math" w:hAnsi="Cambria Math" w:cstheme="majorBidi"/>
                        <w:color w:val="161718" w:themeColor="text1"/>
                      </w:rPr>
                      <m:t>I</m:t>
                    </m:r>
                  </m:e>
                  <m:sub>
                    <m:r>
                      <w:rPr>
                        <w:rFonts w:ascii="Cambria Math" w:hAnsi="Cambria Math" w:cstheme="majorBidi"/>
                        <w:color w:val="161718" w:themeColor="text1"/>
                      </w:rPr>
                      <m:t>xz</m:t>
                    </m:r>
                  </m:sub>
                </m:sSub>
                <m:r>
                  <w:rPr>
                    <w:rFonts w:ascii="Cambria Math" w:hAnsi="Cambria Math" w:cstheme="majorBidi"/>
                    <w:color w:val="161718" w:themeColor="text1"/>
                  </w:rPr>
                  <m:t>pq</m:t>
                </m:r>
              </m:oMath>
            </m:oMathPara>
          </w:p>
          <w:p w14:paraId="5F63ADCA" w14:textId="77777777" w:rsidR="00590B75" w:rsidRPr="00C72348" w:rsidRDefault="00590B75" w:rsidP="00E52788">
            <w:pPr>
              <w:pStyle w:val="Default"/>
              <w:rPr>
                <w:rFonts w:asciiTheme="majorBidi" w:eastAsiaTheme="minorEastAsia" w:hAnsiTheme="majorBidi" w:cstheme="majorBidi"/>
                <w:i/>
                <w:iCs/>
                <w:color w:val="161718" w:themeColor="text1"/>
              </w:rPr>
            </w:pPr>
            <m:oMathPara>
              <m:oMathParaPr>
                <m:jc m:val="left"/>
              </m:oMathParaPr>
              <m:oMath>
                <m:r>
                  <w:rPr>
                    <w:rFonts w:ascii="Cambria Math" w:hAnsi="Cambria Math" w:cstheme="majorBidi"/>
                    <w:color w:val="161718" w:themeColor="text1"/>
                  </w:rPr>
                  <m:t>M=</m:t>
                </m:r>
                <m:sSub>
                  <m:sSubPr>
                    <m:ctrlPr>
                      <w:rPr>
                        <w:rFonts w:ascii="Cambria Math" w:hAnsi="Cambria Math" w:cstheme="majorBidi"/>
                        <w:i/>
                        <w:iCs/>
                        <w:color w:val="161718" w:themeColor="text1"/>
                      </w:rPr>
                    </m:ctrlPr>
                  </m:sSubPr>
                  <m:e>
                    <m:r>
                      <w:rPr>
                        <w:rFonts w:ascii="Cambria Math" w:hAnsi="Cambria Math" w:cstheme="majorBidi"/>
                        <w:color w:val="161718" w:themeColor="text1"/>
                      </w:rPr>
                      <m:t>I</m:t>
                    </m:r>
                  </m:e>
                  <m:sub>
                    <m:r>
                      <w:rPr>
                        <w:rFonts w:ascii="Cambria Math" w:hAnsi="Cambria Math" w:cstheme="majorBidi"/>
                        <w:color w:val="161718" w:themeColor="text1"/>
                      </w:rPr>
                      <m:t>y</m:t>
                    </m:r>
                  </m:sub>
                </m:sSub>
                <m:acc>
                  <m:accPr>
                    <m:chr m:val="̇"/>
                    <m:ctrlPr>
                      <w:rPr>
                        <w:rFonts w:ascii="Cambria Math" w:hAnsi="Cambria Math" w:cstheme="majorBidi"/>
                        <w:i/>
                        <w:iCs/>
                        <w:color w:val="161718" w:themeColor="text1"/>
                      </w:rPr>
                    </m:ctrlPr>
                  </m:accPr>
                  <m:e>
                    <m:r>
                      <w:rPr>
                        <w:rFonts w:ascii="Cambria Math" w:hAnsi="Cambria Math" w:cstheme="majorBidi"/>
                        <w:color w:val="161718" w:themeColor="text1"/>
                      </w:rPr>
                      <m:t>q</m:t>
                    </m:r>
                  </m:e>
                </m:acc>
                <m:r>
                  <w:rPr>
                    <w:rFonts w:ascii="Cambria Math" w:hAnsi="Cambria Math" w:cstheme="majorBidi"/>
                    <w:color w:val="161718" w:themeColor="text1"/>
                  </w:rPr>
                  <m:t>+rp</m:t>
                </m:r>
                <m:d>
                  <m:dPr>
                    <m:ctrlPr>
                      <w:rPr>
                        <w:rFonts w:ascii="Cambria Math" w:hAnsi="Cambria Math" w:cstheme="majorBidi"/>
                        <w:i/>
                        <w:iCs/>
                        <w:color w:val="161718" w:themeColor="text1"/>
                      </w:rPr>
                    </m:ctrlPr>
                  </m:dPr>
                  <m:e>
                    <m:sSub>
                      <m:sSubPr>
                        <m:ctrlPr>
                          <w:rPr>
                            <w:rFonts w:ascii="Cambria Math" w:hAnsi="Cambria Math" w:cstheme="majorBidi"/>
                            <w:i/>
                            <w:iCs/>
                            <w:color w:val="161718" w:themeColor="text1"/>
                          </w:rPr>
                        </m:ctrlPr>
                      </m:sSubPr>
                      <m:e>
                        <m:r>
                          <w:rPr>
                            <w:rFonts w:ascii="Cambria Math" w:hAnsi="Cambria Math" w:cstheme="majorBidi"/>
                            <w:color w:val="161718" w:themeColor="text1"/>
                          </w:rPr>
                          <m:t>I</m:t>
                        </m:r>
                      </m:e>
                      <m:sub>
                        <m:r>
                          <w:rPr>
                            <w:rFonts w:ascii="Cambria Math" w:hAnsi="Cambria Math" w:cstheme="majorBidi"/>
                            <w:color w:val="161718" w:themeColor="text1"/>
                          </w:rPr>
                          <m:t>x</m:t>
                        </m:r>
                      </m:sub>
                    </m:sSub>
                    <m:r>
                      <w:rPr>
                        <w:rFonts w:ascii="Cambria Math" w:hAnsi="Cambria Math" w:cstheme="majorBidi"/>
                        <w:color w:val="161718" w:themeColor="text1"/>
                      </w:rPr>
                      <m:t>-</m:t>
                    </m:r>
                    <m:sSub>
                      <m:sSubPr>
                        <m:ctrlPr>
                          <w:rPr>
                            <w:rFonts w:ascii="Cambria Math" w:hAnsi="Cambria Math" w:cstheme="majorBidi"/>
                            <w:i/>
                            <w:iCs/>
                            <w:color w:val="161718" w:themeColor="text1"/>
                          </w:rPr>
                        </m:ctrlPr>
                      </m:sSubPr>
                      <m:e>
                        <m:r>
                          <w:rPr>
                            <w:rFonts w:ascii="Cambria Math" w:hAnsi="Cambria Math" w:cstheme="majorBidi"/>
                            <w:color w:val="161718" w:themeColor="text1"/>
                          </w:rPr>
                          <m:t>I</m:t>
                        </m:r>
                      </m:e>
                      <m:sub>
                        <m:r>
                          <w:rPr>
                            <w:rFonts w:ascii="Cambria Math" w:hAnsi="Cambria Math" w:cstheme="majorBidi"/>
                            <w:color w:val="161718" w:themeColor="text1"/>
                          </w:rPr>
                          <m:t>z</m:t>
                        </m:r>
                      </m:sub>
                    </m:sSub>
                  </m:e>
                </m:d>
                <m:r>
                  <w:rPr>
                    <w:rFonts w:ascii="Cambria Math" w:hAnsi="Cambria Math" w:cstheme="majorBidi"/>
                    <w:color w:val="161718" w:themeColor="text1"/>
                  </w:rPr>
                  <m:t>-</m:t>
                </m:r>
                <m:sSub>
                  <m:sSubPr>
                    <m:ctrlPr>
                      <w:rPr>
                        <w:rFonts w:ascii="Cambria Math" w:hAnsi="Cambria Math" w:cstheme="majorBidi"/>
                        <w:i/>
                        <w:iCs/>
                        <w:color w:val="161718" w:themeColor="text1"/>
                      </w:rPr>
                    </m:ctrlPr>
                  </m:sSubPr>
                  <m:e>
                    <m:r>
                      <w:rPr>
                        <w:rFonts w:ascii="Cambria Math" w:hAnsi="Cambria Math" w:cstheme="majorBidi"/>
                        <w:color w:val="161718" w:themeColor="text1"/>
                      </w:rPr>
                      <m:t>I</m:t>
                    </m:r>
                  </m:e>
                  <m:sub>
                    <m:r>
                      <w:rPr>
                        <w:rFonts w:ascii="Cambria Math" w:hAnsi="Cambria Math" w:cstheme="majorBidi"/>
                        <w:color w:val="161718" w:themeColor="text1"/>
                      </w:rPr>
                      <m:t>xz</m:t>
                    </m:r>
                  </m:sub>
                </m:sSub>
                <m:d>
                  <m:dPr>
                    <m:ctrlPr>
                      <w:rPr>
                        <w:rFonts w:ascii="Cambria Math" w:eastAsiaTheme="minorEastAsia" w:hAnsi="Cambria Math" w:cstheme="majorBidi"/>
                        <w:i/>
                        <w:iCs/>
                        <w:color w:val="161718" w:themeColor="text1"/>
                      </w:rPr>
                    </m:ctrlPr>
                  </m:dPr>
                  <m:e>
                    <m:sSup>
                      <m:sSupPr>
                        <m:ctrlPr>
                          <w:rPr>
                            <w:rFonts w:ascii="Cambria Math" w:eastAsiaTheme="minorEastAsia" w:hAnsi="Cambria Math" w:cstheme="majorBidi"/>
                            <w:i/>
                            <w:iCs/>
                            <w:color w:val="161718" w:themeColor="text1"/>
                          </w:rPr>
                        </m:ctrlPr>
                      </m:sSupPr>
                      <m:e>
                        <m:r>
                          <w:rPr>
                            <w:rFonts w:ascii="Cambria Math" w:eastAsiaTheme="minorEastAsia" w:hAnsi="Cambria Math" w:cstheme="majorBidi"/>
                            <w:color w:val="161718" w:themeColor="text1"/>
                          </w:rPr>
                          <m:t>p</m:t>
                        </m:r>
                      </m:e>
                      <m:sup>
                        <m:r>
                          <w:rPr>
                            <w:rFonts w:ascii="Cambria Math" w:eastAsiaTheme="minorEastAsia" w:hAnsi="Cambria Math" w:cstheme="majorBidi"/>
                            <w:color w:val="161718" w:themeColor="text1"/>
                          </w:rPr>
                          <m:t>2</m:t>
                        </m:r>
                      </m:sup>
                    </m:sSup>
                    <m:r>
                      <w:rPr>
                        <w:rFonts w:ascii="Cambria Math" w:eastAsiaTheme="minorEastAsia" w:hAnsi="Cambria Math" w:cstheme="majorBidi"/>
                        <w:color w:val="161718" w:themeColor="text1"/>
                      </w:rPr>
                      <m:t>-</m:t>
                    </m:r>
                    <m:sSup>
                      <m:sSupPr>
                        <m:ctrlPr>
                          <w:rPr>
                            <w:rFonts w:ascii="Cambria Math" w:eastAsiaTheme="minorEastAsia" w:hAnsi="Cambria Math" w:cstheme="majorBidi"/>
                            <w:i/>
                            <w:iCs/>
                            <w:color w:val="161718" w:themeColor="text1"/>
                          </w:rPr>
                        </m:ctrlPr>
                      </m:sSupPr>
                      <m:e>
                        <m:r>
                          <w:rPr>
                            <w:rFonts w:ascii="Cambria Math" w:eastAsiaTheme="minorEastAsia" w:hAnsi="Cambria Math" w:cstheme="majorBidi"/>
                            <w:color w:val="161718" w:themeColor="text1"/>
                          </w:rPr>
                          <m:t>r</m:t>
                        </m:r>
                      </m:e>
                      <m:sup>
                        <m:r>
                          <w:rPr>
                            <w:rFonts w:ascii="Cambria Math" w:eastAsiaTheme="minorEastAsia" w:hAnsi="Cambria Math" w:cstheme="majorBidi"/>
                            <w:color w:val="161718" w:themeColor="text1"/>
                          </w:rPr>
                          <m:t>2</m:t>
                        </m:r>
                      </m:sup>
                    </m:sSup>
                  </m:e>
                </m:d>
              </m:oMath>
            </m:oMathPara>
          </w:p>
          <w:p w14:paraId="0E0F0AE2" w14:textId="77777777" w:rsidR="00590B75" w:rsidRPr="00C72348" w:rsidRDefault="00590B75" w:rsidP="00E52788">
            <w:pPr>
              <w:rPr>
                <w:rFonts w:eastAsiaTheme="minorEastAsia"/>
                <w:i/>
                <w:iCs/>
                <w:color w:val="161718" w:themeColor="text1"/>
              </w:rPr>
            </w:pPr>
            <m:oMathPara>
              <m:oMathParaPr>
                <m:jc m:val="left"/>
              </m:oMathParaPr>
              <m:oMath>
                <m:r>
                  <w:rPr>
                    <w:rFonts w:ascii="Cambria Math" w:hAnsi="Cambria Math"/>
                    <w:color w:val="161718" w:themeColor="text1"/>
                  </w:rPr>
                  <m:t>N=</m:t>
                </m:r>
                <m:sSub>
                  <m:sSubPr>
                    <m:ctrlPr>
                      <w:rPr>
                        <w:rFonts w:ascii="Cambria Math" w:hAnsi="Cambria Math"/>
                        <w:i/>
                        <w:iCs/>
                        <w:color w:val="161718" w:themeColor="text1"/>
                      </w:rPr>
                    </m:ctrlPr>
                  </m:sSubPr>
                  <m:e>
                    <m:r>
                      <w:rPr>
                        <w:rFonts w:ascii="Cambria Math" w:hAnsi="Cambria Math"/>
                        <w:color w:val="161718" w:themeColor="text1"/>
                      </w:rPr>
                      <m:t>-I</m:t>
                    </m:r>
                  </m:e>
                  <m:sub>
                    <m:r>
                      <w:rPr>
                        <w:rFonts w:ascii="Cambria Math" w:hAnsi="Cambria Math"/>
                        <w:color w:val="161718" w:themeColor="text1"/>
                      </w:rPr>
                      <m:t>xz</m:t>
                    </m:r>
                  </m:sub>
                </m:sSub>
                <m:acc>
                  <m:accPr>
                    <m:chr m:val="̇"/>
                    <m:ctrlPr>
                      <w:rPr>
                        <w:rFonts w:ascii="Cambria Math" w:hAnsi="Cambria Math"/>
                        <w:i/>
                        <w:iCs/>
                        <w:color w:val="161718" w:themeColor="text1"/>
                      </w:rPr>
                    </m:ctrlPr>
                  </m:accPr>
                  <m:e>
                    <m:r>
                      <w:rPr>
                        <w:rFonts w:ascii="Cambria Math" w:hAnsi="Cambria Math"/>
                        <w:color w:val="161718" w:themeColor="text1"/>
                      </w:rPr>
                      <m:t>p</m:t>
                    </m:r>
                  </m:e>
                </m:acc>
                <m:r>
                  <w:rPr>
                    <w:rFonts w:ascii="Cambria Math" w:hAnsi="Cambria Math"/>
                    <w:color w:val="161718" w:themeColor="text1"/>
                  </w:rPr>
                  <m:t>+</m:t>
                </m:r>
                <m:sSub>
                  <m:sSubPr>
                    <m:ctrlPr>
                      <w:rPr>
                        <w:rFonts w:ascii="Cambria Math" w:hAnsi="Cambria Math"/>
                        <w:i/>
                        <w:iCs/>
                        <w:color w:val="161718" w:themeColor="text1"/>
                      </w:rPr>
                    </m:ctrlPr>
                  </m:sSubPr>
                  <m:e>
                    <m:r>
                      <w:rPr>
                        <w:rFonts w:ascii="Cambria Math" w:hAnsi="Cambria Math"/>
                        <w:color w:val="161718" w:themeColor="text1"/>
                      </w:rPr>
                      <m:t>I</m:t>
                    </m:r>
                  </m:e>
                  <m:sub>
                    <m:r>
                      <w:rPr>
                        <w:rFonts w:ascii="Cambria Math" w:hAnsi="Cambria Math"/>
                        <w:color w:val="161718" w:themeColor="text1"/>
                      </w:rPr>
                      <m:t>z</m:t>
                    </m:r>
                  </m:sub>
                </m:sSub>
                <m:acc>
                  <m:accPr>
                    <m:chr m:val="̇"/>
                    <m:ctrlPr>
                      <w:rPr>
                        <w:rFonts w:ascii="Cambria Math" w:hAnsi="Cambria Math"/>
                        <w:i/>
                        <w:iCs/>
                        <w:color w:val="161718" w:themeColor="text1"/>
                      </w:rPr>
                    </m:ctrlPr>
                  </m:accPr>
                  <m:e>
                    <m:r>
                      <w:rPr>
                        <w:rFonts w:ascii="Cambria Math" w:hAnsi="Cambria Math"/>
                        <w:color w:val="161718" w:themeColor="text1"/>
                      </w:rPr>
                      <m:t>r</m:t>
                    </m:r>
                  </m:e>
                </m:acc>
                <m:r>
                  <w:rPr>
                    <w:rFonts w:ascii="Cambria Math" w:hAnsi="Cambria Math"/>
                    <w:color w:val="161718" w:themeColor="text1"/>
                  </w:rPr>
                  <m:t>+pq</m:t>
                </m:r>
                <m:d>
                  <m:dPr>
                    <m:ctrlPr>
                      <w:rPr>
                        <w:rFonts w:ascii="Cambria Math" w:hAnsi="Cambria Math"/>
                        <w:i/>
                        <w:iCs/>
                        <w:color w:val="161718" w:themeColor="text1"/>
                      </w:rPr>
                    </m:ctrlPr>
                  </m:dPr>
                  <m:e>
                    <m:sSub>
                      <m:sSubPr>
                        <m:ctrlPr>
                          <w:rPr>
                            <w:rFonts w:ascii="Cambria Math" w:hAnsi="Cambria Math"/>
                            <w:i/>
                            <w:iCs/>
                            <w:color w:val="161718" w:themeColor="text1"/>
                          </w:rPr>
                        </m:ctrlPr>
                      </m:sSubPr>
                      <m:e>
                        <m:r>
                          <w:rPr>
                            <w:rFonts w:ascii="Cambria Math" w:hAnsi="Cambria Math"/>
                            <w:color w:val="161718" w:themeColor="text1"/>
                          </w:rPr>
                          <m:t>I</m:t>
                        </m:r>
                      </m:e>
                      <m:sub>
                        <m:r>
                          <w:rPr>
                            <w:rFonts w:ascii="Cambria Math" w:hAnsi="Cambria Math"/>
                            <w:color w:val="161718" w:themeColor="text1"/>
                          </w:rPr>
                          <m:t>y</m:t>
                        </m:r>
                      </m:sub>
                    </m:sSub>
                    <m:r>
                      <w:rPr>
                        <w:rFonts w:ascii="Cambria Math" w:hAnsi="Cambria Math"/>
                        <w:color w:val="161718" w:themeColor="text1"/>
                      </w:rPr>
                      <m:t>-</m:t>
                    </m:r>
                    <m:sSub>
                      <m:sSubPr>
                        <m:ctrlPr>
                          <w:rPr>
                            <w:rFonts w:ascii="Cambria Math" w:hAnsi="Cambria Math"/>
                            <w:i/>
                            <w:iCs/>
                            <w:color w:val="161718" w:themeColor="text1"/>
                          </w:rPr>
                        </m:ctrlPr>
                      </m:sSubPr>
                      <m:e>
                        <m:r>
                          <w:rPr>
                            <w:rFonts w:ascii="Cambria Math" w:hAnsi="Cambria Math"/>
                            <w:color w:val="161718" w:themeColor="text1"/>
                          </w:rPr>
                          <m:t>I</m:t>
                        </m:r>
                      </m:e>
                      <m:sub>
                        <m:r>
                          <w:rPr>
                            <w:rFonts w:ascii="Cambria Math" w:hAnsi="Cambria Math"/>
                            <w:color w:val="161718" w:themeColor="text1"/>
                          </w:rPr>
                          <m:t>x</m:t>
                        </m:r>
                      </m:sub>
                    </m:sSub>
                  </m:e>
                </m:d>
                <m:r>
                  <w:rPr>
                    <w:rFonts w:ascii="Cambria Math" w:hAnsi="Cambria Math"/>
                    <w:color w:val="161718" w:themeColor="text1"/>
                  </w:rPr>
                  <m:t>+</m:t>
                </m:r>
                <m:sSub>
                  <m:sSubPr>
                    <m:ctrlPr>
                      <w:rPr>
                        <w:rFonts w:ascii="Cambria Math" w:hAnsi="Cambria Math"/>
                        <w:i/>
                        <w:iCs/>
                        <w:color w:val="161718" w:themeColor="text1"/>
                      </w:rPr>
                    </m:ctrlPr>
                  </m:sSubPr>
                  <m:e>
                    <m:r>
                      <w:rPr>
                        <w:rFonts w:ascii="Cambria Math" w:hAnsi="Cambria Math"/>
                        <w:color w:val="161718" w:themeColor="text1"/>
                      </w:rPr>
                      <m:t>I</m:t>
                    </m:r>
                  </m:e>
                  <m:sub>
                    <m:r>
                      <w:rPr>
                        <w:rFonts w:ascii="Cambria Math" w:hAnsi="Cambria Math"/>
                        <w:color w:val="161718" w:themeColor="text1"/>
                      </w:rPr>
                      <m:t>xz</m:t>
                    </m:r>
                  </m:sub>
                </m:sSub>
                <m:r>
                  <w:rPr>
                    <w:rFonts w:ascii="Cambria Math" w:hAnsi="Cambria Math"/>
                    <w:color w:val="161718" w:themeColor="text1"/>
                  </w:rPr>
                  <m:t>qr</m:t>
                </m:r>
              </m:oMath>
            </m:oMathPara>
          </w:p>
          <w:p w14:paraId="7221342D" w14:textId="77777777" w:rsidR="00590B75" w:rsidRPr="00C72348" w:rsidRDefault="00590B75" w:rsidP="00E52788">
            <w:pPr>
              <w:rPr>
                <w:i/>
                <w:iCs/>
              </w:rPr>
            </w:pPr>
          </w:p>
        </w:tc>
        <w:tc>
          <w:tcPr>
            <w:tcW w:w="3945" w:type="dxa"/>
            <w:vMerge/>
          </w:tcPr>
          <w:p w14:paraId="7EDB8566" w14:textId="77777777" w:rsidR="00590B75" w:rsidRPr="00C72348" w:rsidRDefault="00590B75" w:rsidP="00E52788"/>
        </w:tc>
      </w:tr>
      <w:tr w:rsidR="00590B75" w:rsidRPr="00C72348" w14:paraId="145C062E" w14:textId="77777777" w:rsidTr="00E52788">
        <w:trPr>
          <w:trHeight w:val="963"/>
          <w:jc w:val="center"/>
        </w:trPr>
        <w:tc>
          <w:tcPr>
            <w:tcW w:w="5709" w:type="dxa"/>
          </w:tcPr>
          <w:p w14:paraId="0E831EEF" w14:textId="77777777" w:rsidR="00590B75" w:rsidRPr="00C72348" w:rsidRDefault="00000000" w:rsidP="00E52788">
            <w:pPr>
              <w:rPr>
                <w:rFonts w:eastAsiaTheme="minorEastAsia"/>
                <w:i/>
                <w:iCs/>
                <w:color w:val="161718" w:themeColor="text1"/>
              </w:rPr>
            </w:pPr>
            <m:oMathPara>
              <m:oMathParaPr>
                <m:jc m:val="left"/>
              </m:oMathParaPr>
              <m:oMath>
                <m:acc>
                  <m:accPr>
                    <m:chr m:val="̇"/>
                    <m:ctrlPr>
                      <w:rPr>
                        <w:rFonts w:ascii="Cambria Math" w:hAnsi="Cambria Math"/>
                        <w:i/>
                        <w:iCs/>
                        <w:color w:val="161718" w:themeColor="text1"/>
                      </w:rPr>
                    </m:ctrlPr>
                  </m:accPr>
                  <m:e>
                    <m:r>
                      <w:rPr>
                        <w:rFonts w:ascii="Cambria Math" w:hAnsi="Cambria Math"/>
                        <w:color w:val="161718" w:themeColor="text1"/>
                      </w:rPr>
                      <m:t>θ</m:t>
                    </m:r>
                  </m:e>
                </m:acc>
                <m:r>
                  <w:rPr>
                    <w:rFonts w:ascii="Cambria Math" w:hAnsi="Cambria Math"/>
                    <w:color w:val="161718" w:themeColor="text1"/>
                  </w:rPr>
                  <m:t xml:space="preserve">=q </m:t>
                </m:r>
                <m:sSub>
                  <m:sSubPr>
                    <m:ctrlPr>
                      <w:rPr>
                        <w:rFonts w:ascii="Cambria Math" w:hAnsi="Cambria Math"/>
                        <w:i/>
                        <w:iCs/>
                        <w:color w:val="161718" w:themeColor="text1"/>
                      </w:rPr>
                    </m:ctrlPr>
                  </m:sSubPr>
                  <m:e>
                    <m:r>
                      <w:rPr>
                        <w:rFonts w:ascii="Cambria Math" w:hAnsi="Cambria Math"/>
                        <w:color w:val="161718" w:themeColor="text1"/>
                      </w:rPr>
                      <m:t>C</m:t>
                    </m:r>
                  </m:e>
                  <m:sub>
                    <m:r>
                      <w:rPr>
                        <w:rFonts w:ascii="Cambria Math" w:hAnsi="Cambria Math"/>
                        <w:color w:val="161718" w:themeColor="text1"/>
                      </w:rPr>
                      <m:t>φ</m:t>
                    </m:r>
                  </m:sub>
                </m:sSub>
                <m:r>
                  <w:rPr>
                    <w:rFonts w:ascii="Cambria Math" w:hAnsi="Cambria Math"/>
                    <w:color w:val="161718" w:themeColor="text1"/>
                  </w:rPr>
                  <m:t xml:space="preserve">-r </m:t>
                </m:r>
                <m:sSub>
                  <m:sSubPr>
                    <m:ctrlPr>
                      <w:rPr>
                        <w:rFonts w:ascii="Cambria Math" w:hAnsi="Cambria Math"/>
                        <w:i/>
                        <w:iCs/>
                        <w:color w:val="161718" w:themeColor="text1"/>
                      </w:rPr>
                    </m:ctrlPr>
                  </m:sSubPr>
                  <m:e>
                    <m:r>
                      <w:rPr>
                        <w:rFonts w:ascii="Cambria Math" w:hAnsi="Cambria Math"/>
                        <w:color w:val="161718" w:themeColor="text1"/>
                      </w:rPr>
                      <m:t>S</m:t>
                    </m:r>
                  </m:e>
                  <m:sub>
                    <m:r>
                      <w:rPr>
                        <w:rFonts w:ascii="Cambria Math" w:hAnsi="Cambria Math"/>
                        <w:color w:val="161718" w:themeColor="text1"/>
                      </w:rPr>
                      <m:t>φ</m:t>
                    </m:r>
                  </m:sub>
                </m:sSub>
              </m:oMath>
            </m:oMathPara>
          </w:p>
          <w:p w14:paraId="57466521" w14:textId="77777777" w:rsidR="00590B75" w:rsidRPr="00C72348" w:rsidRDefault="00000000" w:rsidP="00E52788">
            <w:pPr>
              <w:rPr>
                <w:rFonts w:eastAsiaTheme="minorEastAsia"/>
                <w:i/>
                <w:iCs/>
                <w:color w:val="161718" w:themeColor="text1"/>
              </w:rPr>
            </w:pPr>
            <m:oMathPara>
              <m:oMathParaPr>
                <m:jc m:val="left"/>
              </m:oMathParaPr>
              <m:oMath>
                <m:acc>
                  <m:accPr>
                    <m:chr m:val="̇"/>
                    <m:ctrlPr>
                      <w:rPr>
                        <w:rFonts w:ascii="Cambria Math" w:hAnsi="Cambria Math"/>
                        <w:i/>
                        <w:iCs/>
                        <w:color w:val="161718" w:themeColor="text1"/>
                      </w:rPr>
                    </m:ctrlPr>
                  </m:accPr>
                  <m:e>
                    <m:r>
                      <w:rPr>
                        <w:rFonts w:ascii="Cambria Math" w:hAnsi="Cambria Math"/>
                        <w:color w:val="161718" w:themeColor="text1"/>
                      </w:rPr>
                      <m:t>φ</m:t>
                    </m:r>
                  </m:e>
                </m:acc>
                <m:r>
                  <w:rPr>
                    <w:rFonts w:ascii="Cambria Math" w:hAnsi="Cambria Math"/>
                    <w:color w:val="161718" w:themeColor="text1"/>
                  </w:rPr>
                  <m:t xml:space="preserve">=p+q </m:t>
                </m:r>
                <m:sSub>
                  <m:sSubPr>
                    <m:ctrlPr>
                      <w:rPr>
                        <w:rFonts w:ascii="Cambria Math" w:hAnsi="Cambria Math"/>
                        <w:i/>
                        <w:iCs/>
                        <w:color w:val="161718" w:themeColor="text1"/>
                      </w:rPr>
                    </m:ctrlPr>
                  </m:sSubPr>
                  <m:e>
                    <m:r>
                      <w:rPr>
                        <w:rFonts w:ascii="Cambria Math" w:hAnsi="Cambria Math"/>
                        <w:color w:val="161718" w:themeColor="text1"/>
                      </w:rPr>
                      <m:t>S</m:t>
                    </m:r>
                  </m:e>
                  <m:sub>
                    <m:r>
                      <w:rPr>
                        <w:rFonts w:ascii="Cambria Math" w:hAnsi="Cambria Math"/>
                        <w:color w:val="161718" w:themeColor="text1"/>
                      </w:rPr>
                      <m:t>φ</m:t>
                    </m:r>
                  </m:sub>
                </m:sSub>
                <m:r>
                  <w:rPr>
                    <w:rFonts w:ascii="Cambria Math" w:hAnsi="Cambria Math"/>
                    <w:color w:val="161718" w:themeColor="text1"/>
                  </w:rPr>
                  <m:t xml:space="preserve"> </m:t>
                </m:r>
                <m:sSub>
                  <m:sSubPr>
                    <m:ctrlPr>
                      <w:rPr>
                        <w:rFonts w:ascii="Cambria Math" w:hAnsi="Cambria Math"/>
                        <w:i/>
                        <w:iCs/>
                        <w:color w:val="161718" w:themeColor="text1"/>
                      </w:rPr>
                    </m:ctrlPr>
                  </m:sSubPr>
                  <m:e>
                    <m:r>
                      <w:rPr>
                        <w:rFonts w:ascii="Cambria Math" w:hAnsi="Cambria Math"/>
                        <w:color w:val="161718" w:themeColor="text1"/>
                      </w:rPr>
                      <m:t>T</m:t>
                    </m:r>
                  </m:e>
                  <m:sub>
                    <m:r>
                      <w:rPr>
                        <w:rFonts w:ascii="Cambria Math" w:hAnsi="Cambria Math"/>
                        <w:color w:val="161718" w:themeColor="text1"/>
                      </w:rPr>
                      <m:t>θ</m:t>
                    </m:r>
                  </m:sub>
                </m:sSub>
                <m:r>
                  <w:rPr>
                    <w:rFonts w:ascii="Cambria Math" w:hAnsi="Cambria Math"/>
                    <w:color w:val="161718" w:themeColor="text1"/>
                  </w:rPr>
                  <m:t xml:space="preserve">+r </m:t>
                </m:r>
                <m:sSub>
                  <m:sSubPr>
                    <m:ctrlPr>
                      <w:rPr>
                        <w:rFonts w:ascii="Cambria Math" w:hAnsi="Cambria Math"/>
                        <w:i/>
                        <w:iCs/>
                        <w:color w:val="161718" w:themeColor="text1"/>
                      </w:rPr>
                    </m:ctrlPr>
                  </m:sSubPr>
                  <m:e>
                    <m:r>
                      <w:rPr>
                        <w:rFonts w:ascii="Cambria Math" w:hAnsi="Cambria Math"/>
                        <w:color w:val="161718" w:themeColor="text1"/>
                      </w:rPr>
                      <m:t>C</m:t>
                    </m:r>
                  </m:e>
                  <m:sub>
                    <m:r>
                      <w:rPr>
                        <w:rFonts w:ascii="Cambria Math" w:hAnsi="Cambria Math"/>
                        <w:color w:val="161718" w:themeColor="text1"/>
                      </w:rPr>
                      <m:t>φ</m:t>
                    </m:r>
                  </m:sub>
                </m:sSub>
                <m:r>
                  <w:rPr>
                    <w:rFonts w:ascii="Cambria Math" w:hAnsi="Cambria Math"/>
                    <w:color w:val="161718" w:themeColor="text1"/>
                  </w:rPr>
                  <m:t xml:space="preserve"> </m:t>
                </m:r>
                <m:sSub>
                  <m:sSubPr>
                    <m:ctrlPr>
                      <w:rPr>
                        <w:rFonts w:ascii="Cambria Math" w:hAnsi="Cambria Math"/>
                        <w:i/>
                        <w:iCs/>
                        <w:color w:val="161718" w:themeColor="text1"/>
                      </w:rPr>
                    </m:ctrlPr>
                  </m:sSubPr>
                  <m:e>
                    <m:r>
                      <w:rPr>
                        <w:rFonts w:ascii="Cambria Math" w:hAnsi="Cambria Math"/>
                        <w:color w:val="161718" w:themeColor="text1"/>
                      </w:rPr>
                      <m:t>T</m:t>
                    </m:r>
                  </m:e>
                  <m:sub>
                    <m:r>
                      <w:rPr>
                        <w:rFonts w:ascii="Cambria Math" w:hAnsi="Cambria Math"/>
                        <w:color w:val="161718" w:themeColor="text1"/>
                      </w:rPr>
                      <m:t>θ</m:t>
                    </m:r>
                  </m:sub>
                </m:sSub>
              </m:oMath>
            </m:oMathPara>
          </w:p>
          <w:p w14:paraId="42A28691" w14:textId="77777777" w:rsidR="00590B75" w:rsidRPr="00C72348" w:rsidRDefault="00000000" w:rsidP="00E52788">
            <w:pPr>
              <w:rPr>
                <w:rFonts w:eastAsiaTheme="minorEastAsia"/>
                <w:i/>
                <w:iCs/>
                <w:color w:val="161718" w:themeColor="text1"/>
              </w:rPr>
            </w:pPr>
            <m:oMathPara>
              <m:oMathParaPr>
                <m:jc m:val="left"/>
              </m:oMathParaPr>
              <m:oMath>
                <m:acc>
                  <m:accPr>
                    <m:chr m:val="̇"/>
                    <m:ctrlPr>
                      <w:rPr>
                        <w:rFonts w:ascii="Cambria Math" w:hAnsi="Cambria Math"/>
                        <w:i/>
                        <w:iCs/>
                        <w:color w:val="161718" w:themeColor="text1"/>
                      </w:rPr>
                    </m:ctrlPr>
                  </m:accPr>
                  <m:e>
                    <m:r>
                      <w:rPr>
                        <w:rFonts w:ascii="Cambria Math" w:hAnsi="Cambria Math"/>
                        <w:color w:val="161718" w:themeColor="text1"/>
                      </w:rPr>
                      <m:t>ψ</m:t>
                    </m:r>
                  </m:e>
                </m:acc>
                <m:r>
                  <w:rPr>
                    <w:rFonts w:ascii="Cambria Math" w:hAnsi="Cambria Math"/>
                    <w:color w:val="161718" w:themeColor="text1"/>
                  </w:rPr>
                  <m:t>=</m:t>
                </m:r>
                <m:d>
                  <m:dPr>
                    <m:ctrlPr>
                      <w:rPr>
                        <w:rFonts w:ascii="Cambria Math" w:hAnsi="Cambria Math"/>
                        <w:i/>
                        <w:iCs/>
                        <w:color w:val="161718" w:themeColor="text1"/>
                      </w:rPr>
                    </m:ctrlPr>
                  </m:dPr>
                  <m:e>
                    <m:r>
                      <w:rPr>
                        <w:rFonts w:ascii="Cambria Math" w:hAnsi="Cambria Math"/>
                        <w:color w:val="161718" w:themeColor="text1"/>
                      </w:rPr>
                      <m:t xml:space="preserve">q </m:t>
                    </m:r>
                    <m:sSub>
                      <m:sSubPr>
                        <m:ctrlPr>
                          <w:rPr>
                            <w:rFonts w:ascii="Cambria Math" w:hAnsi="Cambria Math"/>
                            <w:i/>
                            <w:iCs/>
                            <w:color w:val="161718" w:themeColor="text1"/>
                          </w:rPr>
                        </m:ctrlPr>
                      </m:sSubPr>
                      <m:e>
                        <m:r>
                          <w:rPr>
                            <w:rFonts w:ascii="Cambria Math" w:hAnsi="Cambria Math"/>
                            <w:color w:val="161718" w:themeColor="text1"/>
                          </w:rPr>
                          <m:t>S</m:t>
                        </m:r>
                      </m:e>
                      <m:sub>
                        <m:r>
                          <w:rPr>
                            <w:rFonts w:ascii="Cambria Math" w:hAnsi="Cambria Math"/>
                            <w:color w:val="161718" w:themeColor="text1"/>
                          </w:rPr>
                          <m:t>φ</m:t>
                        </m:r>
                      </m:sub>
                    </m:sSub>
                    <m:r>
                      <w:rPr>
                        <w:rFonts w:ascii="Cambria Math" w:hAnsi="Cambria Math"/>
                        <w:color w:val="161718" w:themeColor="text1"/>
                      </w:rPr>
                      <m:t xml:space="preserve">+r </m:t>
                    </m:r>
                    <m:sSub>
                      <m:sSubPr>
                        <m:ctrlPr>
                          <w:rPr>
                            <w:rFonts w:ascii="Cambria Math" w:hAnsi="Cambria Math"/>
                            <w:i/>
                            <w:iCs/>
                            <w:color w:val="161718" w:themeColor="text1"/>
                          </w:rPr>
                        </m:ctrlPr>
                      </m:sSubPr>
                      <m:e>
                        <m:r>
                          <w:rPr>
                            <w:rFonts w:ascii="Cambria Math" w:hAnsi="Cambria Math"/>
                            <w:color w:val="161718" w:themeColor="text1"/>
                          </w:rPr>
                          <m:t>C</m:t>
                        </m:r>
                      </m:e>
                      <m:sub>
                        <m:r>
                          <w:rPr>
                            <w:rFonts w:ascii="Cambria Math" w:hAnsi="Cambria Math"/>
                            <w:color w:val="161718" w:themeColor="text1"/>
                          </w:rPr>
                          <m:t>φ</m:t>
                        </m:r>
                      </m:sub>
                    </m:sSub>
                  </m:e>
                </m:d>
                <m:r>
                  <w:rPr>
                    <w:rFonts w:ascii="Cambria Math" w:hAnsi="Cambria Math"/>
                    <w:color w:val="161718" w:themeColor="text1"/>
                  </w:rPr>
                  <m:t xml:space="preserve"> </m:t>
                </m:r>
                <m:func>
                  <m:funcPr>
                    <m:ctrlPr>
                      <w:rPr>
                        <w:rFonts w:ascii="Cambria Math" w:hAnsi="Cambria Math"/>
                        <w:i/>
                        <w:iCs/>
                        <w:color w:val="161718" w:themeColor="text1"/>
                      </w:rPr>
                    </m:ctrlPr>
                  </m:funcPr>
                  <m:fName>
                    <m:r>
                      <w:rPr>
                        <w:rFonts w:ascii="Cambria Math" w:hAnsi="Cambria Math"/>
                        <w:color w:val="161718" w:themeColor="text1"/>
                      </w:rPr>
                      <m:t>sec</m:t>
                    </m:r>
                  </m:fName>
                  <m:e>
                    <m:d>
                      <m:dPr>
                        <m:ctrlPr>
                          <w:rPr>
                            <w:rFonts w:ascii="Cambria Math" w:hAnsi="Cambria Math"/>
                            <w:i/>
                            <w:iCs/>
                            <w:color w:val="161718" w:themeColor="text1"/>
                          </w:rPr>
                        </m:ctrlPr>
                      </m:dPr>
                      <m:e>
                        <m:r>
                          <w:rPr>
                            <w:rFonts w:ascii="Cambria Math" w:hAnsi="Cambria Math"/>
                            <w:color w:val="161718" w:themeColor="text1"/>
                          </w:rPr>
                          <m:t>θ</m:t>
                        </m:r>
                      </m:e>
                    </m:d>
                  </m:e>
                </m:func>
              </m:oMath>
            </m:oMathPara>
          </w:p>
          <w:p w14:paraId="701151DF" w14:textId="77777777" w:rsidR="00590B75" w:rsidRPr="00C72348" w:rsidRDefault="00590B75" w:rsidP="00E52788">
            <w:pPr>
              <w:rPr>
                <w:i/>
                <w:iCs/>
              </w:rPr>
            </w:pPr>
          </w:p>
        </w:tc>
        <w:tc>
          <w:tcPr>
            <w:tcW w:w="3945" w:type="dxa"/>
            <w:vMerge/>
          </w:tcPr>
          <w:p w14:paraId="637ED91D" w14:textId="77777777" w:rsidR="00590B75" w:rsidRPr="00C72348" w:rsidRDefault="00590B75" w:rsidP="00E52788"/>
        </w:tc>
      </w:tr>
      <w:tr w:rsidR="00590B75" w:rsidRPr="00C72348" w14:paraId="01175D3C" w14:textId="77777777" w:rsidTr="00E52788">
        <w:trPr>
          <w:trHeight w:val="963"/>
          <w:jc w:val="center"/>
        </w:trPr>
        <w:tc>
          <w:tcPr>
            <w:tcW w:w="5709" w:type="dxa"/>
          </w:tcPr>
          <w:p w14:paraId="2965C19E" w14:textId="77777777" w:rsidR="00590B75" w:rsidRPr="00C72348" w:rsidRDefault="00000000" w:rsidP="00E52788">
            <w:pPr>
              <w:rPr>
                <w:i/>
                <w:iCs/>
              </w:rPr>
            </w:pPr>
            <m:oMathPara>
              <m:oMathParaPr>
                <m:jc m:val="left"/>
              </m:oMathParaPr>
              <m:oMath>
                <m:d>
                  <m:dPr>
                    <m:begChr m:val="["/>
                    <m:endChr m:val="]"/>
                    <m:ctrlPr>
                      <w:rPr>
                        <w:rFonts w:ascii="Cambria Math" w:hAnsi="Cambria Math"/>
                        <w:i/>
                        <w:iCs/>
                        <w:color w:val="161718" w:themeColor="text1"/>
                      </w:rPr>
                    </m:ctrlPr>
                  </m:dPr>
                  <m:e>
                    <m:eqArr>
                      <m:eqArrPr>
                        <m:ctrlPr>
                          <w:rPr>
                            <w:rFonts w:ascii="Cambria Math" w:hAnsi="Cambria Math"/>
                            <w:i/>
                            <w:iCs/>
                            <w:color w:val="161718" w:themeColor="text1"/>
                          </w:rPr>
                        </m:ctrlPr>
                      </m:eqArrPr>
                      <m:e>
                        <m:acc>
                          <m:accPr>
                            <m:chr m:val="̇"/>
                            <m:ctrlPr>
                              <w:rPr>
                                <w:rFonts w:ascii="Cambria Math" w:hAnsi="Cambria Math"/>
                                <w:i/>
                                <w:iCs/>
                                <w:color w:val="161718" w:themeColor="text1"/>
                              </w:rPr>
                            </m:ctrlPr>
                          </m:accPr>
                          <m:e>
                            <m:r>
                              <w:rPr>
                                <w:rFonts w:ascii="Cambria Math" w:hAnsi="Cambria Math"/>
                                <w:color w:val="161718" w:themeColor="text1"/>
                              </w:rPr>
                              <m:t>x</m:t>
                            </m:r>
                          </m:e>
                        </m:acc>
                      </m:e>
                      <m:e>
                        <m:acc>
                          <m:accPr>
                            <m:chr m:val="̇"/>
                            <m:ctrlPr>
                              <w:rPr>
                                <w:rFonts w:ascii="Cambria Math" w:hAnsi="Cambria Math"/>
                                <w:i/>
                                <w:iCs/>
                                <w:color w:val="161718" w:themeColor="text1"/>
                              </w:rPr>
                            </m:ctrlPr>
                          </m:accPr>
                          <m:e>
                            <m:r>
                              <w:rPr>
                                <w:rFonts w:ascii="Cambria Math" w:hAnsi="Cambria Math"/>
                                <w:color w:val="161718" w:themeColor="text1"/>
                              </w:rPr>
                              <m:t>y</m:t>
                            </m:r>
                          </m:e>
                        </m:acc>
                        <m:ctrlPr>
                          <w:rPr>
                            <w:rFonts w:ascii="Cambria Math" w:eastAsia="Cambria Math" w:hAnsi="Cambria Math" w:cs="Cambria Math"/>
                            <w:i/>
                            <w:iCs/>
                            <w:color w:val="161718" w:themeColor="text1"/>
                          </w:rPr>
                        </m:ctrlPr>
                      </m:e>
                      <m:e>
                        <m:acc>
                          <m:accPr>
                            <m:chr m:val="̇"/>
                            <m:ctrlPr>
                              <w:rPr>
                                <w:rFonts w:ascii="Cambria Math" w:hAnsi="Cambria Math"/>
                                <w:i/>
                                <w:iCs/>
                                <w:color w:val="161718" w:themeColor="text1"/>
                              </w:rPr>
                            </m:ctrlPr>
                          </m:accPr>
                          <m:e>
                            <m:r>
                              <w:rPr>
                                <w:rFonts w:ascii="Cambria Math" w:hAnsi="Cambria Math"/>
                                <w:color w:val="161718" w:themeColor="text1"/>
                              </w:rPr>
                              <m:t>z</m:t>
                            </m:r>
                          </m:e>
                        </m:acc>
                      </m:e>
                    </m:eqArr>
                  </m:e>
                </m:d>
                <m:r>
                  <w:rPr>
                    <w:rFonts w:ascii="Cambria Math" w:eastAsiaTheme="minorEastAsia" w:hAnsi="Cambria Math"/>
                    <w:color w:val="161718" w:themeColor="text1"/>
                  </w:rPr>
                  <m:t>=</m:t>
                </m:r>
                <m:d>
                  <m:dPr>
                    <m:begChr m:val="["/>
                    <m:endChr m:val="]"/>
                    <m:ctrlPr>
                      <w:rPr>
                        <w:rFonts w:ascii="Cambria Math" w:eastAsiaTheme="minorEastAsia" w:hAnsi="Cambria Math"/>
                        <w:i/>
                        <w:iCs/>
                        <w:color w:val="161718" w:themeColor="text1"/>
                      </w:rPr>
                    </m:ctrlPr>
                  </m:dPr>
                  <m:e>
                    <m:m>
                      <m:mPr>
                        <m:mcs>
                          <m:mc>
                            <m:mcPr>
                              <m:count m:val="3"/>
                              <m:mcJc m:val="center"/>
                            </m:mcPr>
                          </m:mc>
                        </m:mcs>
                        <m:ctrlPr>
                          <w:rPr>
                            <w:rFonts w:ascii="Cambria Math" w:eastAsiaTheme="minorEastAsia" w:hAnsi="Cambria Math"/>
                            <w:i/>
                            <w:iCs/>
                            <w:color w:val="161718" w:themeColor="text1"/>
                          </w:rPr>
                        </m:ctrlPr>
                      </m:mPr>
                      <m:mr>
                        <m:e>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C</m:t>
                              </m:r>
                            </m:e>
                            <m:sub>
                              <m:r>
                                <w:rPr>
                                  <w:rFonts w:ascii="Cambria Math" w:eastAsiaTheme="minorEastAsia" w:hAnsi="Cambria Math"/>
                                  <w:color w:val="161718" w:themeColor="text1"/>
                                </w:rPr>
                                <m:t>θ</m:t>
                              </m:r>
                            </m:sub>
                          </m:sSub>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C</m:t>
                              </m:r>
                            </m:e>
                            <m:sub>
                              <m:r>
                                <w:rPr>
                                  <w:rFonts w:ascii="Cambria Math" w:eastAsiaTheme="minorEastAsia" w:hAnsi="Cambria Math"/>
                                  <w:color w:val="161718" w:themeColor="text1"/>
                                </w:rPr>
                                <m:t>ψ</m:t>
                              </m:r>
                            </m:sub>
                          </m:sSub>
                        </m:e>
                        <m:e>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S</m:t>
                              </m:r>
                            </m:e>
                            <m:sub>
                              <m:r>
                                <w:rPr>
                                  <w:rFonts w:ascii="Cambria Math" w:eastAsiaTheme="minorEastAsia" w:hAnsi="Cambria Math"/>
                                  <w:color w:val="161718" w:themeColor="text1"/>
                                </w:rPr>
                                <m:t>φ</m:t>
                              </m:r>
                            </m:sub>
                          </m:sSub>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S</m:t>
                              </m:r>
                            </m:e>
                            <m:sub>
                              <m:r>
                                <w:rPr>
                                  <w:rFonts w:ascii="Cambria Math" w:eastAsiaTheme="minorEastAsia" w:hAnsi="Cambria Math"/>
                                  <w:color w:val="161718" w:themeColor="text1"/>
                                </w:rPr>
                                <m:t>θ</m:t>
                              </m:r>
                            </m:sub>
                          </m:sSub>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C</m:t>
                              </m:r>
                            </m:e>
                            <m:sub>
                              <m:r>
                                <w:rPr>
                                  <w:rFonts w:ascii="Cambria Math" w:eastAsiaTheme="minorEastAsia" w:hAnsi="Cambria Math"/>
                                  <w:color w:val="161718" w:themeColor="text1"/>
                                </w:rPr>
                                <m:t>ψ</m:t>
                              </m:r>
                            </m:sub>
                          </m:sSub>
                          <m:r>
                            <w:rPr>
                              <w:rFonts w:ascii="Cambria Math" w:eastAsiaTheme="minorEastAsia" w:hAnsi="Cambria Math"/>
                              <w:color w:val="161718" w:themeColor="text1"/>
                            </w:rPr>
                            <m:t>-</m:t>
                          </m:r>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C</m:t>
                              </m:r>
                            </m:e>
                            <m:sub>
                              <m:r>
                                <w:rPr>
                                  <w:rFonts w:ascii="Cambria Math" w:eastAsiaTheme="minorEastAsia" w:hAnsi="Cambria Math"/>
                                  <w:color w:val="161718" w:themeColor="text1"/>
                                </w:rPr>
                                <m:t>φ</m:t>
                              </m:r>
                            </m:sub>
                          </m:sSub>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S</m:t>
                              </m:r>
                            </m:e>
                            <m:sub>
                              <m:r>
                                <w:rPr>
                                  <w:rFonts w:ascii="Cambria Math" w:eastAsiaTheme="minorEastAsia" w:hAnsi="Cambria Math"/>
                                  <w:color w:val="161718" w:themeColor="text1"/>
                                </w:rPr>
                                <m:t>ψ</m:t>
                              </m:r>
                            </m:sub>
                          </m:sSub>
                        </m:e>
                        <m:e>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C</m:t>
                              </m:r>
                            </m:e>
                            <m:sub>
                              <m:r>
                                <w:rPr>
                                  <w:rFonts w:ascii="Cambria Math" w:eastAsiaTheme="minorEastAsia" w:hAnsi="Cambria Math"/>
                                  <w:color w:val="161718" w:themeColor="text1"/>
                                </w:rPr>
                                <m:t>ψ</m:t>
                              </m:r>
                            </m:sub>
                          </m:sSub>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S</m:t>
                              </m:r>
                            </m:e>
                            <m:sub>
                              <m:r>
                                <w:rPr>
                                  <w:rFonts w:ascii="Cambria Math" w:eastAsiaTheme="minorEastAsia" w:hAnsi="Cambria Math"/>
                                  <w:color w:val="161718" w:themeColor="text1"/>
                                </w:rPr>
                                <m:t>θ</m:t>
                              </m:r>
                            </m:sub>
                          </m:sSub>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C</m:t>
                              </m:r>
                            </m:e>
                            <m:sub>
                              <m:r>
                                <w:rPr>
                                  <w:rFonts w:ascii="Cambria Math" w:eastAsiaTheme="minorEastAsia" w:hAnsi="Cambria Math"/>
                                  <w:color w:val="161718" w:themeColor="text1"/>
                                </w:rPr>
                                <m:t>ψ</m:t>
                              </m:r>
                            </m:sub>
                          </m:sSub>
                          <m:r>
                            <w:rPr>
                              <w:rFonts w:ascii="Cambria Math" w:eastAsiaTheme="minorEastAsia" w:hAnsi="Cambria Math"/>
                              <w:color w:val="161718" w:themeColor="text1"/>
                            </w:rPr>
                            <m:t>+</m:t>
                          </m:r>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S</m:t>
                              </m:r>
                            </m:e>
                            <m:sub>
                              <m:r>
                                <w:rPr>
                                  <w:rFonts w:ascii="Cambria Math" w:eastAsiaTheme="minorEastAsia" w:hAnsi="Cambria Math"/>
                                  <w:color w:val="161718" w:themeColor="text1"/>
                                </w:rPr>
                                <m:t>φ</m:t>
                              </m:r>
                            </m:sub>
                          </m:sSub>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S</m:t>
                              </m:r>
                            </m:e>
                            <m:sub>
                              <m:r>
                                <w:rPr>
                                  <w:rFonts w:ascii="Cambria Math" w:eastAsiaTheme="minorEastAsia" w:hAnsi="Cambria Math"/>
                                  <w:color w:val="161718" w:themeColor="text1"/>
                                </w:rPr>
                                <m:t>ψ</m:t>
                              </m:r>
                            </m:sub>
                          </m:sSub>
                        </m:e>
                      </m:mr>
                      <m:mr>
                        <m:e>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C</m:t>
                              </m:r>
                            </m:e>
                            <m:sub>
                              <m:r>
                                <w:rPr>
                                  <w:rFonts w:ascii="Cambria Math" w:eastAsiaTheme="minorEastAsia" w:hAnsi="Cambria Math"/>
                                  <w:color w:val="161718" w:themeColor="text1"/>
                                </w:rPr>
                                <m:t>θ</m:t>
                              </m:r>
                            </m:sub>
                          </m:sSub>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S</m:t>
                              </m:r>
                            </m:e>
                            <m:sub>
                              <m:r>
                                <w:rPr>
                                  <w:rFonts w:ascii="Cambria Math" w:eastAsiaTheme="minorEastAsia" w:hAnsi="Cambria Math"/>
                                  <w:color w:val="161718" w:themeColor="text1"/>
                                </w:rPr>
                                <m:t>ψ</m:t>
                              </m:r>
                            </m:sub>
                          </m:sSub>
                        </m:e>
                        <m:e>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S</m:t>
                              </m:r>
                            </m:e>
                            <m:sub>
                              <m:r>
                                <w:rPr>
                                  <w:rFonts w:ascii="Cambria Math" w:eastAsiaTheme="minorEastAsia" w:hAnsi="Cambria Math"/>
                                  <w:color w:val="161718" w:themeColor="text1"/>
                                </w:rPr>
                                <m:t>φ</m:t>
                              </m:r>
                            </m:sub>
                          </m:sSub>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S</m:t>
                              </m:r>
                            </m:e>
                            <m:sub>
                              <m:r>
                                <w:rPr>
                                  <w:rFonts w:ascii="Cambria Math" w:eastAsiaTheme="minorEastAsia" w:hAnsi="Cambria Math"/>
                                  <w:color w:val="161718" w:themeColor="text1"/>
                                </w:rPr>
                                <m:t>θ</m:t>
                              </m:r>
                            </m:sub>
                          </m:sSub>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S</m:t>
                              </m:r>
                            </m:e>
                            <m:sub>
                              <m:r>
                                <w:rPr>
                                  <w:rFonts w:ascii="Cambria Math" w:eastAsiaTheme="minorEastAsia" w:hAnsi="Cambria Math"/>
                                  <w:color w:val="161718" w:themeColor="text1"/>
                                </w:rPr>
                                <m:t>ψ</m:t>
                              </m:r>
                            </m:sub>
                          </m:sSub>
                          <m:r>
                            <w:rPr>
                              <w:rFonts w:ascii="Cambria Math" w:eastAsiaTheme="minorEastAsia" w:hAnsi="Cambria Math"/>
                              <w:color w:val="161718" w:themeColor="text1"/>
                            </w:rPr>
                            <m:t>+</m:t>
                          </m:r>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C</m:t>
                              </m:r>
                            </m:e>
                            <m:sub>
                              <m:r>
                                <w:rPr>
                                  <w:rFonts w:ascii="Cambria Math" w:eastAsiaTheme="minorEastAsia" w:hAnsi="Cambria Math"/>
                                  <w:color w:val="161718" w:themeColor="text1"/>
                                </w:rPr>
                                <m:t>φ</m:t>
                              </m:r>
                            </m:sub>
                          </m:sSub>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C</m:t>
                              </m:r>
                            </m:e>
                            <m:sub>
                              <m:r>
                                <w:rPr>
                                  <w:rFonts w:ascii="Cambria Math" w:eastAsiaTheme="minorEastAsia" w:hAnsi="Cambria Math"/>
                                  <w:color w:val="161718" w:themeColor="text1"/>
                                </w:rPr>
                                <m:t>ψ</m:t>
                              </m:r>
                            </m:sub>
                          </m:sSub>
                        </m:e>
                        <m:e>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C</m:t>
                              </m:r>
                            </m:e>
                            <m:sub>
                              <m:r>
                                <w:rPr>
                                  <w:rFonts w:ascii="Cambria Math" w:eastAsiaTheme="minorEastAsia" w:hAnsi="Cambria Math"/>
                                  <w:color w:val="161718" w:themeColor="text1"/>
                                </w:rPr>
                                <m:t>φ</m:t>
                              </m:r>
                            </m:sub>
                          </m:sSub>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S</m:t>
                              </m:r>
                            </m:e>
                            <m:sub>
                              <m:r>
                                <w:rPr>
                                  <w:rFonts w:ascii="Cambria Math" w:eastAsiaTheme="minorEastAsia" w:hAnsi="Cambria Math"/>
                                  <w:color w:val="161718" w:themeColor="text1"/>
                                </w:rPr>
                                <m:t>θ</m:t>
                              </m:r>
                            </m:sub>
                          </m:sSub>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S</m:t>
                              </m:r>
                            </m:e>
                            <m:sub>
                              <m:r>
                                <w:rPr>
                                  <w:rFonts w:ascii="Cambria Math" w:eastAsiaTheme="minorEastAsia" w:hAnsi="Cambria Math"/>
                                  <w:color w:val="161718" w:themeColor="text1"/>
                                </w:rPr>
                                <m:t>ψ</m:t>
                              </m:r>
                            </m:sub>
                          </m:sSub>
                          <m:r>
                            <w:rPr>
                              <w:rFonts w:ascii="Cambria Math" w:eastAsiaTheme="minorEastAsia" w:hAnsi="Cambria Math"/>
                              <w:color w:val="161718" w:themeColor="text1"/>
                            </w:rPr>
                            <m:t>-</m:t>
                          </m:r>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S</m:t>
                              </m:r>
                            </m:e>
                            <m:sub>
                              <m:r>
                                <w:rPr>
                                  <w:rFonts w:ascii="Cambria Math" w:eastAsiaTheme="minorEastAsia" w:hAnsi="Cambria Math"/>
                                  <w:color w:val="161718" w:themeColor="text1"/>
                                </w:rPr>
                                <m:t>φ</m:t>
                              </m:r>
                            </m:sub>
                          </m:sSub>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C</m:t>
                              </m:r>
                            </m:e>
                            <m:sub>
                              <m:r>
                                <w:rPr>
                                  <w:rFonts w:ascii="Cambria Math" w:eastAsiaTheme="minorEastAsia" w:hAnsi="Cambria Math"/>
                                  <w:color w:val="161718" w:themeColor="text1"/>
                                </w:rPr>
                                <m:t>ψ</m:t>
                              </m:r>
                            </m:sub>
                          </m:sSub>
                        </m:e>
                      </m:mr>
                      <m:mr>
                        <m:e>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-S</m:t>
                              </m:r>
                            </m:e>
                            <m:sub>
                              <m:r>
                                <w:rPr>
                                  <w:rFonts w:ascii="Cambria Math" w:eastAsiaTheme="minorEastAsia" w:hAnsi="Cambria Math"/>
                                  <w:color w:val="161718" w:themeColor="text1"/>
                                </w:rPr>
                                <m:t>θ</m:t>
                              </m:r>
                            </m:sub>
                          </m:sSub>
                        </m:e>
                        <m:e>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S</m:t>
                              </m:r>
                            </m:e>
                            <m:sub>
                              <m:r>
                                <w:rPr>
                                  <w:rFonts w:ascii="Cambria Math" w:eastAsiaTheme="minorEastAsia" w:hAnsi="Cambria Math"/>
                                  <w:color w:val="161718" w:themeColor="text1"/>
                                </w:rPr>
                                <m:t>φ</m:t>
                              </m:r>
                            </m:sub>
                          </m:sSub>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C</m:t>
                              </m:r>
                            </m:e>
                            <m:sub>
                              <m:r>
                                <w:rPr>
                                  <w:rFonts w:ascii="Cambria Math" w:eastAsiaTheme="minorEastAsia" w:hAnsi="Cambria Math"/>
                                  <w:color w:val="161718" w:themeColor="text1"/>
                                </w:rPr>
                                <m:t>θ</m:t>
                              </m:r>
                            </m:sub>
                          </m:sSub>
                        </m:e>
                        <m:e>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C</m:t>
                              </m:r>
                            </m:e>
                            <m:sub>
                              <m:r>
                                <w:rPr>
                                  <w:rFonts w:ascii="Cambria Math" w:eastAsiaTheme="minorEastAsia" w:hAnsi="Cambria Math"/>
                                  <w:color w:val="161718" w:themeColor="text1"/>
                                </w:rPr>
                                <m:t>φ</m:t>
                              </m:r>
                            </m:sub>
                          </m:sSub>
                          <m:sSub>
                            <m:sSubPr>
                              <m:ctrlPr>
                                <w:rPr>
                                  <w:rFonts w:ascii="Cambria Math" w:eastAsiaTheme="minorEastAsia" w:hAnsi="Cambria Math"/>
                                  <w:i/>
                                  <w:iCs/>
                                  <w:color w:val="161718" w:themeColor="text1"/>
                                </w:rPr>
                              </m:ctrlPr>
                            </m:sSubPr>
                            <m:e>
                              <m:r>
                                <w:rPr>
                                  <w:rFonts w:ascii="Cambria Math" w:eastAsiaTheme="minorEastAsia" w:hAnsi="Cambria Math"/>
                                  <w:color w:val="161718" w:themeColor="text1"/>
                                </w:rPr>
                                <m:t>C</m:t>
                              </m:r>
                            </m:e>
                            <m:sub>
                              <m:r>
                                <w:rPr>
                                  <w:rFonts w:ascii="Cambria Math" w:eastAsiaTheme="minorEastAsia" w:hAnsi="Cambria Math"/>
                                  <w:color w:val="161718" w:themeColor="text1"/>
                                </w:rPr>
                                <m:t>θ</m:t>
                              </m:r>
                            </m:sub>
                          </m:sSub>
                        </m:e>
                      </m:mr>
                    </m:m>
                  </m:e>
                </m:d>
                <m:d>
                  <m:dPr>
                    <m:begChr m:val="["/>
                    <m:endChr m:val="]"/>
                    <m:ctrlPr>
                      <w:rPr>
                        <w:rFonts w:ascii="Cambria Math" w:eastAsiaTheme="minorEastAsia" w:hAnsi="Cambria Math"/>
                        <w:i/>
                        <w:iCs/>
                        <w:color w:val="161718" w:themeColor="text1"/>
                      </w:rPr>
                    </m:ctrlPr>
                  </m:dPr>
                  <m:e>
                    <m:m>
                      <m:mPr>
                        <m:mcs>
                          <m:mc>
                            <m:mcPr>
                              <m:count m:val="1"/>
                              <m:mcJc m:val="center"/>
                            </m:mcPr>
                          </m:mc>
                        </m:mcs>
                        <m:ctrlPr>
                          <w:rPr>
                            <w:rFonts w:ascii="Cambria Math" w:eastAsiaTheme="minorEastAsia" w:hAnsi="Cambria Math"/>
                            <w:i/>
                            <w:iCs/>
                            <w:color w:val="161718" w:themeColor="text1"/>
                          </w:rPr>
                        </m:ctrlPr>
                      </m:mPr>
                      <m:mr>
                        <m:e>
                          <m:r>
                            <w:rPr>
                              <w:rFonts w:ascii="Cambria Math" w:eastAsiaTheme="minorEastAsia" w:hAnsi="Cambria Math"/>
                              <w:color w:val="161718" w:themeColor="text1"/>
                            </w:rPr>
                            <m:t>u</m:t>
                          </m:r>
                        </m:e>
                      </m:mr>
                      <m:mr>
                        <m:e>
                          <m:r>
                            <w:rPr>
                              <w:rFonts w:ascii="Cambria Math" w:eastAsiaTheme="minorEastAsia" w:hAnsi="Cambria Math"/>
                              <w:color w:val="161718" w:themeColor="text1"/>
                            </w:rPr>
                            <m:t>v</m:t>
                          </m:r>
                        </m:e>
                      </m:mr>
                      <m:mr>
                        <m:e>
                          <m:r>
                            <w:rPr>
                              <w:rFonts w:ascii="Cambria Math" w:eastAsiaTheme="minorEastAsia" w:hAnsi="Cambria Math"/>
                              <w:color w:val="161718" w:themeColor="text1"/>
                            </w:rPr>
                            <m:t>w</m:t>
                          </m:r>
                        </m:e>
                      </m:mr>
                    </m:m>
                  </m:e>
                </m:d>
              </m:oMath>
            </m:oMathPara>
          </w:p>
        </w:tc>
        <w:tc>
          <w:tcPr>
            <w:tcW w:w="3945" w:type="dxa"/>
            <w:vMerge/>
          </w:tcPr>
          <w:p w14:paraId="3FC19900" w14:textId="77777777" w:rsidR="00590B75" w:rsidRPr="00C72348" w:rsidRDefault="00590B75" w:rsidP="00E52788"/>
        </w:tc>
      </w:tr>
    </w:tbl>
    <w:p w14:paraId="78607E2A" w14:textId="77777777" w:rsidR="00590B75" w:rsidRDefault="00590B75" w:rsidP="00590B75"/>
    <w:p w14:paraId="28D51A61" w14:textId="77777777" w:rsidR="00590B75" w:rsidRPr="00D92B20" w:rsidRDefault="00590B75" w:rsidP="00590B75">
      <w:pPr>
        <w:rPr>
          <w:u w:val="single"/>
        </w:rPr>
      </w:pPr>
      <w:r w:rsidRPr="00D92B20">
        <w:rPr>
          <w:u w:val="single"/>
        </w:rPr>
        <w:t xml:space="preserve">Applying Small disturbance theory </w:t>
      </w:r>
      <m:oMath>
        <m:r>
          <w:rPr>
            <w:rFonts w:ascii="Cambria Math" w:hAnsi="Cambria Math"/>
            <w:u w:val="single"/>
          </w:rPr>
          <m:t>(A=</m:t>
        </m:r>
        <m:sSub>
          <m:sSubPr>
            <m:ctrlPr>
              <w:rPr>
                <w:rFonts w:ascii="Cambria Math" w:hAnsi="Cambria Math"/>
                <w:i/>
                <w:sz w:val="22"/>
                <w:szCs w:val="22"/>
                <w:u w:val="single"/>
              </w:rPr>
            </m:ctrlPr>
          </m:sSubPr>
          <m:e>
            <m:r>
              <w:rPr>
                <w:rFonts w:ascii="Cambria Math" w:hAnsi="Cambria Math"/>
                <w:u w:val="single"/>
              </w:rPr>
              <m:t>A</m:t>
            </m:r>
          </m:e>
          <m:sub>
            <m:r>
              <w:rPr>
                <w:rFonts w:ascii="Cambria Math" w:hAnsi="Cambria Math"/>
                <w:u w:val="single"/>
              </w:rPr>
              <m:t>o</m:t>
            </m:r>
          </m:sub>
        </m:sSub>
        <m:r>
          <w:rPr>
            <w:rFonts w:ascii="Cambria Math" w:hAnsi="Cambria Math"/>
            <w:u w:val="single"/>
          </w:rPr>
          <m:t>+∆A)</m:t>
        </m:r>
      </m:oMath>
    </w:p>
    <w:p w14:paraId="1261C9B1" w14:textId="77777777" w:rsidR="00590B75" w:rsidRDefault="00590B75" w:rsidP="00590B75"/>
    <w:tbl>
      <w:tblPr>
        <w:tblStyle w:val="GridTable4"/>
        <w:tblW w:w="9635" w:type="dxa"/>
        <w:tblLook w:val="04A0" w:firstRow="1" w:lastRow="0" w:firstColumn="1" w:lastColumn="0" w:noHBand="0" w:noVBand="1"/>
      </w:tblPr>
      <w:tblGrid>
        <w:gridCol w:w="1927"/>
        <w:gridCol w:w="1927"/>
        <w:gridCol w:w="1927"/>
        <w:gridCol w:w="1927"/>
        <w:gridCol w:w="1927"/>
      </w:tblGrid>
      <w:tr w:rsidR="00590B75" w:rsidRPr="008E504D" w14:paraId="0392FFBA" w14:textId="77777777" w:rsidTr="00E52788">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1927" w:type="dxa"/>
          </w:tcPr>
          <w:p w14:paraId="4C834598" w14:textId="77777777" w:rsidR="00590B75" w:rsidRPr="008E504D" w:rsidRDefault="00590B75" w:rsidP="00E52788">
            <w:pPr>
              <w:rPr>
                <w:b w:val="0"/>
                <w:bCs w:val="0"/>
              </w:rPr>
            </w:pPr>
            <m:oMathPara>
              <m:oMath>
                <m:r>
                  <m:rPr>
                    <m:sty m:val="bi"/>
                  </m:rPr>
                  <w:rPr>
                    <w:rFonts w:ascii="Cambria Math" w:hAnsi="Cambria Math"/>
                  </w:rPr>
                  <m:t>u=</m:t>
                </m:r>
                <m:sSub>
                  <m:sSubPr>
                    <m:ctrlPr>
                      <w:rPr>
                        <w:rFonts w:ascii="Cambria Math" w:hAnsi="Cambria Math"/>
                        <w:b w:val="0"/>
                        <w:bCs w:val="0"/>
                        <w:i/>
                      </w:rPr>
                    </m:ctrlPr>
                  </m:sSubPr>
                  <m:e>
                    <m:r>
                      <m:rPr>
                        <m:sty m:val="bi"/>
                      </m:rPr>
                      <w:rPr>
                        <w:rFonts w:ascii="Cambria Math" w:hAnsi="Cambria Math"/>
                      </w:rPr>
                      <m:t>u</m:t>
                    </m:r>
                  </m:e>
                  <m:sub>
                    <m:r>
                      <m:rPr>
                        <m:sty m:val="bi"/>
                      </m:rPr>
                      <w:rPr>
                        <w:rFonts w:ascii="Cambria Math" w:hAnsi="Cambria Math"/>
                      </w:rPr>
                      <m:t>o</m:t>
                    </m:r>
                  </m:sub>
                </m:sSub>
                <m:r>
                  <m:rPr>
                    <m:sty m:val="bi"/>
                  </m:rPr>
                  <w:rPr>
                    <w:rFonts w:ascii="Cambria Math" w:hAnsi="Cambria Math"/>
                  </w:rPr>
                  <m:t>+∆u</m:t>
                </m:r>
              </m:oMath>
            </m:oMathPara>
          </w:p>
        </w:tc>
        <w:tc>
          <w:tcPr>
            <w:tcW w:w="1927" w:type="dxa"/>
          </w:tcPr>
          <w:p w14:paraId="6311BE32" w14:textId="77777777" w:rsidR="00590B75" w:rsidRPr="008E504D" w:rsidRDefault="00590B75" w:rsidP="00E52788">
            <w:pPr>
              <w:cnfStyle w:val="100000000000" w:firstRow="1" w:lastRow="0" w:firstColumn="0" w:lastColumn="0" w:oddVBand="0" w:evenVBand="0" w:oddHBand="0" w:evenHBand="0" w:firstRowFirstColumn="0" w:firstRowLastColumn="0" w:lastRowFirstColumn="0" w:lastRowLastColumn="0"/>
              <w:rPr>
                <w:b w:val="0"/>
                <w:bCs w:val="0"/>
              </w:rPr>
            </w:pPr>
            <m:oMathPara>
              <m:oMath>
                <m:r>
                  <m:rPr>
                    <m:sty m:val="bi"/>
                  </m:rPr>
                  <w:rPr>
                    <w:rFonts w:ascii="Cambria Math" w:hAnsi="Cambria Math"/>
                  </w:rPr>
                  <m:t>p=</m:t>
                </m:r>
                <m:sSub>
                  <m:sSubPr>
                    <m:ctrlPr>
                      <w:rPr>
                        <w:rFonts w:ascii="Cambria Math" w:hAnsi="Cambria Math"/>
                        <w:b w:val="0"/>
                        <w:bCs w:val="0"/>
                        <w:i/>
                      </w:rPr>
                    </m:ctrlPr>
                  </m:sSubPr>
                  <m:e>
                    <m:r>
                      <m:rPr>
                        <m:sty m:val="bi"/>
                      </m:rPr>
                      <w:rPr>
                        <w:rFonts w:ascii="Cambria Math" w:hAnsi="Cambria Math"/>
                      </w:rPr>
                      <m:t>p</m:t>
                    </m:r>
                  </m:e>
                  <m:sub>
                    <m:r>
                      <m:rPr>
                        <m:sty m:val="bi"/>
                      </m:rPr>
                      <w:rPr>
                        <w:rFonts w:ascii="Cambria Math" w:hAnsi="Cambria Math"/>
                      </w:rPr>
                      <m:t>o</m:t>
                    </m:r>
                  </m:sub>
                </m:sSub>
                <m:r>
                  <m:rPr>
                    <m:sty m:val="bi"/>
                  </m:rPr>
                  <w:rPr>
                    <w:rFonts w:ascii="Cambria Math" w:hAnsi="Cambria Math"/>
                  </w:rPr>
                  <m:t>+∆p</m:t>
                </m:r>
              </m:oMath>
            </m:oMathPara>
          </w:p>
        </w:tc>
        <w:tc>
          <w:tcPr>
            <w:tcW w:w="1927" w:type="dxa"/>
          </w:tcPr>
          <w:p w14:paraId="3ABA662C" w14:textId="77777777" w:rsidR="00590B75" w:rsidRPr="008E504D" w:rsidRDefault="00590B75" w:rsidP="00E52788">
            <w:pPr>
              <w:cnfStyle w:val="100000000000" w:firstRow="1" w:lastRow="0" w:firstColumn="0" w:lastColumn="0" w:oddVBand="0" w:evenVBand="0" w:oddHBand="0" w:evenHBand="0" w:firstRowFirstColumn="0" w:firstRowLastColumn="0" w:lastRowFirstColumn="0" w:lastRowLastColumn="0"/>
              <w:rPr>
                <w:b w:val="0"/>
                <w:bCs w:val="0"/>
              </w:rPr>
            </w:pPr>
            <m:oMathPara>
              <m:oMath>
                <m:r>
                  <m:rPr>
                    <m:sty m:val="bi"/>
                  </m:rPr>
                  <w:rPr>
                    <w:rFonts w:ascii="Cambria Math" w:hAnsi="Cambria Math"/>
                  </w:rPr>
                  <m:t>X=</m:t>
                </m:r>
                <m:sSub>
                  <m:sSubPr>
                    <m:ctrlPr>
                      <w:rPr>
                        <w:rFonts w:ascii="Cambria Math" w:hAnsi="Cambria Math"/>
                        <w:b w:val="0"/>
                        <w:bCs w:val="0"/>
                        <w:i/>
                      </w:rPr>
                    </m:ctrlPr>
                  </m:sSubPr>
                  <m:e>
                    <m:r>
                      <m:rPr>
                        <m:sty m:val="bi"/>
                      </m:rPr>
                      <w:rPr>
                        <w:rFonts w:ascii="Cambria Math" w:hAnsi="Cambria Math"/>
                      </w:rPr>
                      <m:t>X</m:t>
                    </m:r>
                  </m:e>
                  <m:sub>
                    <m:r>
                      <m:rPr>
                        <m:sty m:val="bi"/>
                      </m:rPr>
                      <w:rPr>
                        <w:rFonts w:ascii="Cambria Math" w:hAnsi="Cambria Math"/>
                      </w:rPr>
                      <m:t>o</m:t>
                    </m:r>
                  </m:sub>
                </m:sSub>
                <m:r>
                  <m:rPr>
                    <m:sty m:val="bi"/>
                  </m:rPr>
                  <w:rPr>
                    <w:rFonts w:ascii="Cambria Math" w:hAnsi="Cambria Math"/>
                  </w:rPr>
                  <m:t>+∆X</m:t>
                </m:r>
              </m:oMath>
            </m:oMathPara>
          </w:p>
        </w:tc>
        <w:tc>
          <w:tcPr>
            <w:tcW w:w="1927" w:type="dxa"/>
          </w:tcPr>
          <w:p w14:paraId="1BEE6FF1" w14:textId="77777777" w:rsidR="00590B75" w:rsidRPr="008E504D" w:rsidRDefault="00590B75" w:rsidP="00E52788">
            <w:pPr>
              <w:cnfStyle w:val="100000000000" w:firstRow="1" w:lastRow="0" w:firstColumn="0" w:lastColumn="0" w:oddVBand="0" w:evenVBand="0" w:oddHBand="0" w:evenHBand="0" w:firstRowFirstColumn="0" w:firstRowLastColumn="0" w:lastRowFirstColumn="0" w:lastRowLastColumn="0"/>
              <w:rPr>
                <w:b w:val="0"/>
                <w:bCs w:val="0"/>
              </w:rPr>
            </w:pPr>
            <m:oMathPara>
              <m:oMath>
                <m:r>
                  <m:rPr>
                    <m:sty m:val="bi"/>
                  </m:rPr>
                  <w:rPr>
                    <w:rFonts w:ascii="Cambria Math" w:hAnsi="Cambria Math"/>
                  </w:rPr>
                  <m:t>L=</m:t>
                </m:r>
                <m:sSub>
                  <m:sSubPr>
                    <m:ctrlPr>
                      <w:rPr>
                        <w:rFonts w:ascii="Cambria Math" w:hAnsi="Cambria Math"/>
                        <w:b w:val="0"/>
                        <w:bCs w:val="0"/>
                        <w:i/>
                      </w:rPr>
                    </m:ctrlPr>
                  </m:sSubPr>
                  <m:e>
                    <m:r>
                      <m:rPr>
                        <m:sty m:val="bi"/>
                      </m:rPr>
                      <w:rPr>
                        <w:rFonts w:ascii="Cambria Math" w:hAnsi="Cambria Math"/>
                      </w:rPr>
                      <m:t>L</m:t>
                    </m:r>
                  </m:e>
                  <m:sub>
                    <m:r>
                      <m:rPr>
                        <m:sty m:val="bi"/>
                      </m:rPr>
                      <w:rPr>
                        <w:rFonts w:ascii="Cambria Math" w:hAnsi="Cambria Math"/>
                      </w:rPr>
                      <m:t>o</m:t>
                    </m:r>
                  </m:sub>
                </m:sSub>
                <m:r>
                  <m:rPr>
                    <m:sty m:val="bi"/>
                  </m:rPr>
                  <w:rPr>
                    <w:rFonts w:ascii="Cambria Math" w:hAnsi="Cambria Math"/>
                  </w:rPr>
                  <m:t>+∆L</m:t>
                </m:r>
              </m:oMath>
            </m:oMathPara>
          </w:p>
        </w:tc>
        <w:tc>
          <w:tcPr>
            <w:tcW w:w="1927" w:type="dxa"/>
          </w:tcPr>
          <w:p w14:paraId="25492EBE" w14:textId="77777777" w:rsidR="00590B75" w:rsidRPr="008E504D" w:rsidRDefault="00590B75" w:rsidP="00E52788">
            <w:pPr>
              <w:cnfStyle w:val="100000000000" w:firstRow="1" w:lastRow="0" w:firstColumn="0" w:lastColumn="0" w:oddVBand="0" w:evenVBand="0" w:oddHBand="0" w:evenHBand="0" w:firstRowFirstColumn="0" w:firstRowLastColumn="0" w:lastRowFirstColumn="0" w:lastRowLastColumn="0"/>
              <w:rPr>
                <w:b w:val="0"/>
                <w:bCs w:val="0"/>
              </w:rPr>
            </w:pPr>
            <m:oMathPara>
              <m:oMath>
                <m:r>
                  <m:rPr>
                    <m:sty m:val="bi"/>
                  </m:rPr>
                  <w:rPr>
                    <w:rFonts w:ascii="Cambria Math" w:hAnsi="Cambria Math"/>
                    <w:color w:val="161718" w:themeColor="text1"/>
                  </w:rPr>
                  <m:t>φ</m:t>
                </m:r>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color w:val="161718" w:themeColor="text1"/>
                      </w:rPr>
                      <m:t>φ</m:t>
                    </m:r>
                  </m:e>
                  <m:sub>
                    <m:r>
                      <m:rPr>
                        <m:sty m:val="bi"/>
                      </m:rPr>
                      <w:rPr>
                        <w:rFonts w:ascii="Cambria Math" w:hAnsi="Cambria Math"/>
                      </w:rPr>
                      <m:t>o</m:t>
                    </m:r>
                  </m:sub>
                </m:sSub>
                <m:r>
                  <m:rPr>
                    <m:sty m:val="bi"/>
                  </m:rPr>
                  <w:rPr>
                    <w:rFonts w:ascii="Cambria Math" w:hAnsi="Cambria Math"/>
                  </w:rPr>
                  <m:t>+∆</m:t>
                </m:r>
                <m:r>
                  <m:rPr>
                    <m:sty m:val="bi"/>
                  </m:rPr>
                  <w:rPr>
                    <w:rFonts w:ascii="Cambria Math" w:hAnsi="Cambria Math"/>
                    <w:color w:val="161718" w:themeColor="text1"/>
                  </w:rPr>
                  <m:t>φ</m:t>
                </m:r>
              </m:oMath>
            </m:oMathPara>
          </w:p>
        </w:tc>
      </w:tr>
      <w:tr w:rsidR="00590B75" w:rsidRPr="008E504D" w14:paraId="0B4FE2FD" w14:textId="77777777" w:rsidTr="00E527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927" w:type="dxa"/>
          </w:tcPr>
          <w:p w14:paraId="396927BC" w14:textId="77777777" w:rsidR="00590B75" w:rsidRPr="008E504D" w:rsidRDefault="00590B75" w:rsidP="00E52788">
            <w:pPr>
              <w:rPr>
                <w:b w:val="0"/>
                <w:bCs w:val="0"/>
              </w:rPr>
            </w:pPr>
            <m:oMathPara>
              <m:oMath>
                <m:r>
                  <m:rPr>
                    <m:sty m:val="bi"/>
                  </m:rPr>
                  <w:rPr>
                    <w:rFonts w:ascii="Cambria Math" w:hAnsi="Cambria Math"/>
                  </w:rPr>
                  <m:t>v=</m:t>
                </m:r>
                <m:sSub>
                  <m:sSubPr>
                    <m:ctrlPr>
                      <w:rPr>
                        <w:rFonts w:ascii="Cambria Math" w:hAnsi="Cambria Math" w:cs="Times New Roman"/>
                        <w:b w:val="0"/>
                        <w:bCs w:val="0"/>
                        <w:i/>
                      </w:rPr>
                    </m:ctrlPr>
                  </m:sSubPr>
                  <m:e>
                    <m:r>
                      <m:rPr>
                        <m:sty m:val="bi"/>
                      </m:rPr>
                      <w:rPr>
                        <w:rFonts w:ascii="Cambria Math" w:hAnsi="Cambria Math"/>
                      </w:rPr>
                      <m:t>v</m:t>
                    </m:r>
                  </m:e>
                  <m:sub>
                    <m:r>
                      <m:rPr>
                        <m:sty m:val="bi"/>
                      </m:rPr>
                      <w:rPr>
                        <w:rFonts w:ascii="Cambria Math" w:hAnsi="Cambria Math"/>
                      </w:rPr>
                      <m:t>o</m:t>
                    </m:r>
                  </m:sub>
                </m:sSub>
                <m:r>
                  <m:rPr>
                    <m:sty m:val="bi"/>
                  </m:rPr>
                  <w:rPr>
                    <w:rFonts w:ascii="Cambria Math" w:hAnsi="Cambria Math"/>
                  </w:rPr>
                  <m:t>+∆v</m:t>
                </m:r>
              </m:oMath>
            </m:oMathPara>
          </w:p>
        </w:tc>
        <w:tc>
          <w:tcPr>
            <w:tcW w:w="1927" w:type="dxa"/>
          </w:tcPr>
          <w:p w14:paraId="122634BC" w14:textId="77777777" w:rsidR="00590B75" w:rsidRPr="008E504D" w:rsidRDefault="00590B75" w:rsidP="00E52788">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q=</m:t>
                </m:r>
                <m:sSub>
                  <m:sSubPr>
                    <m:ctrlPr>
                      <w:rPr>
                        <w:rFonts w:ascii="Cambria Math" w:hAnsi="Cambria Math"/>
                        <w:i/>
                      </w:rPr>
                    </m:ctrlPr>
                  </m:sSubPr>
                  <m:e>
                    <m:r>
                      <w:rPr>
                        <w:rFonts w:ascii="Cambria Math" w:hAnsi="Cambria Math"/>
                      </w:rPr>
                      <m:t>q</m:t>
                    </m:r>
                  </m:e>
                  <m:sub>
                    <m:r>
                      <w:rPr>
                        <w:rFonts w:ascii="Cambria Math" w:hAnsi="Cambria Math"/>
                      </w:rPr>
                      <m:t>o</m:t>
                    </m:r>
                  </m:sub>
                </m:sSub>
                <m:r>
                  <w:rPr>
                    <w:rFonts w:ascii="Cambria Math" w:hAnsi="Cambria Math"/>
                  </w:rPr>
                  <m:t>+∆q</m:t>
                </m:r>
              </m:oMath>
            </m:oMathPara>
          </w:p>
        </w:tc>
        <w:tc>
          <w:tcPr>
            <w:tcW w:w="1927" w:type="dxa"/>
          </w:tcPr>
          <w:p w14:paraId="5EC1D72D" w14:textId="77777777" w:rsidR="00590B75" w:rsidRPr="008E504D" w:rsidRDefault="00590B75" w:rsidP="00E52788">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+∆Y</m:t>
                </m:r>
              </m:oMath>
            </m:oMathPara>
          </w:p>
        </w:tc>
        <w:tc>
          <w:tcPr>
            <w:tcW w:w="1927" w:type="dxa"/>
          </w:tcPr>
          <w:p w14:paraId="4D68D31B" w14:textId="77777777" w:rsidR="00590B75" w:rsidRPr="008E504D" w:rsidRDefault="00590B75" w:rsidP="00E52788">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o</m:t>
                    </m:r>
                  </m:sub>
                </m:sSub>
                <m:r>
                  <w:rPr>
                    <w:rFonts w:ascii="Cambria Math" w:hAnsi="Cambria Math"/>
                  </w:rPr>
                  <m:t>+∆M</m:t>
                </m:r>
              </m:oMath>
            </m:oMathPara>
          </w:p>
        </w:tc>
        <w:tc>
          <w:tcPr>
            <w:tcW w:w="1927" w:type="dxa"/>
          </w:tcPr>
          <w:p w14:paraId="49779304" w14:textId="77777777" w:rsidR="00590B75" w:rsidRPr="008E504D" w:rsidRDefault="00590B75" w:rsidP="00E52788">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θ=</m:t>
                </m:r>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+∆θ</m:t>
                </m:r>
              </m:oMath>
            </m:oMathPara>
          </w:p>
        </w:tc>
      </w:tr>
      <w:tr w:rsidR="00590B75" w:rsidRPr="008E504D" w14:paraId="1A5A5BA4" w14:textId="77777777" w:rsidTr="00E52788">
        <w:trPr>
          <w:trHeight w:val="327"/>
        </w:trPr>
        <w:tc>
          <w:tcPr>
            <w:cnfStyle w:val="001000000000" w:firstRow="0" w:lastRow="0" w:firstColumn="1" w:lastColumn="0" w:oddVBand="0" w:evenVBand="0" w:oddHBand="0" w:evenHBand="0" w:firstRowFirstColumn="0" w:firstRowLastColumn="0" w:lastRowFirstColumn="0" w:lastRowLastColumn="0"/>
            <w:tcW w:w="1927" w:type="dxa"/>
          </w:tcPr>
          <w:p w14:paraId="12C3B1EB" w14:textId="77777777" w:rsidR="00590B75" w:rsidRPr="008E504D" w:rsidRDefault="00590B75" w:rsidP="00E52788">
            <w:pPr>
              <w:rPr>
                <w:b w:val="0"/>
                <w:bCs w:val="0"/>
              </w:rPr>
            </w:pPr>
            <m:oMathPara>
              <m:oMath>
                <m:r>
                  <m:rPr>
                    <m:sty m:val="bi"/>
                  </m:rPr>
                  <w:rPr>
                    <w:rFonts w:ascii="Cambria Math" w:hAnsi="Cambria Math"/>
                  </w:rPr>
                  <m:t>w=</m:t>
                </m:r>
                <m:sSub>
                  <m:sSubPr>
                    <m:ctrlPr>
                      <w:rPr>
                        <w:rFonts w:ascii="Cambria Math" w:hAnsi="Cambria Math"/>
                        <w:b w:val="0"/>
                        <w:bCs w:val="0"/>
                        <w:i/>
                      </w:rPr>
                    </m:ctrlPr>
                  </m:sSubPr>
                  <m:e>
                    <m:r>
                      <m:rPr>
                        <m:sty m:val="bi"/>
                      </m:rPr>
                      <w:rPr>
                        <w:rFonts w:ascii="Cambria Math" w:hAnsi="Cambria Math"/>
                      </w:rPr>
                      <m:t>w</m:t>
                    </m:r>
                  </m:e>
                  <m:sub>
                    <m:r>
                      <m:rPr>
                        <m:sty m:val="bi"/>
                      </m:rPr>
                      <w:rPr>
                        <w:rFonts w:ascii="Cambria Math" w:hAnsi="Cambria Math"/>
                      </w:rPr>
                      <m:t>o</m:t>
                    </m:r>
                  </m:sub>
                </m:sSub>
                <m:r>
                  <m:rPr>
                    <m:sty m:val="bi"/>
                  </m:rPr>
                  <w:rPr>
                    <w:rFonts w:ascii="Cambria Math" w:hAnsi="Cambria Math"/>
                  </w:rPr>
                  <m:t>+∆w</m:t>
                </m:r>
              </m:oMath>
            </m:oMathPara>
          </w:p>
        </w:tc>
        <w:tc>
          <w:tcPr>
            <w:tcW w:w="1927" w:type="dxa"/>
          </w:tcPr>
          <w:p w14:paraId="788D4C13" w14:textId="77777777" w:rsidR="00590B75" w:rsidRPr="008E504D" w:rsidRDefault="00590B75" w:rsidP="00E52788">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r=</m:t>
                </m:r>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rPr>
                  <m:t>+∆r</m:t>
                </m:r>
              </m:oMath>
            </m:oMathPara>
          </w:p>
        </w:tc>
        <w:tc>
          <w:tcPr>
            <w:tcW w:w="1927" w:type="dxa"/>
          </w:tcPr>
          <w:p w14:paraId="5FAC6E96" w14:textId="77777777" w:rsidR="00590B75" w:rsidRPr="008E504D" w:rsidRDefault="00590B75" w:rsidP="00E52788">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+∆Y</m:t>
                </m:r>
              </m:oMath>
            </m:oMathPara>
          </w:p>
        </w:tc>
        <w:tc>
          <w:tcPr>
            <w:tcW w:w="1927" w:type="dxa"/>
          </w:tcPr>
          <w:p w14:paraId="751B49BB" w14:textId="77777777" w:rsidR="00590B75" w:rsidRPr="008E504D" w:rsidRDefault="00590B75" w:rsidP="00E52788">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o</m:t>
                    </m:r>
                  </m:sub>
                </m:sSub>
                <m:r>
                  <w:rPr>
                    <w:rFonts w:ascii="Cambria Math" w:hAnsi="Cambria Math"/>
                  </w:rPr>
                  <m:t>+∆N</m:t>
                </m:r>
              </m:oMath>
            </m:oMathPara>
          </w:p>
        </w:tc>
        <w:tc>
          <w:tcPr>
            <w:tcW w:w="1927" w:type="dxa"/>
          </w:tcPr>
          <w:p w14:paraId="32E87196" w14:textId="77777777" w:rsidR="00590B75" w:rsidRPr="008E504D" w:rsidRDefault="00590B75" w:rsidP="00E52788">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color w:val="161718" w:themeColor="text1"/>
                  </w:rPr>
                  <m:t>ψ</m:t>
                </m:r>
                <m:r>
                  <w:rPr>
                    <w:rFonts w:ascii="Cambria Math" w:hAnsi="Cambria Math"/>
                  </w:rPr>
                  <m:t>=</m:t>
                </m:r>
                <m:sSub>
                  <m:sSubPr>
                    <m:ctrlPr>
                      <w:rPr>
                        <w:rFonts w:ascii="Cambria Math" w:hAnsi="Cambria Math"/>
                        <w:i/>
                      </w:rPr>
                    </m:ctrlPr>
                  </m:sSubPr>
                  <m:e>
                    <m:r>
                      <w:rPr>
                        <w:rFonts w:ascii="Cambria Math" w:hAnsi="Cambria Math"/>
                        <w:color w:val="161718" w:themeColor="text1"/>
                      </w:rPr>
                      <m:t>ψ</m:t>
                    </m:r>
                  </m:e>
                  <m:sub>
                    <m:r>
                      <w:rPr>
                        <w:rFonts w:ascii="Cambria Math" w:hAnsi="Cambria Math"/>
                      </w:rPr>
                      <m:t>o</m:t>
                    </m:r>
                  </m:sub>
                </m:sSub>
                <m:r>
                  <w:rPr>
                    <w:rFonts w:ascii="Cambria Math" w:hAnsi="Cambria Math"/>
                  </w:rPr>
                  <m:t>+∆</m:t>
                </m:r>
                <m:r>
                  <w:rPr>
                    <w:rFonts w:ascii="Cambria Math" w:hAnsi="Cambria Math"/>
                    <w:color w:val="161718" w:themeColor="text1"/>
                  </w:rPr>
                  <m:t>ψ</m:t>
                </m:r>
              </m:oMath>
            </m:oMathPara>
          </w:p>
        </w:tc>
      </w:tr>
    </w:tbl>
    <w:p w14:paraId="74CD2CFC" w14:textId="2214FB70" w:rsidR="00590B75" w:rsidRPr="00590B75" w:rsidRDefault="00000000" w:rsidP="00590B75">
      <w:pPr>
        <w:spacing w:after="200"/>
        <w:ind w:left="0" w:right="0"/>
        <w:jc w:val="left"/>
        <w:rPr>
          <w:rFonts w:eastAsiaTheme="minorEastAsia"/>
        </w:rPr>
      </w:pPr>
      <m:oMath>
        <m:sSub>
          <m:sSubPr>
            <m:ctrlPr>
              <w:rPr>
                <w:rFonts w:ascii="Cambria Math" w:hAnsi="Cambria Math" w:cs="Times New Roman"/>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cs="Times New Roman"/>
                <w:i/>
              </w:rPr>
            </m:ctrlPr>
          </m:sSubPr>
          <m:e>
            <m:r>
              <w:rPr>
                <w:rFonts w:ascii="Cambria Math" w:hAnsi="Cambria Math"/>
              </w:rPr>
              <m:t>p</m:t>
            </m:r>
          </m:e>
          <m:sub>
            <m:r>
              <w:rPr>
                <w:rFonts w:ascii="Cambria Math" w:hAnsi="Cambria Math"/>
              </w:rPr>
              <m:t>o</m:t>
            </m:r>
          </m:sub>
        </m:sSub>
        <m:r>
          <w:rPr>
            <w:rFonts w:ascii="Cambria Math" w:hAnsi="Cambria Math"/>
          </w:rPr>
          <m:t>=</m:t>
        </m:r>
        <m:sSub>
          <m:sSubPr>
            <m:ctrlPr>
              <w:rPr>
                <w:rFonts w:ascii="Cambria Math" w:hAnsi="Cambria Math" w:cs="Times New Roman"/>
                <w:i/>
              </w:rPr>
            </m:ctrlPr>
          </m:sSubPr>
          <m:e>
            <m:r>
              <w:rPr>
                <w:rFonts w:ascii="Cambria Math" w:hAnsi="Cambria Math"/>
              </w:rPr>
              <m:t>q</m:t>
            </m:r>
          </m:e>
          <m:sub>
            <m:r>
              <w:rPr>
                <w:rFonts w:ascii="Cambria Math" w:hAnsi="Cambria Math"/>
              </w:rPr>
              <m:t>o</m:t>
            </m:r>
          </m:sub>
        </m:sSub>
        <m:r>
          <w:rPr>
            <w:rFonts w:ascii="Cambria Math" w:hAnsi="Cambria Math"/>
          </w:rPr>
          <m:t>=</m:t>
        </m:r>
        <m:sSub>
          <m:sSubPr>
            <m:ctrlPr>
              <w:rPr>
                <w:rFonts w:ascii="Cambria Math" w:hAnsi="Cambria Math" w:cs="Times New Roman"/>
                <w:i/>
              </w:rPr>
            </m:ctrlPr>
          </m:sSubPr>
          <m:e>
            <m:r>
              <w:rPr>
                <w:rFonts w:ascii="Cambria Math" w:hAnsi="Cambria Math"/>
              </w:rPr>
              <m:t>r</m:t>
            </m:r>
          </m:e>
          <m:sub>
            <m:r>
              <w:rPr>
                <w:rFonts w:ascii="Cambria Math" w:hAnsi="Cambria Math"/>
              </w:rPr>
              <m:t>o</m:t>
            </m:r>
          </m:sub>
        </m:sSub>
        <m:r>
          <w:rPr>
            <w:rFonts w:ascii="Cambria Math" w:hAnsi="Cambria Math"/>
          </w:rPr>
          <m:t>=</m:t>
        </m:r>
        <m:sSub>
          <m:sSubPr>
            <m:ctrlPr>
              <w:rPr>
                <w:rFonts w:ascii="Cambria Math" w:hAnsi="Cambria Math" w:cs="Times New Roman"/>
                <w:i/>
              </w:rPr>
            </m:ctrlPr>
          </m:sSubPr>
          <m:e>
            <m:r>
              <w:rPr>
                <w:rFonts w:ascii="Cambria Math" w:hAnsi="Cambria Math"/>
              </w:rPr>
              <m:t>φ</m:t>
            </m:r>
          </m:e>
          <m:sub>
            <m:r>
              <w:rPr>
                <w:rFonts w:ascii="Cambria Math" w:hAnsi="Cambria Math"/>
              </w:rPr>
              <m:t>o</m:t>
            </m:r>
          </m:sub>
        </m:sSub>
        <m:r>
          <w:rPr>
            <w:rFonts w:ascii="Cambria Math" w:hAnsi="Cambria Math"/>
          </w:rPr>
          <m:t>=</m:t>
        </m:r>
        <m:sSub>
          <m:sSubPr>
            <m:ctrlPr>
              <w:rPr>
                <w:rFonts w:ascii="Cambria Math" w:hAnsi="Cambria Math" w:cs="Times New Roman"/>
                <w:i/>
              </w:rPr>
            </m:ctrlPr>
          </m:sSubPr>
          <m:e>
            <m:r>
              <w:rPr>
                <w:rFonts w:ascii="Cambria Math" w:hAnsi="Cambria Math"/>
              </w:rPr>
              <m:t>ψ</m:t>
            </m:r>
          </m:e>
          <m:sub>
            <m:r>
              <w:rPr>
                <w:rFonts w:ascii="Cambria Math" w:hAnsi="Cambria Math"/>
              </w:rPr>
              <m:t>o</m:t>
            </m:r>
          </m:sub>
        </m:sSub>
        <m:r>
          <w:rPr>
            <w:rFonts w:ascii="Cambria Math" w:hAnsi="Cambria Math"/>
          </w:rPr>
          <m:t>=0</m:t>
        </m:r>
      </m:oMath>
      <w:r w:rsidR="00590B75">
        <w:rPr>
          <w:rFonts w:eastAsiaTheme="minorEastAsia"/>
        </w:rPr>
        <w:t xml:space="preserve"> but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o</m:t>
            </m:r>
          </m:sub>
        </m:sSub>
        <m:r>
          <w:rPr>
            <w:rFonts w:ascii="Cambria Math" w:eastAsiaTheme="minorEastAsia" w:hAnsi="Cambria Math"/>
          </w:rPr>
          <m:t>≠0</m:t>
        </m:r>
      </m:oMath>
      <w:r w:rsidR="00590B75">
        <w:rPr>
          <w:rFonts w:eastAsiaTheme="minorEastAsia"/>
        </w:rPr>
        <w:t xml:space="preserve"> for </w:t>
      </w:r>
      <w:r w:rsidR="00590B75" w:rsidRPr="00C4205B">
        <w:rPr>
          <w:rFonts w:eastAsiaTheme="minorEastAsia"/>
        </w:rPr>
        <w:t>Cruise</w:t>
      </w:r>
      <w:r w:rsidR="00590B75">
        <w:rPr>
          <w:rFonts w:eastAsiaTheme="minorEastAsia"/>
        </w:rPr>
        <w:t xml:space="preserve"> condition</w:t>
      </w:r>
    </w:p>
    <w:p w14:paraId="3173A6E9" w14:textId="77777777" w:rsidR="00E93874" w:rsidRDefault="00E93874" w:rsidP="00E93874">
      <w:pPr>
        <w:rPr>
          <w:ins w:id="61" w:author="محمد زكريا سيد سيد ابوسبع" w:date="2023-03-31T16:34:00Z"/>
          <w:u w:val="single"/>
        </w:rPr>
      </w:pPr>
      <w:ins w:id="62" w:author="محمد زكريا سيد سيد ابوسبع" w:date="2023-03-31T16:34:00Z">
        <w:r w:rsidRPr="006F3AA3">
          <w:rPr>
            <w:u w:val="single"/>
          </w:rPr>
          <w:t xml:space="preserve">Change in propulsive forces </w:t>
        </w:r>
      </w:ins>
    </w:p>
    <w:p w14:paraId="3CD7146F" w14:textId="77777777" w:rsidR="00E93874" w:rsidRPr="006F3AA3" w:rsidRDefault="00E93874" w:rsidP="00E93874">
      <w:pPr>
        <w:rPr>
          <w:ins w:id="63" w:author="محمد زكريا سيد سيد ابوسبع" w:date="2023-03-31T16:34:00Z"/>
        </w:rPr>
      </w:pPr>
    </w:p>
    <w:tbl>
      <w:tblPr>
        <w:tblStyle w:val="TableGrid"/>
        <w:tblW w:w="95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E93874" w14:paraId="4D025D64" w14:textId="77777777" w:rsidTr="00887189">
        <w:trPr>
          <w:trHeight w:val="356"/>
          <w:jc w:val="center"/>
          <w:ins w:id="64" w:author="محمد زكريا سيد سيد ابوسبع" w:date="2023-03-31T16:34:00Z"/>
        </w:trPr>
        <w:tc>
          <w:tcPr>
            <w:tcW w:w="9530" w:type="dxa"/>
          </w:tcPr>
          <w:p w14:paraId="2237AD5C" w14:textId="77777777" w:rsidR="00E93874" w:rsidRPr="00F27064" w:rsidRDefault="00000000" w:rsidP="00887189">
            <w:pPr>
              <w:rPr>
                <w:ins w:id="65" w:author="محمد زكريا سيد سيد ابوسبع" w:date="2023-03-31T16:34:00Z"/>
                <w:rFonts w:eastAsiaTheme="minorEastAsia"/>
              </w:rPr>
            </w:pPr>
            <m:oMathPara>
              <m:oMath>
                <m:f>
                  <m:fPr>
                    <m:type m:val="skw"/>
                    <m:ctrlPr>
                      <w:ins w:id="66" w:author="محمد زكريا سيد سيد ابوسبع" w:date="2023-03-31T16:34:00Z">
                        <w:rPr>
                          <w:rFonts w:ascii="Cambria Math" w:hAnsi="Cambria Math"/>
                          <w:i/>
                        </w:rPr>
                      </w:ins>
                    </m:ctrlPr>
                  </m:fPr>
                  <m:num>
                    <m:r>
                      <w:ins w:id="67" w:author="محمد زكريا سيد سيد ابوسبع" w:date="2023-03-31T16:34:00Z">
                        <w:rPr>
                          <w:rFonts w:ascii="Cambria Math" w:hAnsi="Cambria Math"/>
                        </w:rPr>
                        <m:t>∆X</m:t>
                      </w:ins>
                    </m:r>
                  </m:num>
                  <m:den>
                    <m:r>
                      <w:ins w:id="68" w:author="محمد زكريا سيد سيد ابوسبع" w:date="2023-03-31T16:34:00Z">
                        <w:rPr>
                          <w:rFonts w:ascii="Cambria Math" w:hAnsi="Cambria Math"/>
                        </w:rPr>
                        <m:t>m</m:t>
                      </w:ins>
                    </m:r>
                  </m:den>
                </m:f>
                <m:r>
                  <w:ins w:id="69" w:author="محمد زكريا سيد سيد ابوسبع" w:date="2023-03-31T16:34:00Z">
                    <w:rPr>
                      <w:rFonts w:ascii="Cambria Math" w:hAnsi="Cambria Math"/>
                    </w:rPr>
                    <m:t xml:space="preserve">= </m:t>
                  </w:ins>
                </m:r>
                <m:d>
                  <m:dPr>
                    <m:ctrlPr>
                      <w:ins w:id="70" w:author="محمد زكريا سيد سيد ابوسبع" w:date="2023-03-31T16:34:00Z">
                        <w:rPr>
                          <w:rFonts w:ascii="Cambria Math" w:hAnsi="Cambria Math"/>
                          <w:i/>
                        </w:rPr>
                      </w:ins>
                    </m:ctrlPr>
                  </m:dPr>
                  <m:e>
                    <m:sSub>
                      <m:sSubPr>
                        <m:ctrlPr>
                          <w:ins w:id="71" w:author="محمد زكريا سيد سيد ابوسبع" w:date="2023-03-31T16:34:00Z">
                            <w:rPr>
                              <w:rFonts w:ascii="Cambria Math" w:hAnsi="Cambria Math"/>
                              <w:i/>
                            </w:rPr>
                          </w:ins>
                        </m:ctrlPr>
                      </m:sSubPr>
                      <m:e>
                        <m:r>
                          <w:ins w:id="72" w:author="محمد زكريا سيد سيد ابوسبع" w:date="2023-03-31T16:34:00Z">
                            <w:rPr>
                              <w:rFonts w:ascii="Cambria Math" w:hAnsi="Cambria Math"/>
                            </w:rPr>
                            <m:t>X</m:t>
                          </w:ins>
                        </m:r>
                      </m:e>
                      <m:sub>
                        <m:r>
                          <w:ins w:id="73" w:author="محمد زكريا سيد سيد ابوسبع" w:date="2023-03-31T16:34:00Z">
                            <w:rPr>
                              <w:rFonts w:ascii="Cambria Math" w:hAnsi="Cambria Math"/>
                            </w:rPr>
                            <m:t>u</m:t>
                          </w:ins>
                        </m:r>
                      </m:sub>
                    </m:sSub>
                    <m:r>
                      <w:ins w:id="74" w:author="محمد زكريا سيد سيد ابوسبع" w:date="2023-03-31T16:34:00Z">
                        <w:rPr>
                          <w:rFonts w:ascii="Cambria Math" w:hAnsi="Cambria Math"/>
                        </w:rPr>
                        <m:t xml:space="preserve"> ∆u+</m:t>
                      </w:ins>
                    </m:r>
                    <m:sSub>
                      <m:sSubPr>
                        <m:ctrlPr>
                          <w:ins w:id="75" w:author="محمد زكريا سيد سيد ابوسبع" w:date="2023-03-31T16:34:00Z">
                            <w:rPr>
                              <w:rFonts w:ascii="Cambria Math" w:hAnsi="Cambria Math"/>
                              <w:i/>
                            </w:rPr>
                          </w:ins>
                        </m:ctrlPr>
                      </m:sSubPr>
                      <m:e>
                        <m:r>
                          <w:ins w:id="76" w:author="محمد زكريا سيد سيد ابوسبع" w:date="2023-03-31T16:34:00Z">
                            <w:rPr>
                              <w:rFonts w:ascii="Cambria Math" w:hAnsi="Cambria Math"/>
                            </w:rPr>
                            <m:t>X</m:t>
                          </w:ins>
                        </m:r>
                      </m:e>
                      <m:sub>
                        <m:r>
                          <w:ins w:id="77" w:author="محمد زكريا سيد سيد ابوسبع" w:date="2023-03-31T16:34:00Z">
                            <w:rPr>
                              <w:rFonts w:ascii="Cambria Math" w:hAnsi="Cambria Math"/>
                            </w:rPr>
                            <m:t>w</m:t>
                          </w:ins>
                        </m:r>
                      </m:sub>
                    </m:sSub>
                    <m:r>
                      <w:ins w:id="78" w:author="محمد زكريا سيد سيد ابوسبع" w:date="2023-03-31T16:34:00Z">
                        <w:rPr>
                          <w:rFonts w:ascii="Cambria Math" w:hAnsi="Cambria Math"/>
                        </w:rPr>
                        <m:t xml:space="preserve"> ∆w</m:t>
                      </w:ins>
                    </m:r>
                    <m:r>
                      <w:ins w:id="79" w:author="محمد زكريا سيد سيد ابوسبع" w:date="2023-03-31T16:34:00Z">
                        <w:rPr>
                          <w:rFonts w:ascii="Cambria Math" w:eastAsiaTheme="minorEastAsia" w:hAnsi="Cambria Math"/>
                        </w:rPr>
                        <m:t xml:space="preserve">+ </m:t>
                      </w:ins>
                    </m:r>
                    <m:sSub>
                      <m:sSubPr>
                        <m:ctrlPr>
                          <w:ins w:id="80" w:author="محمد زكريا سيد سيد ابوسبع" w:date="2023-03-31T16:34:00Z">
                            <w:rPr>
                              <w:rFonts w:ascii="Cambria Math" w:hAnsi="Cambria Math"/>
                              <w:i/>
                            </w:rPr>
                          </w:ins>
                        </m:ctrlPr>
                      </m:sSubPr>
                      <m:e>
                        <m:r>
                          <w:ins w:id="81" w:author="محمد زكريا سيد سيد ابوسبع" w:date="2023-03-31T16:34:00Z">
                            <w:rPr>
                              <w:rFonts w:ascii="Cambria Math" w:hAnsi="Cambria Math"/>
                            </w:rPr>
                            <m:t>X</m:t>
                          </w:ins>
                        </m:r>
                      </m:e>
                      <m:sub>
                        <m:sSub>
                          <m:sSubPr>
                            <m:ctrlPr>
                              <w:ins w:id="82" w:author="محمد زكريا سيد سيد ابوسبع" w:date="2023-03-31T16:34:00Z">
                                <w:rPr>
                                  <w:rFonts w:ascii="Cambria Math" w:hAnsi="Cambria Math"/>
                                  <w:i/>
                                </w:rPr>
                              </w:ins>
                            </m:ctrlPr>
                          </m:sSubPr>
                          <m:e>
                            <m:r>
                              <w:ins w:id="83" w:author="محمد زكريا سيد سيد ابوسبع" w:date="2023-03-31T16:34:00Z">
                                <w:rPr>
                                  <w:rFonts w:ascii="Cambria Math" w:hAnsi="Cambria Math"/>
                                </w:rPr>
                                <m:t>δ</m:t>
                              </w:ins>
                            </m:r>
                          </m:e>
                          <m:sub>
                            <m:r>
                              <w:ins w:id="84" w:author="محمد زكريا سيد سيد ابوسبع" w:date="2023-03-31T16:34:00Z">
                                <w:rPr>
                                  <w:rFonts w:ascii="Cambria Math" w:hAnsi="Cambria Math"/>
                                </w:rPr>
                                <m:t>e</m:t>
                              </w:ins>
                            </m:r>
                          </m:sub>
                        </m:sSub>
                      </m:sub>
                    </m:sSub>
                    <m:r>
                      <w:ins w:id="85" w:author="محمد زكريا سيد سيد ابوسبع" w:date="2023-03-31T16:34:00Z">
                        <w:rPr>
                          <w:rFonts w:ascii="Cambria Math" w:hAnsi="Cambria Math"/>
                        </w:rPr>
                        <m:t xml:space="preserve"> ∆</m:t>
                      </w:ins>
                    </m:r>
                    <m:sSub>
                      <m:sSubPr>
                        <m:ctrlPr>
                          <w:ins w:id="86" w:author="محمد زكريا سيد سيد ابوسبع" w:date="2023-03-31T16:34:00Z">
                            <w:rPr>
                              <w:rFonts w:ascii="Cambria Math" w:hAnsi="Cambria Math"/>
                              <w:i/>
                            </w:rPr>
                          </w:ins>
                        </m:ctrlPr>
                      </m:sSubPr>
                      <m:e>
                        <m:r>
                          <w:ins w:id="87" w:author="محمد زكريا سيد سيد ابوسبع" w:date="2023-03-31T16:34:00Z">
                            <w:rPr>
                              <w:rFonts w:ascii="Cambria Math" w:hAnsi="Cambria Math"/>
                            </w:rPr>
                            <m:t>δ</m:t>
                          </w:ins>
                        </m:r>
                      </m:e>
                      <m:sub>
                        <m:r>
                          <w:ins w:id="88" w:author="محمد زكريا سيد سيد ابوسبع" w:date="2023-03-31T16:34:00Z">
                            <w:rPr>
                              <w:rFonts w:ascii="Cambria Math" w:hAnsi="Cambria Math"/>
                            </w:rPr>
                            <m:t>e</m:t>
                          </w:ins>
                        </m:r>
                      </m:sub>
                    </m:sSub>
                    <m:r>
                      <w:ins w:id="89" w:author="محمد زكريا سيد سيد ابوسبع" w:date="2023-03-31T16:34:00Z">
                        <w:rPr>
                          <w:rFonts w:ascii="Cambria Math" w:hAnsi="Cambria Math"/>
                        </w:rPr>
                        <m:t xml:space="preserve">+ </m:t>
                      </w:ins>
                    </m:r>
                    <m:sSub>
                      <m:sSubPr>
                        <m:ctrlPr>
                          <w:ins w:id="90" w:author="محمد زكريا سيد سيد ابوسبع" w:date="2023-03-31T16:34:00Z">
                            <w:rPr>
                              <w:rFonts w:ascii="Cambria Math" w:hAnsi="Cambria Math"/>
                              <w:i/>
                            </w:rPr>
                          </w:ins>
                        </m:ctrlPr>
                      </m:sSubPr>
                      <m:e>
                        <m:r>
                          <w:ins w:id="91" w:author="محمد زكريا سيد سيد ابوسبع" w:date="2023-03-31T16:34:00Z">
                            <w:rPr>
                              <w:rFonts w:ascii="Cambria Math" w:hAnsi="Cambria Math"/>
                            </w:rPr>
                            <m:t>X</m:t>
                          </w:ins>
                        </m:r>
                      </m:e>
                      <m:sub>
                        <m:sSub>
                          <m:sSubPr>
                            <m:ctrlPr>
                              <w:ins w:id="92" w:author="محمد زكريا سيد سيد ابوسبع" w:date="2023-03-31T16:34:00Z">
                                <w:rPr>
                                  <w:rFonts w:ascii="Cambria Math" w:hAnsi="Cambria Math"/>
                                  <w:i/>
                                </w:rPr>
                              </w:ins>
                            </m:ctrlPr>
                          </m:sSubPr>
                          <m:e>
                            <m:r>
                              <w:ins w:id="93" w:author="محمد زكريا سيد سيد ابوسبع" w:date="2023-03-31T16:34:00Z">
                                <w:rPr>
                                  <w:rFonts w:ascii="Cambria Math" w:hAnsi="Cambria Math"/>
                                </w:rPr>
                                <m:t>δ</m:t>
                              </w:ins>
                            </m:r>
                          </m:e>
                          <m:sub>
                            <m:r>
                              <w:ins w:id="94" w:author="محمد زكريا سيد سيد ابوسبع" w:date="2023-03-31T16:34:00Z">
                                <w:rPr>
                                  <w:rFonts w:ascii="Cambria Math" w:hAnsi="Cambria Math"/>
                                </w:rPr>
                                <m:t>th</m:t>
                              </w:ins>
                            </m:r>
                          </m:sub>
                        </m:sSub>
                      </m:sub>
                    </m:sSub>
                    <m:r>
                      <w:ins w:id="95" w:author="محمد زكريا سيد سيد ابوسبع" w:date="2023-03-31T16:34:00Z">
                        <w:rPr>
                          <w:rFonts w:ascii="Cambria Math" w:hAnsi="Cambria Math"/>
                        </w:rPr>
                        <m:t xml:space="preserve"> ∆</m:t>
                      </w:ins>
                    </m:r>
                    <m:sSub>
                      <m:sSubPr>
                        <m:ctrlPr>
                          <w:ins w:id="96" w:author="محمد زكريا سيد سيد ابوسبع" w:date="2023-03-31T16:34:00Z">
                            <w:rPr>
                              <w:rFonts w:ascii="Cambria Math" w:hAnsi="Cambria Math"/>
                              <w:i/>
                            </w:rPr>
                          </w:ins>
                        </m:ctrlPr>
                      </m:sSubPr>
                      <m:e>
                        <m:r>
                          <w:ins w:id="97" w:author="محمد زكريا سيد سيد ابوسبع" w:date="2023-03-31T16:34:00Z">
                            <w:rPr>
                              <w:rFonts w:ascii="Cambria Math" w:hAnsi="Cambria Math"/>
                            </w:rPr>
                            <m:t>δ</m:t>
                          </w:ins>
                        </m:r>
                      </m:e>
                      <m:sub>
                        <m:r>
                          <w:ins w:id="98" w:author="محمد زكريا سيد سيد ابوسبع" w:date="2023-03-31T16:34:00Z">
                            <w:rPr>
                              <w:rFonts w:ascii="Cambria Math" w:hAnsi="Cambria Math"/>
                            </w:rPr>
                            <m:t>th</m:t>
                          </w:ins>
                        </m:r>
                      </m:sub>
                    </m:sSub>
                  </m:e>
                </m:d>
              </m:oMath>
            </m:oMathPara>
          </w:p>
        </w:tc>
      </w:tr>
      <w:tr w:rsidR="00E93874" w14:paraId="2E302987" w14:textId="77777777" w:rsidTr="00887189">
        <w:trPr>
          <w:trHeight w:val="356"/>
          <w:jc w:val="center"/>
          <w:ins w:id="99" w:author="محمد زكريا سيد سيد ابوسبع" w:date="2023-03-31T16:34:00Z"/>
        </w:trPr>
        <w:tc>
          <w:tcPr>
            <w:tcW w:w="9530" w:type="dxa"/>
          </w:tcPr>
          <w:p w14:paraId="6EC59D4B" w14:textId="77777777" w:rsidR="00E93874" w:rsidRPr="00F27064" w:rsidRDefault="00000000" w:rsidP="00887189">
            <w:pPr>
              <w:rPr>
                <w:ins w:id="100" w:author="محمد زكريا سيد سيد ابوسبع" w:date="2023-03-31T16:34:00Z"/>
                <w:rFonts w:eastAsiaTheme="minorEastAsia"/>
              </w:rPr>
            </w:pPr>
            <m:oMathPara>
              <m:oMath>
                <m:f>
                  <m:fPr>
                    <m:type m:val="skw"/>
                    <m:ctrlPr>
                      <w:ins w:id="101" w:author="محمد زكريا سيد سيد ابوسبع" w:date="2023-03-31T16:34:00Z">
                        <w:rPr>
                          <w:rFonts w:ascii="Cambria Math" w:hAnsi="Cambria Math"/>
                          <w:i/>
                        </w:rPr>
                      </w:ins>
                    </m:ctrlPr>
                  </m:fPr>
                  <m:num>
                    <m:r>
                      <w:ins w:id="102" w:author="محمد زكريا سيد سيد ابوسبع" w:date="2023-03-31T16:34:00Z">
                        <w:rPr>
                          <w:rFonts w:ascii="Cambria Math" w:hAnsi="Cambria Math"/>
                        </w:rPr>
                        <m:t>∆Y</m:t>
                      </w:ins>
                    </m:r>
                  </m:num>
                  <m:den>
                    <m:r>
                      <w:ins w:id="103" w:author="محمد زكريا سيد سيد ابوسبع" w:date="2023-03-31T16:34:00Z">
                        <w:rPr>
                          <w:rFonts w:ascii="Cambria Math" w:hAnsi="Cambria Math"/>
                        </w:rPr>
                        <m:t>m</m:t>
                      </w:ins>
                    </m:r>
                  </m:den>
                </m:f>
                <m:r>
                  <w:ins w:id="104" w:author="محمد زكريا سيد سيد ابوسبع" w:date="2023-03-31T16:34:00Z">
                    <w:rPr>
                      <w:rFonts w:ascii="Cambria Math" w:hAnsi="Cambria Math"/>
                    </w:rPr>
                    <m:t xml:space="preserve">= </m:t>
                  </w:ins>
                </m:r>
                <m:d>
                  <m:dPr>
                    <m:ctrlPr>
                      <w:ins w:id="105" w:author="محمد زكريا سيد سيد ابوسبع" w:date="2023-03-31T16:34:00Z">
                        <w:rPr>
                          <w:rFonts w:ascii="Cambria Math" w:hAnsi="Cambria Math"/>
                          <w:i/>
                        </w:rPr>
                      </w:ins>
                    </m:ctrlPr>
                  </m:dPr>
                  <m:e>
                    <m:sSub>
                      <m:sSubPr>
                        <m:ctrlPr>
                          <w:ins w:id="106" w:author="محمد زكريا سيد سيد ابوسبع" w:date="2023-03-31T16:34:00Z">
                            <w:rPr>
                              <w:rFonts w:ascii="Cambria Math" w:hAnsi="Cambria Math"/>
                              <w:i/>
                            </w:rPr>
                          </w:ins>
                        </m:ctrlPr>
                      </m:sSubPr>
                      <m:e>
                        <m:r>
                          <w:ins w:id="107" w:author="محمد زكريا سيد سيد ابوسبع" w:date="2023-03-31T16:34:00Z">
                            <w:rPr>
                              <w:rFonts w:ascii="Cambria Math" w:hAnsi="Cambria Math"/>
                            </w:rPr>
                            <m:t>Y</m:t>
                          </w:ins>
                        </m:r>
                      </m:e>
                      <m:sub>
                        <m:r>
                          <w:ins w:id="108" w:author="محمد زكريا سيد سيد ابوسبع" w:date="2023-03-31T16:34:00Z">
                            <w:rPr>
                              <w:rFonts w:ascii="Cambria Math" w:hAnsi="Cambria Math"/>
                            </w:rPr>
                            <m:t>β</m:t>
                          </w:ins>
                        </m:r>
                      </m:sub>
                    </m:sSub>
                    <m:r>
                      <w:ins w:id="109" w:author="محمد زكريا سيد سيد ابوسبع" w:date="2023-03-31T16:34:00Z">
                        <w:rPr>
                          <w:rFonts w:ascii="Cambria Math" w:hAnsi="Cambria Math"/>
                        </w:rPr>
                        <m:t xml:space="preserve"> ∆β+</m:t>
                      </w:ins>
                    </m:r>
                    <m:sSub>
                      <m:sSubPr>
                        <m:ctrlPr>
                          <w:ins w:id="110" w:author="محمد زكريا سيد سيد ابوسبع" w:date="2023-03-31T16:34:00Z">
                            <w:rPr>
                              <w:rFonts w:ascii="Cambria Math" w:hAnsi="Cambria Math"/>
                              <w:i/>
                            </w:rPr>
                          </w:ins>
                        </m:ctrlPr>
                      </m:sSubPr>
                      <m:e>
                        <m:r>
                          <w:ins w:id="111" w:author="محمد زكريا سيد سيد ابوسبع" w:date="2023-03-31T16:34:00Z">
                            <w:rPr>
                              <w:rFonts w:ascii="Cambria Math" w:hAnsi="Cambria Math"/>
                            </w:rPr>
                            <m:t>Y</m:t>
                          </w:ins>
                        </m:r>
                      </m:e>
                      <m:sub>
                        <m:r>
                          <w:ins w:id="112" w:author="محمد زكريا سيد سيد ابوسبع" w:date="2023-03-31T16:34:00Z">
                            <w:rPr>
                              <w:rFonts w:ascii="Cambria Math" w:hAnsi="Cambria Math"/>
                            </w:rPr>
                            <m:t>r</m:t>
                          </w:ins>
                        </m:r>
                      </m:sub>
                    </m:sSub>
                    <m:r>
                      <w:ins w:id="113" w:author="محمد زكريا سيد سيد ابوسبع" w:date="2023-03-31T16:34:00Z">
                        <w:rPr>
                          <w:rFonts w:ascii="Cambria Math" w:hAnsi="Cambria Math"/>
                        </w:rPr>
                        <m:t xml:space="preserve"> ∆r+</m:t>
                      </w:ins>
                    </m:r>
                    <m:sSub>
                      <m:sSubPr>
                        <m:ctrlPr>
                          <w:ins w:id="114" w:author="محمد زكريا سيد سيد ابوسبع" w:date="2023-03-31T16:34:00Z">
                            <w:rPr>
                              <w:rFonts w:ascii="Cambria Math" w:hAnsi="Cambria Math"/>
                              <w:i/>
                            </w:rPr>
                          </w:ins>
                        </m:ctrlPr>
                      </m:sSubPr>
                      <m:e>
                        <m:r>
                          <w:ins w:id="115" w:author="محمد زكريا سيد سيد ابوسبع" w:date="2023-03-31T16:34:00Z">
                            <w:rPr>
                              <w:rFonts w:ascii="Cambria Math" w:hAnsi="Cambria Math"/>
                            </w:rPr>
                            <m:t>Y</m:t>
                          </w:ins>
                        </m:r>
                      </m:e>
                      <m:sub>
                        <m:r>
                          <w:ins w:id="116" w:author="محمد زكريا سيد سيد ابوسبع" w:date="2023-03-31T16:34:00Z">
                            <w:rPr>
                              <w:rFonts w:ascii="Cambria Math" w:hAnsi="Cambria Math"/>
                            </w:rPr>
                            <m:t>p</m:t>
                          </w:ins>
                        </m:r>
                      </m:sub>
                    </m:sSub>
                    <m:r>
                      <w:ins w:id="117" w:author="محمد زكريا سيد سيد ابوسبع" w:date="2023-03-31T16:34:00Z">
                        <w:rPr>
                          <w:rFonts w:ascii="Cambria Math" w:hAnsi="Cambria Math"/>
                        </w:rPr>
                        <m:t xml:space="preserve"> ∆p</m:t>
                      </w:ins>
                    </m:r>
                    <m:r>
                      <w:ins w:id="118" w:author="محمد زكريا سيد سيد ابوسبع" w:date="2023-03-31T16:34:00Z">
                        <w:rPr>
                          <w:rFonts w:ascii="Cambria Math" w:eastAsiaTheme="minorEastAsia" w:hAnsi="Cambria Math"/>
                        </w:rPr>
                        <m:t xml:space="preserve">+ </m:t>
                      </w:ins>
                    </m:r>
                    <m:sSub>
                      <m:sSubPr>
                        <m:ctrlPr>
                          <w:ins w:id="119" w:author="محمد زكريا سيد سيد ابوسبع" w:date="2023-03-31T16:34:00Z">
                            <w:rPr>
                              <w:rFonts w:ascii="Cambria Math" w:hAnsi="Cambria Math"/>
                              <w:i/>
                            </w:rPr>
                          </w:ins>
                        </m:ctrlPr>
                      </m:sSubPr>
                      <m:e>
                        <m:r>
                          <w:ins w:id="120" w:author="محمد زكريا سيد سيد ابوسبع" w:date="2023-03-31T16:34:00Z">
                            <w:rPr>
                              <w:rFonts w:ascii="Cambria Math" w:hAnsi="Cambria Math"/>
                            </w:rPr>
                            <m:t>Y</m:t>
                          </w:ins>
                        </m:r>
                      </m:e>
                      <m:sub>
                        <m:r>
                          <w:ins w:id="121" w:author="محمد زكريا سيد سيد ابوسبع" w:date="2023-03-31T16:34:00Z">
                            <w:rPr>
                              <w:rFonts w:ascii="Cambria Math" w:hAnsi="Cambria Math"/>
                            </w:rPr>
                            <m:t>a</m:t>
                          </w:ins>
                        </m:r>
                      </m:sub>
                    </m:sSub>
                    <m:r>
                      <w:ins w:id="122" w:author="محمد زكريا سيد سيد ابوسبع" w:date="2023-03-31T16:34:00Z">
                        <w:rPr>
                          <w:rFonts w:ascii="Cambria Math" w:hAnsi="Cambria Math"/>
                        </w:rPr>
                        <m:t xml:space="preserve"> ∆</m:t>
                      </w:ins>
                    </m:r>
                    <m:sSub>
                      <m:sSubPr>
                        <m:ctrlPr>
                          <w:ins w:id="123" w:author="محمد زكريا سيد سيد ابوسبع" w:date="2023-03-31T16:34:00Z">
                            <w:rPr>
                              <w:rFonts w:ascii="Cambria Math" w:hAnsi="Cambria Math"/>
                              <w:i/>
                            </w:rPr>
                          </w:ins>
                        </m:ctrlPr>
                      </m:sSubPr>
                      <m:e>
                        <m:r>
                          <w:ins w:id="124" w:author="محمد زكريا سيد سيد ابوسبع" w:date="2023-03-31T16:34:00Z">
                            <w:rPr>
                              <w:rFonts w:ascii="Cambria Math" w:hAnsi="Cambria Math"/>
                            </w:rPr>
                            <m:t>δ</m:t>
                          </w:ins>
                        </m:r>
                      </m:e>
                      <m:sub>
                        <m:r>
                          <w:ins w:id="125" w:author="محمد زكريا سيد سيد ابوسبع" w:date="2023-03-31T16:34:00Z">
                            <w:rPr>
                              <w:rFonts w:ascii="Cambria Math" w:hAnsi="Cambria Math"/>
                            </w:rPr>
                            <m:t>a</m:t>
                          </w:ins>
                        </m:r>
                      </m:sub>
                    </m:sSub>
                    <m:r>
                      <w:ins w:id="126" w:author="محمد زكريا سيد سيد ابوسبع" w:date="2023-03-31T16:34:00Z">
                        <w:rPr>
                          <w:rFonts w:ascii="Cambria Math" w:hAnsi="Cambria Math"/>
                        </w:rPr>
                        <m:t xml:space="preserve">+ </m:t>
                      </w:ins>
                    </m:r>
                    <m:sSub>
                      <m:sSubPr>
                        <m:ctrlPr>
                          <w:ins w:id="127" w:author="محمد زكريا سيد سيد ابوسبع" w:date="2023-03-31T16:34:00Z">
                            <w:rPr>
                              <w:rFonts w:ascii="Cambria Math" w:hAnsi="Cambria Math"/>
                              <w:i/>
                            </w:rPr>
                          </w:ins>
                        </m:ctrlPr>
                      </m:sSubPr>
                      <m:e>
                        <m:r>
                          <w:ins w:id="128" w:author="محمد زكريا سيد سيد ابوسبع" w:date="2023-03-31T16:34:00Z">
                            <w:rPr>
                              <w:rFonts w:ascii="Cambria Math" w:hAnsi="Cambria Math"/>
                            </w:rPr>
                            <m:t>Y</m:t>
                          </w:ins>
                        </m:r>
                      </m:e>
                      <m:sub>
                        <m:sSub>
                          <m:sSubPr>
                            <m:ctrlPr>
                              <w:ins w:id="129" w:author="محمد زكريا سيد سيد ابوسبع" w:date="2023-03-31T16:34:00Z">
                                <w:rPr>
                                  <w:rFonts w:ascii="Cambria Math" w:hAnsi="Cambria Math"/>
                                  <w:i/>
                                </w:rPr>
                              </w:ins>
                            </m:ctrlPr>
                          </m:sSubPr>
                          <m:e>
                            <m:r>
                              <w:ins w:id="130" w:author="محمد زكريا سيد سيد ابوسبع" w:date="2023-03-31T16:34:00Z">
                                <w:rPr>
                                  <w:rFonts w:ascii="Cambria Math" w:hAnsi="Cambria Math"/>
                                </w:rPr>
                                <m:t>δ</m:t>
                              </w:ins>
                            </m:r>
                          </m:e>
                          <m:sub>
                            <m:r>
                              <w:ins w:id="131" w:author="محمد زكريا سيد سيد ابوسبع" w:date="2023-03-31T16:34:00Z">
                                <w:rPr>
                                  <w:rFonts w:ascii="Cambria Math" w:hAnsi="Cambria Math"/>
                                </w:rPr>
                                <m:t>r</m:t>
                              </w:ins>
                            </m:r>
                          </m:sub>
                        </m:sSub>
                      </m:sub>
                    </m:sSub>
                    <m:r>
                      <w:ins w:id="132" w:author="محمد زكريا سيد سيد ابوسبع" w:date="2023-03-31T16:34:00Z">
                        <w:rPr>
                          <w:rFonts w:ascii="Cambria Math" w:hAnsi="Cambria Math"/>
                        </w:rPr>
                        <m:t xml:space="preserve"> ∆</m:t>
                      </w:ins>
                    </m:r>
                    <m:sSub>
                      <m:sSubPr>
                        <m:ctrlPr>
                          <w:ins w:id="133" w:author="محمد زكريا سيد سيد ابوسبع" w:date="2023-03-31T16:34:00Z">
                            <w:rPr>
                              <w:rFonts w:ascii="Cambria Math" w:hAnsi="Cambria Math"/>
                              <w:i/>
                            </w:rPr>
                          </w:ins>
                        </m:ctrlPr>
                      </m:sSubPr>
                      <m:e>
                        <m:r>
                          <w:ins w:id="134" w:author="محمد زكريا سيد سيد ابوسبع" w:date="2023-03-31T16:34:00Z">
                            <w:rPr>
                              <w:rFonts w:ascii="Cambria Math" w:hAnsi="Cambria Math"/>
                            </w:rPr>
                            <m:t>δ</m:t>
                          </w:ins>
                        </m:r>
                      </m:e>
                      <m:sub>
                        <m:r>
                          <w:ins w:id="135" w:author="محمد زكريا سيد سيد ابوسبع" w:date="2023-03-31T16:34:00Z">
                            <w:rPr>
                              <w:rFonts w:ascii="Cambria Math" w:hAnsi="Cambria Math"/>
                            </w:rPr>
                            <m:t>r</m:t>
                          </w:ins>
                        </m:r>
                      </m:sub>
                    </m:sSub>
                  </m:e>
                </m:d>
              </m:oMath>
            </m:oMathPara>
          </w:p>
        </w:tc>
      </w:tr>
      <w:tr w:rsidR="00E93874" w14:paraId="4662FA3E" w14:textId="77777777" w:rsidTr="00887189">
        <w:trPr>
          <w:trHeight w:val="356"/>
          <w:jc w:val="center"/>
          <w:ins w:id="136" w:author="محمد زكريا سيد سيد ابوسبع" w:date="2023-03-31T16:34:00Z"/>
        </w:trPr>
        <w:tc>
          <w:tcPr>
            <w:tcW w:w="9530" w:type="dxa"/>
          </w:tcPr>
          <w:p w14:paraId="08B5ED73" w14:textId="77777777" w:rsidR="00E93874" w:rsidRPr="00591685" w:rsidRDefault="00000000" w:rsidP="00887189">
            <w:pPr>
              <w:rPr>
                <w:ins w:id="137" w:author="محمد زكريا سيد سيد ابوسبع" w:date="2023-03-31T16:34:00Z"/>
                <w:rFonts w:eastAsiaTheme="minorEastAsia"/>
              </w:rPr>
            </w:pPr>
            <m:oMathPara>
              <m:oMath>
                <m:f>
                  <m:fPr>
                    <m:type m:val="skw"/>
                    <m:ctrlPr>
                      <w:ins w:id="138" w:author="محمد زكريا سيد سيد ابوسبع" w:date="2023-03-31T16:34:00Z">
                        <w:rPr>
                          <w:rFonts w:ascii="Cambria Math" w:hAnsi="Cambria Math"/>
                          <w:i/>
                        </w:rPr>
                      </w:ins>
                    </m:ctrlPr>
                  </m:fPr>
                  <m:num>
                    <m:r>
                      <w:ins w:id="139" w:author="محمد زكريا سيد سيد ابوسبع" w:date="2023-03-31T16:34:00Z">
                        <w:rPr>
                          <w:rFonts w:ascii="Cambria Math" w:hAnsi="Cambria Math"/>
                        </w:rPr>
                        <m:t>∆Z</m:t>
                      </w:ins>
                    </m:r>
                  </m:num>
                  <m:den>
                    <m:r>
                      <w:ins w:id="140" w:author="محمد زكريا سيد سيد ابوسبع" w:date="2023-03-31T16:34:00Z">
                        <w:rPr>
                          <w:rFonts w:ascii="Cambria Math" w:hAnsi="Cambria Math"/>
                        </w:rPr>
                        <m:t>m</m:t>
                      </w:ins>
                    </m:r>
                  </m:den>
                </m:f>
                <m:r>
                  <w:ins w:id="141" w:author="محمد زكريا سيد سيد ابوسبع" w:date="2023-03-31T16:34:00Z">
                    <w:rPr>
                      <w:rFonts w:ascii="Cambria Math" w:hAnsi="Cambria Math"/>
                    </w:rPr>
                    <m:t xml:space="preserve">= </m:t>
                  </w:ins>
                </m:r>
                <m:d>
                  <m:dPr>
                    <m:ctrlPr>
                      <w:ins w:id="142" w:author="محمد زكريا سيد سيد ابوسبع" w:date="2023-03-31T16:34:00Z">
                        <w:rPr>
                          <w:rFonts w:ascii="Cambria Math" w:hAnsi="Cambria Math"/>
                          <w:i/>
                        </w:rPr>
                      </w:ins>
                    </m:ctrlPr>
                  </m:dPr>
                  <m:e>
                    <m:sSub>
                      <m:sSubPr>
                        <m:ctrlPr>
                          <w:ins w:id="143" w:author="محمد زكريا سيد سيد ابوسبع" w:date="2023-03-31T16:34:00Z">
                            <w:rPr>
                              <w:rFonts w:ascii="Cambria Math" w:hAnsi="Cambria Math"/>
                              <w:i/>
                            </w:rPr>
                          </w:ins>
                        </m:ctrlPr>
                      </m:sSubPr>
                      <m:e>
                        <m:r>
                          <w:ins w:id="144" w:author="محمد زكريا سيد سيد ابوسبع" w:date="2023-03-31T16:34:00Z">
                            <w:rPr>
                              <w:rFonts w:ascii="Cambria Math" w:hAnsi="Cambria Math"/>
                            </w:rPr>
                            <m:t>Z</m:t>
                          </w:ins>
                        </m:r>
                      </m:e>
                      <m:sub>
                        <m:r>
                          <w:ins w:id="145" w:author="محمد زكريا سيد سيد ابوسبع" w:date="2023-03-31T16:34:00Z">
                            <w:rPr>
                              <w:rFonts w:ascii="Cambria Math" w:hAnsi="Cambria Math"/>
                            </w:rPr>
                            <m:t>u</m:t>
                          </w:ins>
                        </m:r>
                      </m:sub>
                    </m:sSub>
                    <m:r>
                      <w:ins w:id="146" w:author="محمد زكريا سيد سيد ابوسبع" w:date="2023-03-31T16:34:00Z">
                        <w:rPr>
                          <w:rFonts w:ascii="Cambria Math" w:hAnsi="Cambria Math"/>
                        </w:rPr>
                        <m:t xml:space="preserve"> ∆u+</m:t>
                      </w:ins>
                    </m:r>
                    <m:sSub>
                      <m:sSubPr>
                        <m:ctrlPr>
                          <w:ins w:id="147" w:author="محمد زكريا سيد سيد ابوسبع" w:date="2023-03-31T16:34:00Z">
                            <w:rPr>
                              <w:rFonts w:ascii="Cambria Math" w:hAnsi="Cambria Math"/>
                              <w:i/>
                            </w:rPr>
                          </w:ins>
                        </m:ctrlPr>
                      </m:sSubPr>
                      <m:e>
                        <m:r>
                          <w:ins w:id="148" w:author="محمد زكريا سيد سيد ابوسبع" w:date="2023-03-31T16:34:00Z">
                            <w:rPr>
                              <w:rFonts w:ascii="Cambria Math" w:hAnsi="Cambria Math"/>
                            </w:rPr>
                            <m:t>Z</m:t>
                          </w:ins>
                        </m:r>
                      </m:e>
                      <m:sub>
                        <m:r>
                          <w:ins w:id="149" w:author="محمد زكريا سيد سيد ابوسبع" w:date="2023-03-31T16:34:00Z">
                            <w:rPr>
                              <w:rFonts w:ascii="Cambria Math" w:hAnsi="Cambria Math"/>
                            </w:rPr>
                            <m:t>w</m:t>
                          </w:ins>
                        </m:r>
                      </m:sub>
                    </m:sSub>
                    <m:r>
                      <w:ins w:id="150" w:author="محمد زكريا سيد سيد ابوسبع" w:date="2023-03-31T16:34:00Z">
                        <w:rPr>
                          <w:rFonts w:ascii="Cambria Math" w:hAnsi="Cambria Math"/>
                        </w:rPr>
                        <m:t xml:space="preserve"> ∆w</m:t>
                      </w:ins>
                    </m:r>
                    <m:r>
                      <w:ins w:id="151" w:author="محمد زكريا سيد سيد ابوسبع" w:date="2023-03-31T16:34:00Z">
                        <w:rPr>
                          <w:rFonts w:ascii="Cambria Math" w:eastAsiaTheme="minorEastAsia" w:hAnsi="Cambria Math"/>
                        </w:rPr>
                        <m:t>+</m:t>
                      </w:ins>
                    </m:r>
                    <m:sSub>
                      <m:sSubPr>
                        <m:ctrlPr>
                          <w:ins w:id="152" w:author="محمد زكريا سيد سيد ابوسبع" w:date="2023-03-31T16:34:00Z">
                            <w:rPr>
                              <w:rFonts w:ascii="Cambria Math" w:hAnsi="Cambria Math"/>
                              <w:i/>
                            </w:rPr>
                          </w:ins>
                        </m:ctrlPr>
                      </m:sSubPr>
                      <m:e>
                        <m:r>
                          <w:ins w:id="153" w:author="محمد زكريا سيد سيد ابوسبع" w:date="2023-03-31T16:34:00Z">
                            <w:rPr>
                              <w:rFonts w:ascii="Cambria Math" w:hAnsi="Cambria Math"/>
                            </w:rPr>
                            <m:t>Z</m:t>
                          </w:ins>
                        </m:r>
                      </m:e>
                      <m:sub>
                        <m:acc>
                          <m:accPr>
                            <m:chr m:val="̇"/>
                            <m:ctrlPr>
                              <w:ins w:id="154" w:author="محمد زكريا سيد سيد ابوسبع" w:date="2023-03-31T16:34:00Z">
                                <w:rPr>
                                  <w:rFonts w:ascii="Cambria Math" w:hAnsi="Cambria Math"/>
                                  <w:i/>
                                </w:rPr>
                              </w:ins>
                            </m:ctrlPr>
                          </m:accPr>
                          <m:e>
                            <m:r>
                              <w:ins w:id="155" w:author="محمد زكريا سيد سيد ابوسبع" w:date="2023-03-31T16:34:00Z">
                                <w:rPr>
                                  <w:rFonts w:ascii="Cambria Math" w:hAnsi="Cambria Math"/>
                                </w:rPr>
                                <m:t>w</m:t>
                              </w:ins>
                            </m:r>
                          </m:e>
                        </m:acc>
                      </m:sub>
                    </m:sSub>
                    <m:r>
                      <w:ins w:id="156" w:author="محمد زكريا سيد سيد ابوسبع" w:date="2023-03-31T16:34:00Z">
                        <w:rPr>
                          <w:rFonts w:ascii="Cambria Math" w:hAnsi="Cambria Math"/>
                        </w:rPr>
                        <m:t xml:space="preserve"> ∆</m:t>
                      </w:ins>
                    </m:r>
                    <m:acc>
                      <m:accPr>
                        <m:chr m:val="̇"/>
                        <m:ctrlPr>
                          <w:ins w:id="157" w:author="محمد زكريا سيد سيد ابوسبع" w:date="2023-03-31T16:34:00Z">
                            <w:rPr>
                              <w:rFonts w:ascii="Cambria Math" w:hAnsi="Cambria Math"/>
                              <w:i/>
                            </w:rPr>
                          </w:ins>
                        </m:ctrlPr>
                      </m:accPr>
                      <m:e>
                        <m:r>
                          <w:ins w:id="158" w:author="محمد زكريا سيد سيد ابوسبع" w:date="2023-03-31T16:34:00Z">
                            <w:rPr>
                              <w:rFonts w:ascii="Cambria Math" w:hAnsi="Cambria Math"/>
                            </w:rPr>
                            <m:t>w</m:t>
                          </w:ins>
                        </m:r>
                      </m:e>
                    </m:acc>
                    <m:r>
                      <w:ins w:id="159" w:author="محمد زكريا سيد سيد ابوسبع" w:date="2023-03-31T16:34:00Z">
                        <w:rPr>
                          <w:rFonts w:ascii="Cambria Math" w:hAnsi="Cambria Math"/>
                        </w:rPr>
                        <m:t>+</m:t>
                      </w:ins>
                    </m:r>
                    <m:sSub>
                      <m:sSubPr>
                        <m:ctrlPr>
                          <w:ins w:id="160" w:author="محمد زكريا سيد سيد ابوسبع" w:date="2023-03-31T16:34:00Z">
                            <w:rPr>
                              <w:rFonts w:ascii="Cambria Math" w:hAnsi="Cambria Math"/>
                              <w:i/>
                            </w:rPr>
                          </w:ins>
                        </m:ctrlPr>
                      </m:sSubPr>
                      <m:e>
                        <m:r>
                          <w:ins w:id="161" w:author="محمد زكريا سيد سيد ابوسبع" w:date="2023-03-31T16:34:00Z">
                            <w:rPr>
                              <w:rFonts w:ascii="Cambria Math" w:hAnsi="Cambria Math"/>
                            </w:rPr>
                            <m:t>Z</m:t>
                          </w:ins>
                        </m:r>
                      </m:e>
                      <m:sub>
                        <m:r>
                          <w:ins w:id="162" w:author="محمد زكريا سيد سيد ابوسبع" w:date="2023-03-31T16:34:00Z">
                            <w:rPr>
                              <w:rFonts w:ascii="Cambria Math" w:hAnsi="Cambria Math"/>
                            </w:rPr>
                            <m:t>q</m:t>
                          </w:ins>
                        </m:r>
                      </m:sub>
                    </m:sSub>
                    <m:r>
                      <w:ins w:id="163" w:author="محمد زكريا سيد سيد ابوسبع" w:date="2023-03-31T16:34:00Z">
                        <w:rPr>
                          <w:rFonts w:ascii="Cambria Math" w:hAnsi="Cambria Math"/>
                        </w:rPr>
                        <m:t xml:space="preserve"> ∆q</m:t>
                      </w:ins>
                    </m:r>
                    <m:r>
                      <w:ins w:id="164" w:author="محمد زكريا سيد سيد ابوسبع" w:date="2023-03-31T16:34:00Z">
                        <w:rPr>
                          <w:rFonts w:ascii="Cambria Math" w:eastAsiaTheme="minorEastAsia" w:hAnsi="Cambria Math"/>
                        </w:rPr>
                        <m:t xml:space="preserve">+ </m:t>
                      </w:ins>
                    </m:r>
                    <m:sSub>
                      <m:sSubPr>
                        <m:ctrlPr>
                          <w:ins w:id="165" w:author="محمد زكريا سيد سيد ابوسبع" w:date="2023-03-31T16:34:00Z">
                            <w:rPr>
                              <w:rFonts w:ascii="Cambria Math" w:hAnsi="Cambria Math"/>
                              <w:i/>
                            </w:rPr>
                          </w:ins>
                        </m:ctrlPr>
                      </m:sSubPr>
                      <m:e>
                        <m:r>
                          <w:ins w:id="166" w:author="محمد زكريا سيد سيد ابوسبع" w:date="2023-03-31T16:34:00Z">
                            <w:rPr>
                              <w:rFonts w:ascii="Cambria Math" w:hAnsi="Cambria Math"/>
                            </w:rPr>
                            <m:t>Z</m:t>
                          </w:ins>
                        </m:r>
                      </m:e>
                      <m:sub>
                        <m:sSub>
                          <m:sSubPr>
                            <m:ctrlPr>
                              <w:ins w:id="167" w:author="محمد زكريا سيد سيد ابوسبع" w:date="2023-03-31T16:34:00Z">
                                <w:rPr>
                                  <w:rFonts w:ascii="Cambria Math" w:hAnsi="Cambria Math"/>
                                  <w:i/>
                                </w:rPr>
                              </w:ins>
                            </m:ctrlPr>
                          </m:sSubPr>
                          <m:e>
                            <m:r>
                              <w:ins w:id="168" w:author="محمد زكريا سيد سيد ابوسبع" w:date="2023-03-31T16:34:00Z">
                                <w:rPr>
                                  <w:rFonts w:ascii="Cambria Math" w:hAnsi="Cambria Math"/>
                                </w:rPr>
                                <m:t>δ</m:t>
                              </w:ins>
                            </m:r>
                          </m:e>
                          <m:sub>
                            <m:r>
                              <w:ins w:id="169" w:author="محمد زكريا سيد سيد ابوسبع" w:date="2023-03-31T16:34:00Z">
                                <w:rPr>
                                  <w:rFonts w:ascii="Cambria Math" w:hAnsi="Cambria Math"/>
                                </w:rPr>
                                <m:t>e</m:t>
                              </w:ins>
                            </m:r>
                          </m:sub>
                        </m:sSub>
                      </m:sub>
                    </m:sSub>
                    <m:r>
                      <w:ins w:id="170" w:author="محمد زكريا سيد سيد ابوسبع" w:date="2023-03-31T16:34:00Z">
                        <w:rPr>
                          <w:rFonts w:ascii="Cambria Math" w:hAnsi="Cambria Math"/>
                        </w:rPr>
                        <m:t xml:space="preserve"> ∆</m:t>
                      </w:ins>
                    </m:r>
                    <m:sSub>
                      <m:sSubPr>
                        <m:ctrlPr>
                          <w:ins w:id="171" w:author="محمد زكريا سيد سيد ابوسبع" w:date="2023-03-31T16:34:00Z">
                            <w:rPr>
                              <w:rFonts w:ascii="Cambria Math" w:hAnsi="Cambria Math"/>
                              <w:i/>
                            </w:rPr>
                          </w:ins>
                        </m:ctrlPr>
                      </m:sSubPr>
                      <m:e>
                        <m:r>
                          <w:ins w:id="172" w:author="محمد زكريا سيد سيد ابوسبع" w:date="2023-03-31T16:34:00Z">
                            <w:rPr>
                              <w:rFonts w:ascii="Cambria Math" w:hAnsi="Cambria Math"/>
                            </w:rPr>
                            <m:t>δ</m:t>
                          </w:ins>
                        </m:r>
                      </m:e>
                      <m:sub>
                        <m:r>
                          <w:ins w:id="173" w:author="محمد زكريا سيد سيد ابوسبع" w:date="2023-03-31T16:34:00Z">
                            <w:rPr>
                              <w:rFonts w:ascii="Cambria Math" w:hAnsi="Cambria Math"/>
                            </w:rPr>
                            <m:t>e</m:t>
                          </w:ins>
                        </m:r>
                      </m:sub>
                    </m:sSub>
                    <m:r>
                      <w:ins w:id="174" w:author="محمد زكريا سيد سيد ابوسبع" w:date="2023-03-31T16:34:00Z">
                        <w:rPr>
                          <w:rFonts w:ascii="Cambria Math" w:hAnsi="Cambria Math"/>
                        </w:rPr>
                        <m:t xml:space="preserve">+ </m:t>
                      </w:ins>
                    </m:r>
                    <m:sSub>
                      <m:sSubPr>
                        <m:ctrlPr>
                          <w:ins w:id="175" w:author="محمد زكريا سيد سيد ابوسبع" w:date="2023-03-31T16:34:00Z">
                            <w:rPr>
                              <w:rFonts w:ascii="Cambria Math" w:hAnsi="Cambria Math"/>
                              <w:i/>
                            </w:rPr>
                          </w:ins>
                        </m:ctrlPr>
                      </m:sSubPr>
                      <m:e>
                        <m:r>
                          <w:ins w:id="176" w:author="محمد زكريا سيد سيد ابوسبع" w:date="2023-03-31T16:34:00Z">
                            <w:rPr>
                              <w:rFonts w:ascii="Cambria Math" w:hAnsi="Cambria Math"/>
                            </w:rPr>
                            <m:t>Z</m:t>
                          </w:ins>
                        </m:r>
                      </m:e>
                      <m:sub>
                        <m:sSub>
                          <m:sSubPr>
                            <m:ctrlPr>
                              <w:ins w:id="177" w:author="محمد زكريا سيد سيد ابوسبع" w:date="2023-03-31T16:34:00Z">
                                <w:rPr>
                                  <w:rFonts w:ascii="Cambria Math" w:hAnsi="Cambria Math"/>
                                  <w:i/>
                                </w:rPr>
                              </w:ins>
                            </m:ctrlPr>
                          </m:sSubPr>
                          <m:e>
                            <m:r>
                              <w:ins w:id="178" w:author="محمد زكريا سيد سيد ابوسبع" w:date="2023-03-31T16:34:00Z">
                                <w:rPr>
                                  <w:rFonts w:ascii="Cambria Math" w:hAnsi="Cambria Math"/>
                                </w:rPr>
                                <m:t>δ</m:t>
                              </w:ins>
                            </m:r>
                          </m:e>
                          <m:sub>
                            <m:r>
                              <w:ins w:id="179" w:author="محمد زكريا سيد سيد ابوسبع" w:date="2023-03-31T16:34:00Z">
                                <w:rPr>
                                  <w:rFonts w:ascii="Cambria Math" w:hAnsi="Cambria Math"/>
                                </w:rPr>
                                <m:t>th</m:t>
                              </w:ins>
                            </m:r>
                          </m:sub>
                        </m:sSub>
                      </m:sub>
                    </m:sSub>
                    <m:r>
                      <w:ins w:id="180" w:author="محمد زكريا سيد سيد ابوسبع" w:date="2023-03-31T16:34:00Z">
                        <w:rPr>
                          <w:rFonts w:ascii="Cambria Math" w:hAnsi="Cambria Math"/>
                        </w:rPr>
                        <m:t xml:space="preserve"> ∆</m:t>
                      </w:ins>
                    </m:r>
                    <m:sSub>
                      <m:sSubPr>
                        <m:ctrlPr>
                          <w:ins w:id="181" w:author="محمد زكريا سيد سيد ابوسبع" w:date="2023-03-31T16:34:00Z">
                            <w:rPr>
                              <w:rFonts w:ascii="Cambria Math" w:hAnsi="Cambria Math"/>
                              <w:i/>
                            </w:rPr>
                          </w:ins>
                        </m:ctrlPr>
                      </m:sSubPr>
                      <m:e>
                        <m:r>
                          <w:ins w:id="182" w:author="محمد زكريا سيد سيد ابوسبع" w:date="2023-03-31T16:34:00Z">
                            <w:rPr>
                              <w:rFonts w:ascii="Cambria Math" w:hAnsi="Cambria Math"/>
                            </w:rPr>
                            <m:t>δ</m:t>
                          </w:ins>
                        </m:r>
                      </m:e>
                      <m:sub>
                        <m:r>
                          <w:ins w:id="183" w:author="محمد زكريا سيد سيد ابوسبع" w:date="2023-03-31T16:34:00Z">
                            <w:rPr>
                              <w:rFonts w:ascii="Cambria Math" w:hAnsi="Cambria Math"/>
                            </w:rPr>
                            <m:t>th</m:t>
                          </w:ins>
                        </m:r>
                      </m:sub>
                    </m:sSub>
                  </m:e>
                </m:d>
              </m:oMath>
            </m:oMathPara>
          </w:p>
        </w:tc>
      </w:tr>
      <w:tr w:rsidR="00E93874" w14:paraId="16BDAB5C" w14:textId="77777777" w:rsidTr="00887189">
        <w:trPr>
          <w:trHeight w:val="356"/>
          <w:jc w:val="center"/>
          <w:ins w:id="184" w:author="محمد زكريا سيد سيد ابوسبع" w:date="2023-03-31T16:34:00Z"/>
        </w:trPr>
        <w:tc>
          <w:tcPr>
            <w:tcW w:w="9530" w:type="dxa"/>
          </w:tcPr>
          <w:p w14:paraId="5E26EF78" w14:textId="77777777" w:rsidR="00E93874" w:rsidRPr="00F27064" w:rsidRDefault="00000000" w:rsidP="00887189">
            <w:pPr>
              <w:rPr>
                <w:ins w:id="185" w:author="محمد زكريا سيد سيد ابوسبع" w:date="2023-03-31T16:34:00Z"/>
                <w:rFonts w:eastAsiaTheme="minorEastAsia"/>
              </w:rPr>
            </w:pPr>
            <m:oMathPara>
              <m:oMath>
                <m:f>
                  <m:fPr>
                    <m:type m:val="skw"/>
                    <m:ctrlPr>
                      <w:ins w:id="186" w:author="محمد زكريا سيد سيد ابوسبع" w:date="2023-03-31T16:34:00Z">
                        <w:rPr>
                          <w:rFonts w:ascii="Cambria Math" w:hAnsi="Cambria Math"/>
                          <w:i/>
                        </w:rPr>
                      </w:ins>
                    </m:ctrlPr>
                  </m:fPr>
                  <m:num>
                    <m:r>
                      <w:ins w:id="187" w:author="محمد زكريا سيد سيد ابوسبع" w:date="2023-03-31T16:34:00Z">
                        <w:rPr>
                          <w:rFonts w:ascii="Cambria Math" w:hAnsi="Cambria Math"/>
                        </w:rPr>
                        <m:t>∆L</m:t>
                      </w:ins>
                    </m:r>
                  </m:num>
                  <m:den>
                    <m:sSub>
                      <m:sSubPr>
                        <m:ctrlPr>
                          <w:ins w:id="188" w:author="محمد زكريا سيد سيد ابوسبع" w:date="2023-03-31T16:34:00Z">
                            <w:rPr>
                              <w:rFonts w:ascii="Cambria Math" w:hAnsi="Cambria Math"/>
                              <w:i/>
                            </w:rPr>
                          </w:ins>
                        </m:ctrlPr>
                      </m:sSubPr>
                      <m:e>
                        <m:r>
                          <w:ins w:id="189" w:author="محمد زكريا سيد سيد ابوسبع" w:date="2023-03-31T16:34:00Z">
                            <w:rPr>
                              <w:rFonts w:ascii="Cambria Math" w:hAnsi="Cambria Math"/>
                            </w:rPr>
                            <m:t>I</m:t>
                          </w:ins>
                        </m:r>
                      </m:e>
                      <m:sub>
                        <m:r>
                          <w:ins w:id="190" w:author="محمد زكريا سيد سيد ابوسبع" w:date="2023-03-31T16:34:00Z">
                            <w:rPr>
                              <w:rFonts w:ascii="Cambria Math" w:hAnsi="Cambria Math"/>
                            </w:rPr>
                            <m:t>xx</m:t>
                          </w:ins>
                        </m:r>
                      </m:sub>
                    </m:sSub>
                  </m:den>
                </m:f>
                <m:r>
                  <w:ins w:id="191" w:author="محمد زكريا سيد سيد ابوسبع" w:date="2023-03-31T16:34:00Z">
                    <w:rPr>
                      <w:rFonts w:ascii="Cambria Math" w:hAnsi="Cambria Math"/>
                    </w:rPr>
                    <m:t xml:space="preserve">= </m:t>
                  </w:ins>
                </m:r>
                <m:d>
                  <m:dPr>
                    <m:ctrlPr>
                      <w:ins w:id="192" w:author="محمد زكريا سيد سيد ابوسبع" w:date="2023-03-31T16:34:00Z">
                        <w:rPr>
                          <w:rFonts w:ascii="Cambria Math" w:hAnsi="Cambria Math"/>
                          <w:i/>
                        </w:rPr>
                      </w:ins>
                    </m:ctrlPr>
                  </m:dPr>
                  <m:e>
                    <m:sSub>
                      <m:sSubPr>
                        <m:ctrlPr>
                          <w:ins w:id="193" w:author="محمد زكريا سيد سيد ابوسبع" w:date="2023-03-31T16:34:00Z">
                            <w:rPr>
                              <w:rFonts w:ascii="Cambria Math" w:hAnsi="Cambria Math"/>
                              <w:i/>
                            </w:rPr>
                          </w:ins>
                        </m:ctrlPr>
                      </m:sSubPr>
                      <m:e>
                        <m:r>
                          <w:ins w:id="194" w:author="محمد زكريا سيد سيد ابوسبع" w:date="2023-03-31T16:34:00Z">
                            <w:rPr>
                              <w:rFonts w:ascii="Cambria Math" w:hAnsi="Cambria Math"/>
                            </w:rPr>
                            <m:t>L</m:t>
                          </w:ins>
                        </m:r>
                      </m:e>
                      <m:sub>
                        <m:r>
                          <w:ins w:id="195" w:author="محمد زكريا سيد سيد ابوسبع" w:date="2023-03-31T16:34:00Z">
                            <w:rPr>
                              <w:rFonts w:ascii="Cambria Math" w:hAnsi="Cambria Math"/>
                            </w:rPr>
                            <m:t>β</m:t>
                          </w:ins>
                        </m:r>
                      </m:sub>
                    </m:sSub>
                    <m:r>
                      <w:ins w:id="196" w:author="محمد زكريا سيد سيد ابوسبع" w:date="2023-03-31T16:34:00Z">
                        <w:rPr>
                          <w:rFonts w:ascii="Cambria Math" w:hAnsi="Cambria Math"/>
                        </w:rPr>
                        <m:t xml:space="preserve"> ∆β+</m:t>
                      </w:ins>
                    </m:r>
                    <m:sSub>
                      <m:sSubPr>
                        <m:ctrlPr>
                          <w:ins w:id="197" w:author="محمد زكريا سيد سيد ابوسبع" w:date="2023-03-31T16:34:00Z">
                            <w:rPr>
                              <w:rFonts w:ascii="Cambria Math" w:hAnsi="Cambria Math"/>
                              <w:i/>
                            </w:rPr>
                          </w:ins>
                        </m:ctrlPr>
                      </m:sSubPr>
                      <m:e>
                        <m:r>
                          <w:ins w:id="198" w:author="محمد زكريا سيد سيد ابوسبع" w:date="2023-03-31T16:34:00Z">
                            <w:rPr>
                              <w:rFonts w:ascii="Cambria Math" w:hAnsi="Cambria Math"/>
                            </w:rPr>
                            <m:t>L</m:t>
                          </w:ins>
                        </m:r>
                      </m:e>
                      <m:sub>
                        <m:r>
                          <w:ins w:id="199" w:author="محمد زكريا سيد سيد ابوسبع" w:date="2023-03-31T16:34:00Z">
                            <w:rPr>
                              <w:rFonts w:ascii="Cambria Math" w:hAnsi="Cambria Math"/>
                            </w:rPr>
                            <m:t>p</m:t>
                          </w:ins>
                        </m:r>
                      </m:sub>
                    </m:sSub>
                    <m:r>
                      <w:ins w:id="200" w:author="محمد زكريا سيد سيد ابوسبع" w:date="2023-03-31T16:34:00Z">
                        <w:rPr>
                          <w:rFonts w:ascii="Cambria Math" w:hAnsi="Cambria Math"/>
                        </w:rPr>
                        <m:t xml:space="preserve"> ∆p+</m:t>
                      </w:ins>
                    </m:r>
                    <m:sSub>
                      <m:sSubPr>
                        <m:ctrlPr>
                          <w:ins w:id="201" w:author="محمد زكريا سيد سيد ابوسبع" w:date="2023-03-31T16:34:00Z">
                            <w:rPr>
                              <w:rFonts w:ascii="Cambria Math" w:hAnsi="Cambria Math"/>
                              <w:i/>
                            </w:rPr>
                          </w:ins>
                        </m:ctrlPr>
                      </m:sSubPr>
                      <m:e>
                        <m:r>
                          <w:ins w:id="202" w:author="محمد زكريا سيد سيد ابوسبع" w:date="2023-03-31T16:34:00Z">
                            <w:rPr>
                              <w:rFonts w:ascii="Cambria Math" w:hAnsi="Cambria Math"/>
                            </w:rPr>
                            <m:t>L</m:t>
                          </w:ins>
                        </m:r>
                      </m:e>
                      <m:sub>
                        <m:r>
                          <w:ins w:id="203" w:author="محمد زكريا سيد سيد ابوسبع" w:date="2023-03-31T16:34:00Z">
                            <w:rPr>
                              <w:rFonts w:ascii="Cambria Math" w:hAnsi="Cambria Math"/>
                            </w:rPr>
                            <m:t>r</m:t>
                          </w:ins>
                        </m:r>
                      </m:sub>
                    </m:sSub>
                    <m:r>
                      <w:ins w:id="204" w:author="محمد زكريا سيد سيد ابوسبع" w:date="2023-03-31T16:34:00Z">
                        <w:rPr>
                          <w:rFonts w:ascii="Cambria Math" w:hAnsi="Cambria Math"/>
                        </w:rPr>
                        <m:t xml:space="preserve"> ∆r</m:t>
                      </w:ins>
                    </m:r>
                    <m:r>
                      <w:ins w:id="205" w:author="محمد زكريا سيد سيد ابوسبع" w:date="2023-03-31T16:34:00Z">
                        <w:rPr>
                          <w:rFonts w:ascii="Cambria Math" w:eastAsiaTheme="minorEastAsia" w:hAnsi="Cambria Math"/>
                        </w:rPr>
                        <m:t xml:space="preserve">+ </m:t>
                      </w:ins>
                    </m:r>
                    <m:sSub>
                      <m:sSubPr>
                        <m:ctrlPr>
                          <w:ins w:id="206" w:author="محمد زكريا سيد سيد ابوسبع" w:date="2023-03-31T16:34:00Z">
                            <w:rPr>
                              <w:rFonts w:ascii="Cambria Math" w:hAnsi="Cambria Math"/>
                              <w:i/>
                            </w:rPr>
                          </w:ins>
                        </m:ctrlPr>
                      </m:sSubPr>
                      <m:e>
                        <m:r>
                          <w:ins w:id="207" w:author="محمد زكريا سيد سيد ابوسبع" w:date="2023-03-31T16:34:00Z">
                            <w:rPr>
                              <w:rFonts w:ascii="Cambria Math" w:hAnsi="Cambria Math"/>
                            </w:rPr>
                            <m:t>L</m:t>
                          </w:ins>
                        </m:r>
                      </m:e>
                      <m:sub>
                        <m:sSub>
                          <m:sSubPr>
                            <m:ctrlPr>
                              <w:ins w:id="208" w:author="محمد زكريا سيد سيد ابوسبع" w:date="2023-03-31T16:34:00Z">
                                <w:rPr>
                                  <w:rFonts w:ascii="Cambria Math" w:hAnsi="Cambria Math"/>
                                  <w:i/>
                                </w:rPr>
                              </w:ins>
                            </m:ctrlPr>
                          </m:sSubPr>
                          <m:e>
                            <m:r>
                              <w:ins w:id="209" w:author="محمد زكريا سيد سيد ابوسبع" w:date="2023-03-31T16:34:00Z">
                                <w:rPr>
                                  <w:rFonts w:ascii="Cambria Math" w:hAnsi="Cambria Math"/>
                                </w:rPr>
                                <m:t>δ</m:t>
                              </w:ins>
                            </m:r>
                          </m:e>
                          <m:sub>
                            <m:r>
                              <w:ins w:id="210" w:author="محمد زكريا سيد سيد ابوسبع" w:date="2023-03-31T16:34:00Z">
                                <w:rPr>
                                  <w:rFonts w:ascii="Cambria Math" w:hAnsi="Cambria Math"/>
                                </w:rPr>
                                <m:t>r</m:t>
                              </w:ins>
                            </m:r>
                          </m:sub>
                        </m:sSub>
                      </m:sub>
                    </m:sSub>
                    <m:r>
                      <w:ins w:id="211" w:author="محمد زكريا سيد سيد ابوسبع" w:date="2023-03-31T16:34:00Z">
                        <w:rPr>
                          <w:rFonts w:ascii="Cambria Math" w:hAnsi="Cambria Math"/>
                        </w:rPr>
                        <m:t xml:space="preserve"> ∆</m:t>
                      </w:ins>
                    </m:r>
                    <m:sSub>
                      <m:sSubPr>
                        <m:ctrlPr>
                          <w:ins w:id="212" w:author="محمد زكريا سيد سيد ابوسبع" w:date="2023-03-31T16:34:00Z">
                            <w:rPr>
                              <w:rFonts w:ascii="Cambria Math" w:hAnsi="Cambria Math"/>
                              <w:i/>
                            </w:rPr>
                          </w:ins>
                        </m:ctrlPr>
                      </m:sSubPr>
                      <m:e>
                        <m:r>
                          <w:ins w:id="213" w:author="محمد زكريا سيد سيد ابوسبع" w:date="2023-03-31T16:34:00Z">
                            <w:rPr>
                              <w:rFonts w:ascii="Cambria Math" w:hAnsi="Cambria Math"/>
                            </w:rPr>
                            <m:t>δ</m:t>
                          </w:ins>
                        </m:r>
                      </m:e>
                      <m:sub>
                        <m:r>
                          <w:ins w:id="214" w:author="محمد زكريا سيد سيد ابوسبع" w:date="2023-03-31T16:34:00Z">
                            <w:rPr>
                              <w:rFonts w:ascii="Cambria Math" w:hAnsi="Cambria Math"/>
                            </w:rPr>
                            <m:t>r</m:t>
                          </w:ins>
                        </m:r>
                      </m:sub>
                    </m:sSub>
                    <m:r>
                      <w:ins w:id="215" w:author="محمد زكريا سيد سيد ابوسبع" w:date="2023-03-31T16:34:00Z">
                        <w:rPr>
                          <w:rFonts w:ascii="Cambria Math" w:hAnsi="Cambria Math"/>
                        </w:rPr>
                        <m:t>+</m:t>
                      </w:ins>
                    </m:r>
                    <m:sSub>
                      <m:sSubPr>
                        <m:ctrlPr>
                          <w:ins w:id="216" w:author="محمد زكريا سيد سيد ابوسبع" w:date="2023-03-31T16:34:00Z">
                            <w:rPr>
                              <w:rFonts w:ascii="Cambria Math" w:hAnsi="Cambria Math"/>
                              <w:i/>
                            </w:rPr>
                          </w:ins>
                        </m:ctrlPr>
                      </m:sSubPr>
                      <m:e>
                        <m:r>
                          <w:ins w:id="217" w:author="محمد زكريا سيد سيد ابوسبع" w:date="2023-03-31T16:34:00Z">
                            <w:rPr>
                              <w:rFonts w:ascii="Cambria Math" w:hAnsi="Cambria Math"/>
                            </w:rPr>
                            <m:t>L</m:t>
                          </w:ins>
                        </m:r>
                      </m:e>
                      <m:sub>
                        <m:sSub>
                          <m:sSubPr>
                            <m:ctrlPr>
                              <w:ins w:id="218" w:author="محمد زكريا سيد سيد ابوسبع" w:date="2023-03-31T16:34:00Z">
                                <w:rPr>
                                  <w:rFonts w:ascii="Cambria Math" w:hAnsi="Cambria Math"/>
                                  <w:i/>
                                </w:rPr>
                              </w:ins>
                            </m:ctrlPr>
                          </m:sSubPr>
                          <m:e>
                            <m:r>
                              <w:ins w:id="219" w:author="محمد زكريا سيد سيد ابوسبع" w:date="2023-03-31T16:34:00Z">
                                <w:rPr>
                                  <w:rFonts w:ascii="Cambria Math" w:hAnsi="Cambria Math"/>
                                </w:rPr>
                                <m:t>δ</m:t>
                              </w:ins>
                            </m:r>
                          </m:e>
                          <m:sub>
                            <m:r>
                              <w:ins w:id="220" w:author="محمد زكريا سيد سيد ابوسبع" w:date="2023-03-31T16:34:00Z">
                                <w:rPr>
                                  <w:rFonts w:ascii="Cambria Math" w:hAnsi="Cambria Math"/>
                                </w:rPr>
                                <m:t>a</m:t>
                              </w:ins>
                            </m:r>
                          </m:sub>
                        </m:sSub>
                      </m:sub>
                    </m:sSub>
                    <m:r>
                      <w:ins w:id="221" w:author="محمد زكريا سيد سيد ابوسبع" w:date="2023-03-31T16:34:00Z">
                        <w:rPr>
                          <w:rFonts w:ascii="Cambria Math" w:hAnsi="Cambria Math"/>
                        </w:rPr>
                        <m:t xml:space="preserve"> ∆</m:t>
                      </w:ins>
                    </m:r>
                    <m:sSub>
                      <m:sSubPr>
                        <m:ctrlPr>
                          <w:ins w:id="222" w:author="محمد زكريا سيد سيد ابوسبع" w:date="2023-03-31T16:34:00Z">
                            <w:rPr>
                              <w:rFonts w:ascii="Cambria Math" w:hAnsi="Cambria Math"/>
                              <w:i/>
                            </w:rPr>
                          </w:ins>
                        </m:ctrlPr>
                      </m:sSubPr>
                      <m:e>
                        <m:r>
                          <w:ins w:id="223" w:author="محمد زكريا سيد سيد ابوسبع" w:date="2023-03-31T16:34:00Z">
                            <w:rPr>
                              <w:rFonts w:ascii="Cambria Math" w:hAnsi="Cambria Math"/>
                            </w:rPr>
                            <m:t>δ</m:t>
                          </w:ins>
                        </m:r>
                      </m:e>
                      <m:sub>
                        <m:r>
                          <w:ins w:id="224" w:author="محمد زكريا سيد سيد ابوسبع" w:date="2023-03-31T16:34:00Z">
                            <w:rPr>
                              <w:rFonts w:ascii="Cambria Math" w:hAnsi="Cambria Math"/>
                            </w:rPr>
                            <m:t>a</m:t>
                          </w:ins>
                        </m:r>
                      </m:sub>
                    </m:sSub>
                  </m:e>
                </m:d>
              </m:oMath>
            </m:oMathPara>
          </w:p>
        </w:tc>
      </w:tr>
      <w:tr w:rsidR="00E93874" w14:paraId="58A2E0C3" w14:textId="77777777" w:rsidTr="00887189">
        <w:trPr>
          <w:trHeight w:val="356"/>
          <w:jc w:val="center"/>
          <w:ins w:id="225" w:author="محمد زكريا سيد سيد ابوسبع" w:date="2023-03-31T16:34:00Z"/>
        </w:trPr>
        <w:tc>
          <w:tcPr>
            <w:tcW w:w="9530" w:type="dxa"/>
          </w:tcPr>
          <w:p w14:paraId="056396F5" w14:textId="77777777" w:rsidR="00E93874" w:rsidRDefault="00000000" w:rsidP="00887189">
            <w:pPr>
              <w:rPr>
                <w:ins w:id="226" w:author="محمد زكريا سيد سيد ابوسبع" w:date="2023-03-31T16:34:00Z"/>
              </w:rPr>
            </w:pPr>
            <m:oMathPara>
              <m:oMath>
                <m:f>
                  <m:fPr>
                    <m:type m:val="skw"/>
                    <m:ctrlPr>
                      <w:ins w:id="227" w:author="محمد زكريا سيد سيد ابوسبع" w:date="2023-03-31T16:34:00Z">
                        <w:rPr>
                          <w:rFonts w:ascii="Cambria Math" w:hAnsi="Cambria Math"/>
                          <w:i/>
                        </w:rPr>
                      </w:ins>
                    </m:ctrlPr>
                  </m:fPr>
                  <m:num>
                    <m:r>
                      <w:ins w:id="228" w:author="محمد زكريا سيد سيد ابوسبع" w:date="2023-03-31T16:34:00Z">
                        <w:rPr>
                          <w:rFonts w:ascii="Cambria Math" w:hAnsi="Cambria Math"/>
                        </w:rPr>
                        <m:t>∆M</m:t>
                      </w:ins>
                    </m:r>
                  </m:num>
                  <m:den>
                    <m:sSub>
                      <m:sSubPr>
                        <m:ctrlPr>
                          <w:ins w:id="229" w:author="محمد زكريا سيد سيد ابوسبع" w:date="2023-03-31T16:34:00Z">
                            <w:rPr>
                              <w:rFonts w:ascii="Cambria Math" w:hAnsi="Cambria Math"/>
                              <w:i/>
                            </w:rPr>
                          </w:ins>
                        </m:ctrlPr>
                      </m:sSubPr>
                      <m:e>
                        <m:r>
                          <w:ins w:id="230" w:author="محمد زكريا سيد سيد ابوسبع" w:date="2023-03-31T16:34:00Z">
                            <w:rPr>
                              <w:rFonts w:ascii="Cambria Math" w:hAnsi="Cambria Math"/>
                            </w:rPr>
                            <m:t>I</m:t>
                          </w:ins>
                        </m:r>
                      </m:e>
                      <m:sub>
                        <m:r>
                          <w:ins w:id="231" w:author="محمد زكريا سيد سيد ابوسبع" w:date="2023-03-31T16:34:00Z">
                            <w:rPr>
                              <w:rFonts w:ascii="Cambria Math" w:hAnsi="Cambria Math"/>
                            </w:rPr>
                            <m:t>yy</m:t>
                          </w:ins>
                        </m:r>
                      </m:sub>
                    </m:sSub>
                  </m:den>
                </m:f>
                <m:r>
                  <w:ins w:id="232" w:author="محمد زكريا سيد سيد ابوسبع" w:date="2023-03-31T16:34:00Z">
                    <w:rPr>
                      <w:rFonts w:ascii="Cambria Math" w:hAnsi="Cambria Math"/>
                    </w:rPr>
                    <m:t>=</m:t>
                  </w:ins>
                </m:r>
                <m:d>
                  <m:dPr>
                    <m:ctrlPr>
                      <w:ins w:id="233" w:author="محمد زكريا سيد سيد ابوسبع" w:date="2023-03-31T16:34:00Z">
                        <w:rPr>
                          <w:rFonts w:ascii="Cambria Math" w:hAnsi="Cambria Math"/>
                          <w:i/>
                        </w:rPr>
                      </w:ins>
                    </m:ctrlPr>
                  </m:dPr>
                  <m:e>
                    <m:sSub>
                      <m:sSubPr>
                        <m:ctrlPr>
                          <w:ins w:id="234" w:author="محمد زكريا سيد سيد ابوسبع" w:date="2023-03-31T16:34:00Z">
                            <w:rPr>
                              <w:rFonts w:ascii="Cambria Math" w:hAnsi="Cambria Math"/>
                              <w:i/>
                            </w:rPr>
                          </w:ins>
                        </m:ctrlPr>
                      </m:sSubPr>
                      <m:e>
                        <m:r>
                          <w:ins w:id="235" w:author="محمد زكريا سيد سيد ابوسبع" w:date="2023-03-31T16:34:00Z">
                            <w:rPr>
                              <w:rFonts w:ascii="Cambria Math" w:hAnsi="Cambria Math"/>
                            </w:rPr>
                            <m:t>M</m:t>
                          </w:ins>
                        </m:r>
                      </m:e>
                      <m:sub>
                        <m:r>
                          <w:ins w:id="236" w:author="محمد زكريا سيد سيد ابوسبع" w:date="2023-03-31T16:34:00Z">
                            <w:rPr>
                              <w:rFonts w:ascii="Cambria Math" w:hAnsi="Cambria Math"/>
                            </w:rPr>
                            <m:t>u</m:t>
                          </w:ins>
                        </m:r>
                      </m:sub>
                    </m:sSub>
                    <m:r>
                      <w:ins w:id="237" w:author="محمد زكريا سيد سيد ابوسبع" w:date="2023-03-31T16:34:00Z">
                        <w:rPr>
                          <w:rFonts w:ascii="Cambria Math" w:hAnsi="Cambria Math"/>
                        </w:rPr>
                        <m:t xml:space="preserve"> ∆u+</m:t>
                      </w:ins>
                    </m:r>
                    <m:sSub>
                      <m:sSubPr>
                        <m:ctrlPr>
                          <w:ins w:id="238" w:author="محمد زكريا سيد سيد ابوسبع" w:date="2023-03-31T16:34:00Z">
                            <w:rPr>
                              <w:rFonts w:ascii="Cambria Math" w:hAnsi="Cambria Math"/>
                              <w:i/>
                            </w:rPr>
                          </w:ins>
                        </m:ctrlPr>
                      </m:sSubPr>
                      <m:e>
                        <m:r>
                          <w:ins w:id="239" w:author="محمد زكريا سيد سيد ابوسبع" w:date="2023-03-31T16:34:00Z">
                            <w:rPr>
                              <w:rFonts w:ascii="Cambria Math" w:hAnsi="Cambria Math"/>
                            </w:rPr>
                            <m:t>M</m:t>
                          </w:ins>
                        </m:r>
                      </m:e>
                      <m:sub>
                        <m:r>
                          <w:ins w:id="240" w:author="محمد زكريا سيد سيد ابوسبع" w:date="2023-03-31T16:34:00Z">
                            <w:rPr>
                              <w:rFonts w:ascii="Cambria Math" w:hAnsi="Cambria Math"/>
                            </w:rPr>
                            <m:t>w</m:t>
                          </w:ins>
                        </m:r>
                      </m:sub>
                    </m:sSub>
                    <m:r>
                      <w:ins w:id="241" w:author="محمد زكريا سيد سيد ابوسبع" w:date="2023-03-31T16:34:00Z">
                        <w:rPr>
                          <w:rFonts w:ascii="Cambria Math" w:hAnsi="Cambria Math"/>
                        </w:rPr>
                        <m:t xml:space="preserve"> ∆w</m:t>
                      </w:ins>
                    </m:r>
                    <m:r>
                      <w:ins w:id="242" w:author="محمد زكريا سيد سيد ابوسبع" w:date="2023-03-31T16:34:00Z">
                        <w:rPr>
                          <w:rFonts w:ascii="Cambria Math" w:eastAsiaTheme="minorEastAsia" w:hAnsi="Cambria Math"/>
                        </w:rPr>
                        <m:t xml:space="preserve">+ </m:t>
                      </w:ins>
                    </m:r>
                    <m:sSub>
                      <m:sSubPr>
                        <m:ctrlPr>
                          <w:ins w:id="243" w:author="محمد زكريا سيد سيد ابوسبع" w:date="2023-03-31T16:34:00Z">
                            <w:rPr>
                              <w:rFonts w:ascii="Cambria Math" w:hAnsi="Cambria Math"/>
                              <w:i/>
                            </w:rPr>
                          </w:ins>
                        </m:ctrlPr>
                      </m:sSubPr>
                      <m:e>
                        <m:r>
                          <w:ins w:id="244" w:author="محمد زكريا سيد سيد ابوسبع" w:date="2023-03-31T16:34:00Z">
                            <w:rPr>
                              <w:rFonts w:ascii="Cambria Math" w:hAnsi="Cambria Math"/>
                            </w:rPr>
                            <m:t>M</m:t>
                          </w:ins>
                        </m:r>
                      </m:e>
                      <m:sub>
                        <m:acc>
                          <m:accPr>
                            <m:chr m:val="̇"/>
                            <m:ctrlPr>
                              <w:ins w:id="245" w:author="محمد زكريا سيد سيد ابوسبع" w:date="2023-03-31T16:34:00Z">
                                <w:rPr>
                                  <w:rFonts w:ascii="Cambria Math" w:hAnsi="Cambria Math"/>
                                  <w:i/>
                                </w:rPr>
                              </w:ins>
                            </m:ctrlPr>
                          </m:accPr>
                          <m:e>
                            <m:r>
                              <w:ins w:id="246" w:author="محمد زكريا سيد سيد ابوسبع" w:date="2023-03-31T16:34:00Z">
                                <w:rPr>
                                  <w:rFonts w:ascii="Cambria Math" w:hAnsi="Cambria Math"/>
                                </w:rPr>
                                <m:t>w</m:t>
                              </w:ins>
                            </m:r>
                          </m:e>
                        </m:acc>
                      </m:sub>
                    </m:sSub>
                    <m:r>
                      <w:ins w:id="247" w:author="محمد زكريا سيد سيد ابوسبع" w:date="2023-03-31T16:34:00Z">
                        <w:rPr>
                          <w:rFonts w:ascii="Cambria Math" w:hAnsi="Cambria Math"/>
                        </w:rPr>
                        <m:t xml:space="preserve"> ∆</m:t>
                      </w:ins>
                    </m:r>
                    <m:acc>
                      <m:accPr>
                        <m:chr m:val="̇"/>
                        <m:ctrlPr>
                          <w:ins w:id="248" w:author="محمد زكريا سيد سيد ابوسبع" w:date="2023-03-31T16:34:00Z">
                            <w:rPr>
                              <w:rFonts w:ascii="Cambria Math" w:hAnsi="Cambria Math"/>
                              <w:i/>
                            </w:rPr>
                          </w:ins>
                        </m:ctrlPr>
                      </m:accPr>
                      <m:e>
                        <m:r>
                          <w:ins w:id="249" w:author="محمد زكريا سيد سيد ابوسبع" w:date="2023-03-31T16:34:00Z">
                            <w:rPr>
                              <w:rFonts w:ascii="Cambria Math" w:hAnsi="Cambria Math"/>
                            </w:rPr>
                            <m:t>w</m:t>
                          </w:ins>
                        </m:r>
                      </m:e>
                    </m:acc>
                    <m:r>
                      <w:ins w:id="250" w:author="محمد زكريا سيد سيد ابوسبع" w:date="2023-03-31T16:34:00Z">
                        <w:rPr>
                          <w:rFonts w:ascii="Cambria Math" w:hAnsi="Cambria Math"/>
                        </w:rPr>
                        <m:t>+</m:t>
                      </w:ins>
                    </m:r>
                    <m:sSub>
                      <m:sSubPr>
                        <m:ctrlPr>
                          <w:ins w:id="251" w:author="محمد زكريا سيد سيد ابوسبع" w:date="2023-03-31T16:34:00Z">
                            <w:rPr>
                              <w:rFonts w:ascii="Cambria Math" w:hAnsi="Cambria Math"/>
                              <w:i/>
                            </w:rPr>
                          </w:ins>
                        </m:ctrlPr>
                      </m:sSubPr>
                      <m:e>
                        <m:r>
                          <w:ins w:id="252" w:author="محمد زكريا سيد سيد ابوسبع" w:date="2023-03-31T16:34:00Z">
                            <w:rPr>
                              <w:rFonts w:ascii="Cambria Math" w:hAnsi="Cambria Math"/>
                            </w:rPr>
                            <m:t>M</m:t>
                          </w:ins>
                        </m:r>
                      </m:e>
                      <m:sub>
                        <m:r>
                          <w:ins w:id="253" w:author="محمد زكريا سيد سيد ابوسبع" w:date="2023-03-31T16:34:00Z">
                            <w:rPr>
                              <w:rFonts w:ascii="Cambria Math" w:hAnsi="Cambria Math"/>
                            </w:rPr>
                            <m:t>q</m:t>
                          </w:ins>
                        </m:r>
                      </m:sub>
                    </m:sSub>
                    <m:r>
                      <w:ins w:id="254" w:author="محمد زكريا سيد سيد ابوسبع" w:date="2023-03-31T16:34:00Z">
                        <w:rPr>
                          <w:rFonts w:ascii="Cambria Math" w:hAnsi="Cambria Math"/>
                        </w:rPr>
                        <m:t xml:space="preserve"> ∆q</m:t>
                      </w:ins>
                    </m:r>
                    <m:r>
                      <w:ins w:id="255" w:author="محمد زكريا سيد سيد ابوسبع" w:date="2023-03-31T16:34:00Z">
                        <w:rPr>
                          <w:rFonts w:ascii="Cambria Math" w:eastAsiaTheme="minorEastAsia" w:hAnsi="Cambria Math"/>
                        </w:rPr>
                        <m:t xml:space="preserve">+ </m:t>
                      </w:ins>
                    </m:r>
                    <m:sSub>
                      <m:sSubPr>
                        <m:ctrlPr>
                          <w:ins w:id="256" w:author="محمد زكريا سيد سيد ابوسبع" w:date="2023-03-31T16:34:00Z">
                            <w:rPr>
                              <w:rFonts w:ascii="Cambria Math" w:hAnsi="Cambria Math"/>
                              <w:i/>
                            </w:rPr>
                          </w:ins>
                        </m:ctrlPr>
                      </m:sSubPr>
                      <m:e>
                        <m:r>
                          <w:ins w:id="257" w:author="محمد زكريا سيد سيد ابوسبع" w:date="2023-03-31T16:34:00Z">
                            <w:rPr>
                              <w:rFonts w:ascii="Cambria Math" w:hAnsi="Cambria Math"/>
                            </w:rPr>
                            <m:t>M</m:t>
                          </w:ins>
                        </m:r>
                      </m:e>
                      <m:sub>
                        <m:sSub>
                          <m:sSubPr>
                            <m:ctrlPr>
                              <w:ins w:id="258" w:author="محمد زكريا سيد سيد ابوسبع" w:date="2023-03-31T16:34:00Z">
                                <w:rPr>
                                  <w:rFonts w:ascii="Cambria Math" w:hAnsi="Cambria Math"/>
                                  <w:i/>
                                </w:rPr>
                              </w:ins>
                            </m:ctrlPr>
                          </m:sSubPr>
                          <m:e>
                            <m:r>
                              <w:ins w:id="259" w:author="محمد زكريا سيد سيد ابوسبع" w:date="2023-03-31T16:34:00Z">
                                <w:rPr>
                                  <w:rFonts w:ascii="Cambria Math" w:hAnsi="Cambria Math"/>
                                </w:rPr>
                                <m:t>δ</m:t>
                              </w:ins>
                            </m:r>
                          </m:e>
                          <m:sub>
                            <m:r>
                              <w:ins w:id="260" w:author="محمد زكريا سيد سيد ابوسبع" w:date="2023-03-31T16:34:00Z">
                                <w:rPr>
                                  <w:rFonts w:ascii="Cambria Math" w:hAnsi="Cambria Math"/>
                                </w:rPr>
                                <m:t>e</m:t>
                              </w:ins>
                            </m:r>
                          </m:sub>
                        </m:sSub>
                      </m:sub>
                    </m:sSub>
                    <m:r>
                      <w:ins w:id="261" w:author="محمد زكريا سيد سيد ابوسبع" w:date="2023-03-31T16:34:00Z">
                        <w:rPr>
                          <w:rFonts w:ascii="Cambria Math" w:hAnsi="Cambria Math"/>
                        </w:rPr>
                        <m:t xml:space="preserve"> ∆</m:t>
                      </w:ins>
                    </m:r>
                    <m:sSub>
                      <m:sSubPr>
                        <m:ctrlPr>
                          <w:ins w:id="262" w:author="محمد زكريا سيد سيد ابوسبع" w:date="2023-03-31T16:34:00Z">
                            <w:rPr>
                              <w:rFonts w:ascii="Cambria Math" w:hAnsi="Cambria Math"/>
                              <w:i/>
                            </w:rPr>
                          </w:ins>
                        </m:ctrlPr>
                      </m:sSubPr>
                      <m:e>
                        <m:r>
                          <w:ins w:id="263" w:author="محمد زكريا سيد سيد ابوسبع" w:date="2023-03-31T16:34:00Z">
                            <w:rPr>
                              <w:rFonts w:ascii="Cambria Math" w:hAnsi="Cambria Math"/>
                            </w:rPr>
                            <m:t>δ</m:t>
                          </w:ins>
                        </m:r>
                      </m:e>
                      <m:sub>
                        <m:r>
                          <w:ins w:id="264" w:author="محمد زكريا سيد سيد ابوسبع" w:date="2023-03-31T16:34:00Z">
                            <w:rPr>
                              <w:rFonts w:ascii="Cambria Math" w:hAnsi="Cambria Math"/>
                            </w:rPr>
                            <m:t>e</m:t>
                          </w:ins>
                        </m:r>
                      </m:sub>
                    </m:sSub>
                    <m:r>
                      <w:ins w:id="265" w:author="محمد زكريا سيد سيد ابوسبع" w:date="2023-03-31T16:34:00Z">
                        <w:rPr>
                          <w:rFonts w:ascii="Cambria Math" w:hAnsi="Cambria Math"/>
                        </w:rPr>
                        <m:t>+</m:t>
                      </w:ins>
                    </m:r>
                    <m:sSub>
                      <m:sSubPr>
                        <m:ctrlPr>
                          <w:ins w:id="266" w:author="محمد زكريا سيد سيد ابوسبع" w:date="2023-03-31T16:34:00Z">
                            <w:rPr>
                              <w:rFonts w:ascii="Cambria Math" w:hAnsi="Cambria Math"/>
                              <w:i/>
                            </w:rPr>
                          </w:ins>
                        </m:ctrlPr>
                      </m:sSubPr>
                      <m:e>
                        <m:r>
                          <w:ins w:id="267" w:author="محمد زكريا سيد سيد ابوسبع" w:date="2023-03-31T16:34:00Z">
                            <w:rPr>
                              <w:rFonts w:ascii="Cambria Math" w:hAnsi="Cambria Math"/>
                            </w:rPr>
                            <m:t>M</m:t>
                          </w:ins>
                        </m:r>
                      </m:e>
                      <m:sub>
                        <m:sSub>
                          <m:sSubPr>
                            <m:ctrlPr>
                              <w:ins w:id="268" w:author="محمد زكريا سيد سيد ابوسبع" w:date="2023-03-31T16:34:00Z">
                                <w:rPr>
                                  <w:rFonts w:ascii="Cambria Math" w:hAnsi="Cambria Math"/>
                                  <w:i/>
                                </w:rPr>
                              </w:ins>
                            </m:ctrlPr>
                          </m:sSubPr>
                          <m:e>
                            <m:r>
                              <w:ins w:id="269" w:author="محمد زكريا سيد سيد ابوسبع" w:date="2023-03-31T16:34:00Z">
                                <w:rPr>
                                  <w:rFonts w:ascii="Cambria Math" w:hAnsi="Cambria Math"/>
                                </w:rPr>
                                <m:t>δ</m:t>
                              </w:ins>
                            </m:r>
                          </m:e>
                          <m:sub>
                            <m:r>
                              <w:ins w:id="270" w:author="محمد زكريا سيد سيد ابوسبع" w:date="2023-03-31T16:34:00Z">
                                <w:rPr>
                                  <w:rFonts w:ascii="Cambria Math" w:hAnsi="Cambria Math"/>
                                </w:rPr>
                                <m:t>th</m:t>
                              </w:ins>
                            </m:r>
                          </m:sub>
                        </m:sSub>
                      </m:sub>
                    </m:sSub>
                    <m:r>
                      <w:ins w:id="271" w:author="محمد زكريا سيد سيد ابوسبع" w:date="2023-03-31T16:34:00Z">
                        <w:rPr>
                          <w:rFonts w:ascii="Cambria Math" w:hAnsi="Cambria Math"/>
                        </w:rPr>
                        <m:t xml:space="preserve"> ∆</m:t>
                      </w:ins>
                    </m:r>
                    <m:sSub>
                      <m:sSubPr>
                        <m:ctrlPr>
                          <w:ins w:id="272" w:author="محمد زكريا سيد سيد ابوسبع" w:date="2023-03-31T16:34:00Z">
                            <w:rPr>
                              <w:rFonts w:ascii="Cambria Math" w:hAnsi="Cambria Math"/>
                              <w:i/>
                            </w:rPr>
                          </w:ins>
                        </m:ctrlPr>
                      </m:sSubPr>
                      <m:e>
                        <m:r>
                          <w:ins w:id="273" w:author="محمد زكريا سيد سيد ابوسبع" w:date="2023-03-31T16:34:00Z">
                            <w:rPr>
                              <w:rFonts w:ascii="Cambria Math" w:hAnsi="Cambria Math"/>
                            </w:rPr>
                            <m:t>δ</m:t>
                          </w:ins>
                        </m:r>
                      </m:e>
                      <m:sub>
                        <m:r>
                          <w:ins w:id="274" w:author="محمد زكريا سيد سيد ابوسبع" w:date="2023-03-31T16:34:00Z">
                            <w:rPr>
                              <w:rFonts w:ascii="Cambria Math" w:hAnsi="Cambria Math"/>
                            </w:rPr>
                            <m:t>th</m:t>
                          </w:ins>
                        </m:r>
                      </m:sub>
                    </m:sSub>
                  </m:e>
                </m:d>
              </m:oMath>
            </m:oMathPara>
          </w:p>
        </w:tc>
      </w:tr>
      <w:tr w:rsidR="00E93874" w14:paraId="2FD049B6" w14:textId="77777777" w:rsidTr="00887189">
        <w:trPr>
          <w:trHeight w:val="605"/>
          <w:jc w:val="center"/>
          <w:ins w:id="275" w:author="محمد زكريا سيد سيد ابوسبع" w:date="2023-03-31T16:34:00Z"/>
        </w:trPr>
        <w:tc>
          <w:tcPr>
            <w:tcW w:w="9530" w:type="dxa"/>
          </w:tcPr>
          <w:p w14:paraId="7B9575AC" w14:textId="77777777" w:rsidR="00E93874" w:rsidRPr="00F27064" w:rsidRDefault="00000000" w:rsidP="00887189">
            <w:pPr>
              <w:rPr>
                <w:ins w:id="276" w:author="محمد زكريا سيد سيد ابوسبع" w:date="2023-03-31T16:34:00Z"/>
                <w:rFonts w:eastAsiaTheme="minorEastAsia"/>
              </w:rPr>
            </w:pPr>
            <m:oMathPara>
              <m:oMath>
                <m:f>
                  <m:fPr>
                    <m:type m:val="skw"/>
                    <m:ctrlPr>
                      <w:ins w:id="277" w:author="محمد زكريا سيد سيد ابوسبع" w:date="2023-03-31T16:34:00Z">
                        <w:rPr>
                          <w:rFonts w:ascii="Cambria Math" w:hAnsi="Cambria Math"/>
                          <w:i/>
                        </w:rPr>
                      </w:ins>
                    </m:ctrlPr>
                  </m:fPr>
                  <m:num>
                    <m:r>
                      <w:ins w:id="278" w:author="محمد زكريا سيد سيد ابوسبع" w:date="2023-03-31T16:34:00Z">
                        <w:rPr>
                          <w:rFonts w:ascii="Cambria Math" w:hAnsi="Cambria Math"/>
                        </w:rPr>
                        <m:t>∆N</m:t>
                      </w:ins>
                    </m:r>
                  </m:num>
                  <m:den>
                    <m:sSub>
                      <m:sSubPr>
                        <m:ctrlPr>
                          <w:ins w:id="279" w:author="محمد زكريا سيد سيد ابوسبع" w:date="2023-03-31T16:34:00Z">
                            <w:rPr>
                              <w:rFonts w:ascii="Cambria Math" w:hAnsi="Cambria Math"/>
                              <w:i/>
                            </w:rPr>
                          </w:ins>
                        </m:ctrlPr>
                      </m:sSubPr>
                      <m:e>
                        <m:r>
                          <w:ins w:id="280" w:author="محمد زكريا سيد سيد ابوسبع" w:date="2023-03-31T16:34:00Z">
                            <w:rPr>
                              <w:rFonts w:ascii="Cambria Math" w:hAnsi="Cambria Math"/>
                            </w:rPr>
                            <m:t>I</m:t>
                          </w:ins>
                        </m:r>
                      </m:e>
                      <m:sub>
                        <m:r>
                          <w:ins w:id="281" w:author="محمد زكريا سيد سيد ابوسبع" w:date="2023-03-31T16:34:00Z">
                            <w:rPr>
                              <w:rFonts w:ascii="Cambria Math" w:hAnsi="Cambria Math"/>
                            </w:rPr>
                            <m:t>zz</m:t>
                          </w:ins>
                        </m:r>
                      </m:sub>
                    </m:sSub>
                  </m:den>
                </m:f>
                <m:r>
                  <w:ins w:id="282" w:author="محمد زكريا سيد سيد ابوسبع" w:date="2023-03-31T16:34:00Z">
                    <w:rPr>
                      <w:rFonts w:ascii="Cambria Math" w:hAnsi="Cambria Math"/>
                    </w:rPr>
                    <m:t>=</m:t>
                  </w:ins>
                </m:r>
                <m:d>
                  <m:dPr>
                    <m:ctrlPr>
                      <w:ins w:id="283" w:author="محمد زكريا سيد سيد ابوسبع" w:date="2023-03-31T16:34:00Z">
                        <w:rPr>
                          <w:rFonts w:ascii="Cambria Math" w:hAnsi="Cambria Math"/>
                          <w:i/>
                        </w:rPr>
                      </w:ins>
                    </m:ctrlPr>
                  </m:dPr>
                  <m:e>
                    <m:sSub>
                      <m:sSubPr>
                        <m:ctrlPr>
                          <w:ins w:id="284" w:author="محمد زكريا سيد سيد ابوسبع" w:date="2023-03-31T16:34:00Z">
                            <w:rPr>
                              <w:rFonts w:ascii="Cambria Math" w:hAnsi="Cambria Math"/>
                              <w:i/>
                            </w:rPr>
                          </w:ins>
                        </m:ctrlPr>
                      </m:sSubPr>
                      <m:e>
                        <m:r>
                          <w:ins w:id="285" w:author="محمد زكريا سيد سيد ابوسبع" w:date="2023-03-31T16:34:00Z">
                            <w:rPr>
                              <w:rFonts w:ascii="Cambria Math" w:hAnsi="Cambria Math"/>
                            </w:rPr>
                            <m:t>N</m:t>
                          </w:ins>
                        </m:r>
                      </m:e>
                      <m:sub>
                        <m:r>
                          <w:ins w:id="286" w:author="محمد زكريا سيد سيد ابوسبع" w:date="2023-03-31T16:34:00Z">
                            <w:rPr>
                              <w:rFonts w:ascii="Cambria Math" w:hAnsi="Cambria Math"/>
                            </w:rPr>
                            <m:t>β</m:t>
                          </w:ins>
                        </m:r>
                      </m:sub>
                    </m:sSub>
                    <m:r>
                      <w:ins w:id="287" w:author="محمد زكريا سيد سيد ابوسبع" w:date="2023-03-31T16:34:00Z">
                        <w:rPr>
                          <w:rFonts w:ascii="Cambria Math" w:hAnsi="Cambria Math"/>
                        </w:rPr>
                        <m:t xml:space="preserve"> ∆β+</m:t>
                      </w:ins>
                    </m:r>
                    <m:sSub>
                      <m:sSubPr>
                        <m:ctrlPr>
                          <w:ins w:id="288" w:author="محمد زكريا سيد سيد ابوسبع" w:date="2023-03-31T16:34:00Z">
                            <w:rPr>
                              <w:rFonts w:ascii="Cambria Math" w:hAnsi="Cambria Math"/>
                              <w:i/>
                            </w:rPr>
                          </w:ins>
                        </m:ctrlPr>
                      </m:sSubPr>
                      <m:e>
                        <m:r>
                          <w:ins w:id="289" w:author="محمد زكريا سيد سيد ابوسبع" w:date="2023-03-31T16:34:00Z">
                            <w:rPr>
                              <w:rFonts w:ascii="Cambria Math" w:hAnsi="Cambria Math"/>
                            </w:rPr>
                            <m:t>N</m:t>
                          </w:ins>
                        </m:r>
                      </m:e>
                      <m:sub>
                        <m:r>
                          <w:ins w:id="290" w:author="محمد زكريا سيد سيد ابوسبع" w:date="2023-03-31T16:34:00Z">
                            <w:rPr>
                              <w:rFonts w:ascii="Cambria Math" w:hAnsi="Cambria Math"/>
                            </w:rPr>
                            <m:t>p</m:t>
                          </w:ins>
                        </m:r>
                      </m:sub>
                    </m:sSub>
                    <m:r>
                      <w:ins w:id="291" w:author="محمد زكريا سيد سيد ابوسبع" w:date="2023-03-31T16:34:00Z">
                        <w:rPr>
                          <w:rFonts w:ascii="Cambria Math" w:hAnsi="Cambria Math"/>
                        </w:rPr>
                        <m:t xml:space="preserve"> ∆p+</m:t>
                      </w:ins>
                    </m:r>
                    <m:sSub>
                      <m:sSubPr>
                        <m:ctrlPr>
                          <w:ins w:id="292" w:author="محمد زكريا سيد سيد ابوسبع" w:date="2023-03-31T16:34:00Z">
                            <w:rPr>
                              <w:rFonts w:ascii="Cambria Math" w:hAnsi="Cambria Math"/>
                              <w:i/>
                            </w:rPr>
                          </w:ins>
                        </m:ctrlPr>
                      </m:sSubPr>
                      <m:e>
                        <m:r>
                          <w:ins w:id="293" w:author="محمد زكريا سيد سيد ابوسبع" w:date="2023-03-31T16:34:00Z">
                            <w:rPr>
                              <w:rFonts w:ascii="Cambria Math" w:hAnsi="Cambria Math"/>
                            </w:rPr>
                            <m:t>N</m:t>
                          </w:ins>
                        </m:r>
                      </m:e>
                      <m:sub>
                        <m:r>
                          <w:ins w:id="294" w:author="محمد زكريا سيد سيد ابوسبع" w:date="2023-03-31T16:34:00Z">
                            <w:rPr>
                              <w:rFonts w:ascii="Cambria Math" w:hAnsi="Cambria Math"/>
                            </w:rPr>
                            <m:t>r</m:t>
                          </w:ins>
                        </m:r>
                      </m:sub>
                    </m:sSub>
                    <m:r>
                      <w:ins w:id="295" w:author="محمد زكريا سيد سيد ابوسبع" w:date="2023-03-31T16:34:00Z">
                        <w:rPr>
                          <w:rFonts w:ascii="Cambria Math" w:hAnsi="Cambria Math"/>
                        </w:rPr>
                        <m:t xml:space="preserve"> ∆r</m:t>
                      </w:ins>
                    </m:r>
                    <m:r>
                      <w:ins w:id="296" w:author="محمد زكريا سيد سيد ابوسبع" w:date="2023-03-31T16:34:00Z">
                        <w:rPr>
                          <w:rFonts w:ascii="Cambria Math" w:eastAsiaTheme="minorEastAsia" w:hAnsi="Cambria Math"/>
                        </w:rPr>
                        <m:t xml:space="preserve">+ </m:t>
                      </w:ins>
                    </m:r>
                    <m:sSub>
                      <m:sSubPr>
                        <m:ctrlPr>
                          <w:ins w:id="297" w:author="محمد زكريا سيد سيد ابوسبع" w:date="2023-03-31T16:34:00Z">
                            <w:rPr>
                              <w:rFonts w:ascii="Cambria Math" w:hAnsi="Cambria Math"/>
                              <w:i/>
                            </w:rPr>
                          </w:ins>
                        </m:ctrlPr>
                      </m:sSubPr>
                      <m:e>
                        <m:r>
                          <w:ins w:id="298" w:author="محمد زكريا سيد سيد ابوسبع" w:date="2023-03-31T16:34:00Z">
                            <w:rPr>
                              <w:rFonts w:ascii="Cambria Math" w:hAnsi="Cambria Math"/>
                            </w:rPr>
                            <m:t>N</m:t>
                          </w:ins>
                        </m:r>
                      </m:e>
                      <m:sub>
                        <m:sSub>
                          <m:sSubPr>
                            <m:ctrlPr>
                              <w:ins w:id="299" w:author="محمد زكريا سيد سيد ابوسبع" w:date="2023-03-31T16:34:00Z">
                                <w:rPr>
                                  <w:rFonts w:ascii="Cambria Math" w:hAnsi="Cambria Math"/>
                                  <w:i/>
                                </w:rPr>
                              </w:ins>
                            </m:ctrlPr>
                          </m:sSubPr>
                          <m:e>
                            <m:r>
                              <w:ins w:id="300" w:author="محمد زكريا سيد سيد ابوسبع" w:date="2023-03-31T16:34:00Z">
                                <w:rPr>
                                  <w:rFonts w:ascii="Cambria Math" w:hAnsi="Cambria Math"/>
                                </w:rPr>
                                <m:t>δ</m:t>
                              </w:ins>
                            </m:r>
                          </m:e>
                          <m:sub>
                            <m:r>
                              <w:ins w:id="301" w:author="محمد زكريا سيد سيد ابوسبع" w:date="2023-03-31T16:34:00Z">
                                <w:rPr>
                                  <w:rFonts w:ascii="Cambria Math" w:hAnsi="Cambria Math"/>
                                </w:rPr>
                                <m:t>r</m:t>
                              </w:ins>
                            </m:r>
                          </m:sub>
                        </m:sSub>
                      </m:sub>
                    </m:sSub>
                    <m:r>
                      <w:ins w:id="302" w:author="محمد زكريا سيد سيد ابوسبع" w:date="2023-03-31T16:34:00Z">
                        <w:rPr>
                          <w:rFonts w:ascii="Cambria Math" w:hAnsi="Cambria Math"/>
                        </w:rPr>
                        <m:t xml:space="preserve"> ∆</m:t>
                      </w:ins>
                    </m:r>
                    <m:sSub>
                      <m:sSubPr>
                        <m:ctrlPr>
                          <w:ins w:id="303" w:author="محمد زكريا سيد سيد ابوسبع" w:date="2023-03-31T16:34:00Z">
                            <w:rPr>
                              <w:rFonts w:ascii="Cambria Math" w:hAnsi="Cambria Math"/>
                              <w:i/>
                            </w:rPr>
                          </w:ins>
                        </m:ctrlPr>
                      </m:sSubPr>
                      <m:e>
                        <m:r>
                          <w:ins w:id="304" w:author="محمد زكريا سيد سيد ابوسبع" w:date="2023-03-31T16:34:00Z">
                            <w:rPr>
                              <w:rFonts w:ascii="Cambria Math" w:hAnsi="Cambria Math"/>
                            </w:rPr>
                            <m:t>δ</m:t>
                          </w:ins>
                        </m:r>
                      </m:e>
                      <m:sub>
                        <m:r>
                          <w:ins w:id="305" w:author="محمد زكريا سيد سيد ابوسبع" w:date="2023-03-31T16:34:00Z">
                            <w:rPr>
                              <w:rFonts w:ascii="Cambria Math" w:hAnsi="Cambria Math"/>
                            </w:rPr>
                            <m:t>r</m:t>
                          </w:ins>
                        </m:r>
                      </m:sub>
                    </m:sSub>
                    <m:r>
                      <w:ins w:id="306" w:author="محمد زكريا سيد سيد ابوسبع" w:date="2023-03-31T16:34:00Z">
                        <w:rPr>
                          <w:rFonts w:ascii="Cambria Math" w:hAnsi="Cambria Math"/>
                        </w:rPr>
                        <m:t>+</m:t>
                      </w:ins>
                    </m:r>
                    <m:sSub>
                      <m:sSubPr>
                        <m:ctrlPr>
                          <w:ins w:id="307" w:author="محمد زكريا سيد سيد ابوسبع" w:date="2023-03-31T16:34:00Z">
                            <w:rPr>
                              <w:rFonts w:ascii="Cambria Math" w:hAnsi="Cambria Math"/>
                              <w:i/>
                            </w:rPr>
                          </w:ins>
                        </m:ctrlPr>
                      </m:sSubPr>
                      <m:e>
                        <m:r>
                          <w:ins w:id="308" w:author="محمد زكريا سيد سيد ابوسبع" w:date="2023-03-31T16:34:00Z">
                            <w:rPr>
                              <w:rFonts w:ascii="Cambria Math" w:hAnsi="Cambria Math"/>
                            </w:rPr>
                            <m:t>N</m:t>
                          </w:ins>
                        </m:r>
                      </m:e>
                      <m:sub>
                        <m:sSub>
                          <m:sSubPr>
                            <m:ctrlPr>
                              <w:ins w:id="309" w:author="محمد زكريا سيد سيد ابوسبع" w:date="2023-03-31T16:34:00Z">
                                <w:rPr>
                                  <w:rFonts w:ascii="Cambria Math" w:hAnsi="Cambria Math"/>
                                  <w:i/>
                                </w:rPr>
                              </w:ins>
                            </m:ctrlPr>
                          </m:sSubPr>
                          <m:e>
                            <m:r>
                              <w:ins w:id="310" w:author="محمد زكريا سيد سيد ابوسبع" w:date="2023-03-31T16:34:00Z">
                                <w:rPr>
                                  <w:rFonts w:ascii="Cambria Math" w:hAnsi="Cambria Math"/>
                                </w:rPr>
                                <m:t>δ</m:t>
                              </w:ins>
                            </m:r>
                          </m:e>
                          <m:sub>
                            <m:r>
                              <w:ins w:id="311" w:author="محمد زكريا سيد سيد ابوسبع" w:date="2023-03-31T16:34:00Z">
                                <w:rPr>
                                  <w:rFonts w:ascii="Cambria Math" w:hAnsi="Cambria Math"/>
                                </w:rPr>
                                <m:t>a</m:t>
                              </w:ins>
                            </m:r>
                          </m:sub>
                        </m:sSub>
                      </m:sub>
                    </m:sSub>
                    <m:r>
                      <w:ins w:id="312" w:author="محمد زكريا سيد سيد ابوسبع" w:date="2023-03-31T16:34:00Z">
                        <w:rPr>
                          <w:rFonts w:ascii="Cambria Math" w:hAnsi="Cambria Math"/>
                        </w:rPr>
                        <m:t xml:space="preserve"> ∆</m:t>
                      </w:ins>
                    </m:r>
                    <m:sSub>
                      <m:sSubPr>
                        <m:ctrlPr>
                          <w:ins w:id="313" w:author="محمد زكريا سيد سيد ابوسبع" w:date="2023-03-31T16:34:00Z">
                            <w:rPr>
                              <w:rFonts w:ascii="Cambria Math" w:hAnsi="Cambria Math"/>
                              <w:i/>
                            </w:rPr>
                          </w:ins>
                        </m:ctrlPr>
                      </m:sSubPr>
                      <m:e>
                        <m:r>
                          <w:ins w:id="314" w:author="محمد زكريا سيد سيد ابوسبع" w:date="2023-03-31T16:34:00Z">
                            <w:rPr>
                              <w:rFonts w:ascii="Cambria Math" w:hAnsi="Cambria Math"/>
                            </w:rPr>
                            <m:t>δ</m:t>
                          </w:ins>
                        </m:r>
                      </m:e>
                      <m:sub>
                        <m:r>
                          <w:ins w:id="315" w:author="محمد زكريا سيد سيد ابوسبع" w:date="2023-03-31T16:34:00Z">
                            <w:rPr>
                              <w:rFonts w:ascii="Cambria Math" w:hAnsi="Cambria Math"/>
                            </w:rPr>
                            <m:t>a</m:t>
                          </w:ins>
                        </m:r>
                      </m:sub>
                    </m:sSub>
                  </m:e>
                </m:d>
              </m:oMath>
            </m:oMathPara>
          </w:p>
        </w:tc>
      </w:tr>
    </w:tbl>
    <w:p w14:paraId="64A89944" w14:textId="77777777" w:rsidR="00E93874" w:rsidRDefault="00E93874" w:rsidP="00E93874">
      <w:pPr>
        <w:ind w:left="0"/>
        <w:rPr>
          <w:ins w:id="316" w:author="محمد زكريا سيد سيد ابوسبع" w:date="2023-03-31T16:34:00Z"/>
          <w:u w:val="single"/>
        </w:rPr>
      </w:pPr>
      <w:ins w:id="317" w:author="محمد زكريا سيد سيد ابوسبع" w:date="2023-03-31T16:34:00Z">
        <w:r>
          <w:rPr>
            <w:u w:val="single"/>
          </w:rPr>
          <w:t>w</w:t>
        </w:r>
        <w:r w:rsidRPr="006F3AA3">
          <w:rPr>
            <w:u w:val="single"/>
          </w:rPr>
          <w:t>here:</w:t>
        </w:r>
      </w:ins>
    </w:p>
    <w:p w14:paraId="330CB0DA" w14:textId="77777777" w:rsidR="00E93874" w:rsidRPr="006F3AA3" w:rsidRDefault="00E93874" w:rsidP="00E93874">
      <w:pPr>
        <w:rPr>
          <w:ins w:id="318" w:author="محمد زكريا سيد سيد ابوسبع" w:date="2023-03-31T16:34:00Z"/>
        </w:rPr>
      </w:pPr>
    </w:p>
    <w:tbl>
      <w:tblPr>
        <w:tblStyle w:val="TableGrid"/>
        <w:tblW w:w="10334" w:type="dxa"/>
        <w:tblInd w:w="-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1590"/>
      </w:tblGrid>
      <w:tr w:rsidR="00E93874" w14:paraId="2F7E5028" w14:textId="77777777" w:rsidTr="00887189">
        <w:trPr>
          <w:trHeight w:val="856"/>
          <w:ins w:id="319" w:author="محمد زكريا سيد سيد ابوسبع" w:date="2023-03-31T16:34:00Z"/>
        </w:trPr>
        <w:tc>
          <w:tcPr>
            <w:tcW w:w="10334" w:type="dxa"/>
            <w:gridSpan w:val="2"/>
          </w:tcPr>
          <w:p w14:paraId="08E96B4C" w14:textId="77777777" w:rsidR="00E93874" w:rsidRPr="00F811DE" w:rsidRDefault="00000000" w:rsidP="00887189">
            <w:pPr>
              <w:pStyle w:val="ListParagraph"/>
              <w:numPr>
                <w:ilvl w:val="0"/>
                <w:numId w:val="20"/>
              </w:numPr>
              <w:ind w:right="0"/>
              <w:jc w:val="left"/>
              <w:rPr>
                <w:ins w:id="320" w:author="محمد زكريا سيد سيد ابوسبع" w:date="2023-03-31T16:34:00Z"/>
                <w:rFonts w:eastAsiaTheme="minorEastAsia"/>
              </w:rPr>
            </w:pPr>
            <m:oMath>
              <m:sSub>
                <m:sSubPr>
                  <m:ctrlPr>
                    <w:ins w:id="321" w:author="محمد زكريا سيد سيد ابوسبع" w:date="2023-03-31T16:34:00Z">
                      <w:rPr>
                        <w:rFonts w:ascii="Cambria Math" w:hAnsi="Cambria Math"/>
                        <w:i/>
                      </w:rPr>
                    </w:ins>
                  </m:ctrlPr>
                </m:sSubPr>
                <m:e>
                  <m:r>
                    <w:ins w:id="322" w:author="محمد زكريا سيد سيد ابوسبع" w:date="2023-03-31T16:34:00Z">
                      <w:rPr>
                        <w:rFonts w:ascii="Cambria Math" w:hAnsi="Cambria Math"/>
                      </w:rPr>
                      <m:t>X</m:t>
                    </w:ins>
                  </m:r>
                </m:e>
                <m:sub>
                  <m:r>
                    <w:ins w:id="323" w:author="محمد زكريا سيد سيد ابوسبع" w:date="2023-03-31T16:34:00Z">
                      <w:rPr>
                        <w:rFonts w:ascii="Cambria Math" w:hAnsi="Cambria Math"/>
                      </w:rPr>
                      <m:t>u</m:t>
                    </w:ins>
                  </m:r>
                </m:sub>
              </m:sSub>
              <m:r>
                <w:ins w:id="324" w:author="محمد زكريا سيد سيد ابوسبع" w:date="2023-03-31T16:34:00Z">
                  <w:rPr>
                    <w:rFonts w:ascii="Cambria Math" w:hAnsi="Cambria Math"/>
                  </w:rPr>
                  <m:t>=</m:t>
                </w:ins>
              </m:r>
              <m:f>
                <m:fPr>
                  <m:type m:val="lin"/>
                  <m:ctrlPr>
                    <w:ins w:id="325" w:author="محمد زكريا سيد سيد ابوسبع" w:date="2023-03-31T16:34:00Z">
                      <w:rPr>
                        <w:rFonts w:ascii="Cambria Math" w:hAnsi="Cambria Math"/>
                        <w:i/>
                      </w:rPr>
                    </w:ins>
                  </m:ctrlPr>
                </m:fPr>
                <m:num>
                  <m:d>
                    <m:dPr>
                      <m:ctrlPr>
                        <w:ins w:id="326" w:author="محمد زكريا سيد سيد ابوسبع" w:date="2023-03-31T16:34:00Z">
                          <w:rPr>
                            <w:rFonts w:ascii="Cambria Math" w:hAnsi="Cambria Math"/>
                            <w:i/>
                          </w:rPr>
                        </w:ins>
                      </m:ctrlPr>
                    </m:dPr>
                    <m:e>
                      <m:f>
                        <m:fPr>
                          <m:type m:val="skw"/>
                          <m:ctrlPr>
                            <w:ins w:id="327" w:author="محمد زكريا سيد سيد ابوسبع" w:date="2023-03-31T16:34:00Z">
                              <w:rPr>
                                <w:rFonts w:ascii="Cambria Math" w:hAnsi="Cambria Math"/>
                                <w:i/>
                              </w:rPr>
                            </w:ins>
                          </m:ctrlPr>
                        </m:fPr>
                        <m:num>
                          <m:r>
                            <w:ins w:id="328" w:author="محمد زكريا سيد سيد ابوسبع" w:date="2023-03-31T16:34:00Z">
                              <w:rPr>
                                <w:rFonts w:ascii="Cambria Math" w:hAnsi="Cambria Math"/>
                              </w:rPr>
                              <m:t>∂X</m:t>
                            </w:ins>
                          </m:r>
                        </m:num>
                        <m:den>
                          <m:r>
                            <w:ins w:id="329" w:author="محمد زكريا سيد سيد ابوسبع" w:date="2023-03-31T16:34:00Z">
                              <w:rPr>
                                <w:rFonts w:ascii="Cambria Math" w:hAnsi="Cambria Math"/>
                              </w:rPr>
                              <m:t>∂u</m:t>
                            </w:ins>
                          </m:r>
                        </m:den>
                      </m:f>
                    </m:e>
                  </m:d>
                </m:num>
                <m:den>
                  <m:r>
                    <w:ins w:id="330" w:author="محمد زكريا سيد سيد ابوسبع" w:date="2023-03-31T16:34:00Z">
                      <w:rPr>
                        <w:rFonts w:ascii="Cambria Math" w:hAnsi="Cambria Math"/>
                      </w:rPr>
                      <m:t>m</m:t>
                    </w:ins>
                  </m:r>
                </m:den>
              </m:f>
            </m:oMath>
            <w:ins w:id="331" w:author="محمد زكريا سيد سيد ابوسبع" w:date="2023-03-31T16:34:00Z">
              <w:r w:rsidR="00E93874" w:rsidRPr="00E929A8">
                <w:rPr>
                  <w:rFonts w:eastAsiaTheme="minorEastAsia"/>
                </w:rPr>
                <w:t>,</w:t>
              </w:r>
            </w:ins>
            <m:oMath>
              <m:r>
                <w:ins w:id="332" w:author="محمد زكريا سيد سيد ابوسبع" w:date="2023-03-31T16:34:00Z">
                  <w:rPr>
                    <w:rFonts w:ascii="Cambria Math" w:eastAsiaTheme="minorEastAsia" w:hAnsi="Cambria Math"/>
                  </w:rPr>
                  <m:t xml:space="preserve"> </m:t>
                </w:ins>
              </m:r>
              <m:sSub>
                <m:sSubPr>
                  <m:ctrlPr>
                    <w:ins w:id="333" w:author="محمد زكريا سيد سيد ابوسبع" w:date="2023-03-31T16:34:00Z">
                      <w:rPr>
                        <w:rFonts w:ascii="Cambria Math" w:hAnsi="Cambria Math"/>
                        <w:i/>
                      </w:rPr>
                    </w:ins>
                  </m:ctrlPr>
                </m:sSubPr>
                <m:e>
                  <m:r>
                    <w:ins w:id="334" w:author="محمد زكريا سيد سيد ابوسبع" w:date="2023-03-31T16:34:00Z">
                      <w:rPr>
                        <w:rFonts w:ascii="Cambria Math" w:hAnsi="Cambria Math"/>
                      </w:rPr>
                      <m:t>X</m:t>
                    </w:ins>
                  </m:r>
                </m:e>
                <m:sub>
                  <m:sSub>
                    <m:sSubPr>
                      <m:ctrlPr>
                        <w:ins w:id="335" w:author="محمد زكريا سيد سيد ابوسبع" w:date="2023-03-31T16:34:00Z">
                          <w:rPr>
                            <w:rFonts w:ascii="Cambria Math" w:hAnsi="Cambria Math"/>
                            <w:i/>
                          </w:rPr>
                        </w:ins>
                      </m:ctrlPr>
                    </m:sSubPr>
                    <m:e>
                      <m:r>
                        <w:ins w:id="336" w:author="محمد زكريا سيد سيد ابوسبع" w:date="2023-03-31T16:34:00Z">
                          <w:rPr>
                            <w:rFonts w:ascii="Cambria Math" w:hAnsi="Cambria Math"/>
                          </w:rPr>
                          <m:t>δ</m:t>
                        </w:ins>
                      </m:r>
                    </m:e>
                    <m:sub>
                      <m:r>
                        <w:ins w:id="337" w:author="محمد زكريا سيد سيد ابوسبع" w:date="2023-03-31T16:34:00Z">
                          <w:rPr>
                            <w:rFonts w:ascii="Cambria Math" w:hAnsi="Cambria Math"/>
                          </w:rPr>
                          <m:t>T</m:t>
                        </w:ins>
                      </m:r>
                    </m:sub>
                  </m:sSub>
                </m:sub>
              </m:sSub>
              <m:r>
                <w:ins w:id="338" w:author="محمد زكريا سيد سيد ابوسبع" w:date="2023-03-31T16:34:00Z">
                  <w:rPr>
                    <w:rFonts w:ascii="Cambria Math" w:hAnsi="Cambria Math"/>
                  </w:rPr>
                  <m:t>=</m:t>
                </w:ins>
              </m:r>
              <m:f>
                <m:fPr>
                  <m:type m:val="lin"/>
                  <m:ctrlPr>
                    <w:ins w:id="339" w:author="محمد زكريا سيد سيد ابوسبع" w:date="2023-03-31T16:34:00Z">
                      <w:rPr>
                        <w:rFonts w:ascii="Cambria Math" w:hAnsi="Cambria Math"/>
                        <w:i/>
                      </w:rPr>
                    </w:ins>
                  </m:ctrlPr>
                </m:fPr>
                <m:num>
                  <m:d>
                    <m:dPr>
                      <m:ctrlPr>
                        <w:ins w:id="340" w:author="محمد زكريا سيد سيد ابوسبع" w:date="2023-03-31T16:34:00Z">
                          <w:rPr>
                            <w:rFonts w:ascii="Cambria Math" w:hAnsi="Cambria Math"/>
                            <w:i/>
                          </w:rPr>
                        </w:ins>
                      </m:ctrlPr>
                    </m:dPr>
                    <m:e>
                      <m:f>
                        <m:fPr>
                          <m:type m:val="skw"/>
                          <m:ctrlPr>
                            <w:ins w:id="341" w:author="محمد زكريا سيد سيد ابوسبع" w:date="2023-03-31T16:34:00Z">
                              <w:rPr>
                                <w:rFonts w:ascii="Cambria Math" w:hAnsi="Cambria Math"/>
                                <w:i/>
                              </w:rPr>
                            </w:ins>
                          </m:ctrlPr>
                        </m:fPr>
                        <m:num>
                          <m:r>
                            <w:ins w:id="342" w:author="محمد زكريا سيد سيد ابوسبع" w:date="2023-03-31T16:34:00Z">
                              <w:rPr>
                                <w:rFonts w:ascii="Cambria Math" w:hAnsi="Cambria Math"/>
                              </w:rPr>
                              <m:t>∂X</m:t>
                            </w:ins>
                          </m:r>
                        </m:num>
                        <m:den>
                          <m:r>
                            <w:ins w:id="343" w:author="محمد زكريا سيد سيد ابوسبع" w:date="2023-03-31T16:34:00Z">
                              <w:rPr>
                                <w:rFonts w:ascii="Cambria Math" w:hAnsi="Cambria Math"/>
                              </w:rPr>
                              <m:t>∂</m:t>
                            </w:ins>
                          </m:r>
                          <m:sSub>
                            <m:sSubPr>
                              <m:ctrlPr>
                                <w:ins w:id="344" w:author="محمد زكريا سيد سيد ابوسبع" w:date="2023-03-31T16:34:00Z">
                                  <w:rPr>
                                    <w:rFonts w:ascii="Cambria Math" w:hAnsi="Cambria Math"/>
                                    <w:i/>
                                  </w:rPr>
                                </w:ins>
                              </m:ctrlPr>
                            </m:sSubPr>
                            <m:e>
                              <m:r>
                                <w:ins w:id="345" w:author="محمد زكريا سيد سيد ابوسبع" w:date="2023-03-31T16:34:00Z">
                                  <w:rPr>
                                    <w:rFonts w:ascii="Cambria Math" w:hAnsi="Cambria Math"/>
                                  </w:rPr>
                                  <m:t>δ</m:t>
                                </w:ins>
                              </m:r>
                            </m:e>
                            <m:sub>
                              <m:r>
                                <w:ins w:id="346" w:author="محمد زكريا سيد سيد ابوسبع" w:date="2023-03-31T16:34:00Z">
                                  <w:rPr>
                                    <w:rFonts w:ascii="Cambria Math" w:hAnsi="Cambria Math"/>
                                  </w:rPr>
                                  <m:t>T</m:t>
                                </w:ins>
                              </m:r>
                            </m:sub>
                          </m:sSub>
                        </m:den>
                      </m:f>
                    </m:e>
                  </m:d>
                </m:num>
                <m:den>
                  <m:r>
                    <w:ins w:id="347" w:author="محمد زكريا سيد سيد ابوسبع" w:date="2023-03-31T16:34:00Z">
                      <w:rPr>
                        <w:rFonts w:ascii="Cambria Math" w:hAnsi="Cambria Math"/>
                      </w:rPr>
                      <m:t>m</m:t>
                    </w:ins>
                  </m:r>
                </m:den>
              </m:f>
            </m:oMath>
            <w:ins w:id="348" w:author="محمد زكريا سيد سيد ابوسبع" w:date="2023-03-31T16:34:00Z">
              <w:r w:rsidR="00E93874" w:rsidRPr="00E929A8">
                <w:rPr>
                  <w:rFonts w:eastAsiaTheme="minorEastAsia"/>
                </w:rPr>
                <w:t xml:space="preserve"> ,</w:t>
              </w:r>
            </w:ins>
            <m:oMath>
              <m:r>
                <w:ins w:id="349" w:author="محمد زكريا سيد سيد ابوسبع" w:date="2023-03-31T16:34:00Z">
                  <w:rPr>
                    <w:rFonts w:ascii="Cambria Math" w:eastAsiaTheme="minorEastAsia" w:hAnsi="Cambria Math"/>
                  </w:rPr>
                  <m:t xml:space="preserve"> </m:t>
                </w:ins>
              </m:r>
              <m:sSub>
                <m:sSubPr>
                  <m:ctrlPr>
                    <w:ins w:id="350" w:author="محمد زكريا سيد سيد ابوسبع" w:date="2023-03-31T16:34:00Z">
                      <w:rPr>
                        <w:rFonts w:ascii="Cambria Math" w:hAnsi="Cambria Math"/>
                        <w:i/>
                      </w:rPr>
                    </w:ins>
                  </m:ctrlPr>
                </m:sSubPr>
                <m:e>
                  <m:r>
                    <w:ins w:id="351" w:author="محمد زكريا سيد سيد ابوسبع" w:date="2023-03-31T16:34:00Z">
                      <w:rPr>
                        <w:rFonts w:ascii="Cambria Math" w:hAnsi="Cambria Math"/>
                      </w:rPr>
                      <m:t>L</m:t>
                    </w:ins>
                  </m:r>
                </m:e>
                <m:sub>
                  <m:r>
                    <w:ins w:id="352" w:author="محمد زكريا سيد سيد ابوسبع" w:date="2023-03-31T16:34:00Z">
                      <w:rPr>
                        <w:rFonts w:ascii="Cambria Math" w:hAnsi="Cambria Math"/>
                      </w:rPr>
                      <m:t>v</m:t>
                    </w:ins>
                  </m:r>
                </m:sub>
              </m:sSub>
              <m:r>
                <w:ins w:id="353" w:author="محمد زكريا سيد سيد ابوسبع" w:date="2023-03-31T16:34:00Z">
                  <w:rPr>
                    <w:rFonts w:ascii="Cambria Math" w:hAnsi="Cambria Math"/>
                  </w:rPr>
                  <m:t>=</m:t>
                </w:ins>
              </m:r>
              <m:f>
                <m:fPr>
                  <m:type m:val="lin"/>
                  <m:ctrlPr>
                    <w:ins w:id="354" w:author="محمد زكريا سيد سيد ابوسبع" w:date="2023-03-31T16:34:00Z">
                      <w:rPr>
                        <w:rFonts w:ascii="Cambria Math" w:hAnsi="Cambria Math"/>
                        <w:i/>
                      </w:rPr>
                    </w:ins>
                  </m:ctrlPr>
                </m:fPr>
                <m:num>
                  <m:d>
                    <m:dPr>
                      <m:ctrlPr>
                        <w:ins w:id="355" w:author="محمد زكريا سيد سيد ابوسبع" w:date="2023-03-31T16:34:00Z">
                          <w:rPr>
                            <w:rFonts w:ascii="Cambria Math" w:hAnsi="Cambria Math"/>
                            <w:i/>
                          </w:rPr>
                        </w:ins>
                      </m:ctrlPr>
                    </m:dPr>
                    <m:e>
                      <m:f>
                        <m:fPr>
                          <m:type m:val="skw"/>
                          <m:ctrlPr>
                            <w:ins w:id="356" w:author="محمد زكريا سيد سيد ابوسبع" w:date="2023-03-31T16:34:00Z">
                              <w:rPr>
                                <w:rFonts w:ascii="Cambria Math" w:hAnsi="Cambria Math"/>
                                <w:i/>
                              </w:rPr>
                            </w:ins>
                          </m:ctrlPr>
                        </m:fPr>
                        <m:num>
                          <m:r>
                            <w:ins w:id="357" w:author="محمد زكريا سيد سيد ابوسبع" w:date="2023-03-31T16:34:00Z">
                              <w:rPr>
                                <w:rFonts w:ascii="Cambria Math" w:hAnsi="Cambria Math"/>
                              </w:rPr>
                              <m:t>∂L</m:t>
                            </w:ins>
                          </m:r>
                        </m:num>
                        <m:den>
                          <m:r>
                            <w:ins w:id="358" w:author="محمد زكريا سيد سيد ابوسبع" w:date="2023-03-31T16:34:00Z">
                              <w:rPr>
                                <w:rFonts w:ascii="Cambria Math" w:hAnsi="Cambria Math"/>
                              </w:rPr>
                              <m:t>∂v</m:t>
                            </w:ins>
                          </m:r>
                        </m:den>
                      </m:f>
                    </m:e>
                  </m:d>
                </m:num>
                <m:den>
                  <m:sSub>
                    <m:sSubPr>
                      <m:ctrlPr>
                        <w:ins w:id="359" w:author="محمد زكريا سيد سيد ابوسبع" w:date="2023-03-31T16:34:00Z">
                          <w:rPr>
                            <w:rFonts w:ascii="Cambria Math" w:hAnsi="Cambria Math"/>
                            <w:i/>
                          </w:rPr>
                        </w:ins>
                      </m:ctrlPr>
                    </m:sSubPr>
                    <m:e>
                      <m:r>
                        <w:ins w:id="360" w:author="محمد زكريا سيد سيد ابوسبع" w:date="2023-03-31T16:34:00Z">
                          <w:rPr>
                            <w:rFonts w:ascii="Cambria Math" w:hAnsi="Cambria Math"/>
                          </w:rPr>
                          <m:t>I</m:t>
                        </w:ins>
                      </m:r>
                    </m:e>
                    <m:sub>
                      <m:r>
                        <w:ins w:id="361" w:author="محمد زكريا سيد سيد ابوسبع" w:date="2023-03-31T16:34:00Z">
                          <w:rPr>
                            <w:rFonts w:ascii="Cambria Math" w:hAnsi="Cambria Math"/>
                          </w:rPr>
                          <m:t>xx</m:t>
                        </w:ins>
                      </m:r>
                    </m:sub>
                  </m:sSub>
                </m:den>
              </m:f>
              <m:r>
                <w:ins w:id="362" w:author="محمد زكريا سيد سيد ابوسبع" w:date="2023-03-31T16:34:00Z">
                  <w:rPr>
                    <w:rFonts w:ascii="Cambria Math" w:hAnsi="Cambria Math"/>
                  </w:rPr>
                  <m:t xml:space="preserve"> </m:t>
                </w:ins>
              </m:r>
            </m:oMath>
            <w:ins w:id="363" w:author="محمد زكريا سيد سيد ابوسبع" w:date="2023-03-31T16:34:00Z">
              <w:r w:rsidR="00E93874" w:rsidRPr="00E929A8">
                <w:rPr>
                  <w:rFonts w:eastAsiaTheme="minorEastAsia"/>
                </w:rPr>
                <w:t xml:space="preserve">, </w:t>
              </w:r>
            </w:ins>
            <m:oMath>
              <m:sSub>
                <m:sSubPr>
                  <m:ctrlPr>
                    <w:ins w:id="364" w:author="محمد زكريا سيد سيد ابوسبع" w:date="2023-03-31T16:34:00Z">
                      <w:rPr>
                        <w:rFonts w:ascii="Cambria Math" w:hAnsi="Cambria Math"/>
                        <w:i/>
                      </w:rPr>
                    </w:ins>
                  </m:ctrlPr>
                </m:sSubPr>
                <m:e>
                  <m:r>
                    <w:ins w:id="365" w:author="محمد زكريا سيد سيد ابوسبع" w:date="2023-03-31T16:34:00Z">
                      <w:rPr>
                        <w:rFonts w:ascii="Cambria Math" w:hAnsi="Cambria Math"/>
                      </w:rPr>
                      <m:t>M</m:t>
                    </w:ins>
                  </m:r>
                </m:e>
                <m:sub>
                  <m:r>
                    <w:ins w:id="366" w:author="محمد زكريا سيد سيد ابوسبع" w:date="2023-03-31T16:34:00Z">
                      <w:rPr>
                        <w:rFonts w:ascii="Cambria Math" w:hAnsi="Cambria Math"/>
                      </w:rPr>
                      <m:t>u</m:t>
                    </w:ins>
                  </m:r>
                </m:sub>
              </m:sSub>
              <m:r>
                <w:ins w:id="367" w:author="محمد زكريا سيد سيد ابوسبع" w:date="2023-03-31T16:34:00Z">
                  <w:rPr>
                    <w:rFonts w:ascii="Cambria Math" w:hAnsi="Cambria Math"/>
                  </w:rPr>
                  <m:t>=</m:t>
                </w:ins>
              </m:r>
              <m:f>
                <m:fPr>
                  <m:type m:val="lin"/>
                  <m:ctrlPr>
                    <w:ins w:id="368" w:author="محمد زكريا سيد سيد ابوسبع" w:date="2023-03-31T16:34:00Z">
                      <w:rPr>
                        <w:rFonts w:ascii="Cambria Math" w:hAnsi="Cambria Math"/>
                        <w:i/>
                      </w:rPr>
                    </w:ins>
                  </m:ctrlPr>
                </m:fPr>
                <m:num>
                  <m:d>
                    <m:dPr>
                      <m:ctrlPr>
                        <w:ins w:id="369" w:author="محمد زكريا سيد سيد ابوسبع" w:date="2023-03-31T16:34:00Z">
                          <w:rPr>
                            <w:rFonts w:ascii="Cambria Math" w:hAnsi="Cambria Math"/>
                            <w:i/>
                          </w:rPr>
                        </w:ins>
                      </m:ctrlPr>
                    </m:dPr>
                    <m:e>
                      <m:f>
                        <m:fPr>
                          <m:type m:val="skw"/>
                          <m:ctrlPr>
                            <w:ins w:id="370" w:author="محمد زكريا سيد سيد ابوسبع" w:date="2023-03-31T16:34:00Z">
                              <w:rPr>
                                <w:rFonts w:ascii="Cambria Math" w:hAnsi="Cambria Math"/>
                                <w:i/>
                              </w:rPr>
                            </w:ins>
                          </m:ctrlPr>
                        </m:fPr>
                        <m:num>
                          <m:r>
                            <w:ins w:id="371" w:author="محمد زكريا سيد سيد ابوسبع" w:date="2023-03-31T16:34:00Z">
                              <w:rPr>
                                <w:rFonts w:ascii="Cambria Math" w:hAnsi="Cambria Math"/>
                              </w:rPr>
                              <m:t>∂M</m:t>
                            </w:ins>
                          </m:r>
                        </m:num>
                        <m:den>
                          <m:r>
                            <w:ins w:id="372" w:author="محمد زكريا سيد سيد ابوسبع" w:date="2023-03-31T16:34:00Z">
                              <w:rPr>
                                <w:rFonts w:ascii="Cambria Math" w:hAnsi="Cambria Math"/>
                              </w:rPr>
                              <m:t>∂u</m:t>
                            </w:ins>
                          </m:r>
                        </m:den>
                      </m:f>
                    </m:e>
                  </m:d>
                </m:num>
                <m:den>
                  <m:sSub>
                    <m:sSubPr>
                      <m:ctrlPr>
                        <w:ins w:id="373" w:author="محمد زكريا سيد سيد ابوسبع" w:date="2023-03-31T16:34:00Z">
                          <w:rPr>
                            <w:rFonts w:ascii="Cambria Math" w:hAnsi="Cambria Math"/>
                            <w:i/>
                          </w:rPr>
                        </w:ins>
                      </m:ctrlPr>
                    </m:sSubPr>
                    <m:e>
                      <m:r>
                        <w:ins w:id="374" w:author="محمد زكريا سيد سيد ابوسبع" w:date="2023-03-31T16:34:00Z">
                          <w:rPr>
                            <w:rFonts w:ascii="Cambria Math" w:hAnsi="Cambria Math"/>
                          </w:rPr>
                          <m:t>I</m:t>
                        </w:ins>
                      </m:r>
                    </m:e>
                    <m:sub>
                      <m:r>
                        <w:ins w:id="375" w:author="محمد زكريا سيد سيد ابوسبع" w:date="2023-03-31T16:34:00Z">
                          <w:rPr>
                            <w:rFonts w:ascii="Cambria Math" w:hAnsi="Cambria Math"/>
                          </w:rPr>
                          <m:t>yy</m:t>
                        </w:ins>
                      </m:r>
                    </m:sub>
                  </m:sSub>
                </m:den>
              </m:f>
              <m:r>
                <w:ins w:id="376" w:author="محمد زكريا سيد سيد ابوسبع" w:date="2023-03-31T16:34:00Z">
                  <w:rPr>
                    <w:rFonts w:ascii="Cambria Math" w:hAnsi="Cambria Math"/>
                  </w:rPr>
                  <m:t xml:space="preserve"> </m:t>
                </w:ins>
              </m:r>
            </m:oMath>
            <w:ins w:id="377" w:author="محمد زكريا سيد سيد ابوسبع" w:date="2023-03-31T16:34:00Z">
              <w:r w:rsidR="00E93874" w:rsidRPr="00F811DE">
                <w:rPr>
                  <w:rFonts w:eastAsiaTheme="minorEastAsia"/>
                </w:rPr>
                <w:t xml:space="preserve">… </w:t>
              </w:r>
            </w:ins>
          </w:p>
          <w:p w14:paraId="7DC5FCC0" w14:textId="77777777" w:rsidR="00E93874" w:rsidRPr="008F1CC8" w:rsidRDefault="00E93874" w:rsidP="00887189">
            <w:pPr>
              <w:pStyle w:val="ListParagraph"/>
              <w:numPr>
                <w:ilvl w:val="0"/>
                <w:numId w:val="20"/>
              </w:numPr>
              <w:ind w:right="0"/>
              <w:jc w:val="left"/>
              <w:rPr>
                <w:ins w:id="378" w:author="محمد زكريا سيد سيد ابوسبع" w:date="2023-03-31T16:34:00Z"/>
                <w:rFonts w:ascii="Calibri" w:eastAsia="Times New Roman" w:hAnsi="Calibri" w:cs="Arial"/>
              </w:rPr>
            </w:pPr>
            <m:oMath>
              <m:r>
                <w:ins w:id="379" w:author="محمد زكريا سيد سيد ابوسبع" w:date="2023-03-31T16:34:00Z">
                  <w:rPr>
                    <w:rFonts w:ascii="Cambria Math" w:hAnsi="Cambria Math"/>
                  </w:rPr>
                  <m:t>∆</m:t>
                </w:ins>
              </m:r>
              <m:sSub>
                <m:sSubPr>
                  <m:ctrlPr>
                    <w:ins w:id="380" w:author="محمد زكريا سيد سيد ابوسبع" w:date="2023-03-31T16:34:00Z">
                      <w:rPr>
                        <w:rFonts w:ascii="Cambria Math" w:hAnsi="Cambria Math"/>
                        <w:i/>
                      </w:rPr>
                    </w:ins>
                  </m:ctrlPr>
                </m:sSubPr>
                <m:e>
                  <m:r>
                    <w:ins w:id="381" w:author="محمد زكريا سيد سيد ابوسبع" w:date="2023-03-31T16:34:00Z">
                      <w:rPr>
                        <w:rFonts w:ascii="Cambria Math" w:hAnsi="Cambria Math"/>
                      </w:rPr>
                      <m:t>δ</m:t>
                    </w:ins>
                  </m:r>
                </m:e>
                <m:sub>
                  <m:r>
                    <w:ins w:id="382" w:author="محمد زكريا سيد سيد ابوسبع" w:date="2023-03-31T16:34:00Z">
                      <w:rPr>
                        <w:rFonts w:ascii="Cambria Math" w:hAnsi="Cambria Math"/>
                      </w:rPr>
                      <m:t>a</m:t>
                    </w:ins>
                  </m:r>
                </m:sub>
              </m:sSub>
              <m:r>
                <w:ins w:id="383" w:author="محمد زكريا سيد سيد ابوسبع" w:date="2023-03-31T16:34:00Z">
                  <w:rPr>
                    <w:rFonts w:ascii="Cambria Math" w:hAnsi="Cambria Math"/>
                  </w:rPr>
                  <m:t>, ∆</m:t>
                </w:ins>
              </m:r>
              <m:sSub>
                <m:sSubPr>
                  <m:ctrlPr>
                    <w:ins w:id="384" w:author="محمد زكريا سيد سيد ابوسبع" w:date="2023-03-31T16:34:00Z">
                      <w:rPr>
                        <w:rFonts w:ascii="Cambria Math" w:hAnsi="Cambria Math"/>
                        <w:i/>
                      </w:rPr>
                    </w:ins>
                  </m:ctrlPr>
                </m:sSubPr>
                <m:e>
                  <m:r>
                    <w:ins w:id="385" w:author="محمد زكريا سيد سيد ابوسبع" w:date="2023-03-31T16:34:00Z">
                      <w:rPr>
                        <w:rFonts w:ascii="Cambria Math" w:hAnsi="Cambria Math"/>
                      </w:rPr>
                      <m:t>δ</m:t>
                    </w:ins>
                  </m:r>
                </m:e>
                <m:sub>
                  <m:r>
                    <w:ins w:id="386" w:author="محمد زكريا سيد سيد ابوسبع" w:date="2023-03-31T16:34:00Z">
                      <w:rPr>
                        <w:rFonts w:ascii="Cambria Math" w:hAnsi="Cambria Math"/>
                      </w:rPr>
                      <m:t>r</m:t>
                    </w:ins>
                  </m:r>
                </m:sub>
              </m:sSub>
              <m:r>
                <w:ins w:id="387" w:author="محمد زكريا سيد سيد ابوسبع" w:date="2023-03-31T16:34:00Z">
                  <w:rPr>
                    <w:rFonts w:ascii="Cambria Math" w:hAnsi="Cambria Math"/>
                  </w:rPr>
                  <m:t>, ∆</m:t>
                </w:ins>
              </m:r>
              <m:sSub>
                <m:sSubPr>
                  <m:ctrlPr>
                    <w:ins w:id="388" w:author="محمد زكريا سيد سيد ابوسبع" w:date="2023-03-31T16:34:00Z">
                      <w:rPr>
                        <w:rFonts w:ascii="Cambria Math" w:hAnsi="Cambria Math"/>
                        <w:i/>
                      </w:rPr>
                    </w:ins>
                  </m:ctrlPr>
                </m:sSubPr>
                <m:e>
                  <m:r>
                    <w:ins w:id="389" w:author="محمد زكريا سيد سيد ابوسبع" w:date="2023-03-31T16:34:00Z">
                      <w:rPr>
                        <w:rFonts w:ascii="Cambria Math" w:hAnsi="Cambria Math"/>
                      </w:rPr>
                      <m:t>δ</m:t>
                    </w:ins>
                  </m:r>
                </m:e>
                <m:sub>
                  <m:r>
                    <w:ins w:id="390" w:author="محمد زكريا سيد سيد ابوسبع" w:date="2023-03-31T16:34:00Z">
                      <w:rPr>
                        <w:rFonts w:ascii="Cambria Math" w:hAnsi="Cambria Math"/>
                      </w:rPr>
                      <m:t>e</m:t>
                    </w:ins>
                  </m:r>
                </m:sub>
              </m:sSub>
              <m:r>
                <w:ins w:id="391" w:author="محمد زكريا سيد سيد ابوسبع" w:date="2023-03-31T16:34:00Z">
                  <w:rPr>
                    <w:rFonts w:ascii="Cambria Math" w:hAnsi="Cambria Math"/>
                  </w:rPr>
                  <m:t>, ∆</m:t>
                </w:ins>
              </m:r>
              <m:sSub>
                <m:sSubPr>
                  <m:ctrlPr>
                    <w:ins w:id="392" w:author="محمد زكريا سيد سيد ابوسبع" w:date="2023-03-31T16:34:00Z">
                      <w:rPr>
                        <w:rFonts w:ascii="Cambria Math" w:hAnsi="Cambria Math"/>
                        <w:i/>
                      </w:rPr>
                    </w:ins>
                  </m:ctrlPr>
                </m:sSubPr>
                <m:e>
                  <m:r>
                    <w:ins w:id="393" w:author="محمد زكريا سيد سيد ابوسبع" w:date="2023-03-31T16:34:00Z">
                      <w:rPr>
                        <w:rFonts w:ascii="Cambria Math" w:hAnsi="Cambria Math"/>
                      </w:rPr>
                      <m:t>δ</m:t>
                    </w:ins>
                  </m:r>
                </m:e>
                <m:sub>
                  <m:r>
                    <w:ins w:id="394" w:author="محمد زكريا سيد سيد ابوسبع" w:date="2023-03-31T16:34:00Z">
                      <w:rPr>
                        <w:rFonts w:ascii="Cambria Math" w:hAnsi="Cambria Math"/>
                      </w:rPr>
                      <m:t>T</m:t>
                    </w:ins>
                  </m:r>
                </m:sub>
              </m:sSub>
            </m:oMath>
            <w:ins w:id="395" w:author="محمد زكريا سيد سيد ابوسبع" w:date="2023-03-31T16:34:00Z">
              <w:r>
                <w:rPr>
                  <w:rFonts w:ascii="Calibri" w:eastAsia="Times New Roman" w:hAnsi="Calibri" w:cs="Arial"/>
                </w:rPr>
                <w:t xml:space="preserve"> are the change in aileron, rudder, elevator angles &amp; throttle setting (thrust)</w:t>
              </w:r>
            </w:ins>
          </w:p>
        </w:tc>
      </w:tr>
      <w:tr w:rsidR="00E93874" w14:paraId="747407E4" w14:textId="77777777" w:rsidTr="00887189">
        <w:trPr>
          <w:trHeight w:val="1126"/>
          <w:ins w:id="396" w:author="محمد زكريا سيد سيد ابوسبع" w:date="2023-03-31T16:34:00Z"/>
        </w:trPr>
        <w:tc>
          <w:tcPr>
            <w:tcW w:w="8744" w:type="dxa"/>
          </w:tcPr>
          <w:p w14:paraId="1BD5D27E" w14:textId="77777777" w:rsidR="00E93874" w:rsidRDefault="00E93874" w:rsidP="00887189">
            <w:pPr>
              <w:pStyle w:val="ListParagraph"/>
              <w:numPr>
                <w:ilvl w:val="0"/>
                <w:numId w:val="20"/>
              </w:numPr>
              <w:ind w:right="0"/>
              <w:jc w:val="left"/>
              <w:rPr>
                <w:ins w:id="397" w:author="محمد زكريا سيد سيد ابوسبع" w:date="2023-03-31T16:34:00Z"/>
              </w:rPr>
            </w:pPr>
            <w:ins w:id="398" w:author="محمد زكريا سيد سيد ابوسبع" w:date="2023-03-31T16:34:00Z">
              <w:r>
                <w:t>IC’s that came from applying the equilibrium equations at steady flight condition:</w:t>
              </w:r>
            </w:ins>
          </w:p>
          <w:p w14:paraId="74F8FBF2" w14:textId="77777777" w:rsidR="00E93874" w:rsidRDefault="00E93874" w:rsidP="00887189">
            <w:pPr>
              <w:rPr>
                <w:ins w:id="399" w:author="محمد زكريا سيد سيد ابوسبع" w:date="2023-03-31T16:34:00Z"/>
              </w:rPr>
            </w:pPr>
          </w:p>
          <w:p w14:paraId="0EE65A65" w14:textId="77777777" w:rsidR="00E93874" w:rsidRPr="008F1CC8" w:rsidRDefault="00000000" w:rsidP="00887189">
            <w:pPr>
              <w:rPr>
                <w:ins w:id="400" w:author="محمد زكريا سيد سيد ابوسبع" w:date="2023-03-31T16:34:00Z"/>
                <w:rFonts w:eastAsiaTheme="minorEastAsia"/>
              </w:rPr>
            </w:pPr>
            <m:oMathPara>
              <m:oMath>
                <m:d>
                  <m:dPr>
                    <m:begChr m:val="{"/>
                    <m:endChr m:val="}"/>
                    <m:ctrlPr>
                      <w:ins w:id="401" w:author="محمد زكريا سيد سيد ابوسبع" w:date="2023-03-31T16:34:00Z">
                        <w:rPr>
                          <w:rFonts w:ascii="Cambria Math" w:hAnsi="Cambria Math"/>
                          <w:i/>
                        </w:rPr>
                      </w:ins>
                    </m:ctrlPr>
                  </m:dPr>
                  <m:e>
                    <m:eqArr>
                      <m:eqArrPr>
                        <m:ctrlPr>
                          <w:ins w:id="402" w:author="محمد زكريا سيد سيد ابوسبع" w:date="2023-03-31T16:34:00Z">
                            <w:rPr>
                              <w:rFonts w:ascii="Cambria Math" w:hAnsi="Cambria Math"/>
                              <w:i/>
                            </w:rPr>
                          </w:ins>
                        </m:ctrlPr>
                      </m:eqArrPr>
                      <m:e>
                        <m:sSub>
                          <m:sSubPr>
                            <m:ctrlPr>
                              <w:ins w:id="403" w:author="محمد زكريا سيد سيد ابوسبع" w:date="2023-03-31T16:34:00Z">
                                <w:rPr>
                                  <w:rFonts w:ascii="Cambria Math" w:hAnsi="Cambria Math"/>
                                  <w:i/>
                                </w:rPr>
                              </w:ins>
                            </m:ctrlPr>
                          </m:sSubPr>
                          <m:e>
                            <m:r>
                              <w:ins w:id="404" w:author="محمد زكريا سيد سيد ابوسبع" w:date="2023-03-31T16:34:00Z">
                                <w:rPr>
                                  <w:rFonts w:ascii="Cambria Math" w:hAnsi="Cambria Math"/>
                                </w:rPr>
                                <m:t>X</m:t>
                              </w:ins>
                            </m:r>
                          </m:e>
                          <m:sub>
                            <m:r>
                              <w:ins w:id="405" w:author="محمد زكريا سيد سيد ابوسبع" w:date="2023-03-31T16:34:00Z">
                                <w:rPr>
                                  <w:rFonts w:ascii="Cambria Math" w:hAnsi="Cambria Math"/>
                                </w:rPr>
                                <m:t>o</m:t>
                              </w:ins>
                            </m:r>
                          </m:sub>
                        </m:sSub>
                      </m:e>
                      <m:e>
                        <m:sSub>
                          <m:sSubPr>
                            <m:ctrlPr>
                              <w:ins w:id="406" w:author="محمد زكريا سيد سيد ابوسبع" w:date="2023-03-31T16:34:00Z">
                                <w:rPr>
                                  <w:rFonts w:ascii="Cambria Math" w:hAnsi="Cambria Math"/>
                                  <w:i/>
                                </w:rPr>
                              </w:ins>
                            </m:ctrlPr>
                          </m:sSubPr>
                          <m:e>
                            <m:r>
                              <w:ins w:id="407" w:author="محمد زكريا سيد سيد ابوسبع" w:date="2023-03-31T16:34:00Z">
                                <w:rPr>
                                  <w:rFonts w:ascii="Cambria Math" w:hAnsi="Cambria Math"/>
                                </w:rPr>
                                <m:t>Y</m:t>
                              </w:ins>
                            </m:r>
                          </m:e>
                          <m:sub>
                            <m:r>
                              <w:ins w:id="408" w:author="محمد زكريا سيد سيد ابوسبع" w:date="2023-03-31T16:34:00Z">
                                <w:rPr>
                                  <w:rFonts w:ascii="Cambria Math" w:hAnsi="Cambria Math"/>
                                </w:rPr>
                                <m:t>o</m:t>
                              </w:ins>
                            </m:r>
                          </m:sub>
                        </m:sSub>
                        <m:ctrlPr>
                          <w:ins w:id="409" w:author="محمد زكريا سيد سيد ابوسبع" w:date="2023-03-31T16:34:00Z">
                            <w:rPr>
                              <w:rFonts w:ascii="Cambria Math" w:eastAsia="Cambria Math" w:hAnsi="Cambria Math" w:cs="Cambria Math"/>
                              <w:i/>
                            </w:rPr>
                          </w:ins>
                        </m:ctrlPr>
                      </m:e>
                      <m:e>
                        <m:sSub>
                          <m:sSubPr>
                            <m:ctrlPr>
                              <w:ins w:id="410" w:author="محمد زكريا سيد سيد ابوسبع" w:date="2023-03-31T16:34:00Z">
                                <w:rPr>
                                  <w:rFonts w:ascii="Cambria Math" w:hAnsi="Cambria Math"/>
                                  <w:i/>
                                </w:rPr>
                              </w:ins>
                            </m:ctrlPr>
                          </m:sSubPr>
                          <m:e>
                            <m:r>
                              <w:ins w:id="411" w:author="محمد زكريا سيد سيد ابوسبع" w:date="2023-03-31T16:34:00Z">
                                <w:rPr>
                                  <w:rFonts w:ascii="Cambria Math" w:hAnsi="Cambria Math"/>
                                </w:rPr>
                                <m:t>Z</m:t>
                              </w:ins>
                            </m:r>
                          </m:e>
                          <m:sub>
                            <m:r>
                              <w:ins w:id="412" w:author="محمد زكريا سيد سيد ابوسبع" w:date="2023-03-31T16:34:00Z">
                                <w:rPr>
                                  <w:rFonts w:ascii="Cambria Math" w:hAnsi="Cambria Math"/>
                                </w:rPr>
                                <m:t>o</m:t>
                              </w:ins>
                            </m:r>
                          </m:sub>
                        </m:sSub>
                      </m:e>
                    </m:eqArr>
                  </m:e>
                </m:d>
                <m:r>
                  <w:ins w:id="413" w:author="محمد زكريا سيد سيد ابوسبع" w:date="2023-03-31T16:34:00Z">
                    <w:rPr>
                      <w:rFonts w:ascii="Cambria Math" w:hAnsi="Cambria Math"/>
                    </w:rPr>
                    <m:t xml:space="preserve">= </m:t>
                  </w:ins>
                </m:r>
                <m:d>
                  <m:dPr>
                    <m:begChr m:val="{"/>
                    <m:endChr m:val="}"/>
                    <m:ctrlPr>
                      <w:ins w:id="414" w:author="محمد زكريا سيد سيد ابوسبع" w:date="2023-03-31T16:34:00Z">
                        <w:rPr>
                          <w:rFonts w:ascii="Cambria Math" w:hAnsi="Cambria Math"/>
                          <w:i/>
                        </w:rPr>
                      </w:ins>
                    </m:ctrlPr>
                  </m:dPr>
                  <m:e>
                    <m:eqArr>
                      <m:eqArrPr>
                        <m:ctrlPr>
                          <w:ins w:id="415" w:author="محمد زكريا سيد سيد ابوسبع" w:date="2023-03-31T16:34:00Z">
                            <w:rPr>
                              <w:rFonts w:ascii="Cambria Math" w:hAnsi="Cambria Math"/>
                              <w:i/>
                            </w:rPr>
                          </w:ins>
                        </m:ctrlPr>
                      </m:eqArrPr>
                      <m:e>
                        <m:r>
                          <w:ins w:id="416" w:author="محمد زكريا سيد سيد ابوسبع" w:date="2023-03-31T16:34:00Z">
                            <w:rPr>
                              <w:rFonts w:ascii="Cambria Math" w:hAnsi="Cambria Math"/>
                            </w:rPr>
                            <m:t>mg</m:t>
                          </w:ins>
                        </m:r>
                        <m:sSub>
                          <m:sSubPr>
                            <m:ctrlPr>
                              <w:ins w:id="417" w:author="محمد زكريا سيد سيد ابوسبع" w:date="2023-03-31T16:34:00Z">
                                <w:rPr>
                                  <w:rFonts w:ascii="Cambria Math" w:hAnsi="Cambria Math"/>
                                  <w:i/>
                                </w:rPr>
                              </w:ins>
                            </m:ctrlPr>
                          </m:sSubPr>
                          <m:e>
                            <m:r>
                              <w:ins w:id="418" w:author="محمد زكريا سيد سيد ابوسبع" w:date="2023-03-31T16:34:00Z">
                                <w:rPr>
                                  <w:rFonts w:ascii="Cambria Math" w:hAnsi="Cambria Math"/>
                                </w:rPr>
                                <m:t>S</m:t>
                              </w:ins>
                            </m:r>
                          </m:e>
                          <m:sub>
                            <m:sSub>
                              <m:sSubPr>
                                <m:ctrlPr>
                                  <w:ins w:id="419" w:author="محمد زكريا سيد سيد ابوسبع" w:date="2023-03-31T16:34:00Z">
                                    <w:rPr>
                                      <w:rFonts w:ascii="Cambria Math" w:hAnsi="Cambria Math"/>
                                      <w:i/>
                                    </w:rPr>
                                  </w:ins>
                                </m:ctrlPr>
                              </m:sSubPr>
                              <m:e>
                                <m:r>
                                  <w:ins w:id="420" w:author="محمد زكريا سيد سيد ابوسبع" w:date="2023-03-31T16:34:00Z">
                                    <w:rPr>
                                      <w:rFonts w:ascii="Cambria Math" w:hAnsi="Cambria Math"/>
                                    </w:rPr>
                                    <m:t>θ</m:t>
                                  </w:ins>
                                </m:r>
                              </m:e>
                              <m:sub>
                                <m:r>
                                  <w:ins w:id="421" w:author="محمد زكريا سيد سيد ابوسبع" w:date="2023-03-31T16:34:00Z">
                                    <w:rPr>
                                      <w:rFonts w:ascii="Cambria Math" w:hAnsi="Cambria Math"/>
                                    </w:rPr>
                                    <m:t>o</m:t>
                                  </w:ins>
                                </m:r>
                              </m:sub>
                            </m:sSub>
                          </m:sub>
                        </m:sSub>
                      </m:e>
                      <m:e>
                        <m:r>
                          <w:ins w:id="422" w:author="محمد زكريا سيد سيد ابوسبع" w:date="2023-03-31T16:34:00Z">
                            <w:rPr>
                              <w:rFonts w:ascii="Cambria Math" w:hAnsi="Cambria Math"/>
                            </w:rPr>
                            <m:t>- mg</m:t>
                          </w:ins>
                        </m:r>
                        <m:sSub>
                          <m:sSubPr>
                            <m:ctrlPr>
                              <w:ins w:id="423" w:author="محمد زكريا سيد سيد ابوسبع" w:date="2023-03-31T16:34:00Z">
                                <w:rPr>
                                  <w:rFonts w:ascii="Cambria Math" w:hAnsi="Cambria Math"/>
                                  <w:i/>
                                </w:rPr>
                              </w:ins>
                            </m:ctrlPr>
                          </m:sSubPr>
                          <m:e>
                            <m:r>
                              <w:ins w:id="424" w:author="محمد زكريا سيد سيد ابوسبع" w:date="2023-03-31T16:34:00Z">
                                <w:rPr>
                                  <w:rFonts w:ascii="Cambria Math" w:hAnsi="Cambria Math"/>
                                </w:rPr>
                                <m:t>C</m:t>
                              </w:ins>
                            </m:r>
                          </m:e>
                          <m:sub>
                            <m:sSub>
                              <m:sSubPr>
                                <m:ctrlPr>
                                  <w:ins w:id="425" w:author="محمد زكريا سيد سيد ابوسبع" w:date="2023-03-31T16:34:00Z">
                                    <w:rPr>
                                      <w:rFonts w:ascii="Cambria Math" w:hAnsi="Cambria Math"/>
                                      <w:i/>
                                    </w:rPr>
                                  </w:ins>
                                </m:ctrlPr>
                              </m:sSubPr>
                              <m:e>
                                <m:r>
                                  <w:ins w:id="426" w:author="محمد زكريا سيد سيد ابوسبع" w:date="2023-03-31T16:34:00Z">
                                    <w:rPr>
                                      <w:rFonts w:ascii="Cambria Math" w:hAnsi="Cambria Math"/>
                                    </w:rPr>
                                    <m:t>θ</m:t>
                                  </w:ins>
                                </m:r>
                              </m:e>
                              <m:sub>
                                <m:r>
                                  <w:ins w:id="427" w:author="محمد زكريا سيد سيد ابوسبع" w:date="2023-03-31T16:34:00Z">
                                    <w:rPr>
                                      <w:rFonts w:ascii="Cambria Math" w:hAnsi="Cambria Math"/>
                                    </w:rPr>
                                    <m:t>o</m:t>
                                  </w:ins>
                                </m:r>
                              </m:sub>
                            </m:sSub>
                          </m:sub>
                        </m:sSub>
                        <m:sSub>
                          <m:sSubPr>
                            <m:ctrlPr>
                              <w:ins w:id="428" w:author="محمد زكريا سيد سيد ابوسبع" w:date="2023-03-31T16:34:00Z">
                                <w:rPr>
                                  <w:rFonts w:ascii="Cambria Math" w:hAnsi="Cambria Math"/>
                                  <w:i/>
                                </w:rPr>
                              </w:ins>
                            </m:ctrlPr>
                          </m:sSubPr>
                          <m:e>
                            <m:r>
                              <w:ins w:id="429" w:author="محمد زكريا سيد سيد ابوسبع" w:date="2023-03-31T16:34:00Z">
                                <w:rPr>
                                  <w:rFonts w:ascii="Cambria Math" w:hAnsi="Cambria Math"/>
                                </w:rPr>
                                <m:t>S</m:t>
                              </w:ins>
                            </m:r>
                          </m:e>
                          <m:sub>
                            <m:sSub>
                              <m:sSubPr>
                                <m:ctrlPr>
                                  <w:ins w:id="430" w:author="محمد زكريا سيد سيد ابوسبع" w:date="2023-03-31T16:34:00Z">
                                    <w:rPr>
                                      <w:rFonts w:ascii="Cambria Math" w:hAnsi="Cambria Math"/>
                                      <w:i/>
                                    </w:rPr>
                                  </w:ins>
                                </m:ctrlPr>
                              </m:sSubPr>
                              <m:e>
                                <m:r>
                                  <w:ins w:id="431" w:author="محمد زكريا سيد سيد ابوسبع" w:date="2023-03-31T16:34:00Z">
                                    <w:rPr>
                                      <w:rFonts w:ascii="Cambria Math" w:hAnsi="Cambria Math"/>
                                    </w:rPr>
                                    <m:t>φ</m:t>
                                  </w:ins>
                                </m:r>
                              </m:e>
                              <m:sub>
                                <m:r>
                                  <w:ins w:id="432" w:author="محمد زكريا سيد سيد ابوسبع" w:date="2023-03-31T16:34:00Z">
                                    <w:rPr>
                                      <w:rFonts w:ascii="Cambria Math" w:hAnsi="Cambria Math"/>
                                    </w:rPr>
                                    <m:t>o</m:t>
                                  </w:ins>
                                </m:r>
                              </m:sub>
                            </m:sSub>
                          </m:sub>
                        </m:sSub>
                        <m:ctrlPr>
                          <w:ins w:id="433" w:author="محمد زكريا سيد سيد ابوسبع" w:date="2023-03-31T16:34:00Z">
                            <w:rPr>
                              <w:rFonts w:ascii="Cambria Math" w:eastAsia="Cambria Math" w:hAnsi="Cambria Math" w:cs="Cambria Math"/>
                              <w:i/>
                            </w:rPr>
                          </w:ins>
                        </m:ctrlPr>
                      </m:e>
                      <m:e>
                        <m:r>
                          <w:ins w:id="434" w:author="محمد زكريا سيد سيد ابوسبع" w:date="2023-03-31T16:34:00Z">
                            <w:rPr>
                              <w:rFonts w:ascii="Cambria Math" w:eastAsia="Cambria Math" w:hAnsi="Cambria Math" w:cs="Cambria Math"/>
                            </w:rPr>
                            <m:t>- mg</m:t>
                          </w:ins>
                        </m:r>
                        <m:sSub>
                          <m:sSubPr>
                            <m:ctrlPr>
                              <w:ins w:id="435" w:author="محمد زكريا سيد سيد ابوسبع" w:date="2023-03-31T16:34:00Z">
                                <w:rPr>
                                  <w:rFonts w:ascii="Cambria Math" w:hAnsi="Cambria Math"/>
                                  <w:i/>
                                </w:rPr>
                              </w:ins>
                            </m:ctrlPr>
                          </m:sSubPr>
                          <m:e>
                            <m:r>
                              <w:ins w:id="436" w:author="محمد زكريا سيد سيد ابوسبع" w:date="2023-03-31T16:34:00Z">
                                <w:rPr>
                                  <w:rFonts w:ascii="Cambria Math" w:hAnsi="Cambria Math"/>
                                </w:rPr>
                                <m:t>C</m:t>
                              </w:ins>
                            </m:r>
                          </m:e>
                          <m:sub>
                            <m:sSub>
                              <m:sSubPr>
                                <m:ctrlPr>
                                  <w:ins w:id="437" w:author="محمد زكريا سيد سيد ابوسبع" w:date="2023-03-31T16:34:00Z">
                                    <w:rPr>
                                      <w:rFonts w:ascii="Cambria Math" w:hAnsi="Cambria Math"/>
                                      <w:i/>
                                    </w:rPr>
                                  </w:ins>
                                </m:ctrlPr>
                              </m:sSubPr>
                              <m:e>
                                <m:r>
                                  <w:ins w:id="438" w:author="محمد زكريا سيد سيد ابوسبع" w:date="2023-03-31T16:34:00Z">
                                    <w:rPr>
                                      <w:rFonts w:ascii="Cambria Math" w:hAnsi="Cambria Math"/>
                                    </w:rPr>
                                    <m:t>θ</m:t>
                                  </w:ins>
                                </m:r>
                              </m:e>
                              <m:sub>
                                <m:r>
                                  <w:ins w:id="439" w:author="محمد زكريا سيد سيد ابوسبع" w:date="2023-03-31T16:34:00Z">
                                    <w:rPr>
                                      <w:rFonts w:ascii="Cambria Math" w:hAnsi="Cambria Math"/>
                                    </w:rPr>
                                    <m:t>o</m:t>
                                  </w:ins>
                                </m:r>
                              </m:sub>
                            </m:sSub>
                          </m:sub>
                        </m:sSub>
                        <m:sSub>
                          <m:sSubPr>
                            <m:ctrlPr>
                              <w:ins w:id="440" w:author="محمد زكريا سيد سيد ابوسبع" w:date="2023-03-31T16:34:00Z">
                                <w:rPr>
                                  <w:rFonts w:ascii="Cambria Math" w:hAnsi="Cambria Math"/>
                                  <w:i/>
                                </w:rPr>
                              </w:ins>
                            </m:ctrlPr>
                          </m:sSubPr>
                          <m:e>
                            <m:r>
                              <w:ins w:id="441" w:author="محمد زكريا سيد سيد ابوسبع" w:date="2023-03-31T16:34:00Z">
                                <w:rPr>
                                  <w:rFonts w:ascii="Cambria Math" w:hAnsi="Cambria Math"/>
                                </w:rPr>
                                <m:t>C</m:t>
                              </w:ins>
                            </m:r>
                          </m:e>
                          <m:sub>
                            <m:sSub>
                              <m:sSubPr>
                                <m:ctrlPr>
                                  <w:ins w:id="442" w:author="محمد زكريا سيد سيد ابوسبع" w:date="2023-03-31T16:34:00Z">
                                    <w:rPr>
                                      <w:rFonts w:ascii="Cambria Math" w:hAnsi="Cambria Math"/>
                                      <w:i/>
                                    </w:rPr>
                                  </w:ins>
                                </m:ctrlPr>
                              </m:sSubPr>
                              <m:e>
                                <m:r>
                                  <w:ins w:id="443" w:author="محمد زكريا سيد سيد ابوسبع" w:date="2023-03-31T16:34:00Z">
                                    <w:rPr>
                                      <w:rFonts w:ascii="Cambria Math" w:hAnsi="Cambria Math"/>
                                    </w:rPr>
                                    <m:t>φ</m:t>
                                  </w:ins>
                                </m:r>
                              </m:e>
                              <m:sub>
                                <m:r>
                                  <w:ins w:id="444" w:author="محمد زكريا سيد سيد ابوسبع" w:date="2023-03-31T16:34:00Z">
                                    <w:rPr>
                                      <w:rFonts w:ascii="Cambria Math" w:hAnsi="Cambria Math"/>
                                    </w:rPr>
                                    <m:t>o</m:t>
                                  </w:ins>
                                </m:r>
                              </m:sub>
                            </m:sSub>
                          </m:sub>
                        </m:sSub>
                      </m:e>
                    </m:eqArr>
                  </m:e>
                </m:d>
                <m:r>
                  <w:ins w:id="445" w:author="محمد زكريا سيد سيد ابوسبع" w:date="2023-03-31T16:34:00Z">
                    <w:rPr>
                      <w:rFonts w:ascii="Cambria Math" w:eastAsiaTheme="minorEastAsia" w:hAnsi="Cambria Math"/>
                    </w:rPr>
                    <m:t>=</m:t>
                  </w:ins>
                </m:r>
                <m:d>
                  <m:dPr>
                    <m:begChr m:val="{"/>
                    <m:endChr m:val="}"/>
                    <m:ctrlPr>
                      <w:ins w:id="446" w:author="محمد زكريا سيد سيد ابوسبع" w:date="2023-03-31T16:34:00Z">
                        <w:rPr>
                          <w:rFonts w:ascii="Cambria Math" w:hAnsi="Cambria Math"/>
                          <w:i/>
                        </w:rPr>
                      </w:ins>
                    </m:ctrlPr>
                  </m:dPr>
                  <m:e>
                    <m:eqArr>
                      <m:eqArrPr>
                        <m:ctrlPr>
                          <w:ins w:id="447" w:author="محمد زكريا سيد سيد ابوسبع" w:date="2023-03-31T16:34:00Z">
                            <w:rPr>
                              <w:rFonts w:ascii="Cambria Math" w:hAnsi="Cambria Math"/>
                              <w:i/>
                            </w:rPr>
                          </w:ins>
                        </m:ctrlPr>
                      </m:eqArrPr>
                      <m:e>
                        <m:r>
                          <w:ins w:id="448" w:author="محمد زكريا سيد سيد ابوسبع" w:date="2023-03-31T16:34:00Z">
                            <w:rPr>
                              <w:rFonts w:ascii="Cambria Math" w:hAnsi="Cambria Math"/>
                            </w:rPr>
                            <m:t>mg</m:t>
                          </w:ins>
                        </m:r>
                        <m:sSub>
                          <m:sSubPr>
                            <m:ctrlPr>
                              <w:ins w:id="449" w:author="محمد زكريا سيد سيد ابوسبع" w:date="2023-03-31T16:34:00Z">
                                <w:rPr>
                                  <w:rFonts w:ascii="Cambria Math" w:hAnsi="Cambria Math"/>
                                  <w:i/>
                                </w:rPr>
                              </w:ins>
                            </m:ctrlPr>
                          </m:sSubPr>
                          <m:e>
                            <m:r>
                              <w:ins w:id="450" w:author="محمد زكريا سيد سيد ابوسبع" w:date="2023-03-31T16:34:00Z">
                                <w:rPr>
                                  <w:rFonts w:ascii="Cambria Math" w:hAnsi="Cambria Math"/>
                                </w:rPr>
                                <m:t>S</m:t>
                              </w:ins>
                            </m:r>
                          </m:e>
                          <m:sub>
                            <m:sSub>
                              <m:sSubPr>
                                <m:ctrlPr>
                                  <w:ins w:id="451" w:author="محمد زكريا سيد سيد ابوسبع" w:date="2023-03-31T16:34:00Z">
                                    <w:rPr>
                                      <w:rFonts w:ascii="Cambria Math" w:hAnsi="Cambria Math"/>
                                      <w:i/>
                                    </w:rPr>
                                  </w:ins>
                                </m:ctrlPr>
                              </m:sSubPr>
                              <m:e>
                                <m:r>
                                  <w:ins w:id="452" w:author="محمد زكريا سيد سيد ابوسبع" w:date="2023-03-31T16:34:00Z">
                                    <w:rPr>
                                      <w:rFonts w:ascii="Cambria Math" w:hAnsi="Cambria Math"/>
                                    </w:rPr>
                                    <m:t>θ</m:t>
                                  </w:ins>
                                </m:r>
                              </m:e>
                              <m:sub>
                                <m:r>
                                  <w:ins w:id="453" w:author="محمد زكريا سيد سيد ابوسبع" w:date="2023-03-31T16:34:00Z">
                                    <w:rPr>
                                      <w:rFonts w:ascii="Cambria Math" w:hAnsi="Cambria Math"/>
                                    </w:rPr>
                                    <m:t>o</m:t>
                                  </w:ins>
                                </m:r>
                              </m:sub>
                            </m:sSub>
                          </m:sub>
                        </m:sSub>
                      </m:e>
                      <m:e>
                        <m:r>
                          <w:ins w:id="454" w:author="محمد زكريا سيد سيد ابوسبع" w:date="2023-03-31T16:34:00Z">
                            <w:rPr>
                              <w:rFonts w:ascii="Cambria Math" w:hAnsi="Cambria Math"/>
                            </w:rPr>
                            <m:t>0</m:t>
                          </w:ins>
                        </m:r>
                        <m:ctrlPr>
                          <w:ins w:id="455" w:author="محمد زكريا سيد سيد ابوسبع" w:date="2023-03-31T16:34:00Z">
                            <w:rPr>
                              <w:rFonts w:ascii="Cambria Math" w:eastAsia="Cambria Math" w:hAnsi="Cambria Math" w:cs="Cambria Math"/>
                              <w:i/>
                            </w:rPr>
                          </w:ins>
                        </m:ctrlPr>
                      </m:e>
                      <m:e>
                        <m:r>
                          <w:ins w:id="456" w:author="محمد زكريا سيد سيد ابوسبع" w:date="2023-03-31T16:34:00Z">
                            <w:rPr>
                              <w:rFonts w:ascii="Cambria Math" w:eastAsia="Cambria Math" w:hAnsi="Cambria Math" w:cs="Cambria Math"/>
                            </w:rPr>
                            <m:t>- mg</m:t>
                          </w:ins>
                        </m:r>
                        <m:sSub>
                          <m:sSubPr>
                            <m:ctrlPr>
                              <w:ins w:id="457" w:author="محمد زكريا سيد سيد ابوسبع" w:date="2023-03-31T16:34:00Z">
                                <w:rPr>
                                  <w:rFonts w:ascii="Cambria Math" w:hAnsi="Cambria Math"/>
                                  <w:i/>
                                </w:rPr>
                              </w:ins>
                            </m:ctrlPr>
                          </m:sSubPr>
                          <m:e>
                            <m:r>
                              <w:ins w:id="458" w:author="محمد زكريا سيد سيد ابوسبع" w:date="2023-03-31T16:34:00Z">
                                <w:rPr>
                                  <w:rFonts w:ascii="Cambria Math" w:hAnsi="Cambria Math"/>
                                </w:rPr>
                                <m:t>C</m:t>
                              </w:ins>
                            </m:r>
                          </m:e>
                          <m:sub>
                            <m:sSub>
                              <m:sSubPr>
                                <m:ctrlPr>
                                  <w:ins w:id="459" w:author="محمد زكريا سيد سيد ابوسبع" w:date="2023-03-31T16:34:00Z">
                                    <w:rPr>
                                      <w:rFonts w:ascii="Cambria Math" w:hAnsi="Cambria Math"/>
                                      <w:i/>
                                    </w:rPr>
                                  </w:ins>
                                </m:ctrlPr>
                              </m:sSubPr>
                              <m:e>
                                <m:r>
                                  <w:ins w:id="460" w:author="محمد زكريا سيد سيد ابوسبع" w:date="2023-03-31T16:34:00Z">
                                    <w:rPr>
                                      <w:rFonts w:ascii="Cambria Math" w:hAnsi="Cambria Math"/>
                                    </w:rPr>
                                    <m:t>θ</m:t>
                                  </w:ins>
                                </m:r>
                              </m:e>
                              <m:sub>
                                <m:r>
                                  <w:ins w:id="461" w:author="محمد زكريا سيد سيد ابوسبع" w:date="2023-03-31T16:34:00Z">
                                    <w:rPr>
                                      <w:rFonts w:ascii="Cambria Math" w:hAnsi="Cambria Math"/>
                                    </w:rPr>
                                    <m:t>o</m:t>
                                  </w:ins>
                                </m:r>
                              </m:sub>
                            </m:sSub>
                          </m:sub>
                        </m:sSub>
                      </m:e>
                    </m:eqArr>
                  </m:e>
                </m:d>
                <m:r>
                  <w:ins w:id="462" w:author="محمد زكريا سيد سيد ابوسبع" w:date="2023-03-31T16:34:00Z">
                    <w:rPr>
                      <w:rFonts w:ascii="Cambria Math" w:eastAsiaTheme="minorEastAsia" w:hAnsi="Cambria Math"/>
                    </w:rPr>
                    <m:t xml:space="preserve">, </m:t>
                  </w:ins>
                </m:r>
                <m:d>
                  <m:dPr>
                    <m:begChr m:val="{"/>
                    <m:endChr m:val="}"/>
                    <m:ctrlPr>
                      <w:ins w:id="463" w:author="محمد زكريا سيد سيد ابوسبع" w:date="2023-03-31T16:34:00Z">
                        <w:rPr>
                          <w:rFonts w:ascii="Cambria Math" w:hAnsi="Cambria Math"/>
                          <w:i/>
                        </w:rPr>
                      </w:ins>
                    </m:ctrlPr>
                  </m:dPr>
                  <m:e>
                    <m:eqArr>
                      <m:eqArrPr>
                        <m:ctrlPr>
                          <w:ins w:id="464" w:author="محمد زكريا سيد سيد ابوسبع" w:date="2023-03-31T16:34:00Z">
                            <w:rPr>
                              <w:rFonts w:ascii="Cambria Math" w:hAnsi="Cambria Math"/>
                              <w:i/>
                            </w:rPr>
                          </w:ins>
                        </m:ctrlPr>
                      </m:eqArrPr>
                      <m:e>
                        <m:sSub>
                          <m:sSubPr>
                            <m:ctrlPr>
                              <w:ins w:id="465" w:author="محمد زكريا سيد سيد ابوسبع" w:date="2023-03-31T16:34:00Z">
                                <w:rPr>
                                  <w:rFonts w:ascii="Cambria Math" w:hAnsi="Cambria Math"/>
                                  <w:i/>
                                </w:rPr>
                              </w:ins>
                            </m:ctrlPr>
                          </m:sSubPr>
                          <m:e>
                            <m:r>
                              <w:ins w:id="466" w:author="محمد زكريا سيد سيد ابوسبع" w:date="2023-03-31T16:34:00Z">
                                <w:rPr>
                                  <w:rFonts w:ascii="Cambria Math" w:hAnsi="Cambria Math"/>
                                </w:rPr>
                                <m:t>L</m:t>
                              </w:ins>
                            </m:r>
                          </m:e>
                          <m:sub>
                            <m:r>
                              <w:ins w:id="467" w:author="محمد زكريا سيد سيد ابوسبع" w:date="2023-03-31T16:34:00Z">
                                <w:rPr>
                                  <w:rFonts w:ascii="Cambria Math" w:hAnsi="Cambria Math"/>
                                </w:rPr>
                                <m:t>o</m:t>
                              </w:ins>
                            </m:r>
                          </m:sub>
                        </m:sSub>
                      </m:e>
                      <m:e>
                        <m:sSub>
                          <m:sSubPr>
                            <m:ctrlPr>
                              <w:ins w:id="468" w:author="محمد زكريا سيد سيد ابوسبع" w:date="2023-03-31T16:34:00Z">
                                <w:rPr>
                                  <w:rFonts w:ascii="Cambria Math" w:hAnsi="Cambria Math"/>
                                  <w:i/>
                                </w:rPr>
                              </w:ins>
                            </m:ctrlPr>
                          </m:sSubPr>
                          <m:e>
                            <m:r>
                              <w:ins w:id="469" w:author="محمد زكريا سيد سيد ابوسبع" w:date="2023-03-31T16:34:00Z">
                                <w:rPr>
                                  <w:rFonts w:ascii="Cambria Math" w:hAnsi="Cambria Math"/>
                                </w:rPr>
                                <m:t>M</m:t>
                              </w:ins>
                            </m:r>
                          </m:e>
                          <m:sub>
                            <m:r>
                              <w:ins w:id="470" w:author="محمد زكريا سيد سيد ابوسبع" w:date="2023-03-31T16:34:00Z">
                                <w:rPr>
                                  <w:rFonts w:ascii="Cambria Math" w:hAnsi="Cambria Math"/>
                                </w:rPr>
                                <m:t>o</m:t>
                              </w:ins>
                            </m:r>
                          </m:sub>
                        </m:sSub>
                        <m:ctrlPr>
                          <w:ins w:id="471" w:author="محمد زكريا سيد سيد ابوسبع" w:date="2023-03-31T16:34:00Z">
                            <w:rPr>
                              <w:rFonts w:ascii="Cambria Math" w:eastAsia="Cambria Math" w:hAnsi="Cambria Math" w:cs="Cambria Math"/>
                              <w:i/>
                            </w:rPr>
                          </w:ins>
                        </m:ctrlPr>
                      </m:e>
                      <m:e>
                        <m:sSub>
                          <m:sSubPr>
                            <m:ctrlPr>
                              <w:ins w:id="472" w:author="محمد زكريا سيد سيد ابوسبع" w:date="2023-03-31T16:34:00Z">
                                <w:rPr>
                                  <w:rFonts w:ascii="Cambria Math" w:hAnsi="Cambria Math"/>
                                  <w:i/>
                                </w:rPr>
                              </w:ins>
                            </m:ctrlPr>
                          </m:sSubPr>
                          <m:e>
                            <m:r>
                              <w:ins w:id="473" w:author="محمد زكريا سيد سيد ابوسبع" w:date="2023-03-31T16:34:00Z">
                                <w:rPr>
                                  <w:rFonts w:ascii="Cambria Math" w:hAnsi="Cambria Math"/>
                                </w:rPr>
                                <m:t>N</m:t>
                              </w:ins>
                            </m:r>
                          </m:e>
                          <m:sub>
                            <m:r>
                              <w:ins w:id="474" w:author="محمد زكريا سيد سيد ابوسبع" w:date="2023-03-31T16:34:00Z">
                                <w:rPr>
                                  <w:rFonts w:ascii="Cambria Math" w:hAnsi="Cambria Math"/>
                                </w:rPr>
                                <m:t>o</m:t>
                              </w:ins>
                            </m:r>
                          </m:sub>
                        </m:sSub>
                      </m:e>
                    </m:eqArr>
                  </m:e>
                </m:d>
                <m:r>
                  <w:ins w:id="475" w:author="محمد زكريا سيد سيد ابوسبع" w:date="2023-03-31T16:34:00Z">
                    <w:rPr>
                      <w:rFonts w:ascii="Cambria Math" w:hAnsi="Cambria Math"/>
                    </w:rPr>
                    <m:t xml:space="preserve">= </m:t>
                  </w:ins>
                </m:r>
                <m:d>
                  <m:dPr>
                    <m:begChr m:val="{"/>
                    <m:endChr m:val="}"/>
                    <m:ctrlPr>
                      <w:ins w:id="476" w:author="محمد زكريا سيد سيد ابوسبع" w:date="2023-03-31T16:34:00Z">
                        <w:rPr>
                          <w:rFonts w:ascii="Cambria Math" w:hAnsi="Cambria Math"/>
                          <w:i/>
                        </w:rPr>
                      </w:ins>
                    </m:ctrlPr>
                  </m:dPr>
                  <m:e>
                    <m:r>
                      <w:ins w:id="477" w:author="محمد زكريا سيد سيد ابوسبع" w:date="2023-03-31T16:34:00Z">
                        <w:rPr>
                          <w:rFonts w:ascii="Cambria Math" w:hAnsi="Cambria Math"/>
                        </w:rPr>
                        <m:t>0</m:t>
                      </w:ins>
                    </m:r>
                  </m:e>
                </m:d>
                <m:r>
                  <w:ins w:id="478" w:author="محمد زكريا سيد سيد ابوسبع" w:date="2023-03-31T16:34:00Z">
                    <w:rPr>
                      <w:rFonts w:ascii="Cambria Math" w:hAnsi="Cambria Math"/>
                    </w:rPr>
                    <m:t>,</m:t>
                  </w:ins>
                </m:r>
                <m:d>
                  <m:dPr>
                    <m:begChr m:val="{"/>
                    <m:endChr m:val="}"/>
                    <m:ctrlPr>
                      <w:ins w:id="479" w:author="محمد زكريا سيد سيد ابوسبع" w:date="2023-03-31T16:34:00Z">
                        <w:rPr>
                          <w:rFonts w:ascii="Cambria Math" w:hAnsi="Cambria Math"/>
                          <w:i/>
                        </w:rPr>
                      </w:ins>
                    </m:ctrlPr>
                  </m:dPr>
                  <m:e>
                    <m:eqArr>
                      <m:eqArrPr>
                        <m:ctrlPr>
                          <w:ins w:id="480" w:author="محمد زكريا سيد سيد ابوسبع" w:date="2023-03-31T16:34:00Z">
                            <w:rPr>
                              <w:rFonts w:ascii="Cambria Math" w:hAnsi="Cambria Math"/>
                              <w:i/>
                            </w:rPr>
                          </w:ins>
                        </m:ctrlPr>
                      </m:eqArrPr>
                      <m:e>
                        <m:sSub>
                          <m:sSubPr>
                            <m:ctrlPr>
                              <w:ins w:id="481" w:author="محمد زكريا سيد سيد ابوسبع" w:date="2023-03-31T16:34:00Z">
                                <w:rPr>
                                  <w:rFonts w:ascii="Cambria Math" w:hAnsi="Cambria Math"/>
                                  <w:i/>
                                </w:rPr>
                              </w:ins>
                            </m:ctrlPr>
                          </m:sSubPr>
                          <m:e>
                            <m:acc>
                              <m:accPr>
                                <m:chr m:val="́"/>
                                <m:ctrlPr>
                                  <w:ins w:id="482" w:author="محمد زكريا سيد سيد ابوسبع" w:date="2023-03-31T16:34:00Z">
                                    <w:rPr>
                                      <w:rFonts w:ascii="Cambria Math" w:hAnsi="Cambria Math"/>
                                      <w:i/>
                                    </w:rPr>
                                  </w:ins>
                                </m:ctrlPr>
                              </m:accPr>
                              <m:e>
                                <m:r>
                                  <w:ins w:id="483" w:author="محمد زكريا سيد سيد ابوسبع" w:date="2023-03-31T16:34:00Z">
                                    <w:rPr>
                                      <w:rFonts w:ascii="Cambria Math" w:hAnsi="Cambria Math"/>
                                    </w:rPr>
                                    <m:t>x</m:t>
                                  </w:ins>
                                </m:r>
                              </m:e>
                            </m:acc>
                          </m:e>
                          <m:sub>
                            <m:r>
                              <w:ins w:id="484" w:author="محمد زكريا سيد سيد ابوسبع" w:date="2023-03-31T16:34:00Z">
                                <w:rPr>
                                  <w:rFonts w:ascii="Cambria Math" w:hAnsi="Cambria Math"/>
                                </w:rPr>
                                <m:t>o</m:t>
                              </w:ins>
                            </m:r>
                          </m:sub>
                        </m:sSub>
                      </m:e>
                      <m:e>
                        <m:sSub>
                          <m:sSubPr>
                            <m:ctrlPr>
                              <w:ins w:id="485" w:author="محمد زكريا سيد سيد ابوسبع" w:date="2023-03-31T16:34:00Z">
                                <w:rPr>
                                  <w:rFonts w:ascii="Cambria Math" w:hAnsi="Cambria Math"/>
                                  <w:i/>
                                </w:rPr>
                              </w:ins>
                            </m:ctrlPr>
                          </m:sSubPr>
                          <m:e>
                            <m:acc>
                              <m:accPr>
                                <m:chr m:val="́"/>
                                <m:ctrlPr>
                                  <w:ins w:id="486" w:author="محمد زكريا سيد سيد ابوسبع" w:date="2023-03-31T16:34:00Z">
                                    <w:rPr>
                                      <w:rFonts w:ascii="Cambria Math" w:hAnsi="Cambria Math"/>
                                      <w:i/>
                                    </w:rPr>
                                  </w:ins>
                                </m:ctrlPr>
                              </m:accPr>
                              <m:e>
                                <m:r>
                                  <w:ins w:id="487" w:author="محمد زكريا سيد سيد ابوسبع" w:date="2023-03-31T16:34:00Z">
                                    <w:rPr>
                                      <w:rFonts w:ascii="Cambria Math" w:hAnsi="Cambria Math"/>
                                    </w:rPr>
                                    <m:t>y</m:t>
                                  </w:ins>
                                </m:r>
                              </m:e>
                            </m:acc>
                          </m:e>
                          <m:sub>
                            <m:r>
                              <w:ins w:id="488" w:author="محمد زكريا سيد سيد ابوسبع" w:date="2023-03-31T16:34:00Z">
                                <w:rPr>
                                  <w:rFonts w:ascii="Cambria Math" w:hAnsi="Cambria Math"/>
                                </w:rPr>
                                <m:t>o</m:t>
                              </w:ins>
                            </m:r>
                          </m:sub>
                        </m:sSub>
                        <m:ctrlPr>
                          <w:ins w:id="489" w:author="محمد زكريا سيد سيد ابوسبع" w:date="2023-03-31T16:34:00Z">
                            <w:rPr>
                              <w:rFonts w:ascii="Cambria Math" w:eastAsia="Cambria Math" w:hAnsi="Cambria Math" w:cs="Cambria Math"/>
                              <w:i/>
                            </w:rPr>
                          </w:ins>
                        </m:ctrlPr>
                      </m:e>
                      <m:e>
                        <m:sSub>
                          <m:sSubPr>
                            <m:ctrlPr>
                              <w:ins w:id="490" w:author="محمد زكريا سيد سيد ابوسبع" w:date="2023-03-31T16:34:00Z">
                                <w:rPr>
                                  <w:rFonts w:ascii="Cambria Math" w:hAnsi="Cambria Math"/>
                                  <w:i/>
                                </w:rPr>
                              </w:ins>
                            </m:ctrlPr>
                          </m:sSubPr>
                          <m:e>
                            <m:acc>
                              <m:accPr>
                                <m:chr m:val="́"/>
                                <m:ctrlPr>
                                  <w:ins w:id="491" w:author="محمد زكريا سيد سيد ابوسبع" w:date="2023-03-31T16:34:00Z">
                                    <w:rPr>
                                      <w:rFonts w:ascii="Cambria Math" w:hAnsi="Cambria Math"/>
                                      <w:i/>
                                    </w:rPr>
                                  </w:ins>
                                </m:ctrlPr>
                              </m:accPr>
                              <m:e>
                                <m:r>
                                  <w:ins w:id="492" w:author="محمد زكريا سيد سيد ابوسبع" w:date="2023-03-31T16:34:00Z">
                                    <w:rPr>
                                      <w:rFonts w:ascii="Cambria Math" w:hAnsi="Cambria Math"/>
                                    </w:rPr>
                                    <m:t>z</m:t>
                                  </w:ins>
                                </m:r>
                              </m:e>
                            </m:acc>
                          </m:e>
                          <m:sub>
                            <m:r>
                              <w:ins w:id="493" w:author="محمد زكريا سيد سيد ابوسبع" w:date="2023-03-31T16:34:00Z">
                                <w:rPr>
                                  <w:rFonts w:ascii="Cambria Math" w:hAnsi="Cambria Math"/>
                                </w:rPr>
                                <m:t>o</m:t>
                              </w:ins>
                            </m:r>
                          </m:sub>
                        </m:sSub>
                      </m:e>
                    </m:eqArr>
                  </m:e>
                </m:d>
                <m:r>
                  <w:ins w:id="494" w:author="محمد زكريا سيد سيد ابوسبع" w:date="2023-03-31T16:34:00Z">
                    <w:rPr>
                      <w:rFonts w:ascii="Cambria Math" w:hAnsi="Cambria Math"/>
                    </w:rPr>
                    <m:t xml:space="preserve">= </m:t>
                  </w:ins>
                </m:r>
                <m:d>
                  <m:dPr>
                    <m:begChr m:val="{"/>
                    <m:endChr m:val="}"/>
                    <m:ctrlPr>
                      <w:ins w:id="495" w:author="محمد زكريا سيد سيد ابوسبع" w:date="2023-03-31T16:34:00Z">
                        <w:rPr>
                          <w:rFonts w:ascii="Cambria Math" w:hAnsi="Cambria Math"/>
                          <w:i/>
                        </w:rPr>
                      </w:ins>
                    </m:ctrlPr>
                  </m:dPr>
                  <m:e>
                    <m:eqArr>
                      <m:eqArrPr>
                        <m:ctrlPr>
                          <w:ins w:id="496" w:author="محمد زكريا سيد سيد ابوسبع" w:date="2023-03-31T16:34:00Z">
                            <w:rPr>
                              <w:rFonts w:ascii="Cambria Math" w:hAnsi="Cambria Math"/>
                              <w:i/>
                            </w:rPr>
                          </w:ins>
                        </m:ctrlPr>
                      </m:eqArrPr>
                      <m:e>
                        <m:sSub>
                          <m:sSubPr>
                            <m:ctrlPr>
                              <w:ins w:id="497" w:author="محمد زكريا سيد سيد ابوسبع" w:date="2023-03-31T16:34:00Z">
                                <w:rPr>
                                  <w:rFonts w:ascii="Cambria Math" w:hAnsi="Cambria Math"/>
                                  <w:i/>
                                </w:rPr>
                              </w:ins>
                            </m:ctrlPr>
                          </m:sSubPr>
                          <m:e>
                            <m:r>
                              <w:ins w:id="498" w:author="محمد زكريا سيد سيد ابوسبع" w:date="2023-03-31T16:34:00Z">
                                <w:rPr>
                                  <w:rFonts w:ascii="Cambria Math" w:hAnsi="Cambria Math"/>
                                </w:rPr>
                                <m:t>u</m:t>
                              </w:ins>
                            </m:r>
                          </m:e>
                          <m:sub>
                            <m:r>
                              <w:ins w:id="499" w:author="محمد زكريا سيد سيد ابوسبع" w:date="2023-03-31T16:34:00Z">
                                <w:rPr>
                                  <w:rFonts w:ascii="Cambria Math" w:hAnsi="Cambria Math"/>
                                </w:rPr>
                                <m:t>o</m:t>
                              </w:ins>
                            </m:r>
                          </m:sub>
                        </m:sSub>
                        <m:sSub>
                          <m:sSubPr>
                            <m:ctrlPr>
                              <w:ins w:id="500" w:author="محمد زكريا سيد سيد ابوسبع" w:date="2023-03-31T16:34:00Z">
                                <w:rPr>
                                  <w:rFonts w:ascii="Cambria Math" w:hAnsi="Cambria Math"/>
                                  <w:i/>
                                </w:rPr>
                              </w:ins>
                            </m:ctrlPr>
                          </m:sSubPr>
                          <m:e>
                            <m:r>
                              <w:ins w:id="501" w:author="محمد زكريا سيد سيد ابوسبع" w:date="2023-03-31T16:34:00Z">
                                <w:rPr>
                                  <w:rFonts w:ascii="Cambria Math" w:hAnsi="Cambria Math"/>
                                </w:rPr>
                                <m:t>C</m:t>
                              </w:ins>
                            </m:r>
                          </m:e>
                          <m:sub>
                            <m:sSub>
                              <m:sSubPr>
                                <m:ctrlPr>
                                  <w:ins w:id="502" w:author="محمد زكريا سيد سيد ابوسبع" w:date="2023-03-31T16:34:00Z">
                                    <w:rPr>
                                      <w:rFonts w:ascii="Cambria Math" w:hAnsi="Cambria Math"/>
                                      <w:i/>
                                    </w:rPr>
                                  </w:ins>
                                </m:ctrlPr>
                              </m:sSubPr>
                              <m:e>
                                <m:r>
                                  <w:ins w:id="503" w:author="محمد زكريا سيد سيد ابوسبع" w:date="2023-03-31T16:34:00Z">
                                    <w:rPr>
                                      <w:rFonts w:ascii="Cambria Math" w:hAnsi="Cambria Math"/>
                                    </w:rPr>
                                    <m:t>θ</m:t>
                                  </w:ins>
                                </m:r>
                              </m:e>
                              <m:sub>
                                <m:r>
                                  <w:ins w:id="504" w:author="محمد زكريا سيد سيد ابوسبع" w:date="2023-03-31T16:34:00Z">
                                    <w:rPr>
                                      <w:rFonts w:ascii="Cambria Math" w:hAnsi="Cambria Math"/>
                                    </w:rPr>
                                    <m:t>o</m:t>
                                  </w:ins>
                                </m:r>
                              </m:sub>
                            </m:sSub>
                          </m:sub>
                        </m:sSub>
                      </m:e>
                      <m:e>
                        <m:r>
                          <w:ins w:id="505" w:author="محمد زكريا سيد سيد ابوسبع" w:date="2023-03-31T16:34:00Z">
                            <w:rPr>
                              <w:rFonts w:ascii="Cambria Math" w:hAnsi="Cambria Math"/>
                            </w:rPr>
                            <m:t>0</m:t>
                          </w:ins>
                        </m:r>
                        <m:ctrlPr>
                          <w:ins w:id="506" w:author="محمد زكريا سيد سيد ابوسبع" w:date="2023-03-31T16:34:00Z">
                            <w:rPr>
                              <w:rFonts w:ascii="Cambria Math" w:eastAsia="Cambria Math" w:hAnsi="Cambria Math" w:cs="Cambria Math"/>
                              <w:i/>
                            </w:rPr>
                          </w:ins>
                        </m:ctrlPr>
                      </m:e>
                      <m:e>
                        <m:r>
                          <w:ins w:id="507" w:author="محمد زكريا سيد سيد ابوسبع" w:date="2023-03-31T16:34:00Z">
                            <w:rPr>
                              <w:rFonts w:ascii="Cambria Math" w:eastAsia="Cambria Math" w:hAnsi="Cambria Math" w:cs="Cambria Math"/>
                            </w:rPr>
                            <m:t>-</m:t>
                          </w:ins>
                        </m:r>
                        <m:sSub>
                          <m:sSubPr>
                            <m:ctrlPr>
                              <w:ins w:id="508" w:author="محمد زكريا سيد سيد ابوسبع" w:date="2023-03-31T16:34:00Z">
                                <w:rPr>
                                  <w:rFonts w:ascii="Cambria Math" w:hAnsi="Cambria Math"/>
                                  <w:i/>
                                </w:rPr>
                              </w:ins>
                            </m:ctrlPr>
                          </m:sSubPr>
                          <m:e>
                            <m:r>
                              <w:ins w:id="509" w:author="محمد زكريا سيد سيد ابوسبع" w:date="2023-03-31T16:34:00Z">
                                <w:rPr>
                                  <w:rFonts w:ascii="Cambria Math" w:hAnsi="Cambria Math"/>
                                </w:rPr>
                                <m:t>u</m:t>
                              </w:ins>
                            </m:r>
                          </m:e>
                          <m:sub>
                            <m:r>
                              <w:ins w:id="510" w:author="محمد زكريا سيد سيد ابوسبع" w:date="2023-03-31T16:34:00Z">
                                <w:rPr>
                                  <w:rFonts w:ascii="Cambria Math" w:hAnsi="Cambria Math"/>
                                </w:rPr>
                                <m:t>o</m:t>
                              </w:ins>
                            </m:r>
                          </m:sub>
                        </m:sSub>
                        <m:sSub>
                          <m:sSubPr>
                            <m:ctrlPr>
                              <w:ins w:id="511" w:author="محمد زكريا سيد سيد ابوسبع" w:date="2023-03-31T16:34:00Z">
                                <w:rPr>
                                  <w:rFonts w:ascii="Cambria Math" w:hAnsi="Cambria Math"/>
                                  <w:i/>
                                </w:rPr>
                              </w:ins>
                            </m:ctrlPr>
                          </m:sSubPr>
                          <m:e>
                            <m:r>
                              <w:ins w:id="512" w:author="محمد زكريا سيد سيد ابوسبع" w:date="2023-03-31T16:34:00Z">
                                <w:rPr>
                                  <w:rFonts w:ascii="Cambria Math" w:hAnsi="Cambria Math"/>
                                </w:rPr>
                                <m:t>S</m:t>
                              </w:ins>
                            </m:r>
                          </m:e>
                          <m:sub>
                            <m:sSub>
                              <m:sSubPr>
                                <m:ctrlPr>
                                  <w:ins w:id="513" w:author="محمد زكريا سيد سيد ابوسبع" w:date="2023-03-31T16:34:00Z">
                                    <w:rPr>
                                      <w:rFonts w:ascii="Cambria Math" w:hAnsi="Cambria Math"/>
                                      <w:i/>
                                    </w:rPr>
                                  </w:ins>
                                </m:ctrlPr>
                              </m:sSubPr>
                              <m:e>
                                <m:r>
                                  <w:ins w:id="514" w:author="محمد زكريا سيد سيد ابوسبع" w:date="2023-03-31T16:34:00Z">
                                    <w:rPr>
                                      <w:rFonts w:ascii="Cambria Math" w:hAnsi="Cambria Math"/>
                                    </w:rPr>
                                    <m:t>θ</m:t>
                                  </w:ins>
                                </m:r>
                              </m:e>
                              <m:sub>
                                <m:r>
                                  <w:ins w:id="515" w:author="محمد زكريا سيد سيد ابوسبع" w:date="2023-03-31T16:34:00Z">
                                    <w:rPr>
                                      <w:rFonts w:ascii="Cambria Math" w:hAnsi="Cambria Math"/>
                                    </w:rPr>
                                    <m:t>o</m:t>
                                  </w:ins>
                                </m:r>
                              </m:sub>
                            </m:sSub>
                          </m:sub>
                        </m:sSub>
                      </m:e>
                    </m:eqArr>
                  </m:e>
                </m:d>
              </m:oMath>
            </m:oMathPara>
          </w:p>
        </w:tc>
        <w:tc>
          <w:tcPr>
            <w:tcW w:w="1589" w:type="dxa"/>
          </w:tcPr>
          <w:p w14:paraId="36268253" w14:textId="77777777" w:rsidR="00E93874" w:rsidRDefault="00E93874" w:rsidP="00887189">
            <w:pPr>
              <w:rPr>
                <w:ins w:id="516" w:author="محمد زكريا سيد سيد ابوسبع" w:date="2023-03-31T16:34:00Z"/>
                <w:rFonts w:ascii="Calibri" w:eastAsia="Times New Roman" w:hAnsi="Calibri" w:cs="Arial"/>
              </w:rPr>
            </w:pPr>
          </w:p>
          <w:p w14:paraId="7E627560" w14:textId="77777777" w:rsidR="00E93874" w:rsidRDefault="00E93874" w:rsidP="00887189">
            <w:pPr>
              <w:rPr>
                <w:ins w:id="517" w:author="محمد زكريا سيد سيد ابوسبع" w:date="2023-03-31T16:34:00Z"/>
                <w:rFonts w:ascii="Calibri" w:eastAsia="Times New Roman" w:hAnsi="Calibri" w:cs="Arial"/>
              </w:rPr>
            </w:pPr>
          </w:p>
          <w:p w14:paraId="223DF22A" w14:textId="77777777" w:rsidR="00E93874" w:rsidRDefault="00E93874" w:rsidP="00887189">
            <w:pPr>
              <w:rPr>
                <w:ins w:id="518" w:author="محمد زكريا سيد سيد ابوسبع" w:date="2023-03-31T16:34:00Z"/>
                <w:rFonts w:ascii="Calibri" w:eastAsia="Times New Roman" w:hAnsi="Calibri" w:cs="Arial"/>
              </w:rPr>
            </w:pPr>
          </w:p>
          <w:p w14:paraId="3D800CB3" w14:textId="77777777" w:rsidR="00E93874" w:rsidRPr="006400B2" w:rsidRDefault="00E93874" w:rsidP="00887189">
            <w:pPr>
              <w:jc w:val="left"/>
              <w:rPr>
                <w:ins w:id="519" w:author="محمد زكريا سيد سيد ابوسبع" w:date="2023-03-31T16:34:00Z"/>
                <w:rFonts w:ascii="Calibri" w:eastAsia="Times New Roman" w:hAnsi="Calibri" w:cs="Arial"/>
              </w:rPr>
            </w:pPr>
          </w:p>
        </w:tc>
      </w:tr>
    </w:tbl>
    <w:p w14:paraId="225FA001" w14:textId="77777777" w:rsidR="00E93874" w:rsidRDefault="00E93874" w:rsidP="00E93874">
      <w:pPr>
        <w:ind w:left="0"/>
        <w:rPr>
          <w:ins w:id="520" w:author="محمد زكريا سيد سيد ابوسبع" w:date="2023-03-31T16:34:00Z"/>
          <w:u w:val="single"/>
          <w:rtl/>
        </w:rPr>
      </w:pPr>
      <w:ins w:id="521" w:author="محمد زكريا سيد سيد ابوسبع" w:date="2023-03-31T16:34:00Z">
        <w:r w:rsidRPr="006477C9">
          <w:rPr>
            <w:u w:val="single"/>
          </w:rPr>
          <w:lastRenderedPageBreak/>
          <w:t>Some approximations &amp; trigonometric will be used in linearization</w:t>
        </w:r>
        <w:r w:rsidRPr="006477C9">
          <w:rPr>
            <w:rFonts w:hint="cs"/>
            <w:u w:val="single"/>
            <w:rtl/>
          </w:rPr>
          <w:t>:</w:t>
        </w:r>
      </w:ins>
    </w:p>
    <w:p w14:paraId="498A08AD" w14:textId="77777777" w:rsidR="00E93874" w:rsidRPr="006477C9" w:rsidRDefault="00E93874" w:rsidP="00E93874">
      <w:pPr>
        <w:rPr>
          <w:ins w:id="522" w:author="محمد زكريا سيد سيد ابوسبع" w:date="2023-03-31T16:34:00Z"/>
          <w:u w:val="single"/>
          <w:rtl/>
        </w:rPr>
      </w:pPr>
    </w:p>
    <w:tbl>
      <w:tblPr>
        <w:tblStyle w:val="TableGrid"/>
        <w:tblW w:w="9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2"/>
      </w:tblGrid>
      <w:tr w:rsidR="00E93874" w14:paraId="557C5808" w14:textId="77777777" w:rsidTr="00887189">
        <w:trPr>
          <w:trHeight w:val="291"/>
          <w:ins w:id="523" w:author="محمد زكريا سيد سيد ابوسبع" w:date="2023-03-31T16:34:00Z"/>
        </w:trPr>
        <w:tc>
          <w:tcPr>
            <w:tcW w:w="9362" w:type="dxa"/>
          </w:tcPr>
          <w:p w14:paraId="4F7BA52C" w14:textId="77777777" w:rsidR="00E93874" w:rsidRPr="006400B2" w:rsidRDefault="00E93874" w:rsidP="00887189">
            <w:pPr>
              <w:rPr>
                <w:ins w:id="524" w:author="محمد زكريا سيد سيد ابوسبع" w:date="2023-03-31T16:34:00Z"/>
                <w:rFonts w:eastAsiaTheme="minorEastAsia"/>
              </w:rPr>
            </w:pPr>
            <m:oMathPara>
              <m:oMath>
                <m:r>
                  <w:ins w:id="525" w:author="محمد زكريا سيد سيد ابوسبع" w:date="2023-03-31T16:34:00Z">
                    <m:rPr>
                      <m:sty m:val="p"/>
                    </m:rPr>
                    <w:rPr>
                      <w:rFonts w:ascii="Cambria Math" w:hAnsi="Cambria Math"/>
                    </w:rPr>
                    <m:t>Δ</m:t>
                  </w:ins>
                </m:r>
                <m:d>
                  <m:dPr>
                    <m:ctrlPr>
                      <w:ins w:id="526" w:author="محمد زكريا سيد سيد ابوسبع" w:date="2023-03-31T16:34:00Z">
                        <w:rPr>
                          <w:rFonts w:ascii="Cambria Math" w:hAnsi="Cambria Math"/>
                          <w:i/>
                        </w:rPr>
                      </w:ins>
                    </m:ctrlPr>
                  </m:dPr>
                  <m:e>
                    <m:r>
                      <w:ins w:id="527" w:author="محمد زكريا سيد سيد ابوسبع" w:date="2023-03-31T16:34:00Z">
                        <w:rPr>
                          <w:rFonts w:ascii="Cambria Math" w:hAnsi="Cambria Math"/>
                        </w:rPr>
                        <m:t>variable</m:t>
                      </w:ins>
                    </m:r>
                  </m:e>
                </m:d>
                <m:r>
                  <w:ins w:id="528" w:author="محمد زكريا سيد سيد ابوسبع" w:date="2023-03-31T16:34:00Z">
                    <w:rPr>
                      <w:rFonts w:ascii="Cambria Math" w:hAnsi="Cambria Math"/>
                    </w:rPr>
                    <m:t>*</m:t>
                  </w:ins>
                </m:r>
                <m:r>
                  <w:ins w:id="529" w:author="محمد زكريا سيد سيد ابوسبع" w:date="2023-03-31T16:34:00Z">
                    <m:rPr>
                      <m:sty m:val="p"/>
                    </m:rPr>
                    <w:rPr>
                      <w:rFonts w:ascii="Cambria Math" w:hAnsi="Cambria Math"/>
                    </w:rPr>
                    <m:t>Δ</m:t>
                  </w:ins>
                </m:r>
                <m:d>
                  <m:dPr>
                    <m:ctrlPr>
                      <w:ins w:id="530" w:author="محمد زكريا سيد سيد ابوسبع" w:date="2023-03-31T16:34:00Z">
                        <w:rPr>
                          <w:rFonts w:ascii="Cambria Math" w:hAnsi="Cambria Math"/>
                          <w:i/>
                        </w:rPr>
                      </w:ins>
                    </m:ctrlPr>
                  </m:dPr>
                  <m:e>
                    <m:r>
                      <w:ins w:id="531" w:author="محمد زكريا سيد سيد ابوسبع" w:date="2023-03-31T16:34:00Z">
                        <w:rPr>
                          <w:rFonts w:ascii="Cambria Math" w:hAnsi="Cambria Math"/>
                        </w:rPr>
                        <m:t>variable</m:t>
                      </w:ins>
                    </m:r>
                  </m:e>
                </m:d>
                <m:r>
                  <w:ins w:id="532" w:author="محمد زكريا سيد سيد ابوسبع" w:date="2023-03-31T16:34:00Z">
                    <w:rPr>
                      <w:rFonts w:ascii="Cambria Math" w:hAnsi="Cambria Math"/>
                    </w:rPr>
                    <m:t>≃0</m:t>
                  </w:ins>
                </m:r>
              </m:oMath>
            </m:oMathPara>
          </w:p>
        </w:tc>
      </w:tr>
      <w:tr w:rsidR="00E93874" w14:paraId="1C455B4A" w14:textId="77777777" w:rsidTr="00887189">
        <w:trPr>
          <w:trHeight w:val="288"/>
          <w:ins w:id="533" w:author="محمد زكريا سيد سيد ابوسبع" w:date="2023-03-31T16:34:00Z"/>
        </w:trPr>
        <w:tc>
          <w:tcPr>
            <w:tcW w:w="9362" w:type="dxa"/>
          </w:tcPr>
          <w:p w14:paraId="1E4A1CF3" w14:textId="77777777" w:rsidR="00E93874" w:rsidRPr="008F1CC8" w:rsidRDefault="00000000" w:rsidP="00887189">
            <w:pPr>
              <w:rPr>
                <w:ins w:id="534" w:author="محمد زكريا سيد سيد ابوسبع" w:date="2023-03-31T16:34:00Z"/>
                <w:rFonts w:eastAsiaTheme="minorEastAsia"/>
              </w:rPr>
            </w:pPr>
            <m:oMathPara>
              <m:oMath>
                <m:func>
                  <m:funcPr>
                    <m:ctrlPr>
                      <w:ins w:id="535" w:author="محمد زكريا سيد سيد ابوسبع" w:date="2023-03-31T16:34:00Z">
                        <w:rPr>
                          <w:rFonts w:ascii="Cambria Math" w:eastAsiaTheme="minorEastAsia" w:hAnsi="Cambria Math"/>
                          <w:i/>
                        </w:rPr>
                      </w:ins>
                    </m:ctrlPr>
                  </m:funcPr>
                  <m:fName>
                    <m:r>
                      <w:ins w:id="536" w:author="محمد زكريا سيد سيد ابوسبع" w:date="2023-03-31T16:34:00Z">
                        <m:rPr>
                          <m:sty m:val="p"/>
                        </m:rPr>
                        <w:rPr>
                          <w:rFonts w:ascii="Cambria Math" w:hAnsi="Cambria Math"/>
                        </w:rPr>
                        <m:t>sin</m:t>
                      </w:ins>
                    </m:r>
                  </m:fName>
                  <m:e>
                    <m:d>
                      <m:dPr>
                        <m:ctrlPr>
                          <w:ins w:id="537" w:author="محمد زكريا سيد سيد ابوسبع" w:date="2023-03-31T16:34:00Z">
                            <w:rPr>
                              <w:rFonts w:ascii="Cambria Math" w:eastAsiaTheme="minorEastAsia" w:hAnsi="Cambria Math"/>
                              <w:i/>
                            </w:rPr>
                          </w:ins>
                        </m:ctrlPr>
                      </m:dPr>
                      <m:e>
                        <m:r>
                          <w:ins w:id="538" w:author="محمد زكريا سيد سيد ابوسبع" w:date="2023-03-31T16:34:00Z">
                            <m:rPr>
                              <m:sty m:val="p"/>
                            </m:rPr>
                            <w:rPr>
                              <w:rFonts w:ascii="Cambria Math" w:hAnsi="Cambria Math"/>
                            </w:rPr>
                            <m:t>Δ</m:t>
                          </w:ins>
                        </m:r>
                        <m:d>
                          <m:dPr>
                            <m:ctrlPr>
                              <w:ins w:id="539" w:author="محمد زكريا سيد سيد ابوسبع" w:date="2023-03-31T16:34:00Z">
                                <w:rPr>
                                  <w:rFonts w:ascii="Cambria Math" w:hAnsi="Cambria Math"/>
                                  <w:i/>
                                </w:rPr>
                              </w:ins>
                            </m:ctrlPr>
                          </m:dPr>
                          <m:e>
                            <m:r>
                              <w:ins w:id="540" w:author="محمد زكريا سيد سيد ابوسبع" w:date="2023-03-31T16:34:00Z">
                                <w:rPr>
                                  <w:rFonts w:ascii="Cambria Math" w:hAnsi="Cambria Math"/>
                                </w:rPr>
                                <m:t>variable</m:t>
                              </w:ins>
                            </m:r>
                          </m:e>
                        </m:d>
                      </m:e>
                    </m:d>
                    <m:r>
                      <w:ins w:id="541" w:author="محمد زكريا سيد سيد ابوسبع" w:date="2023-03-31T16:34:00Z">
                        <w:rPr>
                          <w:rFonts w:ascii="Cambria Math" w:hAnsi="Cambria Math"/>
                        </w:rPr>
                        <m:t>≃</m:t>
                      </w:ins>
                    </m:r>
                    <m:r>
                      <w:ins w:id="542" w:author="محمد زكريا سيد سيد ابوسبع" w:date="2023-03-31T16:34:00Z">
                        <w:rPr>
                          <w:rFonts w:ascii="Cambria Math" w:eastAsiaTheme="minorEastAsia" w:hAnsi="Cambria Math"/>
                        </w:rPr>
                        <m:t>0</m:t>
                      </w:ins>
                    </m:r>
                  </m:e>
                </m:func>
                <m:r>
                  <w:ins w:id="543" w:author="محمد زكريا سيد سيد ابوسبع" w:date="2023-03-31T16:34:00Z">
                    <w:rPr>
                      <w:rFonts w:ascii="Cambria Math" w:eastAsiaTheme="minorEastAsia" w:hAnsi="Cambria Math"/>
                    </w:rPr>
                    <m:t xml:space="preserve"> , </m:t>
                  </w:ins>
                </m:r>
                <m:func>
                  <m:funcPr>
                    <m:ctrlPr>
                      <w:ins w:id="544" w:author="محمد زكريا سيد سيد ابوسبع" w:date="2023-03-31T16:34:00Z">
                        <w:rPr>
                          <w:rFonts w:ascii="Cambria Math" w:eastAsiaTheme="minorEastAsia" w:hAnsi="Cambria Math"/>
                          <w:i/>
                        </w:rPr>
                      </w:ins>
                    </m:ctrlPr>
                  </m:funcPr>
                  <m:fName>
                    <m:r>
                      <w:ins w:id="545" w:author="محمد زكريا سيد سيد ابوسبع" w:date="2023-03-31T16:34:00Z">
                        <m:rPr>
                          <m:sty m:val="p"/>
                        </m:rPr>
                        <w:rPr>
                          <w:rFonts w:ascii="Cambria Math" w:hAnsi="Cambria Math"/>
                        </w:rPr>
                        <m:t>cos</m:t>
                      </w:ins>
                    </m:r>
                  </m:fName>
                  <m:e>
                    <m:d>
                      <m:dPr>
                        <m:ctrlPr>
                          <w:ins w:id="546" w:author="محمد زكريا سيد سيد ابوسبع" w:date="2023-03-31T16:34:00Z">
                            <w:rPr>
                              <w:rFonts w:ascii="Cambria Math" w:eastAsiaTheme="minorEastAsia" w:hAnsi="Cambria Math"/>
                              <w:i/>
                            </w:rPr>
                          </w:ins>
                        </m:ctrlPr>
                      </m:dPr>
                      <m:e>
                        <m:r>
                          <w:ins w:id="547" w:author="محمد زكريا سيد سيد ابوسبع" w:date="2023-03-31T16:34:00Z">
                            <m:rPr>
                              <m:sty m:val="p"/>
                            </m:rPr>
                            <w:rPr>
                              <w:rFonts w:ascii="Cambria Math" w:hAnsi="Cambria Math"/>
                            </w:rPr>
                            <m:t>Δ</m:t>
                          </w:ins>
                        </m:r>
                        <m:d>
                          <m:dPr>
                            <m:ctrlPr>
                              <w:ins w:id="548" w:author="محمد زكريا سيد سيد ابوسبع" w:date="2023-03-31T16:34:00Z">
                                <w:rPr>
                                  <w:rFonts w:ascii="Cambria Math" w:hAnsi="Cambria Math"/>
                                  <w:i/>
                                </w:rPr>
                              </w:ins>
                            </m:ctrlPr>
                          </m:dPr>
                          <m:e>
                            <m:r>
                              <w:ins w:id="549" w:author="محمد زكريا سيد سيد ابوسبع" w:date="2023-03-31T16:34:00Z">
                                <w:rPr>
                                  <w:rFonts w:ascii="Cambria Math" w:hAnsi="Cambria Math"/>
                                </w:rPr>
                                <m:t>variable</m:t>
                              </w:ins>
                            </m:r>
                          </m:e>
                        </m:d>
                      </m:e>
                    </m:d>
                    <m:r>
                      <w:ins w:id="550" w:author="محمد زكريا سيد سيد ابوسبع" w:date="2023-03-31T16:34:00Z">
                        <w:rPr>
                          <w:rFonts w:ascii="Cambria Math" w:hAnsi="Cambria Math"/>
                        </w:rPr>
                        <m:t>≃</m:t>
                      </w:ins>
                    </m:r>
                    <m:r>
                      <w:ins w:id="551" w:author="محمد زكريا سيد سيد ابوسبع" w:date="2023-03-31T16:34:00Z">
                        <m:rPr>
                          <m:sty m:val="p"/>
                        </m:rPr>
                        <w:rPr>
                          <w:rFonts w:ascii="Cambria Math" w:hAnsi="Cambria Math"/>
                        </w:rPr>
                        <m:t>Δ</m:t>
                      </w:ins>
                    </m:r>
                    <m:d>
                      <m:dPr>
                        <m:ctrlPr>
                          <w:ins w:id="552" w:author="محمد زكريا سيد سيد ابوسبع" w:date="2023-03-31T16:34:00Z">
                            <w:rPr>
                              <w:rFonts w:ascii="Cambria Math" w:hAnsi="Cambria Math"/>
                              <w:i/>
                            </w:rPr>
                          </w:ins>
                        </m:ctrlPr>
                      </m:dPr>
                      <m:e>
                        <m:r>
                          <w:ins w:id="553" w:author="محمد زكريا سيد سيد ابوسبع" w:date="2023-03-31T16:34:00Z">
                            <w:rPr>
                              <w:rFonts w:ascii="Cambria Math" w:hAnsi="Cambria Math"/>
                            </w:rPr>
                            <m:t>variable</m:t>
                          </w:ins>
                        </m:r>
                      </m:e>
                    </m:d>
                  </m:e>
                </m:func>
              </m:oMath>
            </m:oMathPara>
          </w:p>
        </w:tc>
      </w:tr>
      <w:tr w:rsidR="00E93874" w14:paraId="480ABCD3" w14:textId="77777777" w:rsidTr="00887189">
        <w:trPr>
          <w:trHeight w:val="288"/>
          <w:ins w:id="554" w:author="محمد زكريا سيد سيد ابوسبع" w:date="2023-03-31T16:34:00Z"/>
        </w:trPr>
        <w:tc>
          <w:tcPr>
            <w:tcW w:w="9362" w:type="dxa"/>
          </w:tcPr>
          <w:p w14:paraId="2BCBE486" w14:textId="77777777" w:rsidR="00E93874" w:rsidRPr="008F1CC8" w:rsidRDefault="00000000" w:rsidP="00887189">
            <w:pPr>
              <w:rPr>
                <w:ins w:id="555" w:author="محمد زكريا سيد سيد ابوسبع" w:date="2023-03-31T16:34:00Z"/>
                <w:rFonts w:eastAsiaTheme="minorEastAsia"/>
              </w:rPr>
            </w:pPr>
            <m:oMathPara>
              <m:oMath>
                <m:func>
                  <m:funcPr>
                    <m:ctrlPr>
                      <w:ins w:id="556" w:author="محمد زكريا سيد سيد ابوسبع" w:date="2023-03-31T16:34:00Z">
                        <w:rPr>
                          <w:rFonts w:ascii="Cambria Math" w:eastAsiaTheme="minorEastAsia" w:hAnsi="Cambria Math"/>
                          <w:i/>
                        </w:rPr>
                      </w:ins>
                    </m:ctrlPr>
                  </m:funcPr>
                  <m:fName>
                    <m:r>
                      <w:ins w:id="557" w:author="محمد زكريا سيد سيد ابوسبع" w:date="2023-03-31T16:34:00Z">
                        <m:rPr>
                          <m:sty m:val="p"/>
                        </m:rPr>
                        <w:rPr>
                          <w:rFonts w:ascii="Cambria Math" w:hAnsi="Cambria Math"/>
                        </w:rPr>
                        <m:t>sin</m:t>
                      </w:ins>
                    </m:r>
                  </m:fName>
                  <m:e>
                    <m:d>
                      <m:dPr>
                        <m:ctrlPr>
                          <w:ins w:id="558" w:author="محمد زكريا سيد سيد ابوسبع" w:date="2023-03-31T16:34:00Z">
                            <w:rPr>
                              <w:rFonts w:ascii="Cambria Math" w:eastAsiaTheme="minorEastAsia" w:hAnsi="Cambria Math"/>
                              <w:i/>
                            </w:rPr>
                          </w:ins>
                        </m:ctrlPr>
                      </m:dPr>
                      <m:e>
                        <m:r>
                          <w:ins w:id="559" w:author="محمد زكريا سيد سيد ابوسبع" w:date="2023-03-31T16:34:00Z">
                            <w:rPr>
                              <w:rFonts w:ascii="Cambria Math" w:eastAsiaTheme="minorEastAsia" w:hAnsi="Cambria Math"/>
                            </w:rPr>
                            <m:t>a+b</m:t>
                          </w:ins>
                        </m:r>
                      </m:e>
                    </m:d>
                    <m:r>
                      <w:ins w:id="560" w:author="محمد زكريا سيد سيد ابوسبع" w:date="2023-03-31T16:34:00Z">
                        <w:rPr>
                          <w:rFonts w:ascii="Cambria Math" w:eastAsiaTheme="minorEastAsia" w:hAnsi="Cambria Math"/>
                        </w:rPr>
                        <m:t>=</m:t>
                      </w:ins>
                    </m:r>
                    <m:func>
                      <m:funcPr>
                        <m:ctrlPr>
                          <w:ins w:id="561" w:author="محمد زكريا سيد سيد ابوسبع" w:date="2023-03-31T16:34:00Z">
                            <w:rPr>
                              <w:rFonts w:ascii="Cambria Math" w:eastAsiaTheme="minorEastAsia" w:hAnsi="Cambria Math"/>
                              <w:i/>
                            </w:rPr>
                          </w:ins>
                        </m:ctrlPr>
                      </m:funcPr>
                      <m:fName>
                        <m:r>
                          <w:ins w:id="562" w:author="محمد زكريا سيد سيد ابوسبع" w:date="2023-03-31T16:34:00Z">
                            <m:rPr>
                              <m:sty m:val="p"/>
                            </m:rPr>
                            <w:rPr>
                              <w:rFonts w:ascii="Cambria Math" w:hAnsi="Cambria Math"/>
                            </w:rPr>
                            <m:t>sin</m:t>
                          </w:ins>
                        </m:r>
                      </m:fName>
                      <m:e>
                        <m:d>
                          <m:dPr>
                            <m:ctrlPr>
                              <w:ins w:id="563" w:author="محمد زكريا سيد سيد ابوسبع" w:date="2023-03-31T16:34:00Z">
                                <w:rPr>
                                  <w:rFonts w:ascii="Cambria Math" w:eastAsiaTheme="minorEastAsia" w:hAnsi="Cambria Math"/>
                                  <w:i/>
                                </w:rPr>
                              </w:ins>
                            </m:ctrlPr>
                          </m:dPr>
                          <m:e>
                            <m:r>
                              <w:ins w:id="564" w:author="محمد زكريا سيد سيد ابوسبع" w:date="2023-03-31T16:34:00Z">
                                <w:rPr>
                                  <w:rFonts w:ascii="Cambria Math" w:eastAsiaTheme="minorEastAsia" w:hAnsi="Cambria Math"/>
                                </w:rPr>
                                <m:t>a</m:t>
                              </w:ins>
                            </m:r>
                          </m:e>
                        </m:d>
                      </m:e>
                    </m:func>
                    <m:func>
                      <m:funcPr>
                        <m:ctrlPr>
                          <w:ins w:id="565" w:author="محمد زكريا سيد سيد ابوسبع" w:date="2023-03-31T16:34:00Z">
                            <w:rPr>
                              <w:rFonts w:ascii="Cambria Math" w:eastAsiaTheme="minorEastAsia" w:hAnsi="Cambria Math"/>
                              <w:i/>
                            </w:rPr>
                          </w:ins>
                        </m:ctrlPr>
                      </m:funcPr>
                      <m:fName>
                        <m:r>
                          <w:ins w:id="566" w:author="محمد زكريا سيد سيد ابوسبع" w:date="2023-03-31T16:34:00Z">
                            <m:rPr>
                              <m:sty m:val="p"/>
                            </m:rPr>
                            <w:rPr>
                              <w:rFonts w:ascii="Cambria Math" w:hAnsi="Cambria Math"/>
                            </w:rPr>
                            <m:t>cos</m:t>
                          </w:ins>
                        </m:r>
                      </m:fName>
                      <m:e>
                        <m:d>
                          <m:dPr>
                            <m:ctrlPr>
                              <w:ins w:id="567" w:author="محمد زكريا سيد سيد ابوسبع" w:date="2023-03-31T16:34:00Z">
                                <w:rPr>
                                  <w:rFonts w:ascii="Cambria Math" w:eastAsiaTheme="minorEastAsia" w:hAnsi="Cambria Math"/>
                                  <w:i/>
                                </w:rPr>
                              </w:ins>
                            </m:ctrlPr>
                          </m:dPr>
                          <m:e>
                            <m:r>
                              <w:ins w:id="568" w:author="محمد زكريا سيد سيد ابوسبع" w:date="2023-03-31T16:34:00Z">
                                <w:rPr>
                                  <w:rFonts w:ascii="Cambria Math" w:eastAsiaTheme="minorEastAsia" w:hAnsi="Cambria Math"/>
                                </w:rPr>
                                <m:t>b</m:t>
                              </w:ins>
                            </m:r>
                          </m:e>
                        </m:d>
                      </m:e>
                    </m:func>
                    <m:r>
                      <w:ins w:id="569" w:author="محمد زكريا سيد سيد ابوسبع" w:date="2023-03-31T16:34:00Z">
                        <w:rPr>
                          <w:rFonts w:ascii="Cambria Math" w:eastAsiaTheme="minorEastAsia" w:hAnsi="Cambria Math"/>
                        </w:rPr>
                        <m:t>+</m:t>
                      </w:ins>
                    </m:r>
                    <m:func>
                      <m:funcPr>
                        <m:ctrlPr>
                          <w:ins w:id="570" w:author="محمد زكريا سيد سيد ابوسبع" w:date="2023-03-31T16:34:00Z">
                            <w:rPr>
                              <w:rFonts w:ascii="Cambria Math" w:eastAsiaTheme="minorEastAsia" w:hAnsi="Cambria Math"/>
                              <w:i/>
                            </w:rPr>
                          </w:ins>
                        </m:ctrlPr>
                      </m:funcPr>
                      <m:fName>
                        <m:r>
                          <w:ins w:id="571" w:author="محمد زكريا سيد سيد ابوسبع" w:date="2023-03-31T16:34:00Z">
                            <m:rPr>
                              <m:sty m:val="p"/>
                            </m:rPr>
                            <w:rPr>
                              <w:rFonts w:ascii="Cambria Math" w:hAnsi="Cambria Math"/>
                            </w:rPr>
                            <m:t>sin</m:t>
                          </w:ins>
                        </m:r>
                      </m:fName>
                      <m:e>
                        <m:d>
                          <m:dPr>
                            <m:ctrlPr>
                              <w:ins w:id="572" w:author="محمد زكريا سيد سيد ابوسبع" w:date="2023-03-31T16:34:00Z">
                                <w:rPr>
                                  <w:rFonts w:ascii="Cambria Math" w:eastAsiaTheme="minorEastAsia" w:hAnsi="Cambria Math"/>
                                  <w:i/>
                                </w:rPr>
                              </w:ins>
                            </m:ctrlPr>
                          </m:dPr>
                          <m:e>
                            <m:r>
                              <w:ins w:id="573" w:author="محمد زكريا سيد سيد ابوسبع" w:date="2023-03-31T16:34:00Z">
                                <w:rPr>
                                  <w:rFonts w:ascii="Cambria Math" w:eastAsiaTheme="minorEastAsia" w:hAnsi="Cambria Math"/>
                                </w:rPr>
                                <m:t>b</m:t>
                              </w:ins>
                            </m:r>
                          </m:e>
                        </m:d>
                      </m:e>
                    </m:func>
                    <m:func>
                      <m:funcPr>
                        <m:ctrlPr>
                          <w:ins w:id="574" w:author="محمد زكريا سيد سيد ابوسبع" w:date="2023-03-31T16:34:00Z">
                            <w:rPr>
                              <w:rFonts w:ascii="Cambria Math" w:eastAsiaTheme="minorEastAsia" w:hAnsi="Cambria Math"/>
                              <w:i/>
                            </w:rPr>
                          </w:ins>
                        </m:ctrlPr>
                      </m:funcPr>
                      <m:fName>
                        <m:r>
                          <w:ins w:id="575" w:author="محمد زكريا سيد سيد ابوسبع" w:date="2023-03-31T16:34:00Z">
                            <m:rPr>
                              <m:sty m:val="p"/>
                            </m:rPr>
                            <w:rPr>
                              <w:rFonts w:ascii="Cambria Math" w:hAnsi="Cambria Math"/>
                            </w:rPr>
                            <m:t>cos</m:t>
                          </w:ins>
                        </m:r>
                      </m:fName>
                      <m:e>
                        <m:d>
                          <m:dPr>
                            <m:ctrlPr>
                              <w:ins w:id="576" w:author="محمد زكريا سيد سيد ابوسبع" w:date="2023-03-31T16:34:00Z">
                                <w:rPr>
                                  <w:rFonts w:ascii="Cambria Math" w:eastAsiaTheme="minorEastAsia" w:hAnsi="Cambria Math"/>
                                  <w:i/>
                                </w:rPr>
                              </w:ins>
                            </m:ctrlPr>
                          </m:dPr>
                          <m:e>
                            <m:r>
                              <w:ins w:id="577" w:author="محمد زكريا سيد سيد ابوسبع" w:date="2023-03-31T16:34:00Z">
                                <w:rPr>
                                  <w:rFonts w:ascii="Cambria Math" w:eastAsiaTheme="minorEastAsia" w:hAnsi="Cambria Math"/>
                                </w:rPr>
                                <m:t>a</m:t>
                              </w:ins>
                            </m:r>
                          </m:e>
                        </m:d>
                      </m:e>
                    </m:func>
                  </m:e>
                </m:func>
              </m:oMath>
            </m:oMathPara>
          </w:p>
        </w:tc>
      </w:tr>
      <w:tr w:rsidR="00E93874" w14:paraId="5537089C" w14:textId="77777777" w:rsidTr="00887189">
        <w:trPr>
          <w:trHeight w:val="288"/>
          <w:ins w:id="578" w:author="محمد زكريا سيد سيد ابوسبع" w:date="2023-03-31T16:34:00Z"/>
        </w:trPr>
        <w:tc>
          <w:tcPr>
            <w:tcW w:w="9362" w:type="dxa"/>
          </w:tcPr>
          <w:p w14:paraId="5EFAC3D1" w14:textId="77777777" w:rsidR="00E93874" w:rsidRPr="006400B2" w:rsidRDefault="00000000" w:rsidP="00887189">
            <w:pPr>
              <w:rPr>
                <w:ins w:id="579" w:author="محمد زكريا سيد سيد ابوسبع" w:date="2023-03-31T16:34:00Z"/>
                <w:rFonts w:ascii="Calibri" w:eastAsia="Calibri" w:hAnsi="Calibri" w:cs="Arial"/>
              </w:rPr>
            </w:pPr>
            <m:oMathPara>
              <m:oMath>
                <m:func>
                  <m:funcPr>
                    <m:ctrlPr>
                      <w:ins w:id="580" w:author="محمد زكريا سيد سيد ابوسبع" w:date="2023-03-31T16:34:00Z">
                        <w:rPr>
                          <w:rFonts w:ascii="Cambria Math" w:eastAsiaTheme="minorEastAsia" w:hAnsi="Cambria Math"/>
                          <w:i/>
                        </w:rPr>
                      </w:ins>
                    </m:ctrlPr>
                  </m:funcPr>
                  <m:fName>
                    <m:r>
                      <w:ins w:id="581" w:author="محمد زكريا سيد سيد ابوسبع" w:date="2023-03-31T16:34:00Z">
                        <m:rPr>
                          <m:sty m:val="p"/>
                        </m:rPr>
                        <w:rPr>
                          <w:rFonts w:ascii="Cambria Math" w:hAnsi="Cambria Math"/>
                        </w:rPr>
                        <m:t>cos</m:t>
                      </w:ins>
                    </m:r>
                  </m:fName>
                  <m:e>
                    <m:d>
                      <m:dPr>
                        <m:ctrlPr>
                          <w:ins w:id="582" w:author="محمد زكريا سيد سيد ابوسبع" w:date="2023-03-31T16:34:00Z">
                            <w:rPr>
                              <w:rFonts w:ascii="Cambria Math" w:eastAsiaTheme="minorEastAsia" w:hAnsi="Cambria Math"/>
                              <w:i/>
                            </w:rPr>
                          </w:ins>
                        </m:ctrlPr>
                      </m:dPr>
                      <m:e>
                        <m:r>
                          <w:ins w:id="583" w:author="محمد زكريا سيد سيد ابوسبع" w:date="2023-03-31T16:34:00Z">
                            <w:rPr>
                              <w:rFonts w:ascii="Cambria Math" w:eastAsiaTheme="minorEastAsia" w:hAnsi="Cambria Math"/>
                            </w:rPr>
                            <m:t>a+b</m:t>
                          </w:ins>
                        </m:r>
                      </m:e>
                    </m:d>
                    <m:r>
                      <w:ins w:id="584" w:author="محمد زكريا سيد سيد ابوسبع" w:date="2023-03-31T16:34:00Z">
                        <w:rPr>
                          <w:rFonts w:ascii="Cambria Math" w:eastAsiaTheme="minorEastAsia" w:hAnsi="Cambria Math"/>
                        </w:rPr>
                        <m:t>=</m:t>
                      </w:ins>
                    </m:r>
                    <m:func>
                      <m:funcPr>
                        <m:ctrlPr>
                          <w:ins w:id="585" w:author="محمد زكريا سيد سيد ابوسبع" w:date="2023-03-31T16:34:00Z">
                            <w:rPr>
                              <w:rFonts w:ascii="Cambria Math" w:eastAsiaTheme="minorEastAsia" w:hAnsi="Cambria Math"/>
                              <w:i/>
                            </w:rPr>
                          </w:ins>
                        </m:ctrlPr>
                      </m:funcPr>
                      <m:fName>
                        <m:func>
                          <m:funcPr>
                            <m:ctrlPr>
                              <w:ins w:id="586" w:author="محمد زكريا سيد سيد ابوسبع" w:date="2023-03-31T16:34:00Z">
                                <w:rPr>
                                  <w:rFonts w:ascii="Cambria Math" w:hAnsi="Cambria Math"/>
                                </w:rPr>
                              </w:ins>
                            </m:ctrlPr>
                          </m:funcPr>
                          <m:fName>
                            <m:r>
                              <w:ins w:id="587" w:author="محمد زكريا سيد سيد ابوسبع" w:date="2023-03-31T16:34:00Z">
                                <m:rPr>
                                  <m:sty m:val="p"/>
                                </m:rPr>
                                <w:rPr>
                                  <w:rFonts w:ascii="Cambria Math" w:hAnsi="Cambria Math"/>
                                </w:rPr>
                                <m:t>cos</m:t>
                              </w:ins>
                            </m:r>
                          </m:fName>
                          <m:e>
                            <m:d>
                              <m:dPr>
                                <m:ctrlPr>
                                  <w:ins w:id="588" w:author="محمد زكريا سيد سيد ابوسبع" w:date="2023-03-31T16:34:00Z">
                                    <w:rPr>
                                      <w:rFonts w:ascii="Cambria Math" w:hAnsi="Cambria Math"/>
                                      <w:i/>
                                    </w:rPr>
                                  </w:ins>
                                </m:ctrlPr>
                              </m:dPr>
                              <m:e>
                                <m:r>
                                  <w:ins w:id="589" w:author="محمد زكريا سيد سيد ابوسبع" w:date="2023-03-31T16:34:00Z">
                                    <w:rPr>
                                      <w:rFonts w:ascii="Cambria Math" w:hAnsi="Cambria Math"/>
                                    </w:rPr>
                                    <m:t>a</m:t>
                                  </w:ins>
                                </m:r>
                              </m:e>
                            </m:d>
                          </m:e>
                        </m:func>
                        <m:func>
                          <m:funcPr>
                            <m:ctrlPr>
                              <w:ins w:id="590" w:author="محمد زكريا سيد سيد ابوسبع" w:date="2023-03-31T16:34:00Z">
                                <w:rPr>
                                  <w:rFonts w:ascii="Cambria Math" w:hAnsi="Cambria Math"/>
                                </w:rPr>
                              </w:ins>
                            </m:ctrlPr>
                          </m:funcPr>
                          <m:fName>
                            <m:r>
                              <w:ins w:id="591" w:author="محمد زكريا سيد سيد ابوسبع" w:date="2023-03-31T16:34:00Z">
                                <m:rPr>
                                  <m:sty m:val="p"/>
                                </m:rPr>
                                <w:rPr>
                                  <w:rFonts w:ascii="Cambria Math" w:hAnsi="Cambria Math"/>
                                </w:rPr>
                                <m:t>cos</m:t>
                              </w:ins>
                            </m:r>
                          </m:fName>
                          <m:e>
                            <m:d>
                              <m:dPr>
                                <m:ctrlPr>
                                  <w:ins w:id="592" w:author="محمد زكريا سيد سيد ابوسبع" w:date="2023-03-31T16:34:00Z">
                                    <w:rPr>
                                      <w:rFonts w:ascii="Cambria Math" w:hAnsi="Cambria Math"/>
                                      <w:i/>
                                    </w:rPr>
                                  </w:ins>
                                </m:ctrlPr>
                              </m:dPr>
                              <m:e>
                                <m:r>
                                  <w:ins w:id="593" w:author="محمد زكريا سيد سيد ابوسبع" w:date="2023-03-31T16:34:00Z">
                                    <w:rPr>
                                      <w:rFonts w:ascii="Cambria Math" w:hAnsi="Cambria Math"/>
                                    </w:rPr>
                                    <m:t>b</m:t>
                                  </w:ins>
                                </m:r>
                              </m:e>
                            </m:d>
                          </m:e>
                        </m:func>
                        <m:r>
                          <w:ins w:id="594" w:author="محمد زكريا سيد سيد ابوسبع" w:date="2023-03-31T16:34:00Z">
                            <m:rPr>
                              <m:sty m:val="p"/>
                            </m:rPr>
                            <w:rPr>
                              <w:rFonts w:ascii="Cambria Math" w:hAnsi="Cambria Math"/>
                            </w:rPr>
                            <m:t>-sin</m:t>
                          </w:ins>
                        </m:r>
                      </m:fName>
                      <m:e>
                        <m:d>
                          <m:dPr>
                            <m:ctrlPr>
                              <w:ins w:id="595" w:author="محمد زكريا سيد سيد ابوسبع" w:date="2023-03-31T16:34:00Z">
                                <w:rPr>
                                  <w:rFonts w:ascii="Cambria Math" w:eastAsiaTheme="minorEastAsia" w:hAnsi="Cambria Math"/>
                                  <w:i/>
                                </w:rPr>
                              </w:ins>
                            </m:ctrlPr>
                          </m:dPr>
                          <m:e>
                            <m:r>
                              <w:ins w:id="596" w:author="محمد زكريا سيد سيد ابوسبع" w:date="2023-03-31T16:34:00Z">
                                <w:rPr>
                                  <w:rFonts w:ascii="Cambria Math" w:eastAsiaTheme="minorEastAsia" w:hAnsi="Cambria Math"/>
                                </w:rPr>
                                <m:t>a</m:t>
                              </w:ins>
                            </m:r>
                          </m:e>
                        </m:d>
                      </m:e>
                    </m:func>
                    <m:func>
                      <m:funcPr>
                        <m:ctrlPr>
                          <w:ins w:id="597" w:author="محمد زكريا سيد سيد ابوسبع" w:date="2023-03-31T16:34:00Z">
                            <w:rPr>
                              <w:rFonts w:ascii="Cambria Math" w:eastAsiaTheme="minorEastAsia" w:hAnsi="Cambria Math"/>
                              <w:i/>
                            </w:rPr>
                          </w:ins>
                        </m:ctrlPr>
                      </m:funcPr>
                      <m:fName>
                        <m:r>
                          <w:ins w:id="598" w:author="محمد زكريا سيد سيد ابوسبع" w:date="2023-03-31T16:34:00Z">
                            <m:rPr>
                              <m:sty m:val="p"/>
                            </m:rPr>
                            <w:rPr>
                              <w:rFonts w:ascii="Cambria Math" w:hAnsi="Cambria Math"/>
                            </w:rPr>
                            <m:t>sin</m:t>
                          </w:ins>
                        </m:r>
                      </m:fName>
                      <m:e>
                        <m:d>
                          <m:dPr>
                            <m:ctrlPr>
                              <w:ins w:id="599" w:author="محمد زكريا سيد سيد ابوسبع" w:date="2023-03-31T16:34:00Z">
                                <w:rPr>
                                  <w:rFonts w:ascii="Cambria Math" w:eastAsiaTheme="minorEastAsia" w:hAnsi="Cambria Math"/>
                                  <w:i/>
                                </w:rPr>
                              </w:ins>
                            </m:ctrlPr>
                          </m:dPr>
                          <m:e>
                            <m:r>
                              <w:ins w:id="600" w:author="محمد زكريا سيد سيد ابوسبع" w:date="2023-03-31T16:34:00Z">
                                <w:rPr>
                                  <w:rFonts w:ascii="Cambria Math" w:eastAsiaTheme="minorEastAsia" w:hAnsi="Cambria Math"/>
                                </w:rPr>
                                <m:t>b</m:t>
                              </w:ins>
                            </m:r>
                          </m:e>
                        </m:d>
                      </m:e>
                    </m:func>
                  </m:e>
                </m:func>
              </m:oMath>
            </m:oMathPara>
          </w:p>
        </w:tc>
      </w:tr>
    </w:tbl>
    <w:p w14:paraId="3B5220CA" w14:textId="77777777" w:rsidR="00E93874" w:rsidRPr="008E504D" w:rsidRDefault="00E93874" w:rsidP="00E93874">
      <w:pPr>
        <w:ind w:left="0"/>
        <w:rPr>
          <w:ins w:id="601" w:author="محمد زكريا سيد سيد ابوسبع" w:date="2023-03-31T16:34:00Z"/>
          <w:rFonts w:eastAsiaTheme="minorEastAsia"/>
          <w:lang w:val="en-GB"/>
        </w:rPr>
      </w:pPr>
    </w:p>
    <w:p w14:paraId="58C0B03C" w14:textId="77777777" w:rsidR="00E93874" w:rsidRPr="00590B75" w:rsidRDefault="00E93874" w:rsidP="00EE2BF2">
      <w:pPr>
        <w:pStyle w:val="Heading3"/>
        <w:rPr>
          <w:ins w:id="602" w:author="محمد زكريا سيد سيد ابوسبع" w:date="2023-03-31T16:34:00Z"/>
          <w:rtl/>
        </w:rPr>
      </w:pPr>
      <w:ins w:id="603" w:author="محمد زكريا سيد سيد ابوسبع" w:date="2023-03-31T16:34:00Z">
        <w:r w:rsidRPr="00590B75">
          <w:t>Longitudinal calculations:</w:t>
        </w:r>
      </w:ins>
    </w:p>
    <w:p w14:paraId="7335D93E" w14:textId="77777777" w:rsidR="00E93874" w:rsidRPr="00D44488" w:rsidRDefault="00E93874" w:rsidP="00E93874">
      <w:pPr>
        <w:ind w:left="0"/>
        <w:rPr>
          <w:ins w:id="604" w:author="محمد زكريا سيد سيد ابوسبع" w:date="2023-03-31T16:34:00Z"/>
          <w:u w:val="single"/>
        </w:rPr>
      </w:pPr>
    </w:p>
    <w:p w14:paraId="73DC0B7E" w14:textId="77777777" w:rsidR="00E93874" w:rsidRPr="00EE3316" w:rsidRDefault="00E93874" w:rsidP="00E93874">
      <w:pPr>
        <w:pStyle w:val="ListParagraph"/>
        <w:numPr>
          <w:ilvl w:val="0"/>
          <w:numId w:val="22"/>
        </w:numPr>
        <w:spacing w:after="160" w:line="259" w:lineRule="auto"/>
        <w:ind w:right="0"/>
        <w:jc w:val="left"/>
        <w:rPr>
          <w:ins w:id="605" w:author="محمد زكريا سيد سيد ابوسبع" w:date="2023-03-31T16:34:00Z"/>
        </w:rPr>
      </w:pPr>
      <m:oMath>
        <m:r>
          <w:ins w:id="606" w:author="محمد زكريا سيد سيد ابوسبع" w:date="2023-03-31T16:34:00Z">
            <w:rPr>
              <w:rFonts w:ascii="Cambria Math" w:hAnsi="Cambria Math"/>
            </w:rPr>
            <m:t>X-mg Sin</m:t>
          </w:ins>
        </m:r>
        <m:d>
          <m:dPr>
            <m:ctrlPr>
              <w:ins w:id="607" w:author="محمد زكريا سيد سيد ابوسبع" w:date="2023-03-31T16:34:00Z">
                <w:rPr>
                  <w:rFonts w:ascii="Cambria Math" w:hAnsi="Cambria Math"/>
                  <w:i/>
                </w:rPr>
              </w:ins>
            </m:ctrlPr>
          </m:dPr>
          <m:e>
            <m:r>
              <w:ins w:id="608" w:author="محمد زكريا سيد سيد ابوسبع" w:date="2023-03-31T16:34:00Z">
                <w:rPr>
                  <w:rFonts w:ascii="Cambria Math" w:hAnsi="Cambria Math"/>
                </w:rPr>
                <m:t>θ</m:t>
              </w:ins>
            </m:r>
          </m:e>
        </m:d>
        <m:r>
          <w:ins w:id="609" w:author="محمد زكريا سيد سيد ابوسبع" w:date="2023-03-31T16:34:00Z">
            <w:rPr>
              <w:rFonts w:ascii="Cambria Math" w:hAnsi="Cambria Math"/>
            </w:rPr>
            <m:t xml:space="preserve"> =m(</m:t>
          </w:ins>
        </m:r>
        <m:acc>
          <m:accPr>
            <m:chr m:val="̇"/>
            <m:ctrlPr>
              <w:ins w:id="610" w:author="محمد زكريا سيد سيد ابوسبع" w:date="2023-03-31T16:34:00Z">
                <w:rPr>
                  <w:rFonts w:ascii="Cambria Math" w:hAnsi="Cambria Math"/>
                  <w:i/>
                </w:rPr>
              </w:ins>
            </m:ctrlPr>
          </m:accPr>
          <m:e>
            <m:r>
              <w:ins w:id="611" w:author="محمد زكريا سيد سيد ابوسبع" w:date="2023-03-31T16:34:00Z">
                <w:rPr>
                  <w:rFonts w:ascii="Cambria Math" w:hAnsi="Cambria Math"/>
                </w:rPr>
                <m:t>u</m:t>
              </w:ins>
            </m:r>
          </m:e>
        </m:acc>
        <m:r>
          <w:ins w:id="612" w:author="محمد زكريا سيد سيد ابوسبع" w:date="2023-03-31T16:34:00Z">
            <w:rPr>
              <w:rFonts w:ascii="Cambria Math" w:hAnsi="Cambria Math"/>
            </w:rPr>
            <m:t>+qw-rv)</m:t>
          </w:ins>
        </m:r>
      </m:oMath>
    </w:p>
    <w:p w14:paraId="5BB1D73C" w14:textId="77777777" w:rsidR="00E93874" w:rsidRPr="00D05F55" w:rsidRDefault="00E93874" w:rsidP="00E93874">
      <w:pPr>
        <w:pStyle w:val="ListParagraph"/>
        <w:rPr>
          <w:ins w:id="613" w:author="محمد زكريا سيد سيد ابوسبع" w:date="2023-03-31T16:34:00Z"/>
        </w:rPr>
      </w:pPr>
    </w:p>
    <w:p w14:paraId="509AF961" w14:textId="77777777" w:rsidR="00E93874" w:rsidRDefault="00E93874" w:rsidP="00E93874">
      <w:pPr>
        <w:pStyle w:val="ListParagraph"/>
        <w:rPr>
          <w:ins w:id="614" w:author="محمد زكريا سيد سيد ابوسبع" w:date="2023-03-31T16:34:00Z"/>
        </w:rPr>
      </w:pPr>
      <m:oMath>
        <m:r>
          <w:ins w:id="615" w:author="محمد زكريا سيد سيد ابوسبع" w:date="2023-03-31T16:34:00Z">
            <w:rPr>
              <w:rFonts w:ascii="Cambria Math" w:hAnsi="Cambria Math"/>
            </w:rPr>
            <m:t>i</m:t>
          </w:ins>
        </m:r>
      </m:oMath>
      <w:ins w:id="616" w:author="محمد زكريا سيد سيد ابوسبع" w:date="2023-03-31T16:34:00Z">
        <w:r w:rsidRPr="00D05F55">
          <w:rPr>
            <w:rFonts w:ascii="Cambria Math" w:hAnsi="Cambria Math"/>
          </w:rPr>
          <w:t>.</w:t>
        </w:r>
        <w:r w:rsidRPr="00D05F55">
          <w:t xml:space="preserve"> Recast each variable in terms of a steady-state value and a perturbed value.</w:t>
        </w:r>
      </w:ins>
    </w:p>
    <w:p w14:paraId="645DDD3F" w14:textId="77777777" w:rsidR="00E93874" w:rsidRDefault="00E93874" w:rsidP="00E93874">
      <w:pPr>
        <w:pStyle w:val="ListParagraph"/>
        <w:rPr>
          <w:ins w:id="617" w:author="محمد زكريا سيد سيد ابوسبع" w:date="2023-03-31T16:34:00Z"/>
        </w:rPr>
      </w:pPr>
    </w:p>
    <w:p w14:paraId="7FFDA003" w14:textId="77777777" w:rsidR="00E93874" w:rsidRPr="00973CBF" w:rsidRDefault="00000000" w:rsidP="00E93874">
      <w:pPr>
        <w:pStyle w:val="ListParagraph"/>
        <w:rPr>
          <w:ins w:id="618" w:author="محمد زكريا سيد سيد ابوسبع" w:date="2023-03-31T16:34:00Z"/>
          <w:rFonts w:eastAsiaTheme="minorEastAsia"/>
        </w:rPr>
      </w:pPr>
      <m:oMathPara>
        <m:oMath>
          <m:sSub>
            <m:sSubPr>
              <m:ctrlPr>
                <w:ins w:id="619" w:author="محمد زكريا سيد سيد ابوسبع" w:date="2023-03-31T16:34:00Z">
                  <w:rPr>
                    <w:rFonts w:ascii="Cambria Math" w:hAnsi="Cambria Math"/>
                    <w:i/>
                  </w:rPr>
                </w:ins>
              </m:ctrlPr>
            </m:sSubPr>
            <m:e>
              <m:r>
                <w:ins w:id="620" w:author="محمد زكريا سيد سيد ابوسبع" w:date="2023-03-31T16:34:00Z">
                  <w:rPr>
                    <w:rFonts w:ascii="Cambria Math" w:hAnsi="Cambria Math"/>
                  </w:rPr>
                  <m:t>X</m:t>
                </w:ins>
              </m:r>
            </m:e>
            <m:sub>
              <m:r>
                <w:ins w:id="621" w:author="محمد زكريا سيد سيد ابوسبع" w:date="2023-03-31T16:34:00Z">
                  <w:rPr>
                    <w:rFonts w:ascii="Cambria Math" w:hAnsi="Cambria Math"/>
                  </w:rPr>
                  <m:t>o</m:t>
                </w:ins>
              </m:r>
            </m:sub>
          </m:sSub>
          <m:r>
            <w:ins w:id="622" w:author="محمد زكريا سيد سيد ابوسبع" w:date="2023-03-31T16:34:00Z">
              <w:rPr>
                <w:rFonts w:ascii="Cambria Math" w:hAnsi="Cambria Math"/>
              </w:rPr>
              <m:t>+∆X-mg Sin</m:t>
            </w:ins>
          </m:r>
          <m:d>
            <m:dPr>
              <m:ctrlPr>
                <w:ins w:id="623" w:author="محمد زكريا سيد سيد ابوسبع" w:date="2023-03-31T16:34:00Z">
                  <w:rPr>
                    <w:rFonts w:ascii="Cambria Math" w:hAnsi="Cambria Math"/>
                    <w:i/>
                  </w:rPr>
                </w:ins>
              </m:ctrlPr>
            </m:dPr>
            <m:e>
              <m:sSub>
                <m:sSubPr>
                  <m:ctrlPr>
                    <w:ins w:id="624" w:author="محمد زكريا سيد سيد ابوسبع" w:date="2023-03-31T16:34:00Z">
                      <w:rPr>
                        <w:rFonts w:ascii="Cambria Math" w:hAnsi="Cambria Math"/>
                        <w:i/>
                      </w:rPr>
                    </w:ins>
                  </m:ctrlPr>
                </m:sSubPr>
                <m:e>
                  <m:r>
                    <w:ins w:id="625" w:author="محمد زكريا سيد سيد ابوسبع" w:date="2023-03-31T16:34:00Z">
                      <w:rPr>
                        <w:rFonts w:ascii="Cambria Math" w:hAnsi="Cambria Math"/>
                      </w:rPr>
                      <m:t>θ</m:t>
                    </w:ins>
                  </m:r>
                </m:e>
                <m:sub>
                  <m:r>
                    <w:ins w:id="626" w:author="محمد زكريا سيد سيد ابوسبع" w:date="2023-03-31T16:34:00Z">
                      <w:rPr>
                        <w:rFonts w:ascii="Cambria Math" w:hAnsi="Cambria Math"/>
                      </w:rPr>
                      <m:t>o</m:t>
                    </w:ins>
                  </m:r>
                </m:sub>
              </m:sSub>
              <m:r>
                <w:ins w:id="627" w:author="محمد زكريا سيد سيد ابوسبع" w:date="2023-03-31T16:34:00Z">
                  <w:rPr>
                    <w:rFonts w:ascii="Cambria Math" w:hAnsi="Cambria Math"/>
                  </w:rPr>
                  <m:t>+∆θ</m:t>
                </w:ins>
              </m:r>
            </m:e>
          </m:d>
          <m:r>
            <w:ins w:id="628" w:author="محمد زكريا سيد سيد ابوسبع" w:date="2023-03-31T16:34:00Z">
              <w:rPr>
                <w:rFonts w:ascii="Cambria Math" w:hAnsi="Cambria Math"/>
              </w:rPr>
              <m:t xml:space="preserve"> =m(</m:t>
            </w:ins>
          </m:r>
          <m:sSub>
            <m:sSubPr>
              <m:ctrlPr>
                <w:ins w:id="629" w:author="محمد زكريا سيد سيد ابوسبع" w:date="2023-03-31T16:34:00Z">
                  <w:rPr>
                    <w:rFonts w:ascii="Cambria Math" w:hAnsi="Cambria Math"/>
                    <w:i/>
                  </w:rPr>
                </w:ins>
              </m:ctrlPr>
            </m:sSubPr>
            <m:e>
              <m:acc>
                <m:accPr>
                  <m:chr m:val="̇"/>
                  <m:ctrlPr>
                    <w:ins w:id="630" w:author="محمد زكريا سيد سيد ابوسبع" w:date="2023-03-31T16:34:00Z">
                      <w:rPr>
                        <w:rFonts w:ascii="Cambria Math" w:hAnsi="Cambria Math"/>
                        <w:i/>
                      </w:rPr>
                    </w:ins>
                  </m:ctrlPr>
                </m:accPr>
                <m:e>
                  <m:r>
                    <w:ins w:id="631" w:author="محمد زكريا سيد سيد ابوسبع" w:date="2023-03-31T16:34:00Z">
                      <w:rPr>
                        <w:rFonts w:ascii="Cambria Math" w:hAnsi="Cambria Math"/>
                      </w:rPr>
                      <m:t>u</m:t>
                    </w:ins>
                  </m:r>
                </m:e>
              </m:acc>
            </m:e>
            <m:sub>
              <m:r>
                <w:ins w:id="632" w:author="محمد زكريا سيد سيد ابوسبع" w:date="2023-03-31T16:34:00Z">
                  <w:rPr>
                    <w:rFonts w:ascii="Cambria Math" w:hAnsi="Cambria Math"/>
                  </w:rPr>
                  <m:t>o</m:t>
                </w:ins>
              </m:r>
            </m:sub>
          </m:sSub>
          <m:r>
            <w:ins w:id="633" w:author="محمد زكريا سيد سيد ابوسبع" w:date="2023-03-31T16:34:00Z">
              <w:rPr>
                <w:rFonts w:ascii="Cambria Math" w:hAnsi="Cambria Math"/>
              </w:rPr>
              <m:t>+∆</m:t>
            </w:ins>
          </m:r>
          <m:acc>
            <m:accPr>
              <m:chr m:val="̇"/>
              <m:ctrlPr>
                <w:ins w:id="634" w:author="محمد زكريا سيد سيد ابوسبع" w:date="2023-03-31T16:34:00Z">
                  <w:rPr>
                    <w:rFonts w:ascii="Cambria Math" w:hAnsi="Cambria Math"/>
                    <w:i/>
                  </w:rPr>
                </w:ins>
              </m:ctrlPr>
            </m:accPr>
            <m:e>
              <m:r>
                <w:ins w:id="635" w:author="محمد زكريا سيد سيد ابوسبع" w:date="2023-03-31T16:34:00Z">
                  <w:rPr>
                    <w:rFonts w:ascii="Cambria Math" w:hAnsi="Cambria Math"/>
                  </w:rPr>
                  <m:t>u</m:t>
                </w:ins>
              </m:r>
            </m:e>
          </m:acc>
          <m:r>
            <w:ins w:id="636" w:author="محمد زكريا سيد سيد ابوسبع" w:date="2023-03-31T16:34:00Z">
              <w:rPr>
                <w:rFonts w:ascii="Cambria Math" w:hAnsi="Cambria Math"/>
              </w:rPr>
              <m:t>+</m:t>
            </w:ins>
          </m:r>
          <m:d>
            <m:dPr>
              <m:ctrlPr>
                <w:ins w:id="637" w:author="محمد زكريا سيد سيد ابوسبع" w:date="2023-03-31T16:34:00Z">
                  <w:rPr>
                    <w:rFonts w:ascii="Cambria Math" w:hAnsi="Cambria Math"/>
                    <w:i/>
                  </w:rPr>
                </w:ins>
              </m:ctrlPr>
            </m:dPr>
            <m:e>
              <m:sSub>
                <m:sSubPr>
                  <m:ctrlPr>
                    <w:ins w:id="638" w:author="محمد زكريا سيد سيد ابوسبع" w:date="2023-03-31T16:34:00Z">
                      <w:rPr>
                        <w:rFonts w:ascii="Cambria Math" w:hAnsi="Cambria Math"/>
                        <w:i/>
                      </w:rPr>
                    </w:ins>
                  </m:ctrlPr>
                </m:sSubPr>
                <m:e>
                  <m:r>
                    <w:ins w:id="639" w:author="محمد زكريا سيد سيد ابوسبع" w:date="2023-03-31T16:34:00Z">
                      <w:rPr>
                        <w:rFonts w:ascii="Cambria Math" w:hAnsi="Cambria Math"/>
                      </w:rPr>
                      <m:t>q</m:t>
                    </w:ins>
                  </m:r>
                </m:e>
                <m:sub>
                  <m:r>
                    <w:ins w:id="640" w:author="محمد زكريا سيد سيد ابوسبع" w:date="2023-03-31T16:34:00Z">
                      <w:rPr>
                        <w:rFonts w:ascii="Cambria Math" w:hAnsi="Cambria Math"/>
                      </w:rPr>
                      <m:t>o</m:t>
                    </w:ins>
                  </m:r>
                </m:sub>
              </m:sSub>
              <m:r>
                <w:ins w:id="641" w:author="محمد زكريا سيد سيد ابوسبع" w:date="2023-03-31T16:34:00Z">
                  <w:rPr>
                    <w:rFonts w:ascii="Cambria Math" w:hAnsi="Cambria Math"/>
                  </w:rPr>
                  <m:t>+∆q</m:t>
                </w:ins>
              </m:r>
            </m:e>
          </m:d>
          <m:d>
            <m:dPr>
              <m:ctrlPr>
                <w:ins w:id="642" w:author="محمد زكريا سيد سيد ابوسبع" w:date="2023-03-31T16:34:00Z">
                  <w:rPr>
                    <w:rFonts w:ascii="Cambria Math" w:hAnsi="Cambria Math"/>
                    <w:i/>
                  </w:rPr>
                </w:ins>
              </m:ctrlPr>
            </m:dPr>
            <m:e>
              <m:sSub>
                <m:sSubPr>
                  <m:ctrlPr>
                    <w:ins w:id="643" w:author="محمد زكريا سيد سيد ابوسبع" w:date="2023-03-31T16:34:00Z">
                      <w:rPr>
                        <w:rFonts w:ascii="Cambria Math" w:hAnsi="Cambria Math"/>
                        <w:i/>
                      </w:rPr>
                    </w:ins>
                  </m:ctrlPr>
                </m:sSubPr>
                <m:e>
                  <m:r>
                    <w:ins w:id="644" w:author="محمد زكريا سيد سيد ابوسبع" w:date="2023-03-31T16:34:00Z">
                      <w:rPr>
                        <w:rFonts w:ascii="Cambria Math" w:hAnsi="Cambria Math"/>
                      </w:rPr>
                      <m:t>w</m:t>
                    </w:ins>
                  </m:r>
                </m:e>
                <m:sub>
                  <m:r>
                    <w:ins w:id="645" w:author="محمد زكريا سيد سيد ابوسبع" w:date="2023-03-31T16:34:00Z">
                      <w:rPr>
                        <w:rFonts w:ascii="Cambria Math" w:hAnsi="Cambria Math"/>
                      </w:rPr>
                      <m:t>o</m:t>
                    </w:ins>
                  </m:r>
                </m:sub>
              </m:sSub>
              <m:r>
                <w:ins w:id="646" w:author="محمد زكريا سيد سيد ابوسبع" w:date="2023-03-31T16:34:00Z">
                  <w:rPr>
                    <w:rFonts w:ascii="Cambria Math" w:hAnsi="Cambria Math"/>
                  </w:rPr>
                  <m:t>+∆w</m:t>
                </w:ins>
              </m:r>
            </m:e>
          </m:d>
          <m:r>
            <w:ins w:id="647" w:author="محمد زكريا سيد سيد ابوسبع" w:date="2023-03-31T16:34:00Z">
              <w:rPr>
                <w:rFonts w:ascii="Cambria Math" w:hAnsi="Cambria Math"/>
              </w:rPr>
              <m:t>-</m:t>
            </w:ins>
          </m:r>
          <m:d>
            <m:dPr>
              <m:ctrlPr>
                <w:ins w:id="648" w:author="محمد زكريا سيد سيد ابوسبع" w:date="2023-03-31T16:34:00Z">
                  <w:rPr>
                    <w:rFonts w:ascii="Cambria Math" w:hAnsi="Cambria Math"/>
                    <w:i/>
                  </w:rPr>
                </w:ins>
              </m:ctrlPr>
            </m:dPr>
            <m:e>
              <m:sSub>
                <m:sSubPr>
                  <m:ctrlPr>
                    <w:ins w:id="649" w:author="محمد زكريا سيد سيد ابوسبع" w:date="2023-03-31T16:34:00Z">
                      <w:rPr>
                        <w:rFonts w:ascii="Cambria Math" w:hAnsi="Cambria Math"/>
                        <w:i/>
                      </w:rPr>
                    </w:ins>
                  </m:ctrlPr>
                </m:sSubPr>
                <m:e>
                  <m:r>
                    <w:ins w:id="650" w:author="محمد زكريا سيد سيد ابوسبع" w:date="2023-03-31T16:34:00Z">
                      <w:rPr>
                        <w:rFonts w:ascii="Cambria Math" w:hAnsi="Cambria Math"/>
                      </w:rPr>
                      <m:t>r</m:t>
                    </w:ins>
                  </m:r>
                </m:e>
                <m:sub>
                  <m:r>
                    <w:ins w:id="651" w:author="محمد زكريا سيد سيد ابوسبع" w:date="2023-03-31T16:34:00Z">
                      <w:rPr>
                        <w:rFonts w:ascii="Cambria Math" w:hAnsi="Cambria Math"/>
                      </w:rPr>
                      <m:t>o</m:t>
                    </w:ins>
                  </m:r>
                </m:sub>
              </m:sSub>
              <m:r>
                <w:ins w:id="652" w:author="محمد زكريا سيد سيد ابوسبع" w:date="2023-03-31T16:34:00Z">
                  <w:rPr>
                    <w:rFonts w:ascii="Cambria Math" w:hAnsi="Cambria Math"/>
                  </w:rPr>
                  <m:t>+∆r</m:t>
                </w:ins>
              </m:r>
            </m:e>
          </m:d>
          <m:d>
            <m:dPr>
              <m:ctrlPr>
                <w:ins w:id="653" w:author="محمد زكريا سيد سيد ابوسبع" w:date="2023-03-31T16:34:00Z">
                  <w:rPr>
                    <w:rFonts w:ascii="Cambria Math" w:hAnsi="Cambria Math"/>
                    <w:i/>
                  </w:rPr>
                </w:ins>
              </m:ctrlPr>
            </m:dPr>
            <m:e>
              <m:sSub>
                <m:sSubPr>
                  <m:ctrlPr>
                    <w:ins w:id="654" w:author="محمد زكريا سيد سيد ابوسبع" w:date="2023-03-31T16:34:00Z">
                      <w:rPr>
                        <w:rFonts w:ascii="Cambria Math" w:hAnsi="Cambria Math" w:cs="Times New Roman"/>
                        <w:i/>
                      </w:rPr>
                    </w:ins>
                  </m:ctrlPr>
                </m:sSubPr>
                <m:e>
                  <m:r>
                    <w:ins w:id="655" w:author="محمد زكريا سيد سيد ابوسبع" w:date="2023-03-31T16:34:00Z">
                      <w:rPr>
                        <w:rFonts w:ascii="Cambria Math" w:hAnsi="Cambria Math"/>
                      </w:rPr>
                      <m:t>v</m:t>
                    </w:ins>
                  </m:r>
                </m:e>
                <m:sub>
                  <m:r>
                    <w:ins w:id="656" w:author="محمد زكريا سيد سيد ابوسبع" w:date="2023-03-31T16:34:00Z">
                      <w:rPr>
                        <w:rFonts w:ascii="Cambria Math" w:hAnsi="Cambria Math"/>
                      </w:rPr>
                      <m:t>o</m:t>
                    </w:ins>
                  </m:r>
                </m:sub>
              </m:sSub>
              <m:r>
                <w:ins w:id="657" w:author="محمد زكريا سيد سيد ابوسبع" w:date="2023-03-31T16:34:00Z">
                  <w:rPr>
                    <w:rFonts w:ascii="Cambria Math" w:hAnsi="Cambria Math"/>
                  </w:rPr>
                  <m:t>+∆v</m:t>
                </w:ins>
              </m:r>
            </m:e>
          </m:d>
          <m:r>
            <w:ins w:id="658" w:author="محمد زكريا سيد سيد ابوسبع" w:date="2023-03-31T16:34:00Z">
              <w:rPr>
                <w:rFonts w:ascii="Cambria Math" w:hAnsi="Cambria Math"/>
              </w:rPr>
              <m:t>)</m:t>
            </w:ins>
          </m:r>
        </m:oMath>
      </m:oMathPara>
    </w:p>
    <w:p w14:paraId="3FF08308" w14:textId="77777777" w:rsidR="00E93874" w:rsidRPr="001E64BA" w:rsidRDefault="00000000" w:rsidP="00E93874">
      <w:pPr>
        <w:pStyle w:val="ListParagraph"/>
        <w:rPr>
          <w:ins w:id="659" w:author="محمد زكريا سيد سيد ابوسبع" w:date="2023-03-31T16:34:00Z"/>
          <w:rFonts w:eastAsiaTheme="minorEastAsia"/>
        </w:rPr>
      </w:pPr>
      <m:oMathPara>
        <m:oMath>
          <m:func>
            <m:funcPr>
              <m:ctrlPr>
                <w:ins w:id="660" w:author="محمد زكريا سيد سيد ابوسبع" w:date="2023-03-31T16:34:00Z">
                  <w:rPr>
                    <w:rFonts w:ascii="Cambria Math" w:eastAsiaTheme="minorEastAsia" w:hAnsi="Cambria Math" w:cs="Times New Roman"/>
                    <w:i/>
                  </w:rPr>
                </w:ins>
              </m:ctrlPr>
            </m:funcPr>
            <m:fName>
              <m:r>
                <w:ins w:id="661" w:author="محمد زكريا سيد سيد ابوسبع" w:date="2023-03-31T16:34:00Z">
                  <m:rPr>
                    <m:sty m:val="p"/>
                  </m:rPr>
                  <w:rPr>
                    <w:rFonts w:ascii="Cambria Math" w:hAnsi="Cambria Math"/>
                  </w:rPr>
                  <m:t>sin</m:t>
                </w:ins>
              </m:r>
            </m:fName>
            <m:e>
              <m:d>
                <m:dPr>
                  <m:ctrlPr>
                    <w:ins w:id="662" w:author="محمد زكريا سيد سيد ابوسبع" w:date="2023-03-31T16:34:00Z">
                      <w:rPr>
                        <w:rFonts w:ascii="Cambria Math" w:eastAsiaTheme="minorEastAsia" w:hAnsi="Cambria Math" w:cs="Times New Roman"/>
                        <w:i/>
                      </w:rPr>
                    </w:ins>
                  </m:ctrlPr>
                </m:dPr>
                <m:e>
                  <m:r>
                    <w:ins w:id="663" w:author="محمد زكريا سيد سيد ابوسبع" w:date="2023-03-31T16:34:00Z">
                      <w:rPr>
                        <w:rFonts w:ascii="Cambria Math" w:eastAsiaTheme="minorEastAsia" w:hAnsi="Cambria Math"/>
                      </w:rPr>
                      <m:t>a+b</m:t>
                    </w:ins>
                  </m:r>
                </m:e>
              </m:d>
              <m:r>
                <w:ins w:id="664" w:author="محمد زكريا سيد سيد ابوسبع" w:date="2023-03-31T16:34:00Z">
                  <w:rPr>
                    <w:rFonts w:ascii="Cambria Math" w:eastAsiaTheme="minorEastAsia" w:hAnsi="Cambria Math"/>
                  </w:rPr>
                  <m:t>=</m:t>
                </w:ins>
              </m:r>
              <m:func>
                <m:funcPr>
                  <m:ctrlPr>
                    <w:ins w:id="665" w:author="محمد زكريا سيد سيد ابوسبع" w:date="2023-03-31T16:34:00Z">
                      <w:rPr>
                        <w:rFonts w:ascii="Cambria Math" w:eastAsiaTheme="minorEastAsia" w:hAnsi="Cambria Math" w:cs="Times New Roman"/>
                        <w:i/>
                      </w:rPr>
                    </w:ins>
                  </m:ctrlPr>
                </m:funcPr>
                <m:fName>
                  <m:r>
                    <w:ins w:id="666" w:author="محمد زكريا سيد سيد ابوسبع" w:date="2023-03-31T16:34:00Z">
                      <m:rPr>
                        <m:sty m:val="p"/>
                      </m:rPr>
                      <w:rPr>
                        <w:rFonts w:ascii="Cambria Math" w:hAnsi="Cambria Math"/>
                      </w:rPr>
                      <m:t>sin</m:t>
                    </w:ins>
                  </m:r>
                </m:fName>
                <m:e>
                  <m:d>
                    <m:dPr>
                      <m:ctrlPr>
                        <w:ins w:id="667" w:author="محمد زكريا سيد سيد ابوسبع" w:date="2023-03-31T16:34:00Z">
                          <w:rPr>
                            <w:rFonts w:ascii="Cambria Math" w:eastAsiaTheme="minorEastAsia" w:hAnsi="Cambria Math" w:cs="Times New Roman"/>
                            <w:i/>
                          </w:rPr>
                        </w:ins>
                      </m:ctrlPr>
                    </m:dPr>
                    <m:e>
                      <m:r>
                        <w:ins w:id="668" w:author="محمد زكريا سيد سيد ابوسبع" w:date="2023-03-31T16:34:00Z">
                          <w:rPr>
                            <w:rFonts w:ascii="Cambria Math" w:eastAsiaTheme="minorEastAsia" w:hAnsi="Cambria Math"/>
                          </w:rPr>
                          <m:t>a</m:t>
                        </w:ins>
                      </m:r>
                    </m:e>
                  </m:d>
                </m:e>
              </m:func>
              <m:func>
                <m:funcPr>
                  <m:ctrlPr>
                    <w:ins w:id="669" w:author="محمد زكريا سيد سيد ابوسبع" w:date="2023-03-31T16:34:00Z">
                      <w:rPr>
                        <w:rFonts w:ascii="Cambria Math" w:eastAsiaTheme="minorEastAsia" w:hAnsi="Cambria Math" w:cs="Times New Roman"/>
                        <w:i/>
                      </w:rPr>
                    </w:ins>
                  </m:ctrlPr>
                </m:funcPr>
                <m:fName>
                  <m:r>
                    <w:ins w:id="670" w:author="محمد زكريا سيد سيد ابوسبع" w:date="2023-03-31T16:34:00Z">
                      <m:rPr>
                        <m:sty m:val="p"/>
                      </m:rPr>
                      <w:rPr>
                        <w:rFonts w:ascii="Cambria Math" w:hAnsi="Cambria Math"/>
                      </w:rPr>
                      <m:t>cos</m:t>
                    </w:ins>
                  </m:r>
                </m:fName>
                <m:e>
                  <m:d>
                    <m:dPr>
                      <m:ctrlPr>
                        <w:ins w:id="671" w:author="محمد زكريا سيد سيد ابوسبع" w:date="2023-03-31T16:34:00Z">
                          <w:rPr>
                            <w:rFonts w:ascii="Cambria Math" w:eastAsiaTheme="minorEastAsia" w:hAnsi="Cambria Math" w:cs="Times New Roman"/>
                            <w:i/>
                          </w:rPr>
                        </w:ins>
                      </m:ctrlPr>
                    </m:dPr>
                    <m:e>
                      <m:r>
                        <w:ins w:id="672" w:author="محمد زكريا سيد سيد ابوسبع" w:date="2023-03-31T16:34:00Z">
                          <w:rPr>
                            <w:rFonts w:ascii="Cambria Math" w:eastAsiaTheme="minorEastAsia" w:hAnsi="Cambria Math"/>
                          </w:rPr>
                          <m:t>b</m:t>
                        </w:ins>
                      </m:r>
                    </m:e>
                  </m:d>
                </m:e>
              </m:func>
              <m:r>
                <w:ins w:id="673" w:author="محمد زكريا سيد سيد ابوسبع" w:date="2023-03-31T16:34:00Z">
                  <w:rPr>
                    <w:rFonts w:ascii="Cambria Math" w:eastAsiaTheme="minorEastAsia" w:hAnsi="Cambria Math"/>
                  </w:rPr>
                  <m:t>+</m:t>
                </w:ins>
              </m:r>
              <m:func>
                <m:funcPr>
                  <m:ctrlPr>
                    <w:ins w:id="674" w:author="محمد زكريا سيد سيد ابوسبع" w:date="2023-03-31T16:34:00Z">
                      <w:rPr>
                        <w:rFonts w:ascii="Cambria Math" w:eastAsiaTheme="minorEastAsia" w:hAnsi="Cambria Math" w:cs="Times New Roman"/>
                        <w:i/>
                      </w:rPr>
                    </w:ins>
                  </m:ctrlPr>
                </m:funcPr>
                <m:fName>
                  <m:r>
                    <w:ins w:id="675" w:author="محمد زكريا سيد سيد ابوسبع" w:date="2023-03-31T16:34:00Z">
                      <m:rPr>
                        <m:sty m:val="p"/>
                      </m:rPr>
                      <w:rPr>
                        <w:rFonts w:ascii="Cambria Math" w:hAnsi="Cambria Math"/>
                      </w:rPr>
                      <m:t>sin</m:t>
                    </w:ins>
                  </m:r>
                </m:fName>
                <m:e>
                  <m:d>
                    <m:dPr>
                      <m:ctrlPr>
                        <w:ins w:id="676" w:author="محمد زكريا سيد سيد ابوسبع" w:date="2023-03-31T16:34:00Z">
                          <w:rPr>
                            <w:rFonts w:ascii="Cambria Math" w:eastAsiaTheme="minorEastAsia" w:hAnsi="Cambria Math" w:cs="Times New Roman"/>
                            <w:i/>
                          </w:rPr>
                        </w:ins>
                      </m:ctrlPr>
                    </m:dPr>
                    <m:e>
                      <m:r>
                        <w:ins w:id="677" w:author="محمد زكريا سيد سيد ابوسبع" w:date="2023-03-31T16:34:00Z">
                          <w:rPr>
                            <w:rFonts w:ascii="Cambria Math" w:eastAsiaTheme="minorEastAsia" w:hAnsi="Cambria Math"/>
                          </w:rPr>
                          <m:t>b</m:t>
                        </w:ins>
                      </m:r>
                    </m:e>
                  </m:d>
                </m:e>
              </m:func>
              <m:func>
                <m:funcPr>
                  <m:ctrlPr>
                    <w:ins w:id="678" w:author="محمد زكريا سيد سيد ابوسبع" w:date="2023-03-31T16:34:00Z">
                      <w:rPr>
                        <w:rFonts w:ascii="Cambria Math" w:eastAsiaTheme="minorEastAsia" w:hAnsi="Cambria Math" w:cs="Times New Roman"/>
                        <w:i/>
                      </w:rPr>
                    </w:ins>
                  </m:ctrlPr>
                </m:funcPr>
                <m:fName>
                  <m:r>
                    <w:ins w:id="679" w:author="محمد زكريا سيد سيد ابوسبع" w:date="2023-03-31T16:34:00Z">
                      <m:rPr>
                        <m:sty m:val="p"/>
                      </m:rPr>
                      <w:rPr>
                        <w:rFonts w:ascii="Cambria Math" w:hAnsi="Cambria Math"/>
                      </w:rPr>
                      <m:t>cos</m:t>
                    </w:ins>
                  </m:r>
                </m:fName>
                <m:e>
                  <m:d>
                    <m:dPr>
                      <m:ctrlPr>
                        <w:ins w:id="680" w:author="محمد زكريا سيد سيد ابوسبع" w:date="2023-03-31T16:34:00Z">
                          <w:rPr>
                            <w:rFonts w:ascii="Cambria Math" w:eastAsiaTheme="minorEastAsia" w:hAnsi="Cambria Math" w:cs="Times New Roman"/>
                            <w:i/>
                          </w:rPr>
                        </w:ins>
                      </m:ctrlPr>
                    </m:dPr>
                    <m:e>
                      <m:r>
                        <w:ins w:id="681" w:author="محمد زكريا سيد سيد ابوسبع" w:date="2023-03-31T16:34:00Z">
                          <w:rPr>
                            <w:rFonts w:ascii="Cambria Math" w:eastAsiaTheme="minorEastAsia" w:hAnsi="Cambria Math"/>
                          </w:rPr>
                          <m:t>a</m:t>
                        </w:ins>
                      </m:r>
                    </m:e>
                  </m:d>
                </m:e>
              </m:func>
            </m:e>
          </m:func>
        </m:oMath>
      </m:oMathPara>
    </w:p>
    <w:p w14:paraId="08DFB223" w14:textId="77777777" w:rsidR="00E93874" w:rsidRPr="00CE01EC" w:rsidRDefault="00000000" w:rsidP="00E93874">
      <w:pPr>
        <w:pStyle w:val="ListParagraph"/>
        <w:rPr>
          <w:ins w:id="682" w:author="محمد زكريا سيد سيد ابوسبع" w:date="2023-03-31T16:34:00Z"/>
          <w:rFonts w:eastAsiaTheme="minorEastAsia"/>
        </w:rPr>
      </w:pPr>
      <m:oMathPara>
        <m:oMath>
          <m:sSub>
            <m:sSubPr>
              <m:ctrlPr>
                <w:ins w:id="683" w:author="محمد زكريا سيد سيد ابوسبع" w:date="2023-03-31T16:34:00Z">
                  <w:rPr>
                    <w:rFonts w:ascii="Cambria Math" w:hAnsi="Cambria Math"/>
                    <w:i/>
                  </w:rPr>
                </w:ins>
              </m:ctrlPr>
            </m:sSubPr>
            <m:e>
              <m:r>
                <w:ins w:id="684" w:author="محمد زكريا سيد سيد ابوسبع" w:date="2023-03-31T16:34:00Z">
                  <w:rPr>
                    <w:rFonts w:ascii="Cambria Math" w:hAnsi="Cambria Math"/>
                  </w:rPr>
                  <m:t>X</m:t>
                </w:ins>
              </m:r>
            </m:e>
            <m:sub>
              <m:r>
                <w:ins w:id="685" w:author="محمد زكريا سيد سيد ابوسبع" w:date="2023-03-31T16:34:00Z">
                  <w:rPr>
                    <w:rFonts w:ascii="Cambria Math" w:hAnsi="Cambria Math"/>
                  </w:rPr>
                  <m:t>o</m:t>
                </w:ins>
              </m:r>
            </m:sub>
          </m:sSub>
          <m:r>
            <w:ins w:id="686" w:author="محمد زكريا سيد سيد ابوسبع" w:date="2023-03-31T16:34:00Z">
              <w:rPr>
                <w:rFonts w:ascii="Cambria Math" w:hAnsi="Cambria Math"/>
              </w:rPr>
              <m:t xml:space="preserve">+∆X-mg </m:t>
            </w:ins>
          </m:r>
          <m:d>
            <m:dPr>
              <m:ctrlPr>
                <w:ins w:id="687" w:author="محمد زكريا سيد سيد ابوسبع" w:date="2023-03-31T16:34:00Z">
                  <w:rPr>
                    <w:rFonts w:ascii="Cambria Math" w:hAnsi="Cambria Math"/>
                    <w:i/>
                  </w:rPr>
                </w:ins>
              </m:ctrlPr>
            </m:dPr>
            <m:e>
              <m:func>
                <m:funcPr>
                  <m:ctrlPr>
                    <w:ins w:id="688" w:author="محمد زكريا سيد سيد ابوسبع" w:date="2023-03-31T16:34:00Z">
                      <w:rPr>
                        <w:rFonts w:ascii="Cambria Math" w:eastAsiaTheme="minorEastAsia" w:hAnsi="Cambria Math" w:cs="Times New Roman"/>
                        <w:i/>
                      </w:rPr>
                    </w:ins>
                  </m:ctrlPr>
                </m:funcPr>
                <m:fName>
                  <m:r>
                    <w:ins w:id="689" w:author="محمد زكريا سيد سيد ابوسبع" w:date="2023-03-31T16:34:00Z">
                      <m:rPr>
                        <m:sty m:val="p"/>
                      </m:rPr>
                      <w:rPr>
                        <w:rFonts w:ascii="Cambria Math" w:hAnsi="Cambria Math"/>
                      </w:rPr>
                      <m:t>sin</m:t>
                    </w:ins>
                  </m:r>
                </m:fName>
                <m:e>
                  <m:d>
                    <m:dPr>
                      <m:ctrlPr>
                        <w:ins w:id="690" w:author="محمد زكريا سيد سيد ابوسبع" w:date="2023-03-31T16:34:00Z">
                          <w:rPr>
                            <w:rFonts w:ascii="Cambria Math" w:eastAsiaTheme="minorEastAsia" w:hAnsi="Cambria Math" w:cs="Times New Roman"/>
                            <w:i/>
                          </w:rPr>
                        </w:ins>
                      </m:ctrlPr>
                    </m:dPr>
                    <m:e>
                      <m:sSub>
                        <m:sSubPr>
                          <m:ctrlPr>
                            <w:ins w:id="691" w:author="محمد زكريا سيد سيد ابوسبع" w:date="2023-03-31T16:34:00Z">
                              <w:rPr>
                                <w:rFonts w:ascii="Cambria Math" w:hAnsi="Cambria Math"/>
                                <w:i/>
                              </w:rPr>
                            </w:ins>
                          </m:ctrlPr>
                        </m:sSubPr>
                        <m:e>
                          <m:r>
                            <w:ins w:id="692" w:author="محمد زكريا سيد سيد ابوسبع" w:date="2023-03-31T16:34:00Z">
                              <w:rPr>
                                <w:rFonts w:ascii="Cambria Math" w:hAnsi="Cambria Math"/>
                              </w:rPr>
                              <m:t>θ</m:t>
                            </w:ins>
                          </m:r>
                        </m:e>
                        <m:sub>
                          <m:r>
                            <w:ins w:id="693" w:author="محمد زكريا سيد سيد ابوسبع" w:date="2023-03-31T16:34:00Z">
                              <w:rPr>
                                <w:rFonts w:ascii="Cambria Math" w:hAnsi="Cambria Math"/>
                              </w:rPr>
                              <m:t>o</m:t>
                            </w:ins>
                          </m:r>
                        </m:sub>
                      </m:sSub>
                    </m:e>
                  </m:d>
                </m:e>
              </m:func>
              <m:func>
                <m:funcPr>
                  <m:ctrlPr>
                    <w:ins w:id="694" w:author="محمد زكريا سيد سيد ابوسبع" w:date="2023-03-31T16:34:00Z">
                      <w:rPr>
                        <w:rFonts w:ascii="Cambria Math" w:eastAsiaTheme="minorEastAsia" w:hAnsi="Cambria Math" w:cs="Times New Roman"/>
                        <w:i/>
                      </w:rPr>
                    </w:ins>
                  </m:ctrlPr>
                </m:funcPr>
                <m:fName>
                  <m:r>
                    <w:ins w:id="695" w:author="محمد زكريا سيد سيد ابوسبع" w:date="2023-03-31T16:34:00Z">
                      <m:rPr>
                        <m:sty m:val="p"/>
                      </m:rPr>
                      <w:rPr>
                        <w:rFonts w:ascii="Cambria Math" w:hAnsi="Cambria Math"/>
                      </w:rPr>
                      <m:t>cos</m:t>
                    </w:ins>
                  </m:r>
                </m:fName>
                <m:e>
                  <m:d>
                    <m:dPr>
                      <m:ctrlPr>
                        <w:ins w:id="696" w:author="محمد زكريا سيد سيد ابوسبع" w:date="2023-03-31T16:34:00Z">
                          <w:rPr>
                            <w:rFonts w:ascii="Cambria Math" w:eastAsiaTheme="minorEastAsia" w:hAnsi="Cambria Math" w:cs="Times New Roman"/>
                            <w:i/>
                          </w:rPr>
                        </w:ins>
                      </m:ctrlPr>
                    </m:dPr>
                    <m:e>
                      <m:r>
                        <w:ins w:id="697" w:author="محمد زكريا سيد سيد ابوسبع" w:date="2023-03-31T16:34:00Z">
                          <w:rPr>
                            <w:rFonts w:ascii="Cambria Math" w:hAnsi="Cambria Math"/>
                          </w:rPr>
                          <m:t>∆θ</m:t>
                        </w:ins>
                      </m:r>
                    </m:e>
                  </m:d>
                </m:e>
              </m:func>
              <m:r>
                <w:ins w:id="698" w:author="محمد زكريا سيد سيد ابوسبع" w:date="2023-03-31T16:34:00Z">
                  <w:rPr>
                    <w:rFonts w:ascii="Cambria Math" w:eastAsiaTheme="minorEastAsia" w:hAnsi="Cambria Math"/>
                  </w:rPr>
                  <m:t>+</m:t>
                </w:ins>
              </m:r>
              <m:func>
                <m:funcPr>
                  <m:ctrlPr>
                    <w:ins w:id="699" w:author="محمد زكريا سيد سيد ابوسبع" w:date="2023-03-31T16:34:00Z">
                      <w:rPr>
                        <w:rFonts w:ascii="Cambria Math" w:eastAsiaTheme="minorEastAsia" w:hAnsi="Cambria Math" w:cs="Times New Roman"/>
                        <w:i/>
                      </w:rPr>
                    </w:ins>
                  </m:ctrlPr>
                </m:funcPr>
                <m:fName>
                  <m:r>
                    <w:ins w:id="700" w:author="محمد زكريا سيد سيد ابوسبع" w:date="2023-03-31T16:34:00Z">
                      <m:rPr>
                        <m:sty m:val="p"/>
                      </m:rPr>
                      <w:rPr>
                        <w:rFonts w:ascii="Cambria Math" w:hAnsi="Cambria Math"/>
                      </w:rPr>
                      <m:t>sin</m:t>
                    </w:ins>
                  </m:r>
                </m:fName>
                <m:e>
                  <m:d>
                    <m:dPr>
                      <m:ctrlPr>
                        <w:ins w:id="701" w:author="محمد زكريا سيد سيد ابوسبع" w:date="2023-03-31T16:34:00Z">
                          <w:rPr>
                            <w:rFonts w:ascii="Cambria Math" w:eastAsiaTheme="minorEastAsia" w:hAnsi="Cambria Math" w:cs="Times New Roman"/>
                            <w:i/>
                          </w:rPr>
                        </w:ins>
                      </m:ctrlPr>
                    </m:dPr>
                    <m:e>
                      <m:r>
                        <w:ins w:id="702" w:author="محمد زكريا سيد سيد ابوسبع" w:date="2023-03-31T16:34:00Z">
                          <w:rPr>
                            <w:rFonts w:ascii="Cambria Math" w:hAnsi="Cambria Math"/>
                          </w:rPr>
                          <m:t>∆θ</m:t>
                        </w:ins>
                      </m:r>
                    </m:e>
                  </m:d>
                </m:e>
              </m:func>
              <m:func>
                <m:funcPr>
                  <m:ctrlPr>
                    <w:ins w:id="703" w:author="محمد زكريا سيد سيد ابوسبع" w:date="2023-03-31T16:34:00Z">
                      <w:rPr>
                        <w:rFonts w:ascii="Cambria Math" w:eastAsiaTheme="minorEastAsia" w:hAnsi="Cambria Math" w:cs="Times New Roman"/>
                        <w:i/>
                      </w:rPr>
                    </w:ins>
                  </m:ctrlPr>
                </m:funcPr>
                <m:fName>
                  <m:r>
                    <w:ins w:id="704" w:author="محمد زكريا سيد سيد ابوسبع" w:date="2023-03-31T16:34:00Z">
                      <m:rPr>
                        <m:sty m:val="p"/>
                      </m:rPr>
                      <w:rPr>
                        <w:rFonts w:ascii="Cambria Math" w:hAnsi="Cambria Math"/>
                      </w:rPr>
                      <m:t>cos</m:t>
                    </w:ins>
                  </m:r>
                </m:fName>
                <m:e>
                  <m:d>
                    <m:dPr>
                      <m:ctrlPr>
                        <w:ins w:id="705" w:author="محمد زكريا سيد سيد ابوسبع" w:date="2023-03-31T16:34:00Z">
                          <w:rPr>
                            <w:rFonts w:ascii="Cambria Math" w:eastAsiaTheme="minorEastAsia" w:hAnsi="Cambria Math" w:cs="Times New Roman"/>
                            <w:i/>
                          </w:rPr>
                        </w:ins>
                      </m:ctrlPr>
                    </m:dPr>
                    <m:e>
                      <m:sSub>
                        <m:sSubPr>
                          <m:ctrlPr>
                            <w:ins w:id="706" w:author="محمد زكريا سيد سيد ابوسبع" w:date="2023-03-31T16:34:00Z">
                              <w:rPr>
                                <w:rFonts w:ascii="Cambria Math" w:hAnsi="Cambria Math"/>
                                <w:i/>
                              </w:rPr>
                            </w:ins>
                          </m:ctrlPr>
                        </m:sSubPr>
                        <m:e>
                          <m:r>
                            <w:ins w:id="707" w:author="محمد زكريا سيد سيد ابوسبع" w:date="2023-03-31T16:34:00Z">
                              <w:rPr>
                                <w:rFonts w:ascii="Cambria Math" w:hAnsi="Cambria Math"/>
                              </w:rPr>
                              <m:t>θ</m:t>
                            </w:ins>
                          </m:r>
                        </m:e>
                        <m:sub>
                          <m:r>
                            <w:ins w:id="708" w:author="محمد زكريا سيد سيد ابوسبع" w:date="2023-03-31T16:34:00Z">
                              <w:rPr>
                                <w:rFonts w:ascii="Cambria Math" w:hAnsi="Cambria Math"/>
                              </w:rPr>
                              <m:t>o</m:t>
                            </w:ins>
                          </m:r>
                        </m:sub>
                      </m:sSub>
                    </m:e>
                  </m:d>
                </m:e>
              </m:func>
            </m:e>
          </m:d>
          <m:r>
            <w:ins w:id="709" w:author="محمد زكريا سيد سيد ابوسبع" w:date="2023-03-31T16:34:00Z">
              <w:rPr>
                <w:rFonts w:ascii="Cambria Math" w:hAnsi="Cambria Math"/>
              </w:rPr>
              <m:t>=m</m:t>
            </w:ins>
          </m:r>
          <m:d>
            <m:dPr>
              <m:ctrlPr>
                <w:ins w:id="710" w:author="محمد زكريا سيد سيد ابوسبع" w:date="2023-03-31T16:34:00Z">
                  <w:rPr>
                    <w:rFonts w:ascii="Cambria Math" w:hAnsi="Cambria Math"/>
                    <w:i/>
                  </w:rPr>
                </w:ins>
              </m:ctrlPr>
            </m:dPr>
            <m:e>
              <m:r>
                <w:ins w:id="711" w:author="محمد زكريا سيد سيد ابوسبع" w:date="2023-03-31T16:34:00Z">
                  <w:rPr>
                    <w:rFonts w:ascii="Cambria Math" w:hAnsi="Cambria Math"/>
                  </w:rPr>
                  <m:t>∆</m:t>
                </w:ins>
              </m:r>
              <m:acc>
                <m:accPr>
                  <m:chr m:val="̇"/>
                  <m:ctrlPr>
                    <w:ins w:id="712" w:author="محمد زكريا سيد سيد ابوسبع" w:date="2023-03-31T16:34:00Z">
                      <w:rPr>
                        <w:rFonts w:ascii="Cambria Math" w:hAnsi="Cambria Math"/>
                        <w:i/>
                      </w:rPr>
                    </w:ins>
                  </m:ctrlPr>
                </m:accPr>
                <m:e>
                  <m:r>
                    <w:ins w:id="713" w:author="محمد زكريا سيد سيد ابوسبع" w:date="2023-03-31T16:34:00Z">
                      <w:rPr>
                        <w:rFonts w:ascii="Cambria Math" w:hAnsi="Cambria Math"/>
                      </w:rPr>
                      <m:t>u</m:t>
                    </w:ins>
                  </m:r>
                </m:e>
              </m:acc>
              <m:r>
                <w:ins w:id="714" w:author="محمد زكريا سيد سيد ابوسبع" w:date="2023-03-31T16:34:00Z">
                  <w:rPr>
                    <w:rFonts w:ascii="Cambria Math" w:hAnsi="Cambria Math"/>
                  </w:rPr>
                  <m:t>+</m:t>
                </w:ins>
              </m:r>
              <m:d>
                <m:dPr>
                  <m:ctrlPr>
                    <w:ins w:id="715" w:author="محمد زكريا سيد سيد ابوسبع" w:date="2023-03-31T16:34:00Z">
                      <w:rPr>
                        <w:rFonts w:ascii="Cambria Math" w:hAnsi="Cambria Math"/>
                        <w:i/>
                      </w:rPr>
                    </w:ins>
                  </m:ctrlPr>
                </m:dPr>
                <m:e>
                  <m:r>
                    <w:ins w:id="716" w:author="محمد زكريا سيد سيد ابوسبع" w:date="2023-03-31T16:34:00Z">
                      <w:rPr>
                        <w:rFonts w:ascii="Cambria Math" w:hAnsi="Cambria Math"/>
                      </w:rPr>
                      <m:t>∆q</m:t>
                    </w:ins>
                  </m:r>
                </m:e>
              </m:d>
              <m:d>
                <m:dPr>
                  <m:ctrlPr>
                    <w:ins w:id="717" w:author="محمد زكريا سيد سيد ابوسبع" w:date="2023-03-31T16:34:00Z">
                      <w:rPr>
                        <w:rFonts w:ascii="Cambria Math" w:hAnsi="Cambria Math"/>
                        <w:i/>
                      </w:rPr>
                    </w:ins>
                  </m:ctrlPr>
                </m:dPr>
                <m:e>
                  <m:sSub>
                    <m:sSubPr>
                      <m:ctrlPr>
                        <w:ins w:id="718" w:author="محمد زكريا سيد سيد ابوسبع" w:date="2023-03-31T16:34:00Z">
                          <w:rPr>
                            <w:rFonts w:ascii="Cambria Math" w:hAnsi="Cambria Math"/>
                            <w:i/>
                          </w:rPr>
                        </w:ins>
                      </m:ctrlPr>
                    </m:sSubPr>
                    <m:e>
                      <m:r>
                        <w:ins w:id="719" w:author="محمد زكريا سيد سيد ابوسبع" w:date="2023-03-31T16:34:00Z">
                          <w:rPr>
                            <w:rFonts w:ascii="Cambria Math" w:hAnsi="Cambria Math"/>
                          </w:rPr>
                          <m:t>w</m:t>
                        </w:ins>
                      </m:r>
                    </m:e>
                    <m:sub>
                      <m:r>
                        <w:ins w:id="720" w:author="محمد زكريا سيد سيد ابوسبع" w:date="2023-03-31T16:34:00Z">
                          <w:rPr>
                            <w:rFonts w:ascii="Cambria Math" w:hAnsi="Cambria Math"/>
                          </w:rPr>
                          <m:t>o</m:t>
                        </w:ins>
                      </m:r>
                    </m:sub>
                  </m:sSub>
                  <m:r>
                    <w:ins w:id="721" w:author="محمد زكريا سيد سيد ابوسبع" w:date="2023-03-31T16:34:00Z">
                      <w:rPr>
                        <w:rFonts w:ascii="Cambria Math" w:hAnsi="Cambria Math"/>
                      </w:rPr>
                      <m:t>+∆w</m:t>
                    </w:ins>
                  </m:r>
                </m:e>
              </m:d>
              <m:r>
                <w:ins w:id="722" w:author="محمد زكريا سيد سيد ابوسبع" w:date="2023-03-31T16:34:00Z">
                  <w:rPr>
                    <w:rFonts w:ascii="Cambria Math" w:hAnsi="Cambria Math"/>
                  </w:rPr>
                  <m:t>-</m:t>
                </w:ins>
              </m:r>
              <m:d>
                <m:dPr>
                  <m:ctrlPr>
                    <w:ins w:id="723" w:author="محمد زكريا سيد سيد ابوسبع" w:date="2023-03-31T16:34:00Z">
                      <w:rPr>
                        <w:rFonts w:ascii="Cambria Math" w:hAnsi="Cambria Math"/>
                        <w:i/>
                      </w:rPr>
                    </w:ins>
                  </m:ctrlPr>
                </m:dPr>
                <m:e>
                  <m:r>
                    <w:ins w:id="724" w:author="محمد زكريا سيد سيد ابوسبع" w:date="2023-03-31T16:34:00Z">
                      <w:rPr>
                        <w:rFonts w:ascii="Cambria Math" w:hAnsi="Cambria Math"/>
                      </w:rPr>
                      <m:t>∆r</m:t>
                    </w:ins>
                  </m:r>
                </m:e>
              </m:d>
              <m:d>
                <m:dPr>
                  <m:ctrlPr>
                    <w:ins w:id="725" w:author="محمد زكريا سيد سيد ابوسبع" w:date="2023-03-31T16:34:00Z">
                      <w:rPr>
                        <w:rFonts w:ascii="Cambria Math" w:hAnsi="Cambria Math"/>
                        <w:i/>
                      </w:rPr>
                    </w:ins>
                  </m:ctrlPr>
                </m:dPr>
                <m:e>
                  <m:r>
                    <w:ins w:id="726" w:author="محمد زكريا سيد سيد ابوسبع" w:date="2023-03-31T16:34:00Z">
                      <w:rPr>
                        <w:rFonts w:ascii="Cambria Math" w:hAnsi="Cambria Math"/>
                      </w:rPr>
                      <m:t>∆v</m:t>
                    </w:ins>
                  </m:r>
                </m:e>
              </m:d>
            </m:e>
          </m:d>
        </m:oMath>
      </m:oMathPara>
    </w:p>
    <w:p w14:paraId="08C18F3B" w14:textId="77777777" w:rsidR="00E93874" w:rsidRDefault="00E93874" w:rsidP="00E93874">
      <w:pPr>
        <w:pStyle w:val="ListParagraph"/>
        <w:rPr>
          <w:ins w:id="727" w:author="محمد زكريا سيد سيد ابوسبع" w:date="2023-03-31T16:34:00Z"/>
        </w:rPr>
      </w:pPr>
    </w:p>
    <w:p w14:paraId="04A08BDA" w14:textId="77777777" w:rsidR="00E93874" w:rsidRDefault="00E93874" w:rsidP="00E93874">
      <w:pPr>
        <w:pStyle w:val="ListParagraph"/>
        <w:rPr>
          <w:ins w:id="728" w:author="محمد زكريا سيد سيد ابوسبع" w:date="2023-03-31T16:34:00Z"/>
          <w:rFonts w:eastAsiaTheme="minorEastAsia"/>
        </w:rPr>
      </w:pPr>
      <m:oMath>
        <m:r>
          <w:ins w:id="729" w:author="محمد زكريا سيد سيد ابوسبع" w:date="2023-03-31T16:34:00Z">
            <w:rPr>
              <w:rFonts w:ascii="Cambria Math" w:hAnsi="Cambria Math"/>
            </w:rPr>
            <m:t xml:space="preserve">ii. </m:t>
          </w:ins>
        </m:r>
      </m:oMath>
      <w:ins w:id="730" w:author="محمد زكريا سيد سيد ابوسبع" w:date="2023-03-31T16:34:00Z">
        <w:r w:rsidRPr="000849CA">
          <w:rPr>
            <w:rFonts w:eastAsiaTheme="minorEastAsia"/>
          </w:rPr>
          <w:t>Apply the small-angle assumption to trig functions of</w:t>
        </w:r>
        <w:r>
          <w:rPr>
            <w:rFonts w:eastAsiaTheme="minorEastAsia"/>
          </w:rPr>
          <w:t xml:space="preserve"> </w:t>
        </w:r>
        <w:r w:rsidRPr="000849CA">
          <w:rPr>
            <w:rFonts w:eastAsiaTheme="minorEastAsia"/>
          </w:rPr>
          <w:t>perturbed angles.</w:t>
        </w:r>
      </w:ins>
    </w:p>
    <w:p w14:paraId="1E21CD44" w14:textId="77777777" w:rsidR="00E93874" w:rsidRDefault="00E93874" w:rsidP="00E93874">
      <w:pPr>
        <w:pStyle w:val="ListParagraph"/>
        <w:rPr>
          <w:ins w:id="731" w:author="محمد زكريا سيد سيد ابوسبع" w:date="2023-03-31T16:34:00Z"/>
          <w:rFonts w:eastAsiaTheme="minorEastAsia"/>
        </w:rPr>
      </w:pPr>
    </w:p>
    <w:p w14:paraId="11CC5D7B" w14:textId="77777777" w:rsidR="00E93874" w:rsidRPr="00964CA8" w:rsidRDefault="00000000" w:rsidP="00E93874">
      <w:pPr>
        <w:pStyle w:val="ListParagraph"/>
        <w:rPr>
          <w:ins w:id="732" w:author="محمد زكريا سيد سيد ابوسبع" w:date="2023-03-31T16:34:00Z"/>
          <w:rFonts w:eastAsiaTheme="minorEastAsia"/>
        </w:rPr>
      </w:pPr>
      <m:oMathPara>
        <m:oMath>
          <m:func>
            <m:funcPr>
              <m:ctrlPr>
                <w:ins w:id="733" w:author="محمد زكريا سيد سيد ابوسبع" w:date="2023-03-31T16:34:00Z">
                  <w:rPr>
                    <w:rFonts w:ascii="Cambria Math" w:eastAsiaTheme="minorEastAsia" w:hAnsi="Cambria Math"/>
                    <w:i/>
                  </w:rPr>
                </w:ins>
              </m:ctrlPr>
            </m:funcPr>
            <m:fName>
              <m:r>
                <w:ins w:id="734" w:author="محمد زكريا سيد سيد ابوسبع" w:date="2023-03-31T16:34:00Z">
                  <m:rPr>
                    <m:sty m:val="p"/>
                  </m:rPr>
                  <w:rPr>
                    <w:rFonts w:ascii="Cambria Math" w:eastAsiaTheme="minorEastAsia" w:hAnsi="Cambria Math"/>
                  </w:rPr>
                  <m:t>sin</m:t>
                </w:ins>
              </m:r>
            </m:fName>
            <m:e>
              <m:d>
                <m:dPr>
                  <m:ctrlPr>
                    <w:ins w:id="735" w:author="محمد زكريا سيد سيد ابوسبع" w:date="2023-03-31T16:34:00Z">
                      <w:rPr>
                        <w:rFonts w:ascii="Cambria Math" w:eastAsiaTheme="minorEastAsia" w:hAnsi="Cambria Math"/>
                        <w:i/>
                      </w:rPr>
                    </w:ins>
                  </m:ctrlPr>
                </m:dPr>
                <m:e>
                  <m:r>
                    <w:ins w:id="736" w:author="محمد زكريا سيد سيد ابوسبع" w:date="2023-03-31T16:34:00Z">
                      <w:rPr>
                        <w:rFonts w:ascii="Cambria Math" w:eastAsiaTheme="minorEastAsia" w:hAnsi="Cambria Math"/>
                      </w:rPr>
                      <m:t>a→0</m:t>
                    </w:ins>
                  </m:r>
                </m:e>
              </m:d>
              <m:r>
                <w:ins w:id="737" w:author="محمد زكريا سيد سيد ابوسبع" w:date="2023-03-31T16:34:00Z">
                  <w:rPr>
                    <w:rFonts w:ascii="Cambria Math" w:eastAsiaTheme="minorEastAsia" w:hAnsi="Cambria Math"/>
                  </w:rPr>
                  <m:t xml:space="preserve">=a ,   </m:t>
                </w:ins>
              </m:r>
              <m:func>
                <m:funcPr>
                  <m:ctrlPr>
                    <w:ins w:id="738" w:author="محمد زكريا سيد سيد ابوسبع" w:date="2023-03-31T16:34:00Z">
                      <w:rPr>
                        <w:rFonts w:ascii="Cambria Math" w:eastAsiaTheme="minorEastAsia" w:hAnsi="Cambria Math"/>
                        <w:i/>
                      </w:rPr>
                    </w:ins>
                  </m:ctrlPr>
                </m:funcPr>
                <m:fName>
                  <m:r>
                    <w:ins w:id="739" w:author="محمد زكريا سيد سيد ابوسبع" w:date="2023-03-31T16:34:00Z">
                      <m:rPr>
                        <m:sty m:val="p"/>
                      </m:rPr>
                      <w:rPr>
                        <w:rFonts w:ascii="Cambria Math" w:eastAsiaTheme="minorEastAsia" w:hAnsi="Cambria Math"/>
                      </w:rPr>
                      <m:t>cos</m:t>
                    </w:ins>
                  </m:r>
                </m:fName>
                <m:e>
                  <m:d>
                    <m:dPr>
                      <m:ctrlPr>
                        <w:ins w:id="740" w:author="محمد زكريا سيد سيد ابوسبع" w:date="2023-03-31T16:34:00Z">
                          <w:rPr>
                            <w:rFonts w:ascii="Cambria Math" w:eastAsiaTheme="minorEastAsia" w:hAnsi="Cambria Math"/>
                            <w:i/>
                          </w:rPr>
                        </w:ins>
                      </m:ctrlPr>
                    </m:dPr>
                    <m:e>
                      <m:r>
                        <w:ins w:id="741" w:author="محمد زكريا سيد سيد ابوسبع" w:date="2023-03-31T16:34:00Z">
                          <w:rPr>
                            <w:rFonts w:ascii="Cambria Math" w:eastAsiaTheme="minorEastAsia" w:hAnsi="Cambria Math"/>
                          </w:rPr>
                          <m:t>a→0</m:t>
                        </w:ins>
                      </m:r>
                    </m:e>
                  </m:d>
                  <m:r>
                    <w:ins w:id="742" w:author="محمد زكريا سيد سيد ابوسبع" w:date="2023-03-31T16:34:00Z">
                      <w:rPr>
                        <w:rFonts w:ascii="Cambria Math" w:eastAsiaTheme="minorEastAsia" w:hAnsi="Cambria Math"/>
                      </w:rPr>
                      <m:t>=1</m:t>
                    </w:ins>
                  </m:r>
                </m:e>
              </m:func>
            </m:e>
          </m:func>
        </m:oMath>
      </m:oMathPara>
    </w:p>
    <w:p w14:paraId="682AFEDD" w14:textId="77777777" w:rsidR="00E93874" w:rsidRPr="00B80A59" w:rsidRDefault="00000000" w:rsidP="00E93874">
      <w:pPr>
        <w:pStyle w:val="ListParagraph"/>
        <w:rPr>
          <w:ins w:id="743" w:author="محمد زكريا سيد سيد ابوسبع" w:date="2023-03-31T16:34:00Z"/>
          <w:rFonts w:eastAsiaTheme="minorEastAsia"/>
        </w:rPr>
      </w:pPr>
      <m:oMathPara>
        <m:oMath>
          <m:sSub>
            <m:sSubPr>
              <m:ctrlPr>
                <w:ins w:id="744" w:author="محمد زكريا سيد سيد ابوسبع" w:date="2023-03-31T16:34:00Z">
                  <w:rPr>
                    <w:rFonts w:ascii="Cambria Math" w:hAnsi="Cambria Math"/>
                    <w:i/>
                  </w:rPr>
                </w:ins>
              </m:ctrlPr>
            </m:sSubPr>
            <m:e>
              <m:r>
                <w:ins w:id="745" w:author="محمد زكريا سيد سيد ابوسبع" w:date="2023-03-31T16:34:00Z">
                  <w:rPr>
                    <w:rFonts w:ascii="Cambria Math" w:hAnsi="Cambria Math"/>
                  </w:rPr>
                  <m:t>X</m:t>
                </w:ins>
              </m:r>
            </m:e>
            <m:sub>
              <m:r>
                <w:ins w:id="746" w:author="محمد زكريا سيد سيد ابوسبع" w:date="2023-03-31T16:34:00Z">
                  <w:rPr>
                    <w:rFonts w:ascii="Cambria Math" w:hAnsi="Cambria Math"/>
                  </w:rPr>
                  <m:t>o</m:t>
                </w:ins>
              </m:r>
            </m:sub>
          </m:sSub>
          <m:r>
            <w:ins w:id="747" w:author="محمد زكريا سيد سيد ابوسبع" w:date="2023-03-31T16:34:00Z">
              <w:rPr>
                <w:rFonts w:ascii="Cambria Math" w:hAnsi="Cambria Math"/>
              </w:rPr>
              <m:t xml:space="preserve">+∆X-mg </m:t>
            </w:ins>
          </m:r>
          <m:func>
            <m:funcPr>
              <m:ctrlPr>
                <w:ins w:id="748" w:author="محمد زكريا سيد سيد ابوسبع" w:date="2023-03-31T16:34:00Z">
                  <w:rPr>
                    <w:rFonts w:ascii="Cambria Math" w:eastAsiaTheme="minorEastAsia" w:hAnsi="Cambria Math" w:cs="Times New Roman"/>
                    <w:i/>
                  </w:rPr>
                </w:ins>
              </m:ctrlPr>
            </m:funcPr>
            <m:fName>
              <m:r>
                <w:ins w:id="749" w:author="محمد زكريا سيد سيد ابوسبع" w:date="2023-03-31T16:34:00Z">
                  <m:rPr>
                    <m:sty m:val="p"/>
                  </m:rPr>
                  <w:rPr>
                    <w:rFonts w:ascii="Cambria Math" w:hAnsi="Cambria Math"/>
                  </w:rPr>
                  <m:t>sin</m:t>
                </w:ins>
              </m:r>
            </m:fName>
            <m:e>
              <m:d>
                <m:dPr>
                  <m:ctrlPr>
                    <w:ins w:id="750" w:author="محمد زكريا سيد سيد ابوسبع" w:date="2023-03-31T16:34:00Z">
                      <w:rPr>
                        <w:rFonts w:ascii="Cambria Math" w:eastAsiaTheme="minorEastAsia" w:hAnsi="Cambria Math" w:cs="Times New Roman"/>
                        <w:i/>
                      </w:rPr>
                    </w:ins>
                  </m:ctrlPr>
                </m:dPr>
                <m:e>
                  <m:sSub>
                    <m:sSubPr>
                      <m:ctrlPr>
                        <w:ins w:id="751" w:author="محمد زكريا سيد سيد ابوسبع" w:date="2023-03-31T16:34:00Z">
                          <w:rPr>
                            <w:rFonts w:ascii="Cambria Math" w:hAnsi="Cambria Math"/>
                            <w:i/>
                          </w:rPr>
                        </w:ins>
                      </m:ctrlPr>
                    </m:sSubPr>
                    <m:e>
                      <m:r>
                        <w:ins w:id="752" w:author="محمد زكريا سيد سيد ابوسبع" w:date="2023-03-31T16:34:00Z">
                          <w:rPr>
                            <w:rFonts w:ascii="Cambria Math" w:hAnsi="Cambria Math"/>
                          </w:rPr>
                          <m:t>θ</m:t>
                        </w:ins>
                      </m:r>
                    </m:e>
                    <m:sub>
                      <m:r>
                        <w:ins w:id="753" w:author="محمد زكريا سيد سيد ابوسبع" w:date="2023-03-31T16:34:00Z">
                          <w:rPr>
                            <w:rFonts w:ascii="Cambria Math" w:hAnsi="Cambria Math"/>
                          </w:rPr>
                          <m:t>o</m:t>
                        </w:ins>
                      </m:r>
                    </m:sub>
                  </m:sSub>
                </m:e>
              </m:d>
            </m:e>
          </m:func>
          <m:r>
            <w:ins w:id="754" w:author="محمد زكريا سيد سيد ابوسبع" w:date="2023-03-31T16:34:00Z">
              <w:rPr>
                <w:rFonts w:ascii="Cambria Math" w:eastAsiaTheme="minorEastAsia" w:hAnsi="Cambria Math"/>
              </w:rPr>
              <m:t>-</m:t>
            </w:ins>
          </m:r>
          <m:r>
            <w:ins w:id="755" w:author="محمد زكريا سيد سيد ابوسبع" w:date="2023-03-31T16:34:00Z">
              <w:rPr>
                <w:rFonts w:ascii="Cambria Math" w:hAnsi="Cambria Math"/>
              </w:rPr>
              <m:t xml:space="preserve">mg </m:t>
            </w:ins>
          </m:r>
          <m:func>
            <m:funcPr>
              <m:ctrlPr>
                <w:ins w:id="756" w:author="محمد زكريا سيد سيد ابوسبع" w:date="2023-03-31T16:34:00Z">
                  <w:rPr>
                    <w:rFonts w:ascii="Cambria Math" w:eastAsiaTheme="minorEastAsia" w:hAnsi="Cambria Math" w:cs="Times New Roman"/>
                    <w:i/>
                  </w:rPr>
                </w:ins>
              </m:ctrlPr>
            </m:funcPr>
            <m:fName>
              <m:r>
                <w:ins w:id="757" w:author="محمد زكريا سيد سيد ابوسبع" w:date="2023-03-31T16:34:00Z">
                  <m:rPr>
                    <m:sty m:val="p"/>
                  </m:rPr>
                  <w:rPr>
                    <w:rFonts w:ascii="Cambria Math" w:hAnsi="Cambria Math"/>
                  </w:rPr>
                  <m:t>cos</m:t>
                </w:ins>
              </m:r>
            </m:fName>
            <m:e>
              <m:d>
                <m:dPr>
                  <m:ctrlPr>
                    <w:ins w:id="758" w:author="محمد زكريا سيد سيد ابوسبع" w:date="2023-03-31T16:34:00Z">
                      <w:rPr>
                        <w:rFonts w:ascii="Cambria Math" w:eastAsiaTheme="minorEastAsia" w:hAnsi="Cambria Math" w:cs="Times New Roman"/>
                        <w:i/>
                      </w:rPr>
                    </w:ins>
                  </m:ctrlPr>
                </m:dPr>
                <m:e>
                  <m:sSub>
                    <m:sSubPr>
                      <m:ctrlPr>
                        <w:ins w:id="759" w:author="محمد زكريا سيد سيد ابوسبع" w:date="2023-03-31T16:34:00Z">
                          <w:rPr>
                            <w:rFonts w:ascii="Cambria Math" w:hAnsi="Cambria Math"/>
                            <w:i/>
                          </w:rPr>
                        </w:ins>
                      </m:ctrlPr>
                    </m:sSubPr>
                    <m:e>
                      <m:r>
                        <w:ins w:id="760" w:author="محمد زكريا سيد سيد ابوسبع" w:date="2023-03-31T16:34:00Z">
                          <w:rPr>
                            <w:rFonts w:ascii="Cambria Math" w:hAnsi="Cambria Math"/>
                          </w:rPr>
                          <m:t>θ</m:t>
                        </w:ins>
                      </m:r>
                    </m:e>
                    <m:sub>
                      <m:r>
                        <w:ins w:id="761" w:author="محمد زكريا سيد سيد ابوسبع" w:date="2023-03-31T16:34:00Z">
                          <w:rPr>
                            <w:rFonts w:ascii="Cambria Math" w:hAnsi="Cambria Math"/>
                          </w:rPr>
                          <m:t>o</m:t>
                        </w:ins>
                      </m:r>
                    </m:sub>
                  </m:sSub>
                </m:e>
              </m:d>
            </m:e>
          </m:func>
          <m:r>
            <w:ins w:id="762" w:author="محمد زكريا سيد سيد ابوسبع" w:date="2023-03-31T16:34:00Z">
              <w:rPr>
                <w:rFonts w:ascii="Cambria Math" w:hAnsi="Cambria Math"/>
              </w:rPr>
              <m:t>∆θ=m</m:t>
            </w:ins>
          </m:r>
          <m:d>
            <m:dPr>
              <m:ctrlPr>
                <w:ins w:id="763" w:author="محمد زكريا سيد سيد ابوسبع" w:date="2023-03-31T16:34:00Z">
                  <w:rPr>
                    <w:rFonts w:ascii="Cambria Math" w:hAnsi="Cambria Math"/>
                    <w:i/>
                  </w:rPr>
                </w:ins>
              </m:ctrlPr>
            </m:dPr>
            <m:e>
              <m:r>
                <w:ins w:id="764" w:author="محمد زكريا سيد سيد ابوسبع" w:date="2023-03-31T16:34:00Z">
                  <w:rPr>
                    <w:rFonts w:ascii="Cambria Math" w:hAnsi="Cambria Math"/>
                  </w:rPr>
                  <m:t>∆</m:t>
                </w:ins>
              </m:r>
              <m:acc>
                <m:accPr>
                  <m:chr m:val="̇"/>
                  <m:ctrlPr>
                    <w:ins w:id="765" w:author="محمد زكريا سيد سيد ابوسبع" w:date="2023-03-31T16:34:00Z">
                      <w:rPr>
                        <w:rFonts w:ascii="Cambria Math" w:hAnsi="Cambria Math"/>
                        <w:i/>
                      </w:rPr>
                    </w:ins>
                  </m:ctrlPr>
                </m:accPr>
                <m:e>
                  <m:r>
                    <w:ins w:id="766" w:author="محمد زكريا سيد سيد ابوسبع" w:date="2023-03-31T16:34:00Z">
                      <w:rPr>
                        <w:rFonts w:ascii="Cambria Math" w:hAnsi="Cambria Math"/>
                      </w:rPr>
                      <m:t>u</m:t>
                    </w:ins>
                  </m:r>
                </m:e>
              </m:acc>
              <m:r>
                <w:ins w:id="767" w:author="محمد زكريا سيد سيد ابوسبع" w:date="2023-03-31T16:34:00Z">
                  <w:rPr>
                    <w:rFonts w:ascii="Cambria Math" w:hAnsi="Cambria Math"/>
                  </w:rPr>
                  <m:t>+∆q*</m:t>
                </w:ins>
              </m:r>
              <m:sSub>
                <m:sSubPr>
                  <m:ctrlPr>
                    <w:ins w:id="768" w:author="محمد زكريا سيد سيد ابوسبع" w:date="2023-03-31T16:34:00Z">
                      <w:rPr>
                        <w:rFonts w:ascii="Cambria Math" w:hAnsi="Cambria Math"/>
                        <w:i/>
                      </w:rPr>
                    </w:ins>
                  </m:ctrlPr>
                </m:sSubPr>
                <m:e>
                  <m:r>
                    <w:ins w:id="769" w:author="محمد زكريا سيد سيد ابوسبع" w:date="2023-03-31T16:34:00Z">
                      <w:rPr>
                        <w:rFonts w:ascii="Cambria Math" w:hAnsi="Cambria Math"/>
                      </w:rPr>
                      <m:t>w</m:t>
                    </w:ins>
                  </m:r>
                </m:e>
                <m:sub>
                  <m:r>
                    <w:ins w:id="770" w:author="محمد زكريا سيد سيد ابوسبع" w:date="2023-03-31T16:34:00Z">
                      <w:rPr>
                        <w:rFonts w:ascii="Cambria Math" w:hAnsi="Cambria Math"/>
                      </w:rPr>
                      <m:t>o</m:t>
                    </w:ins>
                  </m:r>
                </m:sub>
              </m:sSub>
              <m:r>
                <w:ins w:id="771" w:author="محمد زكريا سيد سيد ابوسبع" w:date="2023-03-31T16:34:00Z">
                  <w:rPr>
                    <w:rFonts w:ascii="Cambria Math" w:hAnsi="Cambria Math"/>
                  </w:rPr>
                  <m:t>+∆q*∆w-∆r*∆v</m:t>
                </w:ins>
              </m:r>
            </m:e>
          </m:d>
        </m:oMath>
      </m:oMathPara>
    </w:p>
    <w:p w14:paraId="5480538E" w14:textId="77777777" w:rsidR="00E93874" w:rsidRDefault="00E93874" w:rsidP="00E93874">
      <w:pPr>
        <w:pStyle w:val="ListParagraph"/>
        <w:rPr>
          <w:ins w:id="772" w:author="محمد زكريا سيد سيد ابوسبع" w:date="2023-03-31T16:34:00Z"/>
          <w:rFonts w:eastAsiaTheme="minorEastAsia"/>
        </w:rPr>
      </w:pPr>
    </w:p>
    <w:p w14:paraId="5A123E4F" w14:textId="77777777" w:rsidR="00E93874" w:rsidRPr="0001300C" w:rsidRDefault="00E93874" w:rsidP="00E93874">
      <w:pPr>
        <w:pStyle w:val="ListParagraph"/>
        <w:rPr>
          <w:ins w:id="773" w:author="محمد زكريا سيد سيد ابوسبع" w:date="2023-03-31T16:34:00Z"/>
          <w:rFonts w:eastAsiaTheme="minorEastAsia"/>
        </w:rPr>
      </w:pPr>
    </w:p>
    <w:p w14:paraId="08ED40BB" w14:textId="77777777" w:rsidR="00E93874" w:rsidRDefault="00E93874" w:rsidP="00E93874">
      <w:pPr>
        <w:pStyle w:val="ListParagraph"/>
        <w:rPr>
          <w:ins w:id="774" w:author="محمد زكريا سيد سيد ابوسبع" w:date="2023-03-31T16:34:00Z"/>
          <w:rFonts w:eastAsiaTheme="minorEastAsia"/>
        </w:rPr>
      </w:pPr>
      <m:oMath>
        <m:r>
          <w:ins w:id="775" w:author="محمد زكريا سيد سيد ابوسبع" w:date="2023-03-31T16:34:00Z">
            <w:rPr>
              <w:rFonts w:ascii="Cambria Math" w:eastAsiaTheme="minorEastAsia" w:hAnsi="Cambria Math"/>
            </w:rPr>
            <m:t xml:space="preserve">iii. </m:t>
          </w:ins>
        </m:r>
      </m:oMath>
      <w:ins w:id="776" w:author="محمد زكريا سيد سيد ابوسبع" w:date="2023-03-31T16:34:00Z">
        <w:r w:rsidRPr="003D5D96">
          <w:rPr>
            <w:rFonts w:eastAsiaTheme="minorEastAsia"/>
          </w:rPr>
          <w:t>Assume products of small perturbations are negligible.</w:t>
        </w:r>
      </w:ins>
    </w:p>
    <w:p w14:paraId="10D90C38" w14:textId="77777777" w:rsidR="00E93874" w:rsidRDefault="00E93874" w:rsidP="00E93874">
      <w:pPr>
        <w:pStyle w:val="ListParagraph"/>
        <w:rPr>
          <w:ins w:id="777" w:author="محمد زكريا سيد سيد ابوسبع" w:date="2023-03-31T16:34:00Z"/>
          <w:rFonts w:eastAsiaTheme="minorEastAsia"/>
        </w:rPr>
      </w:pPr>
    </w:p>
    <w:p w14:paraId="71B6825A" w14:textId="77777777" w:rsidR="00E93874" w:rsidRPr="00B80A59" w:rsidRDefault="00000000" w:rsidP="00E93874">
      <w:pPr>
        <w:pStyle w:val="ListParagraph"/>
        <w:rPr>
          <w:ins w:id="778" w:author="محمد زكريا سيد سيد ابوسبع" w:date="2023-03-31T16:34:00Z"/>
          <w:rFonts w:eastAsiaTheme="minorEastAsia"/>
        </w:rPr>
      </w:pPr>
      <m:oMathPara>
        <m:oMathParaPr>
          <m:jc m:val="center"/>
        </m:oMathParaPr>
        <m:oMath>
          <m:sSub>
            <m:sSubPr>
              <m:ctrlPr>
                <w:ins w:id="779" w:author="محمد زكريا سيد سيد ابوسبع" w:date="2023-03-31T16:34:00Z">
                  <w:rPr>
                    <w:rFonts w:ascii="Cambria Math" w:hAnsi="Cambria Math"/>
                    <w:i/>
                  </w:rPr>
                </w:ins>
              </m:ctrlPr>
            </m:sSubPr>
            <m:e>
              <m:r>
                <w:ins w:id="780" w:author="محمد زكريا سيد سيد ابوسبع" w:date="2023-03-31T16:34:00Z">
                  <w:rPr>
                    <w:rFonts w:ascii="Cambria Math" w:hAnsi="Cambria Math"/>
                  </w:rPr>
                  <m:t>X</m:t>
                </w:ins>
              </m:r>
            </m:e>
            <m:sub>
              <m:r>
                <w:ins w:id="781" w:author="محمد زكريا سيد سيد ابوسبع" w:date="2023-03-31T16:34:00Z">
                  <w:rPr>
                    <w:rFonts w:ascii="Cambria Math" w:hAnsi="Cambria Math"/>
                  </w:rPr>
                  <m:t>o</m:t>
                </w:ins>
              </m:r>
            </m:sub>
          </m:sSub>
          <m:r>
            <w:ins w:id="782" w:author="محمد زكريا سيد سيد ابوسبع" w:date="2023-03-31T16:34:00Z">
              <w:rPr>
                <w:rFonts w:ascii="Cambria Math" w:hAnsi="Cambria Math"/>
              </w:rPr>
              <m:t xml:space="preserve">+∆X-mg </m:t>
            </w:ins>
          </m:r>
          <m:func>
            <m:funcPr>
              <m:ctrlPr>
                <w:ins w:id="783" w:author="محمد زكريا سيد سيد ابوسبع" w:date="2023-03-31T16:34:00Z">
                  <w:rPr>
                    <w:rFonts w:ascii="Cambria Math" w:eastAsiaTheme="minorEastAsia" w:hAnsi="Cambria Math" w:cs="Times New Roman"/>
                    <w:i/>
                  </w:rPr>
                </w:ins>
              </m:ctrlPr>
            </m:funcPr>
            <m:fName>
              <m:r>
                <w:ins w:id="784" w:author="محمد زكريا سيد سيد ابوسبع" w:date="2023-03-31T16:34:00Z">
                  <m:rPr>
                    <m:sty m:val="p"/>
                  </m:rPr>
                  <w:rPr>
                    <w:rFonts w:ascii="Cambria Math" w:hAnsi="Cambria Math"/>
                  </w:rPr>
                  <m:t>sin</m:t>
                </w:ins>
              </m:r>
            </m:fName>
            <m:e>
              <m:d>
                <m:dPr>
                  <m:ctrlPr>
                    <w:ins w:id="785" w:author="محمد زكريا سيد سيد ابوسبع" w:date="2023-03-31T16:34:00Z">
                      <w:rPr>
                        <w:rFonts w:ascii="Cambria Math" w:eastAsiaTheme="minorEastAsia" w:hAnsi="Cambria Math" w:cs="Times New Roman"/>
                        <w:i/>
                      </w:rPr>
                    </w:ins>
                  </m:ctrlPr>
                </m:dPr>
                <m:e>
                  <m:sSub>
                    <m:sSubPr>
                      <m:ctrlPr>
                        <w:ins w:id="786" w:author="محمد زكريا سيد سيد ابوسبع" w:date="2023-03-31T16:34:00Z">
                          <w:rPr>
                            <w:rFonts w:ascii="Cambria Math" w:hAnsi="Cambria Math"/>
                            <w:i/>
                          </w:rPr>
                        </w:ins>
                      </m:ctrlPr>
                    </m:sSubPr>
                    <m:e>
                      <m:r>
                        <w:ins w:id="787" w:author="محمد زكريا سيد سيد ابوسبع" w:date="2023-03-31T16:34:00Z">
                          <w:rPr>
                            <w:rFonts w:ascii="Cambria Math" w:hAnsi="Cambria Math"/>
                          </w:rPr>
                          <m:t>θ</m:t>
                        </w:ins>
                      </m:r>
                    </m:e>
                    <m:sub>
                      <m:r>
                        <w:ins w:id="788" w:author="محمد زكريا سيد سيد ابوسبع" w:date="2023-03-31T16:34:00Z">
                          <w:rPr>
                            <w:rFonts w:ascii="Cambria Math" w:hAnsi="Cambria Math"/>
                          </w:rPr>
                          <m:t>o</m:t>
                        </w:ins>
                      </m:r>
                    </m:sub>
                  </m:sSub>
                </m:e>
              </m:d>
            </m:e>
          </m:func>
          <m:r>
            <w:ins w:id="789" w:author="محمد زكريا سيد سيد ابوسبع" w:date="2023-03-31T16:34:00Z">
              <w:rPr>
                <w:rFonts w:ascii="Cambria Math" w:eastAsiaTheme="minorEastAsia" w:hAnsi="Cambria Math"/>
              </w:rPr>
              <m:t>-</m:t>
            </w:ins>
          </m:r>
          <m:r>
            <w:ins w:id="790" w:author="محمد زكريا سيد سيد ابوسبع" w:date="2023-03-31T16:34:00Z">
              <w:rPr>
                <w:rFonts w:ascii="Cambria Math" w:hAnsi="Cambria Math"/>
              </w:rPr>
              <m:t xml:space="preserve">mg </m:t>
            </w:ins>
          </m:r>
          <m:func>
            <m:funcPr>
              <m:ctrlPr>
                <w:ins w:id="791" w:author="محمد زكريا سيد سيد ابوسبع" w:date="2023-03-31T16:34:00Z">
                  <w:rPr>
                    <w:rFonts w:ascii="Cambria Math" w:eastAsiaTheme="minorEastAsia" w:hAnsi="Cambria Math" w:cs="Times New Roman"/>
                    <w:i/>
                  </w:rPr>
                </w:ins>
              </m:ctrlPr>
            </m:funcPr>
            <m:fName>
              <m:r>
                <w:ins w:id="792" w:author="محمد زكريا سيد سيد ابوسبع" w:date="2023-03-31T16:34:00Z">
                  <m:rPr>
                    <m:sty m:val="p"/>
                  </m:rPr>
                  <w:rPr>
                    <w:rFonts w:ascii="Cambria Math" w:hAnsi="Cambria Math"/>
                  </w:rPr>
                  <m:t>cos</m:t>
                </w:ins>
              </m:r>
            </m:fName>
            <m:e>
              <m:d>
                <m:dPr>
                  <m:ctrlPr>
                    <w:ins w:id="793" w:author="محمد زكريا سيد سيد ابوسبع" w:date="2023-03-31T16:34:00Z">
                      <w:rPr>
                        <w:rFonts w:ascii="Cambria Math" w:eastAsiaTheme="minorEastAsia" w:hAnsi="Cambria Math" w:cs="Times New Roman"/>
                        <w:i/>
                      </w:rPr>
                    </w:ins>
                  </m:ctrlPr>
                </m:dPr>
                <m:e>
                  <m:sSub>
                    <m:sSubPr>
                      <m:ctrlPr>
                        <w:ins w:id="794" w:author="محمد زكريا سيد سيد ابوسبع" w:date="2023-03-31T16:34:00Z">
                          <w:rPr>
                            <w:rFonts w:ascii="Cambria Math" w:hAnsi="Cambria Math"/>
                            <w:i/>
                          </w:rPr>
                        </w:ins>
                      </m:ctrlPr>
                    </m:sSubPr>
                    <m:e>
                      <m:r>
                        <w:ins w:id="795" w:author="محمد زكريا سيد سيد ابوسبع" w:date="2023-03-31T16:34:00Z">
                          <w:rPr>
                            <w:rFonts w:ascii="Cambria Math" w:hAnsi="Cambria Math"/>
                          </w:rPr>
                          <m:t>θ</m:t>
                        </w:ins>
                      </m:r>
                    </m:e>
                    <m:sub>
                      <m:r>
                        <w:ins w:id="796" w:author="محمد زكريا سيد سيد ابوسبع" w:date="2023-03-31T16:34:00Z">
                          <w:rPr>
                            <w:rFonts w:ascii="Cambria Math" w:hAnsi="Cambria Math"/>
                          </w:rPr>
                          <m:t>o</m:t>
                        </w:ins>
                      </m:r>
                    </m:sub>
                  </m:sSub>
                </m:e>
              </m:d>
            </m:e>
          </m:func>
          <m:r>
            <w:ins w:id="797" w:author="محمد زكريا سيد سيد ابوسبع" w:date="2023-03-31T16:34:00Z">
              <w:rPr>
                <w:rFonts w:ascii="Cambria Math" w:hAnsi="Cambria Math"/>
              </w:rPr>
              <m:t>∆θ=m</m:t>
            </w:ins>
          </m:r>
          <m:d>
            <m:dPr>
              <m:ctrlPr>
                <w:ins w:id="798" w:author="محمد زكريا سيد سيد ابوسبع" w:date="2023-03-31T16:34:00Z">
                  <w:rPr>
                    <w:rFonts w:ascii="Cambria Math" w:hAnsi="Cambria Math"/>
                    <w:i/>
                  </w:rPr>
                </w:ins>
              </m:ctrlPr>
            </m:dPr>
            <m:e>
              <m:r>
                <w:ins w:id="799" w:author="محمد زكريا سيد سيد ابوسبع" w:date="2023-03-31T16:34:00Z">
                  <w:rPr>
                    <w:rFonts w:ascii="Cambria Math" w:hAnsi="Cambria Math"/>
                  </w:rPr>
                  <m:t>∆</m:t>
                </w:ins>
              </m:r>
              <m:acc>
                <m:accPr>
                  <m:chr m:val="̇"/>
                  <m:ctrlPr>
                    <w:ins w:id="800" w:author="محمد زكريا سيد سيد ابوسبع" w:date="2023-03-31T16:34:00Z">
                      <w:rPr>
                        <w:rFonts w:ascii="Cambria Math" w:hAnsi="Cambria Math"/>
                        <w:i/>
                      </w:rPr>
                    </w:ins>
                  </m:ctrlPr>
                </m:accPr>
                <m:e>
                  <m:r>
                    <w:ins w:id="801" w:author="محمد زكريا سيد سيد ابوسبع" w:date="2023-03-31T16:34:00Z">
                      <w:rPr>
                        <w:rFonts w:ascii="Cambria Math" w:hAnsi="Cambria Math"/>
                      </w:rPr>
                      <m:t>u</m:t>
                    </w:ins>
                  </m:r>
                </m:e>
              </m:acc>
              <m:r>
                <w:ins w:id="802" w:author="محمد زكريا سيد سيد ابوسبع" w:date="2023-03-31T16:34:00Z">
                  <w:rPr>
                    <w:rFonts w:ascii="Cambria Math" w:hAnsi="Cambria Math"/>
                  </w:rPr>
                  <m:t>+∆q*</m:t>
                </w:ins>
              </m:r>
              <m:sSub>
                <m:sSubPr>
                  <m:ctrlPr>
                    <w:ins w:id="803" w:author="محمد زكريا سيد سيد ابوسبع" w:date="2023-03-31T16:34:00Z">
                      <w:rPr>
                        <w:rFonts w:ascii="Cambria Math" w:hAnsi="Cambria Math"/>
                        <w:i/>
                      </w:rPr>
                    </w:ins>
                  </m:ctrlPr>
                </m:sSubPr>
                <m:e>
                  <m:r>
                    <w:ins w:id="804" w:author="محمد زكريا سيد سيد ابوسبع" w:date="2023-03-31T16:34:00Z">
                      <w:rPr>
                        <w:rFonts w:ascii="Cambria Math" w:hAnsi="Cambria Math"/>
                      </w:rPr>
                      <m:t>w</m:t>
                    </w:ins>
                  </m:r>
                </m:e>
                <m:sub>
                  <m:r>
                    <w:ins w:id="805" w:author="محمد زكريا سيد سيد ابوسبع" w:date="2023-03-31T16:34:00Z">
                      <w:rPr>
                        <w:rFonts w:ascii="Cambria Math" w:hAnsi="Cambria Math"/>
                      </w:rPr>
                      <m:t>o</m:t>
                    </w:ins>
                  </m:r>
                </m:sub>
              </m:sSub>
            </m:e>
          </m:d>
        </m:oMath>
      </m:oMathPara>
    </w:p>
    <w:p w14:paraId="01B3B7E0" w14:textId="77777777" w:rsidR="00E93874" w:rsidRPr="00055090" w:rsidRDefault="00E93874" w:rsidP="00E93874">
      <w:pPr>
        <w:pStyle w:val="ListParagraph"/>
        <w:rPr>
          <w:ins w:id="806" w:author="محمد زكريا سيد سيد ابوسبع" w:date="2023-03-31T16:34:00Z"/>
          <w:rFonts w:eastAsiaTheme="minorEastAsia"/>
        </w:rPr>
      </w:pPr>
    </w:p>
    <w:p w14:paraId="66A1C58B" w14:textId="77777777" w:rsidR="00E93874" w:rsidRDefault="00E93874" w:rsidP="00E93874">
      <w:pPr>
        <w:pStyle w:val="ListParagraph"/>
        <w:rPr>
          <w:ins w:id="807" w:author="محمد زكريا سيد سيد ابوسبع" w:date="2023-03-31T16:34:00Z"/>
          <w:rFonts w:eastAsiaTheme="minorEastAsia"/>
        </w:rPr>
      </w:pPr>
      <m:oMath>
        <m:r>
          <w:ins w:id="808" w:author="محمد زكريا سيد سيد ابوسبع" w:date="2023-03-31T16:34:00Z">
            <w:rPr>
              <w:rFonts w:ascii="Cambria Math" w:eastAsiaTheme="minorEastAsia" w:hAnsi="Cambria Math"/>
            </w:rPr>
            <m:t xml:space="preserve">iv. </m:t>
          </w:ins>
        </m:r>
      </m:oMath>
      <w:ins w:id="809" w:author="محمد زكريا سيد سيد ابوسبع" w:date="2023-03-31T16:34:00Z">
        <w:r w:rsidRPr="00516879">
          <w:rPr>
            <w:rFonts w:eastAsiaTheme="minorEastAsia"/>
          </w:rPr>
          <w:t>Remove the steady-state equation from the perturbed</w:t>
        </w:r>
        <w:r>
          <w:rPr>
            <w:rFonts w:eastAsiaTheme="minorEastAsia"/>
          </w:rPr>
          <w:t xml:space="preserve"> </w:t>
        </w:r>
        <w:r w:rsidRPr="00516879">
          <w:rPr>
            <w:rFonts w:eastAsiaTheme="minorEastAsia"/>
          </w:rPr>
          <w:t>equation</w:t>
        </w:r>
      </w:ins>
    </w:p>
    <w:p w14:paraId="6724560A" w14:textId="77777777" w:rsidR="00E93874" w:rsidRDefault="00E93874" w:rsidP="00E93874">
      <w:pPr>
        <w:pStyle w:val="ListParagraph"/>
        <w:rPr>
          <w:ins w:id="810" w:author="محمد زكريا سيد سيد ابوسبع" w:date="2023-03-31T16:34:00Z"/>
          <w:rFonts w:eastAsiaTheme="minorEastAsia"/>
        </w:rPr>
      </w:pPr>
    </w:p>
    <w:p w14:paraId="7805A7BA" w14:textId="77777777" w:rsidR="00E93874" w:rsidRPr="00CF7C84" w:rsidRDefault="00E93874" w:rsidP="00E93874">
      <w:pPr>
        <w:pStyle w:val="ListParagraph"/>
        <w:rPr>
          <w:ins w:id="811" w:author="محمد زكريا سيد سيد ابوسبع" w:date="2023-03-31T16:34:00Z"/>
          <w:rFonts w:eastAsiaTheme="minorEastAsia"/>
        </w:rPr>
      </w:pPr>
      <m:oMathPara>
        <m:oMath>
          <m:r>
            <w:ins w:id="812" w:author="محمد زكريا سيد سيد ابوسبع" w:date="2023-03-31T16:34:00Z">
              <w:rPr>
                <w:rFonts w:ascii="Cambria Math" w:hAnsi="Cambria Math"/>
              </w:rPr>
              <m:t>∴∆X</m:t>
            </w:ins>
          </m:r>
          <m:r>
            <w:ins w:id="813" w:author="محمد زكريا سيد سيد ابوسبع" w:date="2023-03-31T16:34:00Z">
              <w:rPr>
                <w:rFonts w:ascii="Cambria Math" w:eastAsiaTheme="minorEastAsia" w:hAnsi="Cambria Math"/>
              </w:rPr>
              <m:t>-</m:t>
            </w:ins>
          </m:r>
          <m:r>
            <w:ins w:id="814" w:author="محمد زكريا سيد سيد ابوسبع" w:date="2023-03-31T16:34:00Z">
              <w:rPr>
                <w:rFonts w:ascii="Cambria Math" w:hAnsi="Cambria Math"/>
              </w:rPr>
              <m:t xml:space="preserve">mg </m:t>
            </w:ins>
          </m:r>
          <m:func>
            <m:funcPr>
              <m:ctrlPr>
                <w:ins w:id="815" w:author="محمد زكريا سيد سيد ابوسبع" w:date="2023-03-31T16:34:00Z">
                  <w:rPr>
                    <w:rFonts w:ascii="Cambria Math" w:eastAsiaTheme="minorEastAsia" w:hAnsi="Cambria Math" w:cs="Times New Roman"/>
                    <w:i/>
                  </w:rPr>
                </w:ins>
              </m:ctrlPr>
            </m:funcPr>
            <m:fName>
              <m:r>
                <w:ins w:id="816" w:author="محمد زكريا سيد سيد ابوسبع" w:date="2023-03-31T16:34:00Z">
                  <m:rPr>
                    <m:sty m:val="p"/>
                  </m:rPr>
                  <w:rPr>
                    <w:rFonts w:ascii="Cambria Math" w:hAnsi="Cambria Math"/>
                  </w:rPr>
                  <m:t>cos</m:t>
                </w:ins>
              </m:r>
            </m:fName>
            <m:e>
              <m:d>
                <m:dPr>
                  <m:ctrlPr>
                    <w:ins w:id="817" w:author="محمد زكريا سيد سيد ابوسبع" w:date="2023-03-31T16:34:00Z">
                      <w:rPr>
                        <w:rFonts w:ascii="Cambria Math" w:eastAsiaTheme="minorEastAsia" w:hAnsi="Cambria Math" w:cs="Times New Roman"/>
                        <w:i/>
                      </w:rPr>
                    </w:ins>
                  </m:ctrlPr>
                </m:dPr>
                <m:e>
                  <m:sSub>
                    <m:sSubPr>
                      <m:ctrlPr>
                        <w:ins w:id="818" w:author="محمد زكريا سيد سيد ابوسبع" w:date="2023-03-31T16:34:00Z">
                          <w:rPr>
                            <w:rFonts w:ascii="Cambria Math" w:hAnsi="Cambria Math"/>
                            <w:i/>
                          </w:rPr>
                        </w:ins>
                      </m:ctrlPr>
                    </m:sSubPr>
                    <m:e>
                      <m:r>
                        <w:ins w:id="819" w:author="محمد زكريا سيد سيد ابوسبع" w:date="2023-03-31T16:34:00Z">
                          <w:rPr>
                            <w:rFonts w:ascii="Cambria Math" w:hAnsi="Cambria Math"/>
                          </w:rPr>
                          <m:t>θ</m:t>
                        </w:ins>
                      </m:r>
                    </m:e>
                    <m:sub>
                      <m:r>
                        <w:ins w:id="820" w:author="محمد زكريا سيد سيد ابوسبع" w:date="2023-03-31T16:34:00Z">
                          <w:rPr>
                            <w:rFonts w:ascii="Cambria Math" w:hAnsi="Cambria Math"/>
                          </w:rPr>
                          <m:t>o</m:t>
                        </w:ins>
                      </m:r>
                    </m:sub>
                  </m:sSub>
                </m:e>
              </m:d>
            </m:e>
          </m:func>
          <m:r>
            <w:ins w:id="821" w:author="محمد زكريا سيد سيد ابوسبع" w:date="2023-03-31T16:34:00Z">
              <w:rPr>
                <w:rFonts w:ascii="Cambria Math" w:hAnsi="Cambria Math"/>
              </w:rPr>
              <m:t>∆θ=m</m:t>
            </w:ins>
          </m:r>
          <m:d>
            <m:dPr>
              <m:ctrlPr>
                <w:ins w:id="822" w:author="محمد زكريا سيد سيد ابوسبع" w:date="2023-03-31T16:34:00Z">
                  <w:rPr>
                    <w:rFonts w:ascii="Cambria Math" w:hAnsi="Cambria Math"/>
                    <w:i/>
                  </w:rPr>
                </w:ins>
              </m:ctrlPr>
            </m:dPr>
            <m:e>
              <m:r>
                <w:ins w:id="823" w:author="محمد زكريا سيد سيد ابوسبع" w:date="2023-03-31T16:34:00Z">
                  <w:rPr>
                    <w:rFonts w:ascii="Cambria Math" w:hAnsi="Cambria Math"/>
                  </w:rPr>
                  <m:t>∆</m:t>
                </w:ins>
              </m:r>
              <m:acc>
                <m:accPr>
                  <m:chr m:val="̇"/>
                  <m:ctrlPr>
                    <w:ins w:id="824" w:author="محمد زكريا سيد سيد ابوسبع" w:date="2023-03-31T16:34:00Z">
                      <w:rPr>
                        <w:rFonts w:ascii="Cambria Math" w:hAnsi="Cambria Math"/>
                        <w:i/>
                      </w:rPr>
                    </w:ins>
                  </m:ctrlPr>
                </m:accPr>
                <m:e>
                  <m:r>
                    <w:ins w:id="825" w:author="محمد زكريا سيد سيد ابوسبع" w:date="2023-03-31T16:34:00Z">
                      <w:rPr>
                        <w:rFonts w:ascii="Cambria Math" w:hAnsi="Cambria Math"/>
                      </w:rPr>
                      <m:t>u</m:t>
                    </w:ins>
                  </m:r>
                </m:e>
              </m:acc>
              <m:r>
                <w:ins w:id="826" w:author="محمد زكريا سيد سيد ابوسبع" w:date="2023-03-31T16:34:00Z">
                  <w:rPr>
                    <w:rFonts w:ascii="Cambria Math" w:hAnsi="Cambria Math"/>
                  </w:rPr>
                  <m:t>+∆q*</m:t>
                </w:ins>
              </m:r>
              <m:sSub>
                <m:sSubPr>
                  <m:ctrlPr>
                    <w:ins w:id="827" w:author="محمد زكريا سيد سيد ابوسبع" w:date="2023-03-31T16:34:00Z">
                      <w:rPr>
                        <w:rFonts w:ascii="Cambria Math" w:hAnsi="Cambria Math"/>
                        <w:i/>
                      </w:rPr>
                    </w:ins>
                  </m:ctrlPr>
                </m:sSubPr>
                <m:e>
                  <m:r>
                    <w:ins w:id="828" w:author="محمد زكريا سيد سيد ابوسبع" w:date="2023-03-31T16:34:00Z">
                      <w:rPr>
                        <w:rFonts w:ascii="Cambria Math" w:hAnsi="Cambria Math"/>
                      </w:rPr>
                      <m:t>w</m:t>
                    </w:ins>
                  </m:r>
                </m:e>
                <m:sub>
                  <m:r>
                    <w:ins w:id="829" w:author="محمد زكريا سيد سيد ابوسبع" w:date="2023-03-31T16:34:00Z">
                      <w:rPr>
                        <w:rFonts w:ascii="Cambria Math" w:hAnsi="Cambria Math"/>
                      </w:rPr>
                      <m:t>o</m:t>
                    </w:ins>
                  </m:r>
                </m:sub>
              </m:sSub>
            </m:e>
          </m:d>
        </m:oMath>
      </m:oMathPara>
    </w:p>
    <w:p w14:paraId="0C009292" w14:textId="77777777" w:rsidR="00E93874" w:rsidRPr="00BD7ACE" w:rsidRDefault="00E93874" w:rsidP="00E93874">
      <w:pPr>
        <w:pStyle w:val="ListParagraph"/>
        <w:rPr>
          <w:ins w:id="830" w:author="محمد زكريا سيد سيد ابوسبع" w:date="2023-03-31T16:34:00Z"/>
          <w:rFonts w:eastAsiaTheme="minorEastAsia"/>
        </w:rPr>
      </w:pPr>
      <m:oMathPara>
        <m:oMath>
          <m:r>
            <w:ins w:id="831" w:author="محمد زكريا سيد سيد ابوسبع" w:date="2023-03-31T16:34:00Z">
              <w:rPr>
                <w:rFonts w:ascii="Cambria Math" w:hAnsi="Cambria Math"/>
              </w:rPr>
              <m:t>∴∆</m:t>
            </w:ins>
          </m:r>
          <m:acc>
            <m:accPr>
              <m:chr m:val="̇"/>
              <m:ctrlPr>
                <w:ins w:id="832" w:author="محمد زكريا سيد سيد ابوسبع" w:date="2023-03-31T16:34:00Z">
                  <w:rPr>
                    <w:rFonts w:ascii="Cambria Math" w:hAnsi="Cambria Math"/>
                    <w:i/>
                  </w:rPr>
                </w:ins>
              </m:ctrlPr>
            </m:accPr>
            <m:e>
              <m:r>
                <w:ins w:id="833" w:author="محمد زكريا سيد سيد ابوسبع" w:date="2023-03-31T16:34:00Z">
                  <w:rPr>
                    <w:rFonts w:ascii="Cambria Math" w:hAnsi="Cambria Math"/>
                  </w:rPr>
                  <m:t>u</m:t>
                </w:ins>
              </m:r>
            </m:e>
          </m:acc>
          <m:r>
            <w:ins w:id="834" w:author="محمد زكريا سيد سيد ابوسبع" w:date="2023-03-31T16:34:00Z">
              <w:rPr>
                <w:rFonts w:ascii="Cambria Math" w:hAnsi="Cambria Math"/>
              </w:rPr>
              <m:t>=</m:t>
            </w:ins>
          </m:r>
          <m:f>
            <m:fPr>
              <m:ctrlPr>
                <w:ins w:id="835" w:author="محمد زكريا سيد سيد ابوسبع" w:date="2023-03-31T16:34:00Z">
                  <w:rPr>
                    <w:rFonts w:ascii="Cambria Math" w:hAnsi="Cambria Math"/>
                    <w:i/>
                  </w:rPr>
                </w:ins>
              </m:ctrlPr>
            </m:fPr>
            <m:num>
              <m:r>
                <w:ins w:id="836" w:author="محمد زكريا سيد سيد ابوسبع" w:date="2023-03-31T16:34:00Z">
                  <w:rPr>
                    <w:rFonts w:ascii="Cambria Math" w:hAnsi="Cambria Math"/>
                  </w:rPr>
                  <m:t>∆X</m:t>
                </w:ins>
              </m:r>
            </m:num>
            <m:den>
              <m:r>
                <w:ins w:id="837" w:author="محمد زكريا سيد سيد ابوسبع" w:date="2023-03-31T16:34:00Z">
                  <w:rPr>
                    <w:rFonts w:ascii="Cambria Math" w:hAnsi="Cambria Math"/>
                  </w:rPr>
                  <m:t>m</m:t>
                </w:ins>
              </m:r>
            </m:den>
          </m:f>
          <m:r>
            <w:ins w:id="838" w:author="محمد زكريا سيد سيد ابوسبع" w:date="2023-03-31T16:34:00Z">
              <w:rPr>
                <w:rFonts w:ascii="Cambria Math" w:eastAsiaTheme="minorEastAsia" w:hAnsi="Cambria Math"/>
              </w:rPr>
              <m:t>-</m:t>
            </w:ins>
          </m:r>
          <m:r>
            <w:ins w:id="839" w:author="محمد زكريا سيد سيد ابوسبع" w:date="2023-03-31T16:34:00Z">
              <w:rPr>
                <w:rFonts w:ascii="Cambria Math" w:hAnsi="Cambria Math"/>
              </w:rPr>
              <m:t xml:space="preserve">g </m:t>
            </w:ins>
          </m:r>
          <m:func>
            <m:funcPr>
              <m:ctrlPr>
                <w:ins w:id="840" w:author="محمد زكريا سيد سيد ابوسبع" w:date="2023-03-31T16:34:00Z">
                  <w:rPr>
                    <w:rFonts w:ascii="Cambria Math" w:eastAsiaTheme="minorEastAsia" w:hAnsi="Cambria Math" w:cs="Times New Roman"/>
                    <w:i/>
                  </w:rPr>
                </w:ins>
              </m:ctrlPr>
            </m:funcPr>
            <m:fName>
              <m:r>
                <w:ins w:id="841" w:author="محمد زكريا سيد سيد ابوسبع" w:date="2023-03-31T16:34:00Z">
                  <m:rPr>
                    <m:sty m:val="p"/>
                  </m:rPr>
                  <w:rPr>
                    <w:rFonts w:ascii="Cambria Math" w:hAnsi="Cambria Math"/>
                  </w:rPr>
                  <m:t>cos</m:t>
                </w:ins>
              </m:r>
            </m:fName>
            <m:e>
              <m:d>
                <m:dPr>
                  <m:ctrlPr>
                    <w:ins w:id="842" w:author="محمد زكريا سيد سيد ابوسبع" w:date="2023-03-31T16:34:00Z">
                      <w:rPr>
                        <w:rFonts w:ascii="Cambria Math" w:eastAsiaTheme="minorEastAsia" w:hAnsi="Cambria Math" w:cs="Times New Roman"/>
                        <w:i/>
                      </w:rPr>
                    </w:ins>
                  </m:ctrlPr>
                </m:dPr>
                <m:e>
                  <m:sSub>
                    <m:sSubPr>
                      <m:ctrlPr>
                        <w:ins w:id="843" w:author="محمد زكريا سيد سيد ابوسبع" w:date="2023-03-31T16:34:00Z">
                          <w:rPr>
                            <w:rFonts w:ascii="Cambria Math" w:hAnsi="Cambria Math"/>
                            <w:i/>
                          </w:rPr>
                        </w:ins>
                      </m:ctrlPr>
                    </m:sSubPr>
                    <m:e>
                      <m:r>
                        <w:ins w:id="844" w:author="محمد زكريا سيد سيد ابوسبع" w:date="2023-03-31T16:34:00Z">
                          <w:rPr>
                            <w:rFonts w:ascii="Cambria Math" w:hAnsi="Cambria Math"/>
                          </w:rPr>
                          <m:t>θ</m:t>
                        </w:ins>
                      </m:r>
                    </m:e>
                    <m:sub>
                      <m:r>
                        <w:ins w:id="845" w:author="محمد زكريا سيد سيد ابوسبع" w:date="2023-03-31T16:34:00Z">
                          <w:rPr>
                            <w:rFonts w:ascii="Cambria Math" w:hAnsi="Cambria Math"/>
                          </w:rPr>
                          <m:t>o</m:t>
                        </w:ins>
                      </m:r>
                    </m:sub>
                  </m:sSub>
                </m:e>
              </m:d>
            </m:e>
          </m:func>
          <m:r>
            <w:ins w:id="846" w:author="محمد زكريا سيد سيد ابوسبع" w:date="2023-03-31T16:34:00Z">
              <w:rPr>
                <w:rFonts w:ascii="Cambria Math" w:hAnsi="Cambria Math"/>
              </w:rPr>
              <m:t>∆θ</m:t>
            </w:ins>
          </m:r>
          <m:r>
            <w:ins w:id="847" w:author="محمد زكريا سيد سيد ابوسبع" w:date="2023-03-31T16:34:00Z">
              <w:rPr>
                <w:rFonts w:ascii="Cambria Math" w:eastAsiaTheme="minorEastAsia" w:hAnsi="Cambria Math" w:cs="Times New Roman"/>
              </w:rPr>
              <m:t>-</m:t>
            </w:ins>
          </m:r>
          <m:r>
            <w:ins w:id="848" w:author="محمد زكريا سيد سيد ابوسبع" w:date="2023-03-31T16:34:00Z">
              <w:rPr>
                <w:rFonts w:ascii="Cambria Math" w:hAnsi="Cambria Math"/>
              </w:rPr>
              <m:t>∆q*</m:t>
            </w:ins>
          </m:r>
          <m:sSub>
            <m:sSubPr>
              <m:ctrlPr>
                <w:ins w:id="849" w:author="محمد زكريا سيد سيد ابوسبع" w:date="2023-03-31T16:34:00Z">
                  <w:rPr>
                    <w:rFonts w:ascii="Cambria Math" w:hAnsi="Cambria Math"/>
                    <w:i/>
                  </w:rPr>
                </w:ins>
              </m:ctrlPr>
            </m:sSubPr>
            <m:e>
              <m:r>
                <w:ins w:id="850" w:author="محمد زكريا سيد سيد ابوسبع" w:date="2023-03-31T16:34:00Z">
                  <w:rPr>
                    <w:rFonts w:ascii="Cambria Math" w:hAnsi="Cambria Math"/>
                  </w:rPr>
                  <m:t>w</m:t>
                </w:ins>
              </m:r>
            </m:e>
            <m:sub>
              <m:r>
                <w:ins w:id="851" w:author="محمد زكريا سيد سيد ابوسبع" w:date="2023-03-31T16:34:00Z">
                  <w:rPr>
                    <w:rFonts w:ascii="Cambria Math" w:hAnsi="Cambria Math"/>
                  </w:rPr>
                  <m:t>o</m:t>
                </w:ins>
              </m:r>
            </m:sub>
          </m:sSub>
          <m:r>
            <w:ins w:id="852" w:author="محمد زكريا سيد سيد ابوسبع" w:date="2023-03-31T16:34:00Z">
              <w:rPr>
                <w:rFonts w:ascii="Cambria Math" w:eastAsiaTheme="minorEastAsia" w:hAnsi="Cambria Math"/>
              </w:rPr>
              <m:t xml:space="preserve">   ,  </m:t>
            </w:ins>
          </m:r>
          <m:r>
            <w:ins w:id="853" w:author="محمد زكريا سيد سيد ابوسبع" w:date="2023-03-31T16:34:00Z">
              <w:rPr>
                <w:rFonts w:ascii="Cambria Math" w:hAnsi="Cambria Math"/>
              </w:rPr>
              <m:t xml:space="preserve"> </m:t>
            </w:ins>
          </m:r>
          <m:f>
            <m:fPr>
              <m:ctrlPr>
                <w:ins w:id="854" w:author="محمد زكريا سيد سيد ابوسبع" w:date="2023-03-31T16:34:00Z">
                  <w:rPr>
                    <w:rFonts w:ascii="Cambria Math" w:hAnsi="Cambria Math"/>
                    <w:i/>
                  </w:rPr>
                </w:ins>
              </m:ctrlPr>
            </m:fPr>
            <m:num>
              <m:r>
                <w:ins w:id="855" w:author="محمد زكريا سيد سيد ابوسبع" w:date="2023-03-31T16:34:00Z">
                  <w:rPr>
                    <w:rFonts w:ascii="Cambria Math" w:hAnsi="Cambria Math"/>
                  </w:rPr>
                  <m:t>∆X</m:t>
                </w:ins>
              </m:r>
            </m:num>
            <m:den>
              <m:r>
                <w:ins w:id="856" w:author="محمد زكريا سيد سيد ابوسبع" w:date="2023-03-31T16:34:00Z">
                  <w:rPr>
                    <w:rFonts w:ascii="Cambria Math" w:hAnsi="Cambria Math"/>
                  </w:rPr>
                  <m:t>m</m:t>
                </w:ins>
              </m:r>
            </m:den>
          </m:f>
          <m:r>
            <w:ins w:id="857" w:author="محمد زكريا سيد سيد ابوسبع" w:date="2023-03-31T16:34:00Z">
              <w:rPr>
                <w:rFonts w:ascii="Cambria Math" w:hAnsi="Cambria Math"/>
              </w:rPr>
              <m:t xml:space="preserve">= </m:t>
            </w:ins>
          </m:r>
          <m:sSub>
            <m:sSubPr>
              <m:ctrlPr>
                <w:ins w:id="858" w:author="محمد زكريا سيد سيد ابوسبع" w:date="2023-03-31T16:34:00Z">
                  <w:rPr>
                    <w:rFonts w:ascii="Cambria Math" w:hAnsi="Cambria Math" w:cs="Times New Roman"/>
                    <w:i/>
                  </w:rPr>
                </w:ins>
              </m:ctrlPr>
            </m:sSubPr>
            <m:e>
              <m:r>
                <w:ins w:id="859" w:author="محمد زكريا سيد سيد ابوسبع" w:date="2023-03-31T16:34:00Z">
                  <w:rPr>
                    <w:rFonts w:ascii="Cambria Math" w:hAnsi="Cambria Math"/>
                  </w:rPr>
                  <m:t>X</m:t>
                </w:ins>
              </m:r>
            </m:e>
            <m:sub>
              <m:r>
                <w:ins w:id="860" w:author="محمد زكريا سيد سيد ابوسبع" w:date="2023-03-31T16:34:00Z">
                  <w:rPr>
                    <w:rFonts w:ascii="Cambria Math" w:hAnsi="Cambria Math"/>
                  </w:rPr>
                  <m:t>u</m:t>
                </w:ins>
              </m:r>
            </m:sub>
          </m:sSub>
          <m:r>
            <w:ins w:id="861" w:author="محمد زكريا سيد سيد ابوسبع" w:date="2023-03-31T16:34:00Z">
              <w:rPr>
                <w:rFonts w:ascii="Cambria Math" w:hAnsi="Cambria Math"/>
              </w:rPr>
              <m:t xml:space="preserve"> ∆u+</m:t>
            </w:ins>
          </m:r>
          <m:sSub>
            <m:sSubPr>
              <m:ctrlPr>
                <w:ins w:id="862" w:author="محمد زكريا سيد سيد ابوسبع" w:date="2023-03-31T16:34:00Z">
                  <w:rPr>
                    <w:rFonts w:ascii="Cambria Math" w:hAnsi="Cambria Math" w:cs="Times New Roman"/>
                    <w:i/>
                  </w:rPr>
                </w:ins>
              </m:ctrlPr>
            </m:sSubPr>
            <m:e>
              <m:r>
                <w:ins w:id="863" w:author="محمد زكريا سيد سيد ابوسبع" w:date="2023-03-31T16:34:00Z">
                  <w:rPr>
                    <w:rFonts w:ascii="Cambria Math" w:hAnsi="Cambria Math"/>
                  </w:rPr>
                  <m:t>X</m:t>
                </w:ins>
              </m:r>
            </m:e>
            <m:sub>
              <m:r>
                <w:ins w:id="864" w:author="محمد زكريا سيد سيد ابوسبع" w:date="2023-03-31T16:34:00Z">
                  <w:rPr>
                    <w:rFonts w:ascii="Cambria Math" w:hAnsi="Cambria Math"/>
                  </w:rPr>
                  <m:t>w</m:t>
                </w:ins>
              </m:r>
            </m:sub>
          </m:sSub>
          <m:r>
            <w:ins w:id="865" w:author="محمد زكريا سيد سيد ابوسبع" w:date="2023-03-31T16:34:00Z">
              <w:rPr>
                <w:rFonts w:ascii="Cambria Math" w:hAnsi="Cambria Math"/>
              </w:rPr>
              <m:t xml:space="preserve"> ∆w</m:t>
            </w:ins>
          </m:r>
          <m:r>
            <w:ins w:id="866" w:author="محمد زكريا سيد سيد ابوسبع" w:date="2023-03-31T16:34:00Z">
              <w:rPr>
                <w:rFonts w:ascii="Cambria Math" w:eastAsiaTheme="minorEastAsia" w:hAnsi="Cambria Math"/>
              </w:rPr>
              <m:t xml:space="preserve">+ </m:t>
            </w:ins>
          </m:r>
          <m:sSub>
            <m:sSubPr>
              <m:ctrlPr>
                <w:ins w:id="867" w:author="محمد زكريا سيد سيد ابوسبع" w:date="2023-03-31T16:34:00Z">
                  <w:rPr>
                    <w:rFonts w:ascii="Cambria Math" w:hAnsi="Cambria Math" w:cs="Times New Roman"/>
                    <w:i/>
                  </w:rPr>
                </w:ins>
              </m:ctrlPr>
            </m:sSubPr>
            <m:e>
              <m:r>
                <w:ins w:id="868" w:author="محمد زكريا سيد سيد ابوسبع" w:date="2023-03-31T16:34:00Z">
                  <w:rPr>
                    <w:rFonts w:ascii="Cambria Math" w:hAnsi="Cambria Math"/>
                  </w:rPr>
                  <m:t>X</m:t>
                </w:ins>
              </m:r>
            </m:e>
            <m:sub>
              <m:sSub>
                <m:sSubPr>
                  <m:ctrlPr>
                    <w:ins w:id="869" w:author="محمد زكريا سيد سيد ابوسبع" w:date="2023-03-31T16:34:00Z">
                      <w:rPr>
                        <w:rFonts w:ascii="Cambria Math" w:hAnsi="Cambria Math" w:cs="Times New Roman"/>
                        <w:i/>
                      </w:rPr>
                    </w:ins>
                  </m:ctrlPr>
                </m:sSubPr>
                <m:e>
                  <m:r>
                    <w:ins w:id="870" w:author="محمد زكريا سيد سيد ابوسبع" w:date="2023-03-31T16:34:00Z">
                      <w:rPr>
                        <w:rFonts w:ascii="Cambria Math" w:hAnsi="Cambria Math"/>
                      </w:rPr>
                      <m:t>δ</m:t>
                    </w:ins>
                  </m:r>
                </m:e>
                <m:sub>
                  <m:r>
                    <w:ins w:id="871" w:author="محمد زكريا سيد سيد ابوسبع" w:date="2023-03-31T16:34:00Z">
                      <w:rPr>
                        <w:rFonts w:ascii="Cambria Math" w:hAnsi="Cambria Math"/>
                      </w:rPr>
                      <m:t>e</m:t>
                    </w:ins>
                  </m:r>
                </m:sub>
              </m:sSub>
            </m:sub>
          </m:sSub>
          <m:r>
            <w:ins w:id="872" w:author="محمد زكريا سيد سيد ابوسبع" w:date="2023-03-31T16:34:00Z">
              <w:rPr>
                <w:rFonts w:ascii="Cambria Math" w:hAnsi="Cambria Math"/>
              </w:rPr>
              <m:t xml:space="preserve"> ∆</m:t>
            </w:ins>
          </m:r>
          <m:sSub>
            <m:sSubPr>
              <m:ctrlPr>
                <w:ins w:id="873" w:author="محمد زكريا سيد سيد ابوسبع" w:date="2023-03-31T16:34:00Z">
                  <w:rPr>
                    <w:rFonts w:ascii="Cambria Math" w:hAnsi="Cambria Math" w:cs="Times New Roman"/>
                    <w:i/>
                  </w:rPr>
                </w:ins>
              </m:ctrlPr>
            </m:sSubPr>
            <m:e>
              <m:r>
                <w:ins w:id="874" w:author="محمد زكريا سيد سيد ابوسبع" w:date="2023-03-31T16:34:00Z">
                  <w:rPr>
                    <w:rFonts w:ascii="Cambria Math" w:hAnsi="Cambria Math"/>
                  </w:rPr>
                  <m:t>δ</m:t>
                </w:ins>
              </m:r>
            </m:e>
            <m:sub>
              <m:r>
                <w:ins w:id="875" w:author="محمد زكريا سيد سيد ابوسبع" w:date="2023-03-31T16:34:00Z">
                  <w:rPr>
                    <w:rFonts w:ascii="Cambria Math" w:hAnsi="Cambria Math"/>
                  </w:rPr>
                  <m:t>e</m:t>
                </w:ins>
              </m:r>
            </m:sub>
          </m:sSub>
          <m:r>
            <w:ins w:id="876" w:author="محمد زكريا سيد سيد ابوسبع" w:date="2023-03-31T16:34:00Z">
              <w:rPr>
                <w:rFonts w:ascii="Cambria Math" w:hAnsi="Cambria Math"/>
              </w:rPr>
              <m:t xml:space="preserve">+ </m:t>
            </w:ins>
          </m:r>
          <m:sSub>
            <m:sSubPr>
              <m:ctrlPr>
                <w:ins w:id="877" w:author="محمد زكريا سيد سيد ابوسبع" w:date="2023-03-31T16:34:00Z">
                  <w:rPr>
                    <w:rFonts w:ascii="Cambria Math" w:hAnsi="Cambria Math" w:cs="Times New Roman"/>
                    <w:i/>
                  </w:rPr>
                </w:ins>
              </m:ctrlPr>
            </m:sSubPr>
            <m:e>
              <m:r>
                <w:ins w:id="878" w:author="محمد زكريا سيد سيد ابوسبع" w:date="2023-03-31T16:34:00Z">
                  <w:rPr>
                    <w:rFonts w:ascii="Cambria Math" w:hAnsi="Cambria Math"/>
                  </w:rPr>
                  <m:t>X</m:t>
                </w:ins>
              </m:r>
            </m:e>
            <m:sub>
              <m:sSub>
                <m:sSubPr>
                  <m:ctrlPr>
                    <w:ins w:id="879" w:author="محمد زكريا سيد سيد ابوسبع" w:date="2023-03-31T16:34:00Z">
                      <w:rPr>
                        <w:rFonts w:ascii="Cambria Math" w:hAnsi="Cambria Math" w:cs="Times New Roman"/>
                        <w:i/>
                      </w:rPr>
                    </w:ins>
                  </m:ctrlPr>
                </m:sSubPr>
                <m:e>
                  <m:r>
                    <w:ins w:id="880" w:author="محمد زكريا سيد سيد ابوسبع" w:date="2023-03-31T16:34:00Z">
                      <w:rPr>
                        <w:rFonts w:ascii="Cambria Math" w:hAnsi="Cambria Math"/>
                      </w:rPr>
                      <m:t>δ</m:t>
                    </w:ins>
                  </m:r>
                </m:e>
                <m:sub>
                  <m:r>
                    <w:ins w:id="881" w:author="محمد زكريا سيد سيد ابوسبع" w:date="2023-03-31T16:34:00Z">
                      <w:rPr>
                        <w:rFonts w:ascii="Cambria Math" w:hAnsi="Cambria Math"/>
                      </w:rPr>
                      <m:t>th</m:t>
                    </w:ins>
                  </m:r>
                </m:sub>
              </m:sSub>
            </m:sub>
          </m:sSub>
          <m:r>
            <w:ins w:id="882" w:author="محمد زكريا سيد سيد ابوسبع" w:date="2023-03-31T16:34:00Z">
              <w:rPr>
                <w:rFonts w:ascii="Cambria Math" w:hAnsi="Cambria Math"/>
              </w:rPr>
              <m:t xml:space="preserve"> ∆</m:t>
            </w:ins>
          </m:r>
          <m:sSub>
            <m:sSubPr>
              <m:ctrlPr>
                <w:ins w:id="883" w:author="محمد زكريا سيد سيد ابوسبع" w:date="2023-03-31T16:34:00Z">
                  <w:rPr>
                    <w:rFonts w:ascii="Cambria Math" w:hAnsi="Cambria Math" w:cs="Times New Roman"/>
                    <w:i/>
                  </w:rPr>
                </w:ins>
              </m:ctrlPr>
            </m:sSubPr>
            <m:e>
              <m:r>
                <w:ins w:id="884" w:author="محمد زكريا سيد سيد ابوسبع" w:date="2023-03-31T16:34:00Z">
                  <w:rPr>
                    <w:rFonts w:ascii="Cambria Math" w:hAnsi="Cambria Math"/>
                  </w:rPr>
                  <m:t>δ</m:t>
                </w:ins>
              </m:r>
            </m:e>
            <m:sub>
              <m:r>
                <w:ins w:id="885" w:author="محمد زكريا سيد سيد ابوسبع" w:date="2023-03-31T16:34:00Z">
                  <w:rPr>
                    <w:rFonts w:ascii="Cambria Math" w:hAnsi="Cambria Math"/>
                  </w:rPr>
                  <m:t>th</m:t>
                </w:ins>
              </m:r>
            </m:sub>
          </m:sSub>
        </m:oMath>
      </m:oMathPara>
    </w:p>
    <w:p w14:paraId="0D03923B" w14:textId="77777777" w:rsidR="00E93874" w:rsidRPr="00071B8E" w:rsidRDefault="00E93874" w:rsidP="00E93874">
      <w:pPr>
        <w:pStyle w:val="ListParagraph"/>
        <w:rPr>
          <w:ins w:id="886" w:author="محمد زكريا سيد سيد ابوسبع" w:date="2023-03-31T16:34:00Z"/>
          <w:rFonts w:eastAsiaTheme="minorEastAsia"/>
        </w:rPr>
      </w:pPr>
      <m:oMathPara>
        <m:oMath>
          <m:r>
            <w:ins w:id="887" w:author="محمد زكريا سيد سيد ابوسبع" w:date="2023-03-31T16:34:00Z">
              <w:rPr>
                <w:rFonts w:ascii="Cambria Math" w:hAnsi="Cambria Math"/>
                <w:highlight w:val="lightGray"/>
              </w:rPr>
              <m:t>∴∆</m:t>
            </w:ins>
          </m:r>
          <m:acc>
            <m:accPr>
              <m:chr m:val="̇"/>
              <m:ctrlPr>
                <w:ins w:id="888" w:author="محمد زكريا سيد سيد ابوسبع" w:date="2023-03-31T16:34:00Z">
                  <w:rPr>
                    <w:rFonts w:ascii="Cambria Math" w:hAnsi="Cambria Math"/>
                    <w:i/>
                    <w:highlight w:val="lightGray"/>
                  </w:rPr>
                </w:ins>
              </m:ctrlPr>
            </m:accPr>
            <m:e>
              <m:r>
                <w:ins w:id="889" w:author="محمد زكريا سيد سيد ابوسبع" w:date="2023-03-31T16:34:00Z">
                  <w:rPr>
                    <w:rFonts w:ascii="Cambria Math" w:hAnsi="Cambria Math"/>
                    <w:highlight w:val="lightGray"/>
                  </w:rPr>
                  <m:t>u</m:t>
                </w:ins>
              </m:r>
            </m:e>
          </m:acc>
          <m:r>
            <w:ins w:id="890" w:author="محمد زكريا سيد سيد ابوسبع" w:date="2023-03-31T16:34:00Z">
              <w:rPr>
                <w:rFonts w:ascii="Cambria Math" w:hAnsi="Cambria Math"/>
                <w:highlight w:val="lightGray"/>
              </w:rPr>
              <m:t>=</m:t>
            </w:ins>
          </m:r>
          <m:sSub>
            <m:sSubPr>
              <m:ctrlPr>
                <w:ins w:id="891" w:author="محمد زكريا سيد سيد ابوسبع" w:date="2023-03-31T16:34:00Z">
                  <w:rPr>
                    <w:rFonts w:ascii="Cambria Math" w:hAnsi="Cambria Math" w:cs="Times New Roman"/>
                    <w:i/>
                    <w:highlight w:val="lightGray"/>
                  </w:rPr>
                </w:ins>
              </m:ctrlPr>
            </m:sSubPr>
            <m:e>
              <m:r>
                <w:ins w:id="892" w:author="محمد زكريا سيد سيد ابوسبع" w:date="2023-03-31T16:34:00Z">
                  <w:rPr>
                    <w:rFonts w:ascii="Cambria Math" w:hAnsi="Cambria Math"/>
                    <w:highlight w:val="lightGray"/>
                  </w:rPr>
                  <m:t>X</m:t>
                </w:ins>
              </m:r>
            </m:e>
            <m:sub>
              <m:r>
                <w:ins w:id="893" w:author="محمد زكريا سيد سيد ابوسبع" w:date="2023-03-31T16:34:00Z">
                  <w:rPr>
                    <w:rFonts w:ascii="Cambria Math" w:hAnsi="Cambria Math"/>
                    <w:highlight w:val="lightGray"/>
                  </w:rPr>
                  <m:t>u</m:t>
                </w:ins>
              </m:r>
            </m:sub>
          </m:sSub>
          <m:r>
            <w:ins w:id="894" w:author="محمد زكريا سيد سيد ابوسبع" w:date="2023-03-31T16:34:00Z">
              <w:rPr>
                <w:rFonts w:ascii="Cambria Math" w:hAnsi="Cambria Math"/>
                <w:highlight w:val="lightGray"/>
              </w:rPr>
              <m:t xml:space="preserve"> ∆u+</m:t>
            </w:ins>
          </m:r>
          <m:sSub>
            <m:sSubPr>
              <m:ctrlPr>
                <w:ins w:id="895" w:author="محمد زكريا سيد سيد ابوسبع" w:date="2023-03-31T16:34:00Z">
                  <w:rPr>
                    <w:rFonts w:ascii="Cambria Math" w:hAnsi="Cambria Math" w:cs="Times New Roman"/>
                    <w:i/>
                    <w:highlight w:val="lightGray"/>
                  </w:rPr>
                </w:ins>
              </m:ctrlPr>
            </m:sSubPr>
            <m:e>
              <m:r>
                <w:ins w:id="896" w:author="محمد زكريا سيد سيد ابوسبع" w:date="2023-03-31T16:34:00Z">
                  <w:rPr>
                    <w:rFonts w:ascii="Cambria Math" w:hAnsi="Cambria Math"/>
                    <w:highlight w:val="lightGray"/>
                  </w:rPr>
                  <m:t>X</m:t>
                </w:ins>
              </m:r>
            </m:e>
            <m:sub>
              <m:r>
                <w:ins w:id="897" w:author="محمد زكريا سيد سيد ابوسبع" w:date="2023-03-31T16:34:00Z">
                  <w:rPr>
                    <w:rFonts w:ascii="Cambria Math" w:hAnsi="Cambria Math"/>
                    <w:highlight w:val="lightGray"/>
                  </w:rPr>
                  <m:t>w</m:t>
                </w:ins>
              </m:r>
            </m:sub>
          </m:sSub>
          <m:r>
            <w:ins w:id="898" w:author="محمد زكريا سيد سيد ابوسبع" w:date="2023-03-31T16:34:00Z">
              <w:rPr>
                <w:rFonts w:ascii="Cambria Math" w:hAnsi="Cambria Math"/>
                <w:highlight w:val="lightGray"/>
              </w:rPr>
              <m:t xml:space="preserve"> ∆w</m:t>
            </w:ins>
          </m:r>
          <m:r>
            <w:ins w:id="899" w:author="محمد زكريا سيد سيد ابوسبع" w:date="2023-03-31T16:34:00Z">
              <w:rPr>
                <w:rFonts w:ascii="Cambria Math" w:eastAsiaTheme="minorEastAsia" w:hAnsi="Cambria Math"/>
                <w:highlight w:val="lightGray"/>
              </w:rPr>
              <m:t xml:space="preserve">+ </m:t>
            </w:ins>
          </m:r>
          <m:sSub>
            <m:sSubPr>
              <m:ctrlPr>
                <w:ins w:id="900" w:author="محمد زكريا سيد سيد ابوسبع" w:date="2023-03-31T16:34:00Z">
                  <w:rPr>
                    <w:rFonts w:ascii="Cambria Math" w:hAnsi="Cambria Math" w:cs="Times New Roman"/>
                    <w:i/>
                    <w:highlight w:val="lightGray"/>
                  </w:rPr>
                </w:ins>
              </m:ctrlPr>
            </m:sSubPr>
            <m:e>
              <m:r>
                <w:ins w:id="901" w:author="محمد زكريا سيد سيد ابوسبع" w:date="2023-03-31T16:34:00Z">
                  <w:rPr>
                    <w:rFonts w:ascii="Cambria Math" w:hAnsi="Cambria Math"/>
                    <w:highlight w:val="lightGray"/>
                  </w:rPr>
                  <m:t>X</m:t>
                </w:ins>
              </m:r>
            </m:e>
            <m:sub>
              <m:sSub>
                <m:sSubPr>
                  <m:ctrlPr>
                    <w:ins w:id="902" w:author="محمد زكريا سيد سيد ابوسبع" w:date="2023-03-31T16:34:00Z">
                      <w:rPr>
                        <w:rFonts w:ascii="Cambria Math" w:hAnsi="Cambria Math" w:cs="Times New Roman"/>
                        <w:i/>
                        <w:highlight w:val="lightGray"/>
                      </w:rPr>
                    </w:ins>
                  </m:ctrlPr>
                </m:sSubPr>
                <m:e>
                  <m:r>
                    <w:ins w:id="903" w:author="محمد زكريا سيد سيد ابوسبع" w:date="2023-03-31T16:34:00Z">
                      <w:rPr>
                        <w:rFonts w:ascii="Cambria Math" w:hAnsi="Cambria Math"/>
                        <w:highlight w:val="lightGray"/>
                      </w:rPr>
                      <m:t>δ</m:t>
                    </w:ins>
                  </m:r>
                </m:e>
                <m:sub>
                  <m:r>
                    <w:ins w:id="904" w:author="محمد زكريا سيد سيد ابوسبع" w:date="2023-03-31T16:34:00Z">
                      <w:rPr>
                        <w:rFonts w:ascii="Cambria Math" w:hAnsi="Cambria Math"/>
                        <w:highlight w:val="lightGray"/>
                      </w:rPr>
                      <m:t>e</m:t>
                    </w:ins>
                  </m:r>
                </m:sub>
              </m:sSub>
            </m:sub>
          </m:sSub>
          <m:r>
            <w:ins w:id="905" w:author="محمد زكريا سيد سيد ابوسبع" w:date="2023-03-31T16:34:00Z">
              <w:rPr>
                <w:rFonts w:ascii="Cambria Math" w:hAnsi="Cambria Math"/>
                <w:highlight w:val="lightGray"/>
              </w:rPr>
              <m:t xml:space="preserve"> ∆</m:t>
            </w:ins>
          </m:r>
          <m:sSub>
            <m:sSubPr>
              <m:ctrlPr>
                <w:ins w:id="906" w:author="محمد زكريا سيد سيد ابوسبع" w:date="2023-03-31T16:34:00Z">
                  <w:rPr>
                    <w:rFonts w:ascii="Cambria Math" w:hAnsi="Cambria Math" w:cs="Times New Roman"/>
                    <w:i/>
                    <w:highlight w:val="lightGray"/>
                  </w:rPr>
                </w:ins>
              </m:ctrlPr>
            </m:sSubPr>
            <m:e>
              <m:r>
                <w:ins w:id="907" w:author="محمد زكريا سيد سيد ابوسبع" w:date="2023-03-31T16:34:00Z">
                  <w:rPr>
                    <w:rFonts w:ascii="Cambria Math" w:hAnsi="Cambria Math"/>
                    <w:highlight w:val="lightGray"/>
                  </w:rPr>
                  <m:t>δ</m:t>
                </w:ins>
              </m:r>
            </m:e>
            <m:sub>
              <m:r>
                <w:ins w:id="908" w:author="محمد زكريا سيد سيد ابوسبع" w:date="2023-03-31T16:34:00Z">
                  <w:rPr>
                    <w:rFonts w:ascii="Cambria Math" w:hAnsi="Cambria Math"/>
                    <w:highlight w:val="lightGray"/>
                  </w:rPr>
                  <m:t>e</m:t>
                </w:ins>
              </m:r>
            </m:sub>
          </m:sSub>
          <m:r>
            <w:ins w:id="909" w:author="محمد زكريا سيد سيد ابوسبع" w:date="2023-03-31T16:34:00Z">
              <w:rPr>
                <w:rFonts w:ascii="Cambria Math" w:hAnsi="Cambria Math"/>
                <w:highlight w:val="lightGray"/>
              </w:rPr>
              <m:t xml:space="preserve">+ </m:t>
            </w:ins>
          </m:r>
          <m:sSub>
            <m:sSubPr>
              <m:ctrlPr>
                <w:ins w:id="910" w:author="محمد زكريا سيد سيد ابوسبع" w:date="2023-03-31T16:34:00Z">
                  <w:rPr>
                    <w:rFonts w:ascii="Cambria Math" w:hAnsi="Cambria Math" w:cs="Times New Roman"/>
                    <w:i/>
                    <w:highlight w:val="lightGray"/>
                  </w:rPr>
                </w:ins>
              </m:ctrlPr>
            </m:sSubPr>
            <m:e>
              <m:r>
                <w:ins w:id="911" w:author="محمد زكريا سيد سيد ابوسبع" w:date="2023-03-31T16:34:00Z">
                  <w:rPr>
                    <w:rFonts w:ascii="Cambria Math" w:hAnsi="Cambria Math"/>
                    <w:highlight w:val="lightGray"/>
                  </w:rPr>
                  <m:t>X</m:t>
                </w:ins>
              </m:r>
            </m:e>
            <m:sub>
              <m:sSub>
                <m:sSubPr>
                  <m:ctrlPr>
                    <w:ins w:id="912" w:author="محمد زكريا سيد سيد ابوسبع" w:date="2023-03-31T16:34:00Z">
                      <w:rPr>
                        <w:rFonts w:ascii="Cambria Math" w:hAnsi="Cambria Math" w:cs="Times New Roman"/>
                        <w:i/>
                        <w:highlight w:val="lightGray"/>
                      </w:rPr>
                    </w:ins>
                  </m:ctrlPr>
                </m:sSubPr>
                <m:e>
                  <m:r>
                    <w:ins w:id="913" w:author="محمد زكريا سيد سيد ابوسبع" w:date="2023-03-31T16:34:00Z">
                      <w:rPr>
                        <w:rFonts w:ascii="Cambria Math" w:hAnsi="Cambria Math"/>
                        <w:highlight w:val="lightGray"/>
                      </w:rPr>
                      <m:t>δ</m:t>
                    </w:ins>
                  </m:r>
                </m:e>
                <m:sub>
                  <m:r>
                    <w:ins w:id="914" w:author="محمد زكريا سيد سيد ابوسبع" w:date="2023-03-31T16:34:00Z">
                      <w:rPr>
                        <w:rFonts w:ascii="Cambria Math" w:hAnsi="Cambria Math"/>
                        <w:highlight w:val="lightGray"/>
                      </w:rPr>
                      <m:t>th</m:t>
                    </w:ins>
                  </m:r>
                </m:sub>
              </m:sSub>
            </m:sub>
          </m:sSub>
          <m:r>
            <w:ins w:id="915" w:author="محمد زكريا سيد سيد ابوسبع" w:date="2023-03-31T16:34:00Z">
              <w:rPr>
                <w:rFonts w:ascii="Cambria Math" w:hAnsi="Cambria Math"/>
                <w:highlight w:val="lightGray"/>
              </w:rPr>
              <m:t xml:space="preserve"> ∆</m:t>
            </w:ins>
          </m:r>
          <m:sSub>
            <m:sSubPr>
              <m:ctrlPr>
                <w:ins w:id="916" w:author="محمد زكريا سيد سيد ابوسبع" w:date="2023-03-31T16:34:00Z">
                  <w:rPr>
                    <w:rFonts w:ascii="Cambria Math" w:hAnsi="Cambria Math" w:cs="Times New Roman"/>
                    <w:i/>
                    <w:highlight w:val="lightGray"/>
                  </w:rPr>
                </w:ins>
              </m:ctrlPr>
            </m:sSubPr>
            <m:e>
              <m:r>
                <w:ins w:id="917" w:author="محمد زكريا سيد سيد ابوسبع" w:date="2023-03-31T16:34:00Z">
                  <w:rPr>
                    <w:rFonts w:ascii="Cambria Math" w:hAnsi="Cambria Math"/>
                    <w:highlight w:val="lightGray"/>
                  </w:rPr>
                  <m:t>δ</m:t>
                </w:ins>
              </m:r>
            </m:e>
            <m:sub>
              <m:r>
                <w:ins w:id="918" w:author="محمد زكريا سيد سيد ابوسبع" w:date="2023-03-31T16:34:00Z">
                  <w:rPr>
                    <w:rFonts w:ascii="Cambria Math" w:hAnsi="Cambria Math"/>
                    <w:highlight w:val="lightGray"/>
                  </w:rPr>
                  <m:t>th</m:t>
                </w:ins>
              </m:r>
            </m:sub>
          </m:sSub>
          <m:r>
            <w:ins w:id="919" w:author="محمد زكريا سيد سيد ابوسبع" w:date="2023-03-31T16:34:00Z">
              <w:rPr>
                <w:rFonts w:ascii="Cambria Math" w:eastAsiaTheme="minorEastAsia" w:hAnsi="Cambria Math"/>
                <w:highlight w:val="lightGray"/>
              </w:rPr>
              <m:t>-</m:t>
            </w:ins>
          </m:r>
          <m:r>
            <w:ins w:id="920" w:author="محمد زكريا سيد سيد ابوسبع" w:date="2023-03-31T16:34:00Z">
              <w:rPr>
                <w:rFonts w:ascii="Cambria Math" w:hAnsi="Cambria Math"/>
                <w:highlight w:val="lightGray"/>
              </w:rPr>
              <m:t xml:space="preserve">g </m:t>
            </w:ins>
          </m:r>
          <m:func>
            <m:funcPr>
              <m:ctrlPr>
                <w:ins w:id="921" w:author="محمد زكريا سيد سيد ابوسبع" w:date="2023-03-31T16:34:00Z">
                  <w:rPr>
                    <w:rFonts w:ascii="Cambria Math" w:eastAsiaTheme="minorEastAsia" w:hAnsi="Cambria Math" w:cs="Times New Roman"/>
                    <w:i/>
                    <w:highlight w:val="lightGray"/>
                  </w:rPr>
                </w:ins>
              </m:ctrlPr>
            </m:funcPr>
            <m:fName>
              <m:r>
                <w:ins w:id="922" w:author="محمد زكريا سيد سيد ابوسبع" w:date="2023-03-31T16:34:00Z">
                  <m:rPr>
                    <m:sty m:val="p"/>
                  </m:rPr>
                  <w:rPr>
                    <w:rFonts w:ascii="Cambria Math" w:hAnsi="Cambria Math"/>
                    <w:highlight w:val="lightGray"/>
                  </w:rPr>
                  <m:t>cos</m:t>
                </w:ins>
              </m:r>
            </m:fName>
            <m:e>
              <m:d>
                <m:dPr>
                  <m:ctrlPr>
                    <w:ins w:id="923" w:author="محمد زكريا سيد سيد ابوسبع" w:date="2023-03-31T16:34:00Z">
                      <w:rPr>
                        <w:rFonts w:ascii="Cambria Math" w:eastAsiaTheme="minorEastAsia" w:hAnsi="Cambria Math" w:cs="Times New Roman"/>
                        <w:i/>
                        <w:highlight w:val="lightGray"/>
                      </w:rPr>
                    </w:ins>
                  </m:ctrlPr>
                </m:dPr>
                <m:e>
                  <m:sSub>
                    <m:sSubPr>
                      <m:ctrlPr>
                        <w:ins w:id="924" w:author="محمد زكريا سيد سيد ابوسبع" w:date="2023-03-31T16:34:00Z">
                          <w:rPr>
                            <w:rFonts w:ascii="Cambria Math" w:hAnsi="Cambria Math"/>
                            <w:i/>
                            <w:highlight w:val="lightGray"/>
                          </w:rPr>
                        </w:ins>
                      </m:ctrlPr>
                    </m:sSubPr>
                    <m:e>
                      <m:r>
                        <w:ins w:id="925" w:author="محمد زكريا سيد سيد ابوسبع" w:date="2023-03-31T16:34:00Z">
                          <w:rPr>
                            <w:rFonts w:ascii="Cambria Math" w:hAnsi="Cambria Math"/>
                            <w:highlight w:val="lightGray"/>
                          </w:rPr>
                          <m:t>θ</m:t>
                        </w:ins>
                      </m:r>
                    </m:e>
                    <m:sub>
                      <m:r>
                        <w:ins w:id="926" w:author="محمد زكريا سيد سيد ابوسبع" w:date="2023-03-31T16:34:00Z">
                          <w:rPr>
                            <w:rFonts w:ascii="Cambria Math" w:hAnsi="Cambria Math"/>
                            <w:highlight w:val="lightGray"/>
                          </w:rPr>
                          <m:t>o</m:t>
                        </w:ins>
                      </m:r>
                    </m:sub>
                  </m:sSub>
                </m:e>
              </m:d>
            </m:e>
          </m:func>
          <m:r>
            <w:ins w:id="927" w:author="محمد زكريا سيد سيد ابوسبع" w:date="2023-03-31T16:34:00Z">
              <w:rPr>
                <w:rFonts w:ascii="Cambria Math" w:hAnsi="Cambria Math"/>
                <w:highlight w:val="lightGray"/>
              </w:rPr>
              <m:t>∆θ</m:t>
            </w:ins>
          </m:r>
          <m:r>
            <w:ins w:id="928" w:author="محمد زكريا سيد سيد ابوسبع" w:date="2023-03-31T16:34:00Z">
              <w:rPr>
                <w:rFonts w:ascii="Cambria Math" w:eastAsiaTheme="minorEastAsia" w:hAnsi="Cambria Math" w:cs="Times New Roman"/>
                <w:highlight w:val="lightGray"/>
              </w:rPr>
              <m:t>-</m:t>
            </w:ins>
          </m:r>
          <m:r>
            <w:ins w:id="929" w:author="محمد زكريا سيد سيد ابوسبع" w:date="2023-03-31T16:34:00Z">
              <w:rPr>
                <w:rFonts w:ascii="Cambria Math" w:hAnsi="Cambria Math"/>
                <w:highlight w:val="lightGray"/>
              </w:rPr>
              <m:t>∆q*</m:t>
            </w:ins>
          </m:r>
          <m:sSub>
            <m:sSubPr>
              <m:ctrlPr>
                <w:ins w:id="930" w:author="محمد زكريا سيد سيد ابوسبع" w:date="2023-03-31T16:34:00Z">
                  <w:rPr>
                    <w:rFonts w:ascii="Cambria Math" w:hAnsi="Cambria Math"/>
                    <w:i/>
                    <w:highlight w:val="lightGray"/>
                  </w:rPr>
                </w:ins>
              </m:ctrlPr>
            </m:sSubPr>
            <m:e>
              <m:r>
                <w:ins w:id="931" w:author="محمد زكريا سيد سيد ابوسبع" w:date="2023-03-31T16:34:00Z">
                  <w:rPr>
                    <w:rFonts w:ascii="Cambria Math" w:hAnsi="Cambria Math"/>
                    <w:highlight w:val="lightGray"/>
                  </w:rPr>
                  <m:t>w</m:t>
                </w:ins>
              </m:r>
            </m:e>
            <m:sub>
              <m:r>
                <w:ins w:id="932" w:author="محمد زكريا سيد سيد ابوسبع" w:date="2023-03-31T16:34:00Z">
                  <w:rPr>
                    <w:rFonts w:ascii="Cambria Math" w:hAnsi="Cambria Math"/>
                    <w:highlight w:val="lightGray"/>
                  </w:rPr>
                  <m:t>o</m:t>
                </w:ins>
              </m:r>
            </m:sub>
          </m:sSub>
        </m:oMath>
      </m:oMathPara>
    </w:p>
    <w:p w14:paraId="5D0D94D5" w14:textId="77777777" w:rsidR="00E93874" w:rsidRPr="00071B8E" w:rsidRDefault="00E93874" w:rsidP="00E93874">
      <w:pPr>
        <w:pStyle w:val="ListParagraph"/>
        <w:rPr>
          <w:ins w:id="933" w:author="محمد زكريا سيد سيد ابوسبع" w:date="2023-03-31T16:34:00Z"/>
          <w:rFonts w:eastAsiaTheme="minorEastAsia"/>
        </w:rPr>
      </w:pPr>
    </w:p>
    <w:p w14:paraId="6D13A071" w14:textId="77777777" w:rsidR="00E93874" w:rsidRPr="00EE221C" w:rsidRDefault="00E93874" w:rsidP="00E93874">
      <w:pPr>
        <w:pStyle w:val="ListParagraph"/>
        <w:numPr>
          <w:ilvl w:val="0"/>
          <w:numId w:val="22"/>
        </w:numPr>
        <w:spacing w:after="160" w:line="259" w:lineRule="auto"/>
        <w:ind w:right="0"/>
        <w:jc w:val="left"/>
        <w:rPr>
          <w:ins w:id="934" w:author="محمد زكريا سيد سيد ابوسبع" w:date="2023-03-31T16:34:00Z"/>
          <w:rFonts w:eastAsiaTheme="minorEastAsia"/>
        </w:rPr>
      </w:pPr>
      <m:oMath>
        <m:r>
          <w:ins w:id="935" w:author="محمد زكريا سيد سيد ابوسبع" w:date="2023-03-31T16:34:00Z">
            <w:rPr>
              <w:rFonts w:ascii="Cambria Math" w:eastAsiaTheme="minorEastAsia" w:hAnsi="Cambria Math"/>
              <w:color w:val="161718" w:themeColor="text1"/>
            </w:rPr>
            <m:t>Z+mg Cos</m:t>
          </w:ins>
        </m:r>
        <m:d>
          <m:dPr>
            <m:ctrlPr>
              <w:ins w:id="936" w:author="محمد زكريا سيد سيد ابوسبع" w:date="2023-03-31T16:34:00Z">
                <w:rPr>
                  <w:rFonts w:ascii="Cambria Math" w:eastAsiaTheme="minorEastAsia" w:hAnsi="Cambria Math"/>
                  <w:i/>
                  <w:color w:val="161718" w:themeColor="text1"/>
                </w:rPr>
              </w:ins>
            </m:ctrlPr>
          </m:dPr>
          <m:e>
            <m:r>
              <w:ins w:id="937" w:author="محمد زكريا سيد سيد ابوسبع" w:date="2023-03-31T16:34:00Z">
                <w:rPr>
                  <w:rFonts w:ascii="Cambria Math" w:hAnsi="Cambria Math"/>
                </w:rPr>
                <m:t>θ</m:t>
              </w:ins>
            </m:r>
          </m:e>
        </m:d>
        <m:r>
          <w:ins w:id="938" w:author="محمد زكريا سيد سيد ابوسبع" w:date="2023-03-31T16:34:00Z">
            <w:rPr>
              <w:rFonts w:ascii="Cambria Math" w:eastAsiaTheme="minorEastAsia" w:hAnsi="Cambria Math"/>
              <w:color w:val="161718" w:themeColor="text1"/>
            </w:rPr>
            <m:t>*Cos</m:t>
          </w:ins>
        </m:r>
        <m:d>
          <m:dPr>
            <m:ctrlPr>
              <w:ins w:id="939" w:author="محمد زكريا سيد سيد ابوسبع" w:date="2023-03-31T16:34:00Z">
                <w:rPr>
                  <w:rFonts w:ascii="Cambria Math" w:eastAsiaTheme="minorEastAsia" w:hAnsi="Cambria Math"/>
                  <w:i/>
                  <w:color w:val="161718" w:themeColor="text1"/>
                </w:rPr>
              </w:ins>
            </m:ctrlPr>
          </m:dPr>
          <m:e>
            <m:r>
              <w:ins w:id="940" w:author="محمد زكريا سيد سيد ابوسبع" w:date="2023-03-31T16:34:00Z">
                <w:rPr>
                  <w:rFonts w:ascii="Cambria Math" w:eastAsiaTheme="minorEastAsia" w:hAnsi="Cambria Math"/>
                  <w:color w:val="161718" w:themeColor="text1"/>
                </w:rPr>
                <m:t>φ</m:t>
              </w:ins>
            </m:r>
          </m:e>
        </m:d>
        <m:r>
          <w:ins w:id="941" w:author="محمد زكريا سيد سيد ابوسبع" w:date="2023-03-31T16:34:00Z">
            <w:rPr>
              <w:rFonts w:ascii="Cambria Math" w:eastAsiaTheme="minorEastAsia" w:hAnsi="Cambria Math"/>
              <w:color w:val="161718" w:themeColor="text1"/>
            </w:rPr>
            <m:t xml:space="preserve"> </m:t>
          </w:ins>
        </m:r>
        <m:r>
          <w:ins w:id="942" w:author="محمد زكريا سيد سيد ابوسبع" w:date="2023-03-31T16:34:00Z">
            <w:rPr>
              <w:rFonts w:ascii="Cambria Math" w:hAnsi="Cambria Math"/>
              <w:color w:val="161718" w:themeColor="text1"/>
            </w:rPr>
            <m:t>=m</m:t>
          </w:ins>
        </m:r>
        <m:d>
          <m:dPr>
            <m:ctrlPr>
              <w:ins w:id="943" w:author="محمد زكريا سيد سيد ابوسبع" w:date="2023-03-31T16:34:00Z">
                <w:rPr>
                  <w:rFonts w:ascii="Cambria Math" w:hAnsi="Cambria Math"/>
                  <w:i/>
                  <w:iCs/>
                  <w:color w:val="161718" w:themeColor="text1"/>
                </w:rPr>
              </w:ins>
            </m:ctrlPr>
          </m:dPr>
          <m:e>
            <m:acc>
              <m:accPr>
                <m:chr m:val="̇"/>
                <m:ctrlPr>
                  <w:ins w:id="944" w:author="محمد زكريا سيد سيد ابوسبع" w:date="2023-03-31T16:34:00Z">
                    <w:rPr>
                      <w:rFonts w:ascii="Cambria Math" w:hAnsi="Cambria Math"/>
                      <w:i/>
                      <w:iCs/>
                      <w:color w:val="161718" w:themeColor="text1"/>
                    </w:rPr>
                  </w:ins>
                </m:ctrlPr>
              </m:accPr>
              <m:e>
                <m:r>
                  <w:ins w:id="945" w:author="محمد زكريا سيد سيد ابوسبع" w:date="2023-03-31T16:34:00Z">
                    <w:rPr>
                      <w:rFonts w:ascii="Cambria Math" w:hAnsi="Cambria Math"/>
                      <w:color w:val="161718" w:themeColor="text1"/>
                    </w:rPr>
                    <m:t>w</m:t>
                  </w:ins>
                </m:r>
              </m:e>
            </m:acc>
            <m:r>
              <w:ins w:id="946" w:author="محمد زكريا سيد سيد ابوسبع" w:date="2023-03-31T16:34:00Z">
                <w:rPr>
                  <w:rFonts w:ascii="Cambria Math" w:hAnsi="Cambria Math"/>
                  <w:color w:val="161718" w:themeColor="text1"/>
                </w:rPr>
                <m:t>+pv-qu</m:t>
              </w:ins>
            </m:r>
          </m:e>
        </m:d>
      </m:oMath>
    </w:p>
    <w:p w14:paraId="24FF12ED" w14:textId="77777777" w:rsidR="00E93874" w:rsidRPr="00DC3E54" w:rsidRDefault="00E93874" w:rsidP="00E93874">
      <w:pPr>
        <w:pStyle w:val="ListParagraph"/>
        <w:spacing w:after="160" w:line="259" w:lineRule="auto"/>
        <w:ind w:right="0"/>
        <w:jc w:val="left"/>
        <w:rPr>
          <w:ins w:id="947" w:author="محمد زكريا سيد سيد ابوسبع" w:date="2023-03-31T16:34:00Z"/>
          <w:rFonts w:eastAsiaTheme="minorEastAsia"/>
        </w:rPr>
      </w:pPr>
    </w:p>
    <w:p w14:paraId="6885DBF2" w14:textId="77777777" w:rsidR="00E93874" w:rsidRDefault="00E93874" w:rsidP="00E93874">
      <w:pPr>
        <w:pStyle w:val="ListParagraph"/>
        <w:rPr>
          <w:ins w:id="948" w:author="محمد زكريا سيد سيد ابوسبع" w:date="2023-03-31T16:34:00Z"/>
          <w:rFonts w:eastAsiaTheme="minorEastAsia"/>
        </w:rPr>
      </w:pPr>
      <w:ins w:id="949" w:author="محمد زكريا سيد سيد ابوسبع" w:date="2023-03-31T16:34:00Z">
        <w:r>
          <w:rPr>
            <w:rFonts w:eastAsiaTheme="minorEastAsia"/>
          </w:rPr>
          <w:t>Same as (2)</w:t>
        </w:r>
      </w:ins>
    </w:p>
    <w:p w14:paraId="7253C88C" w14:textId="77777777" w:rsidR="00E93874" w:rsidRPr="002C5792" w:rsidRDefault="00000000" w:rsidP="00E93874">
      <w:pPr>
        <w:pStyle w:val="ListParagraph"/>
        <w:rPr>
          <w:ins w:id="950" w:author="محمد زكريا سيد سيد ابوسبع" w:date="2023-03-31T16:34:00Z"/>
          <w:rFonts w:eastAsiaTheme="minorEastAsia"/>
        </w:rPr>
      </w:pPr>
      <m:oMathPara>
        <m:oMath>
          <m:func>
            <m:funcPr>
              <m:ctrlPr>
                <w:ins w:id="951" w:author="محمد زكريا سيد سيد ابوسبع" w:date="2023-03-31T16:34:00Z">
                  <w:rPr>
                    <w:rFonts w:ascii="Cambria Math" w:eastAsiaTheme="minorEastAsia" w:hAnsi="Cambria Math" w:cs="Times New Roman"/>
                    <w:i/>
                  </w:rPr>
                </w:ins>
              </m:ctrlPr>
            </m:funcPr>
            <m:fName>
              <m:r>
                <w:ins w:id="952" w:author="محمد زكريا سيد سيد ابوسبع" w:date="2023-03-31T16:34:00Z">
                  <m:rPr>
                    <m:sty m:val="p"/>
                  </m:rPr>
                  <w:rPr>
                    <w:rFonts w:ascii="Cambria Math" w:hAnsi="Cambria Math"/>
                  </w:rPr>
                  <m:t>cos</m:t>
                </w:ins>
              </m:r>
            </m:fName>
            <m:e>
              <m:d>
                <m:dPr>
                  <m:ctrlPr>
                    <w:ins w:id="953" w:author="محمد زكريا سيد سيد ابوسبع" w:date="2023-03-31T16:34:00Z">
                      <w:rPr>
                        <w:rFonts w:ascii="Cambria Math" w:eastAsiaTheme="minorEastAsia" w:hAnsi="Cambria Math" w:cs="Times New Roman"/>
                        <w:i/>
                      </w:rPr>
                    </w:ins>
                  </m:ctrlPr>
                </m:dPr>
                <m:e>
                  <m:r>
                    <w:ins w:id="954" w:author="محمد زكريا سيد سيد ابوسبع" w:date="2023-03-31T16:34:00Z">
                      <w:rPr>
                        <w:rFonts w:ascii="Cambria Math" w:eastAsiaTheme="minorEastAsia" w:hAnsi="Cambria Math"/>
                      </w:rPr>
                      <m:t>a+b</m:t>
                    </w:ins>
                  </m:r>
                </m:e>
              </m:d>
              <m:r>
                <w:ins w:id="955" w:author="محمد زكريا سيد سيد ابوسبع" w:date="2023-03-31T16:34:00Z">
                  <w:rPr>
                    <w:rFonts w:ascii="Cambria Math" w:eastAsiaTheme="minorEastAsia" w:hAnsi="Cambria Math"/>
                  </w:rPr>
                  <m:t>=</m:t>
                </w:ins>
              </m:r>
              <m:func>
                <m:funcPr>
                  <m:ctrlPr>
                    <w:ins w:id="956" w:author="محمد زكريا سيد سيد ابوسبع" w:date="2023-03-31T16:34:00Z">
                      <w:rPr>
                        <w:rFonts w:ascii="Cambria Math" w:eastAsiaTheme="minorEastAsia" w:hAnsi="Cambria Math" w:cs="Times New Roman"/>
                        <w:i/>
                      </w:rPr>
                    </w:ins>
                  </m:ctrlPr>
                </m:funcPr>
                <m:fName>
                  <m:func>
                    <m:funcPr>
                      <m:ctrlPr>
                        <w:ins w:id="957" w:author="محمد زكريا سيد سيد ابوسبع" w:date="2023-03-31T16:34:00Z">
                          <w:rPr>
                            <w:rFonts w:ascii="Cambria Math" w:hAnsi="Cambria Math" w:cs="Times New Roman"/>
                          </w:rPr>
                        </w:ins>
                      </m:ctrlPr>
                    </m:funcPr>
                    <m:fName>
                      <m:r>
                        <w:ins w:id="958" w:author="محمد زكريا سيد سيد ابوسبع" w:date="2023-03-31T16:34:00Z">
                          <m:rPr>
                            <m:sty m:val="p"/>
                          </m:rPr>
                          <w:rPr>
                            <w:rFonts w:ascii="Cambria Math" w:hAnsi="Cambria Math"/>
                          </w:rPr>
                          <m:t>cos</m:t>
                        </w:ins>
                      </m:r>
                    </m:fName>
                    <m:e>
                      <m:d>
                        <m:dPr>
                          <m:ctrlPr>
                            <w:ins w:id="959" w:author="محمد زكريا سيد سيد ابوسبع" w:date="2023-03-31T16:34:00Z">
                              <w:rPr>
                                <w:rFonts w:ascii="Cambria Math" w:hAnsi="Cambria Math" w:cs="Times New Roman"/>
                                <w:i/>
                              </w:rPr>
                            </w:ins>
                          </m:ctrlPr>
                        </m:dPr>
                        <m:e>
                          <m:r>
                            <w:ins w:id="960" w:author="محمد زكريا سيد سيد ابوسبع" w:date="2023-03-31T16:34:00Z">
                              <w:rPr>
                                <w:rFonts w:ascii="Cambria Math" w:hAnsi="Cambria Math"/>
                              </w:rPr>
                              <m:t>a</m:t>
                            </w:ins>
                          </m:r>
                        </m:e>
                      </m:d>
                    </m:e>
                  </m:func>
                  <m:func>
                    <m:funcPr>
                      <m:ctrlPr>
                        <w:ins w:id="961" w:author="محمد زكريا سيد سيد ابوسبع" w:date="2023-03-31T16:34:00Z">
                          <w:rPr>
                            <w:rFonts w:ascii="Cambria Math" w:hAnsi="Cambria Math" w:cs="Times New Roman"/>
                          </w:rPr>
                        </w:ins>
                      </m:ctrlPr>
                    </m:funcPr>
                    <m:fName>
                      <m:r>
                        <w:ins w:id="962" w:author="محمد زكريا سيد سيد ابوسبع" w:date="2023-03-31T16:34:00Z">
                          <m:rPr>
                            <m:sty m:val="p"/>
                          </m:rPr>
                          <w:rPr>
                            <w:rFonts w:ascii="Cambria Math" w:hAnsi="Cambria Math"/>
                          </w:rPr>
                          <m:t>cos</m:t>
                        </w:ins>
                      </m:r>
                    </m:fName>
                    <m:e>
                      <m:d>
                        <m:dPr>
                          <m:ctrlPr>
                            <w:ins w:id="963" w:author="محمد زكريا سيد سيد ابوسبع" w:date="2023-03-31T16:34:00Z">
                              <w:rPr>
                                <w:rFonts w:ascii="Cambria Math" w:hAnsi="Cambria Math" w:cs="Times New Roman"/>
                                <w:i/>
                              </w:rPr>
                            </w:ins>
                          </m:ctrlPr>
                        </m:dPr>
                        <m:e>
                          <m:r>
                            <w:ins w:id="964" w:author="محمد زكريا سيد سيد ابوسبع" w:date="2023-03-31T16:34:00Z">
                              <w:rPr>
                                <w:rFonts w:ascii="Cambria Math" w:hAnsi="Cambria Math"/>
                              </w:rPr>
                              <m:t>b</m:t>
                            </w:ins>
                          </m:r>
                        </m:e>
                      </m:d>
                    </m:e>
                  </m:func>
                  <m:r>
                    <w:ins w:id="965" w:author="محمد زكريا سيد سيد ابوسبع" w:date="2023-03-31T16:34:00Z">
                      <m:rPr>
                        <m:sty m:val="p"/>
                      </m:rPr>
                      <w:rPr>
                        <w:rFonts w:ascii="Cambria Math" w:hAnsi="Cambria Math"/>
                      </w:rPr>
                      <m:t>-sin</m:t>
                    </w:ins>
                  </m:r>
                </m:fName>
                <m:e>
                  <m:d>
                    <m:dPr>
                      <m:ctrlPr>
                        <w:ins w:id="966" w:author="محمد زكريا سيد سيد ابوسبع" w:date="2023-03-31T16:34:00Z">
                          <w:rPr>
                            <w:rFonts w:ascii="Cambria Math" w:eastAsiaTheme="minorEastAsia" w:hAnsi="Cambria Math" w:cs="Times New Roman"/>
                            <w:i/>
                          </w:rPr>
                        </w:ins>
                      </m:ctrlPr>
                    </m:dPr>
                    <m:e>
                      <m:r>
                        <w:ins w:id="967" w:author="محمد زكريا سيد سيد ابوسبع" w:date="2023-03-31T16:34:00Z">
                          <w:rPr>
                            <w:rFonts w:ascii="Cambria Math" w:eastAsiaTheme="minorEastAsia" w:hAnsi="Cambria Math"/>
                          </w:rPr>
                          <m:t>a</m:t>
                        </w:ins>
                      </m:r>
                    </m:e>
                  </m:d>
                </m:e>
              </m:func>
              <m:func>
                <m:funcPr>
                  <m:ctrlPr>
                    <w:ins w:id="968" w:author="محمد زكريا سيد سيد ابوسبع" w:date="2023-03-31T16:34:00Z">
                      <w:rPr>
                        <w:rFonts w:ascii="Cambria Math" w:eastAsiaTheme="minorEastAsia" w:hAnsi="Cambria Math" w:cs="Times New Roman"/>
                        <w:i/>
                      </w:rPr>
                    </w:ins>
                  </m:ctrlPr>
                </m:funcPr>
                <m:fName>
                  <m:r>
                    <w:ins w:id="969" w:author="محمد زكريا سيد سيد ابوسبع" w:date="2023-03-31T16:34:00Z">
                      <m:rPr>
                        <m:sty m:val="p"/>
                      </m:rPr>
                      <w:rPr>
                        <w:rFonts w:ascii="Cambria Math" w:hAnsi="Cambria Math"/>
                      </w:rPr>
                      <m:t>sin</m:t>
                    </w:ins>
                  </m:r>
                </m:fName>
                <m:e>
                  <m:d>
                    <m:dPr>
                      <m:ctrlPr>
                        <w:ins w:id="970" w:author="محمد زكريا سيد سيد ابوسبع" w:date="2023-03-31T16:34:00Z">
                          <w:rPr>
                            <w:rFonts w:ascii="Cambria Math" w:eastAsiaTheme="minorEastAsia" w:hAnsi="Cambria Math" w:cs="Times New Roman"/>
                            <w:i/>
                          </w:rPr>
                        </w:ins>
                      </m:ctrlPr>
                    </m:dPr>
                    <m:e>
                      <m:r>
                        <w:ins w:id="971" w:author="محمد زكريا سيد سيد ابوسبع" w:date="2023-03-31T16:34:00Z">
                          <w:rPr>
                            <w:rFonts w:ascii="Cambria Math" w:eastAsiaTheme="minorEastAsia" w:hAnsi="Cambria Math"/>
                          </w:rPr>
                          <m:t>b</m:t>
                        </w:ins>
                      </m:r>
                    </m:e>
                  </m:d>
                </m:e>
              </m:func>
            </m:e>
          </m:func>
        </m:oMath>
      </m:oMathPara>
    </w:p>
    <w:p w14:paraId="1341A9CF" w14:textId="77777777" w:rsidR="00E93874" w:rsidRDefault="00E93874" w:rsidP="00E93874">
      <w:pPr>
        <w:pStyle w:val="ListParagraph"/>
        <w:rPr>
          <w:ins w:id="972" w:author="محمد زكريا سيد سيد ابوسبع" w:date="2023-03-31T16:34:00Z"/>
          <w:rFonts w:eastAsiaTheme="minorEastAsia"/>
        </w:rPr>
      </w:pPr>
      <m:oMathPara>
        <m:oMath>
          <m:r>
            <w:ins w:id="973" w:author="محمد زكريا سيد سيد ابوسبع" w:date="2023-03-31T16:34:00Z">
              <w:rPr>
                <w:rFonts w:ascii="Cambria Math" w:eastAsiaTheme="minorEastAsia" w:hAnsi="Cambria Math"/>
              </w:rPr>
              <m:t>∴</m:t>
            </w:ins>
          </m:r>
          <m:d>
            <m:dPr>
              <m:ctrlPr>
                <w:ins w:id="974" w:author="محمد زكريا سيد سيد ابوسبع" w:date="2023-03-31T16:34:00Z">
                  <w:rPr>
                    <w:rFonts w:ascii="Cambria Math" w:eastAsiaTheme="minorEastAsia" w:hAnsi="Cambria Math"/>
                    <w:i/>
                  </w:rPr>
                </w:ins>
              </m:ctrlPr>
            </m:dPr>
            <m:e>
              <m:r>
                <w:ins w:id="975" w:author="محمد زكريا سيد سيد ابوسبع" w:date="2023-03-31T16:34:00Z">
                  <w:rPr>
                    <w:rFonts w:ascii="Cambria Math" w:eastAsiaTheme="minorEastAsia" w:hAnsi="Cambria Math"/>
                  </w:rPr>
                  <m:t>1-</m:t>
                </w:ins>
              </m:r>
              <m:sSub>
                <m:sSubPr>
                  <m:ctrlPr>
                    <w:ins w:id="976" w:author="محمد زكريا سيد سيد ابوسبع" w:date="2023-03-31T16:34:00Z">
                      <w:rPr>
                        <w:rFonts w:ascii="Cambria Math" w:hAnsi="Cambria Math"/>
                        <w:i/>
                      </w:rPr>
                    </w:ins>
                  </m:ctrlPr>
                </m:sSubPr>
                <m:e>
                  <m:r>
                    <w:ins w:id="977" w:author="محمد زكريا سيد سيد ابوسبع" w:date="2023-03-31T16:34:00Z">
                      <w:rPr>
                        <w:rFonts w:ascii="Cambria Math" w:hAnsi="Cambria Math"/>
                      </w:rPr>
                      <m:t>Z</m:t>
                    </w:ins>
                  </m:r>
                </m:e>
                <m:sub>
                  <m:acc>
                    <m:accPr>
                      <m:chr m:val="̇"/>
                      <m:ctrlPr>
                        <w:ins w:id="978" w:author="محمد زكريا سيد سيد ابوسبع" w:date="2023-03-31T16:34:00Z">
                          <w:rPr>
                            <w:rFonts w:ascii="Cambria Math" w:hAnsi="Cambria Math"/>
                            <w:i/>
                          </w:rPr>
                        </w:ins>
                      </m:ctrlPr>
                    </m:accPr>
                    <m:e>
                      <m:r>
                        <w:ins w:id="979" w:author="محمد زكريا سيد سيد ابوسبع" w:date="2023-03-31T16:34:00Z">
                          <w:rPr>
                            <w:rFonts w:ascii="Cambria Math" w:hAnsi="Cambria Math"/>
                          </w:rPr>
                          <m:t>w</m:t>
                        </w:ins>
                      </m:r>
                    </m:e>
                  </m:acc>
                </m:sub>
              </m:sSub>
            </m:e>
          </m:d>
          <m:r>
            <w:ins w:id="980" w:author="محمد زكريا سيد سيد ابوسبع" w:date="2023-03-31T16:34:00Z">
              <w:rPr>
                <w:rFonts w:ascii="Cambria Math" w:hAnsi="Cambria Math"/>
              </w:rPr>
              <m:t>∆</m:t>
            </w:ins>
          </m:r>
          <m:acc>
            <m:accPr>
              <m:chr m:val="̇"/>
              <m:ctrlPr>
                <w:ins w:id="981" w:author="محمد زكريا سيد سيد ابوسبع" w:date="2023-03-31T16:34:00Z">
                  <w:rPr>
                    <w:rFonts w:ascii="Cambria Math" w:hAnsi="Cambria Math"/>
                    <w:i/>
                  </w:rPr>
                </w:ins>
              </m:ctrlPr>
            </m:accPr>
            <m:e>
              <m:r>
                <w:ins w:id="982" w:author="محمد زكريا سيد سيد ابوسبع" w:date="2023-03-31T16:34:00Z">
                  <w:rPr>
                    <w:rFonts w:ascii="Cambria Math" w:hAnsi="Cambria Math"/>
                  </w:rPr>
                  <m:t>w</m:t>
                </w:ins>
              </m:r>
            </m:e>
          </m:acc>
          <m:r>
            <w:ins w:id="983" w:author="محمد زكريا سيد سيد ابوسبع" w:date="2023-03-31T16:34:00Z">
              <w:rPr>
                <w:rFonts w:ascii="Cambria Math" w:hAnsi="Cambria Math"/>
              </w:rPr>
              <m:t>=</m:t>
            </w:ins>
          </m:r>
          <m:sSub>
            <m:sSubPr>
              <m:ctrlPr>
                <w:ins w:id="984" w:author="محمد زكريا سيد سيد ابوسبع" w:date="2023-03-31T16:34:00Z">
                  <w:rPr>
                    <w:rFonts w:ascii="Cambria Math" w:hAnsi="Cambria Math"/>
                    <w:i/>
                  </w:rPr>
                </w:ins>
              </m:ctrlPr>
            </m:sSubPr>
            <m:e>
              <m:r>
                <w:ins w:id="985" w:author="محمد زكريا سيد سيد ابوسبع" w:date="2023-03-31T16:34:00Z">
                  <w:rPr>
                    <w:rFonts w:ascii="Cambria Math" w:hAnsi="Cambria Math"/>
                  </w:rPr>
                  <m:t>Z</m:t>
                </w:ins>
              </m:r>
            </m:e>
            <m:sub>
              <m:r>
                <w:ins w:id="986" w:author="محمد زكريا سيد سيد ابوسبع" w:date="2023-03-31T16:34:00Z">
                  <w:rPr>
                    <w:rFonts w:ascii="Cambria Math" w:hAnsi="Cambria Math"/>
                  </w:rPr>
                  <m:t>u</m:t>
                </w:ins>
              </m:r>
            </m:sub>
          </m:sSub>
          <m:r>
            <w:ins w:id="987" w:author="محمد زكريا سيد سيد ابوسبع" w:date="2023-03-31T16:34:00Z">
              <w:rPr>
                <w:rFonts w:ascii="Cambria Math" w:hAnsi="Cambria Math"/>
              </w:rPr>
              <m:t xml:space="preserve"> ∆u+</m:t>
            </w:ins>
          </m:r>
          <m:sSub>
            <m:sSubPr>
              <m:ctrlPr>
                <w:ins w:id="988" w:author="محمد زكريا سيد سيد ابوسبع" w:date="2023-03-31T16:34:00Z">
                  <w:rPr>
                    <w:rFonts w:ascii="Cambria Math" w:hAnsi="Cambria Math"/>
                    <w:i/>
                  </w:rPr>
                </w:ins>
              </m:ctrlPr>
            </m:sSubPr>
            <m:e>
              <m:r>
                <w:ins w:id="989" w:author="محمد زكريا سيد سيد ابوسبع" w:date="2023-03-31T16:34:00Z">
                  <w:rPr>
                    <w:rFonts w:ascii="Cambria Math" w:hAnsi="Cambria Math"/>
                  </w:rPr>
                  <m:t>Z</m:t>
                </w:ins>
              </m:r>
            </m:e>
            <m:sub>
              <m:r>
                <w:ins w:id="990" w:author="محمد زكريا سيد سيد ابوسبع" w:date="2023-03-31T16:34:00Z">
                  <w:rPr>
                    <w:rFonts w:ascii="Cambria Math" w:hAnsi="Cambria Math"/>
                  </w:rPr>
                  <m:t>w</m:t>
                </w:ins>
              </m:r>
            </m:sub>
          </m:sSub>
          <m:r>
            <w:ins w:id="991" w:author="محمد زكريا سيد سيد ابوسبع" w:date="2023-03-31T16:34:00Z">
              <w:rPr>
                <w:rFonts w:ascii="Cambria Math" w:hAnsi="Cambria Math"/>
              </w:rPr>
              <m:t xml:space="preserve"> ∆w+</m:t>
            </w:ins>
          </m:r>
          <m:sSub>
            <m:sSubPr>
              <m:ctrlPr>
                <w:ins w:id="992" w:author="محمد زكريا سيد سيد ابوسبع" w:date="2023-03-31T16:34:00Z">
                  <w:rPr>
                    <w:rFonts w:ascii="Cambria Math" w:hAnsi="Cambria Math"/>
                    <w:i/>
                  </w:rPr>
                </w:ins>
              </m:ctrlPr>
            </m:sSubPr>
            <m:e>
              <m:r>
                <w:ins w:id="993" w:author="محمد زكريا سيد سيد ابوسبع" w:date="2023-03-31T16:34:00Z">
                  <w:rPr>
                    <w:rFonts w:ascii="Cambria Math" w:hAnsi="Cambria Math"/>
                  </w:rPr>
                  <m:t>(Z</m:t>
                </w:ins>
              </m:r>
            </m:e>
            <m:sub>
              <m:r>
                <w:ins w:id="994" w:author="محمد زكريا سيد سيد ابوسبع" w:date="2023-03-31T16:34:00Z">
                  <w:rPr>
                    <w:rFonts w:ascii="Cambria Math" w:hAnsi="Cambria Math"/>
                  </w:rPr>
                  <m:t>q</m:t>
                </w:ins>
              </m:r>
            </m:sub>
          </m:sSub>
          <m:r>
            <w:ins w:id="995" w:author="محمد زكريا سيد سيد ابوسبع" w:date="2023-03-31T16:34:00Z">
              <w:rPr>
                <w:rFonts w:ascii="Cambria Math" w:hAnsi="Cambria Math"/>
              </w:rPr>
              <m:t>+</m:t>
            </w:ins>
          </m:r>
          <m:sSub>
            <m:sSubPr>
              <m:ctrlPr>
                <w:ins w:id="996" w:author="محمد زكريا سيد سيد ابوسبع" w:date="2023-03-31T16:34:00Z">
                  <w:rPr>
                    <w:rFonts w:ascii="Cambria Math" w:hAnsi="Cambria Math"/>
                    <w:i/>
                  </w:rPr>
                </w:ins>
              </m:ctrlPr>
            </m:sSubPr>
            <m:e>
              <m:r>
                <w:ins w:id="997" w:author="محمد زكريا سيد سيد ابوسبع" w:date="2023-03-31T16:34:00Z">
                  <w:rPr>
                    <w:rFonts w:ascii="Cambria Math" w:hAnsi="Cambria Math"/>
                  </w:rPr>
                  <m:t>u</m:t>
                </w:ins>
              </m:r>
            </m:e>
            <m:sub>
              <m:r>
                <w:ins w:id="998" w:author="محمد زكريا سيد سيد ابوسبع" w:date="2023-03-31T16:34:00Z">
                  <w:rPr>
                    <w:rFonts w:ascii="Cambria Math" w:hAnsi="Cambria Math"/>
                  </w:rPr>
                  <m:t>o</m:t>
                </w:ins>
              </m:r>
            </m:sub>
          </m:sSub>
          <m:r>
            <w:ins w:id="999" w:author="محمد زكريا سيد سيد ابوسبع" w:date="2023-03-31T16:34:00Z">
              <w:rPr>
                <w:rFonts w:ascii="Cambria Math" w:hAnsi="Cambria Math"/>
              </w:rPr>
              <m:t>) ∆q</m:t>
            </w:ins>
          </m:r>
          <m:r>
            <w:ins w:id="1000" w:author="محمد زكريا سيد سيد ابوسبع" w:date="2023-03-31T16:34:00Z">
              <w:rPr>
                <w:rFonts w:ascii="Cambria Math" w:eastAsiaTheme="minorEastAsia" w:hAnsi="Cambria Math"/>
              </w:rPr>
              <m:t xml:space="preserve">+ </m:t>
            </w:ins>
          </m:r>
          <m:sSub>
            <m:sSubPr>
              <m:ctrlPr>
                <w:ins w:id="1001" w:author="محمد زكريا سيد سيد ابوسبع" w:date="2023-03-31T16:34:00Z">
                  <w:rPr>
                    <w:rFonts w:ascii="Cambria Math" w:hAnsi="Cambria Math"/>
                    <w:i/>
                  </w:rPr>
                </w:ins>
              </m:ctrlPr>
            </m:sSubPr>
            <m:e>
              <m:r>
                <w:ins w:id="1002" w:author="محمد زكريا سيد سيد ابوسبع" w:date="2023-03-31T16:34:00Z">
                  <w:rPr>
                    <w:rFonts w:ascii="Cambria Math" w:hAnsi="Cambria Math"/>
                  </w:rPr>
                  <m:t>Z</m:t>
                </w:ins>
              </m:r>
            </m:e>
            <m:sub>
              <m:sSub>
                <m:sSubPr>
                  <m:ctrlPr>
                    <w:ins w:id="1003" w:author="محمد زكريا سيد سيد ابوسبع" w:date="2023-03-31T16:34:00Z">
                      <w:rPr>
                        <w:rFonts w:ascii="Cambria Math" w:hAnsi="Cambria Math"/>
                        <w:i/>
                      </w:rPr>
                    </w:ins>
                  </m:ctrlPr>
                </m:sSubPr>
                <m:e>
                  <m:r>
                    <w:ins w:id="1004" w:author="محمد زكريا سيد سيد ابوسبع" w:date="2023-03-31T16:34:00Z">
                      <w:rPr>
                        <w:rFonts w:ascii="Cambria Math" w:hAnsi="Cambria Math"/>
                      </w:rPr>
                      <m:t>δ</m:t>
                    </w:ins>
                  </m:r>
                </m:e>
                <m:sub>
                  <m:r>
                    <w:ins w:id="1005" w:author="محمد زكريا سيد سيد ابوسبع" w:date="2023-03-31T16:34:00Z">
                      <w:rPr>
                        <w:rFonts w:ascii="Cambria Math" w:hAnsi="Cambria Math"/>
                      </w:rPr>
                      <m:t>e</m:t>
                    </w:ins>
                  </m:r>
                </m:sub>
              </m:sSub>
            </m:sub>
          </m:sSub>
          <m:r>
            <w:ins w:id="1006" w:author="محمد زكريا سيد سيد ابوسبع" w:date="2023-03-31T16:34:00Z">
              <w:rPr>
                <w:rFonts w:ascii="Cambria Math" w:hAnsi="Cambria Math"/>
              </w:rPr>
              <m:t xml:space="preserve"> ∆</m:t>
            </w:ins>
          </m:r>
          <m:sSub>
            <m:sSubPr>
              <m:ctrlPr>
                <w:ins w:id="1007" w:author="محمد زكريا سيد سيد ابوسبع" w:date="2023-03-31T16:34:00Z">
                  <w:rPr>
                    <w:rFonts w:ascii="Cambria Math" w:hAnsi="Cambria Math"/>
                    <w:i/>
                  </w:rPr>
                </w:ins>
              </m:ctrlPr>
            </m:sSubPr>
            <m:e>
              <m:r>
                <w:ins w:id="1008" w:author="محمد زكريا سيد سيد ابوسبع" w:date="2023-03-31T16:34:00Z">
                  <w:rPr>
                    <w:rFonts w:ascii="Cambria Math" w:hAnsi="Cambria Math"/>
                  </w:rPr>
                  <m:t>δ</m:t>
                </w:ins>
              </m:r>
            </m:e>
            <m:sub>
              <m:r>
                <w:ins w:id="1009" w:author="محمد زكريا سيد سيد ابوسبع" w:date="2023-03-31T16:34:00Z">
                  <w:rPr>
                    <w:rFonts w:ascii="Cambria Math" w:hAnsi="Cambria Math"/>
                  </w:rPr>
                  <m:t>e</m:t>
                </w:ins>
              </m:r>
            </m:sub>
          </m:sSub>
          <m:r>
            <w:ins w:id="1010" w:author="محمد زكريا سيد سيد ابوسبع" w:date="2023-03-31T16:34:00Z">
              <w:rPr>
                <w:rFonts w:ascii="Cambria Math" w:hAnsi="Cambria Math"/>
              </w:rPr>
              <m:t xml:space="preserve">+ </m:t>
            </w:ins>
          </m:r>
          <m:sSub>
            <m:sSubPr>
              <m:ctrlPr>
                <w:ins w:id="1011" w:author="محمد زكريا سيد سيد ابوسبع" w:date="2023-03-31T16:34:00Z">
                  <w:rPr>
                    <w:rFonts w:ascii="Cambria Math" w:hAnsi="Cambria Math"/>
                    <w:i/>
                  </w:rPr>
                </w:ins>
              </m:ctrlPr>
            </m:sSubPr>
            <m:e>
              <m:r>
                <w:ins w:id="1012" w:author="محمد زكريا سيد سيد ابوسبع" w:date="2023-03-31T16:34:00Z">
                  <w:rPr>
                    <w:rFonts w:ascii="Cambria Math" w:hAnsi="Cambria Math"/>
                  </w:rPr>
                  <m:t>Z</m:t>
                </w:ins>
              </m:r>
            </m:e>
            <m:sub>
              <m:sSub>
                <m:sSubPr>
                  <m:ctrlPr>
                    <w:ins w:id="1013" w:author="محمد زكريا سيد سيد ابوسبع" w:date="2023-03-31T16:34:00Z">
                      <w:rPr>
                        <w:rFonts w:ascii="Cambria Math" w:hAnsi="Cambria Math"/>
                        <w:i/>
                      </w:rPr>
                    </w:ins>
                  </m:ctrlPr>
                </m:sSubPr>
                <m:e>
                  <m:r>
                    <w:ins w:id="1014" w:author="محمد زكريا سيد سيد ابوسبع" w:date="2023-03-31T16:34:00Z">
                      <w:rPr>
                        <w:rFonts w:ascii="Cambria Math" w:hAnsi="Cambria Math"/>
                      </w:rPr>
                      <m:t>δ</m:t>
                    </w:ins>
                  </m:r>
                </m:e>
                <m:sub>
                  <m:r>
                    <w:ins w:id="1015" w:author="محمد زكريا سيد سيد ابوسبع" w:date="2023-03-31T16:34:00Z">
                      <w:rPr>
                        <w:rFonts w:ascii="Cambria Math" w:hAnsi="Cambria Math"/>
                      </w:rPr>
                      <m:t>th</m:t>
                    </w:ins>
                  </m:r>
                </m:sub>
              </m:sSub>
            </m:sub>
          </m:sSub>
          <m:r>
            <w:ins w:id="1016" w:author="محمد زكريا سيد سيد ابوسبع" w:date="2023-03-31T16:34:00Z">
              <w:rPr>
                <w:rFonts w:ascii="Cambria Math" w:hAnsi="Cambria Math"/>
              </w:rPr>
              <m:t xml:space="preserve"> ∆</m:t>
            </w:ins>
          </m:r>
          <m:sSub>
            <m:sSubPr>
              <m:ctrlPr>
                <w:ins w:id="1017" w:author="محمد زكريا سيد سيد ابوسبع" w:date="2023-03-31T16:34:00Z">
                  <w:rPr>
                    <w:rFonts w:ascii="Cambria Math" w:hAnsi="Cambria Math"/>
                    <w:i/>
                  </w:rPr>
                </w:ins>
              </m:ctrlPr>
            </m:sSubPr>
            <m:e>
              <m:r>
                <w:ins w:id="1018" w:author="محمد زكريا سيد سيد ابوسبع" w:date="2023-03-31T16:34:00Z">
                  <w:rPr>
                    <w:rFonts w:ascii="Cambria Math" w:hAnsi="Cambria Math"/>
                  </w:rPr>
                  <m:t>δ</m:t>
                </w:ins>
              </m:r>
            </m:e>
            <m:sub>
              <m:r>
                <w:ins w:id="1019" w:author="محمد زكريا سيد سيد ابوسبع" w:date="2023-03-31T16:34:00Z">
                  <w:rPr>
                    <w:rFonts w:ascii="Cambria Math" w:hAnsi="Cambria Math"/>
                  </w:rPr>
                  <m:t>th</m:t>
                </w:ins>
              </m:r>
            </m:sub>
          </m:sSub>
          <m:r>
            <w:ins w:id="1020" w:author="محمد زكريا سيد سيد ابوسبع" w:date="2023-03-31T16:34:00Z">
              <w:rPr>
                <w:rFonts w:ascii="Cambria Math" w:eastAsiaTheme="minorEastAsia" w:hAnsi="Cambria Math"/>
              </w:rPr>
              <m:t>-</m:t>
            </w:ins>
          </m:r>
          <m:r>
            <w:ins w:id="1021" w:author="محمد زكريا سيد سيد ابوسبع" w:date="2023-03-31T16:34:00Z">
              <w:rPr>
                <w:rFonts w:ascii="Cambria Math" w:hAnsi="Cambria Math"/>
              </w:rPr>
              <m:t xml:space="preserve">g </m:t>
            </w:ins>
          </m:r>
          <m:func>
            <m:funcPr>
              <m:ctrlPr>
                <w:ins w:id="1022" w:author="محمد زكريا سيد سيد ابوسبع" w:date="2023-03-31T16:34:00Z">
                  <w:rPr>
                    <w:rFonts w:ascii="Cambria Math" w:eastAsiaTheme="minorEastAsia" w:hAnsi="Cambria Math" w:cs="Times New Roman"/>
                    <w:i/>
                  </w:rPr>
                </w:ins>
              </m:ctrlPr>
            </m:funcPr>
            <m:fName>
              <m:r>
                <w:ins w:id="1023" w:author="محمد زكريا سيد سيد ابوسبع" w:date="2023-03-31T16:34:00Z">
                  <m:rPr>
                    <m:sty m:val="p"/>
                  </m:rPr>
                  <w:rPr>
                    <w:rFonts w:ascii="Cambria Math" w:hAnsi="Cambria Math"/>
                  </w:rPr>
                  <m:t>sin</m:t>
                </w:ins>
              </m:r>
            </m:fName>
            <m:e>
              <m:d>
                <m:dPr>
                  <m:ctrlPr>
                    <w:ins w:id="1024" w:author="محمد زكريا سيد سيد ابوسبع" w:date="2023-03-31T16:34:00Z">
                      <w:rPr>
                        <w:rFonts w:ascii="Cambria Math" w:eastAsiaTheme="minorEastAsia" w:hAnsi="Cambria Math" w:cs="Times New Roman"/>
                        <w:i/>
                      </w:rPr>
                    </w:ins>
                  </m:ctrlPr>
                </m:dPr>
                <m:e>
                  <m:sSub>
                    <m:sSubPr>
                      <m:ctrlPr>
                        <w:ins w:id="1025" w:author="محمد زكريا سيد سيد ابوسبع" w:date="2023-03-31T16:34:00Z">
                          <w:rPr>
                            <w:rFonts w:ascii="Cambria Math" w:hAnsi="Cambria Math"/>
                            <w:i/>
                          </w:rPr>
                        </w:ins>
                      </m:ctrlPr>
                    </m:sSubPr>
                    <m:e>
                      <m:r>
                        <w:ins w:id="1026" w:author="محمد زكريا سيد سيد ابوسبع" w:date="2023-03-31T16:34:00Z">
                          <w:rPr>
                            <w:rFonts w:ascii="Cambria Math" w:hAnsi="Cambria Math"/>
                          </w:rPr>
                          <m:t>θ</m:t>
                        </w:ins>
                      </m:r>
                    </m:e>
                    <m:sub>
                      <m:r>
                        <w:ins w:id="1027" w:author="محمد زكريا سيد سيد ابوسبع" w:date="2023-03-31T16:34:00Z">
                          <w:rPr>
                            <w:rFonts w:ascii="Cambria Math" w:hAnsi="Cambria Math"/>
                          </w:rPr>
                          <m:t>o</m:t>
                        </w:ins>
                      </m:r>
                    </m:sub>
                  </m:sSub>
                </m:e>
              </m:d>
            </m:e>
          </m:func>
          <m:r>
            <w:ins w:id="1028" w:author="محمد زكريا سيد سيد ابوسبع" w:date="2023-03-31T16:34:00Z">
              <w:rPr>
                <w:rFonts w:ascii="Cambria Math" w:hAnsi="Cambria Math"/>
              </w:rPr>
              <m:t>∆θ</m:t>
            </w:ins>
          </m:r>
        </m:oMath>
      </m:oMathPara>
    </w:p>
    <w:p w14:paraId="591C22EB" w14:textId="77777777" w:rsidR="00E93874" w:rsidRPr="003E02EC" w:rsidRDefault="00E93874" w:rsidP="00E93874">
      <w:pPr>
        <w:pStyle w:val="ListParagraph"/>
        <w:rPr>
          <w:ins w:id="1029" w:author="محمد زكريا سيد سيد ابوسبع" w:date="2023-03-31T16:34:00Z"/>
          <w:rFonts w:eastAsiaTheme="minorEastAsia"/>
        </w:rPr>
      </w:pPr>
      <m:oMathPara>
        <m:oMath>
          <m:r>
            <w:ins w:id="1030" w:author="محمد زكريا سيد سيد ابوسبع" w:date="2023-03-31T16:34:00Z">
              <w:rPr>
                <w:rFonts w:ascii="Cambria Math" w:eastAsiaTheme="minorEastAsia" w:hAnsi="Cambria Math"/>
                <w:highlight w:val="lightGray"/>
              </w:rPr>
              <m:t>∴</m:t>
            </w:ins>
          </m:r>
          <m:r>
            <w:ins w:id="1031" w:author="محمد زكريا سيد سيد ابوسبع" w:date="2023-03-31T16:34:00Z">
              <w:rPr>
                <w:rFonts w:ascii="Cambria Math" w:hAnsi="Cambria Math"/>
                <w:highlight w:val="lightGray"/>
              </w:rPr>
              <m:t>∆</m:t>
            </w:ins>
          </m:r>
          <m:acc>
            <m:accPr>
              <m:chr m:val="̇"/>
              <m:ctrlPr>
                <w:ins w:id="1032" w:author="محمد زكريا سيد سيد ابوسبع" w:date="2023-03-31T16:34:00Z">
                  <w:rPr>
                    <w:rFonts w:ascii="Cambria Math" w:hAnsi="Cambria Math"/>
                    <w:i/>
                    <w:highlight w:val="lightGray"/>
                  </w:rPr>
                </w:ins>
              </m:ctrlPr>
            </m:accPr>
            <m:e>
              <m:r>
                <w:ins w:id="1033" w:author="محمد زكريا سيد سيد ابوسبع" w:date="2023-03-31T16:34:00Z">
                  <w:rPr>
                    <w:rFonts w:ascii="Cambria Math" w:hAnsi="Cambria Math"/>
                    <w:highlight w:val="lightGray"/>
                  </w:rPr>
                  <m:t>w</m:t>
                </w:ins>
              </m:r>
            </m:e>
          </m:acc>
          <m:r>
            <w:ins w:id="1034" w:author="محمد زكريا سيد سيد ابوسبع" w:date="2023-03-31T16:34:00Z">
              <w:rPr>
                <w:rFonts w:ascii="Cambria Math" w:hAnsi="Cambria Math"/>
                <w:highlight w:val="lightGray"/>
              </w:rPr>
              <m:t>=</m:t>
            </w:ins>
          </m:r>
          <m:f>
            <m:fPr>
              <m:ctrlPr>
                <w:ins w:id="1035" w:author="محمد زكريا سيد سيد ابوسبع" w:date="2023-03-31T16:34:00Z">
                  <w:rPr>
                    <w:rFonts w:ascii="Cambria Math" w:hAnsi="Cambria Math"/>
                    <w:i/>
                  </w:rPr>
                </w:ins>
              </m:ctrlPr>
            </m:fPr>
            <m:num>
              <m:sSub>
                <m:sSubPr>
                  <m:ctrlPr>
                    <w:ins w:id="1036" w:author="محمد زكريا سيد سيد ابوسبع" w:date="2023-03-31T16:34:00Z">
                      <w:rPr>
                        <w:rFonts w:ascii="Cambria Math" w:hAnsi="Cambria Math"/>
                        <w:i/>
                        <w:highlight w:val="lightGray"/>
                      </w:rPr>
                    </w:ins>
                  </m:ctrlPr>
                </m:sSubPr>
                <m:e>
                  <m:r>
                    <w:ins w:id="1037" w:author="محمد زكريا سيد سيد ابوسبع" w:date="2023-03-31T16:34:00Z">
                      <w:rPr>
                        <w:rFonts w:ascii="Cambria Math" w:hAnsi="Cambria Math"/>
                        <w:highlight w:val="lightGray"/>
                      </w:rPr>
                      <m:t>Z</m:t>
                    </w:ins>
                  </m:r>
                </m:e>
                <m:sub>
                  <m:r>
                    <w:ins w:id="1038" w:author="محمد زكريا سيد سيد ابوسبع" w:date="2023-03-31T16:34:00Z">
                      <w:rPr>
                        <w:rFonts w:ascii="Cambria Math" w:hAnsi="Cambria Math"/>
                        <w:highlight w:val="lightGray"/>
                      </w:rPr>
                      <m:t>u</m:t>
                    </w:ins>
                  </m:r>
                </m:sub>
              </m:sSub>
              <m:ctrlPr>
                <w:ins w:id="1039" w:author="محمد زكريا سيد سيد ابوسبع" w:date="2023-03-31T16:34:00Z">
                  <w:rPr>
                    <w:rFonts w:ascii="Cambria Math" w:hAnsi="Cambria Math"/>
                    <w:i/>
                    <w:highlight w:val="lightGray"/>
                  </w:rPr>
                </w:ins>
              </m:ctrlPr>
            </m:num>
            <m:den>
              <m:d>
                <m:dPr>
                  <m:ctrlPr>
                    <w:ins w:id="1040" w:author="محمد زكريا سيد سيد ابوسبع" w:date="2023-03-31T16:34:00Z">
                      <w:rPr>
                        <w:rFonts w:ascii="Cambria Math" w:eastAsiaTheme="minorEastAsia" w:hAnsi="Cambria Math"/>
                        <w:i/>
                      </w:rPr>
                    </w:ins>
                  </m:ctrlPr>
                </m:dPr>
                <m:e>
                  <m:r>
                    <w:ins w:id="1041" w:author="محمد زكريا سيد سيد ابوسبع" w:date="2023-03-31T16:34:00Z">
                      <w:rPr>
                        <w:rFonts w:ascii="Cambria Math" w:eastAsiaTheme="minorEastAsia" w:hAnsi="Cambria Math"/>
                      </w:rPr>
                      <m:t>1-</m:t>
                    </w:ins>
                  </m:r>
                  <m:sSub>
                    <m:sSubPr>
                      <m:ctrlPr>
                        <w:ins w:id="1042" w:author="محمد زكريا سيد سيد ابوسبع" w:date="2023-03-31T16:34:00Z">
                          <w:rPr>
                            <w:rFonts w:ascii="Cambria Math" w:hAnsi="Cambria Math"/>
                            <w:i/>
                          </w:rPr>
                        </w:ins>
                      </m:ctrlPr>
                    </m:sSubPr>
                    <m:e>
                      <m:r>
                        <w:ins w:id="1043" w:author="محمد زكريا سيد سيد ابوسبع" w:date="2023-03-31T16:34:00Z">
                          <w:rPr>
                            <w:rFonts w:ascii="Cambria Math" w:hAnsi="Cambria Math"/>
                          </w:rPr>
                          <m:t>Z</m:t>
                        </w:ins>
                      </m:r>
                    </m:e>
                    <m:sub>
                      <m:acc>
                        <m:accPr>
                          <m:chr m:val="̇"/>
                          <m:ctrlPr>
                            <w:ins w:id="1044" w:author="محمد زكريا سيد سيد ابوسبع" w:date="2023-03-31T16:34:00Z">
                              <w:rPr>
                                <w:rFonts w:ascii="Cambria Math" w:hAnsi="Cambria Math"/>
                                <w:i/>
                              </w:rPr>
                            </w:ins>
                          </m:ctrlPr>
                        </m:accPr>
                        <m:e>
                          <m:r>
                            <w:ins w:id="1045" w:author="محمد زكريا سيد سيد ابوسبع" w:date="2023-03-31T16:34:00Z">
                              <w:rPr>
                                <w:rFonts w:ascii="Cambria Math" w:hAnsi="Cambria Math"/>
                              </w:rPr>
                              <m:t>w</m:t>
                            </w:ins>
                          </m:r>
                        </m:e>
                      </m:acc>
                    </m:sub>
                  </m:sSub>
                </m:e>
              </m:d>
            </m:den>
          </m:f>
          <m:r>
            <w:ins w:id="1046" w:author="محمد زكريا سيد سيد ابوسبع" w:date="2023-03-31T16:34:00Z">
              <w:rPr>
                <w:rFonts w:ascii="Cambria Math" w:hAnsi="Cambria Math"/>
                <w:highlight w:val="lightGray"/>
              </w:rPr>
              <m:t xml:space="preserve"> ∆u+</m:t>
            </w:ins>
          </m:r>
          <m:f>
            <m:fPr>
              <m:ctrlPr>
                <w:ins w:id="1047" w:author="محمد زكريا سيد سيد ابوسبع" w:date="2023-03-31T16:34:00Z">
                  <w:rPr>
                    <w:rFonts w:ascii="Cambria Math" w:hAnsi="Cambria Math"/>
                    <w:i/>
                  </w:rPr>
                </w:ins>
              </m:ctrlPr>
            </m:fPr>
            <m:num>
              <m:sSub>
                <m:sSubPr>
                  <m:ctrlPr>
                    <w:ins w:id="1048" w:author="محمد زكريا سيد سيد ابوسبع" w:date="2023-03-31T16:34:00Z">
                      <w:rPr>
                        <w:rFonts w:ascii="Cambria Math" w:hAnsi="Cambria Math"/>
                        <w:i/>
                        <w:highlight w:val="lightGray"/>
                      </w:rPr>
                    </w:ins>
                  </m:ctrlPr>
                </m:sSubPr>
                <m:e>
                  <m:r>
                    <w:ins w:id="1049" w:author="محمد زكريا سيد سيد ابوسبع" w:date="2023-03-31T16:34:00Z">
                      <w:rPr>
                        <w:rFonts w:ascii="Cambria Math" w:hAnsi="Cambria Math"/>
                        <w:highlight w:val="lightGray"/>
                      </w:rPr>
                      <m:t>Z</m:t>
                    </w:ins>
                  </m:r>
                </m:e>
                <m:sub>
                  <m:r>
                    <w:ins w:id="1050" w:author="محمد زكريا سيد سيد ابوسبع" w:date="2023-03-31T16:34:00Z">
                      <w:rPr>
                        <w:rFonts w:ascii="Cambria Math" w:hAnsi="Cambria Math"/>
                        <w:highlight w:val="lightGray"/>
                      </w:rPr>
                      <m:t>w</m:t>
                    </w:ins>
                  </m:r>
                </m:sub>
              </m:sSub>
              <m:ctrlPr>
                <w:ins w:id="1051" w:author="محمد زكريا سيد سيد ابوسبع" w:date="2023-03-31T16:34:00Z">
                  <w:rPr>
                    <w:rFonts w:ascii="Cambria Math" w:hAnsi="Cambria Math"/>
                    <w:i/>
                    <w:highlight w:val="lightGray"/>
                  </w:rPr>
                </w:ins>
              </m:ctrlPr>
            </m:num>
            <m:den>
              <m:d>
                <m:dPr>
                  <m:ctrlPr>
                    <w:ins w:id="1052" w:author="محمد زكريا سيد سيد ابوسبع" w:date="2023-03-31T16:34:00Z">
                      <w:rPr>
                        <w:rFonts w:ascii="Cambria Math" w:eastAsiaTheme="minorEastAsia" w:hAnsi="Cambria Math"/>
                        <w:i/>
                      </w:rPr>
                    </w:ins>
                  </m:ctrlPr>
                </m:dPr>
                <m:e>
                  <m:r>
                    <w:ins w:id="1053" w:author="محمد زكريا سيد سيد ابوسبع" w:date="2023-03-31T16:34:00Z">
                      <w:rPr>
                        <w:rFonts w:ascii="Cambria Math" w:eastAsiaTheme="minorEastAsia" w:hAnsi="Cambria Math"/>
                      </w:rPr>
                      <m:t>1-</m:t>
                    </w:ins>
                  </m:r>
                  <m:sSub>
                    <m:sSubPr>
                      <m:ctrlPr>
                        <w:ins w:id="1054" w:author="محمد زكريا سيد سيد ابوسبع" w:date="2023-03-31T16:34:00Z">
                          <w:rPr>
                            <w:rFonts w:ascii="Cambria Math" w:hAnsi="Cambria Math"/>
                            <w:i/>
                          </w:rPr>
                        </w:ins>
                      </m:ctrlPr>
                    </m:sSubPr>
                    <m:e>
                      <m:r>
                        <w:ins w:id="1055" w:author="محمد زكريا سيد سيد ابوسبع" w:date="2023-03-31T16:34:00Z">
                          <w:rPr>
                            <w:rFonts w:ascii="Cambria Math" w:hAnsi="Cambria Math"/>
                          </w:rPr>
                          <m:t>Z</m:t>
                        </w:ins>
                      </m:r>
                    </m:e>
                    <m:sub>
                      <m:acc>
                        <m:accPr>
                          <m:chr m:val="̇"/>
                          <m:ctrlPr>
                            <w:ins w:id="1056" w:author="محمد زكريا سيد سيد ابوسبع" w:date="2023-03-31T16:34:00Z">
                              <w:rPr>
                                <w:rFonts w:ascii="Cambria Math" w:hAnsi="Cambria Math"/>
                                <w:i/>
                              </w:rPr>
                            </w:ins>
                          </m:ctrlPr>
                        </m:accPr>
                        <m:e>
                          <m:r>
                            <w:ins w:id="1057" w:author="محمد زكريا سيد سيد ابوسبع" w:date="2023-03-31T16:34:00Z">
                              <w:rPr>
                                <w:rFonts w:ascii="Cambria Math" w:hAnsi="Cambria Math"/>
                              </w:rPr>
                              <m:t>w</m:t>
                            </w:ins>
                          </m:r>
                        </m:e>
                      </m:acc>
                    </m:sub>
                  </m:sSub>
                </m:e>
              </m:d>
            </m:den>
          </m:f>
          <m:r>
            <w:ins w:id="1058" w:author="محمد زكريا سيد سيد ابوسبع" w:date="2023-03-31T16:34:00Z">
              <w:rPr>
                <w:rFonts w:ascii="Cambria Math" w:hAnsi="Cambria Math"/>
                <w:highlight w:val="lightGray"/>
              </w:rPr>
              <m:t xml:space="preserve"> ∆w+</m:t>
            </w:ins>
          </m:r>
          <m:f>
            <m:fPr>
              <m:ctrlPr>
                <w:ins w:id="1059" w:author="محمد زكريا سيد سيد ابوسبع" w:date="2023-03-31T16:34:00Z">
                  <w:rPr>
                    <w:rFonts w:ascii="Cambria Math" w:hAnsi="Cambria Math"/>
                    <w:i/>
                  </w:rPr>
                </w:ins>
              </m:ctrlPr>
            </m:fPr>
            <m:num>
              <m:r>
                <w:ins w:id="1060" w:author="محمد زكريا سيد سيد ابوسبع" w:date="2023-03-31T16:34:00Z">
                  <w:rPr>
                    <w:rFonts w:ascii="Cambria Math" w:hAnsi="Cambria Math"/>
                  </w:rPr>
                  <m:t>(</m:t>
                </w:ins>
              </m:r>
              <m:sSub>
                <m:sSubPr>
                  <m:ctrlPr>
                    <w:ins w:id="1061" w:author="محمد زكريا سيد سيد ابوسبع" w:date="2023-03-31T16:34:00Z">
                      <w:rPr>
                        <w:rFonts w:ascii="Cambria Math" w:hAnsi="Cambria Math"/>
                        <w:i/>
                        <w:highlight w:val="lightGray"/>
                      </w:rPr>
                    </w:ins>
                  </m:ctrlPr>
                </m:sSubPr>
                <m:e>
                  <m:r>
                    <w:ins w:id="1062" w:author="محمد زكريا سيد سيد ابوسبع" w:date="2023-03-31T16:34:00Z">
                      <w:rPr>
                        <w:rFonts w:ascii="Cambria Math" w:hAnsi="Cambria Math"/>
                        <w:highlight w:val="lightGray"/>
                      </w:rPr>
                      <m:t>Z</m:t>
                    </w:ins>
                  </m:r>
                </m:e>
                <m:sub>
                  <m:r>
                    <w:ins w:id="1063" w:author="محمد زكريا سيد سيد ابوسبع" w:date="2023-03-31T16:34:00Z">
                      <w:rPr>
                        <w:rFonts w:ascii="Cambria Math" w:hAnsi="Cambria Math"/>
                        <w:highlight w:val="lightGray"/>
                      </w:rPr>
                      <m:t>q</m:t>
                    </w:ins>
                  </m:r>
                </m:sub>
              </m:sSub>
              <m:r>
                <w:ins w:id="1064" w:author="محمد زكريا سيد سيد ابوسبع" w:date="2023-03-31T16:34:00Z">
                  <w:rPr>
                    <w:rFonts w:ascii="Cambria Math" w:hAnsi="Cambria Math"/>
                    <w:highlight w:val="lightGray"/>
                  </w:rPr>
                  <m:t>+</m:t>
                </w:ins>
              </m:r>
              <m:sSub>
                <m:sSubPr>
                  <m:ctrlPr>
                    <w:ins w:id="1065" w:author="محمد زكريا سيد سيد ابوسبع" w:date="2023-03-31T16:34:00Z">
                      <w:rPr>
                        <w:rFonts w:ascii="Cambria Math" w:hAnsi="Cambria Math"/>
                        <w:i/>
                        <w:highlight w:val="lightGray"/>
                      </w:rPr>
                    </w:ins>
                  </m:ctrlPr>
                </m:sSubPr>
                <m:e>
                  <m:r>
                    <w:ins w:id="1066" w:author="محمد زكريا سيد سيد ابوسبع" w:date="2023-03-31T16:34:00Z">
                      <w:rPr>
                        <w:rFonts w:ascii="Cambria Math" w:hAnsi="Cambria Math"/>
                        <w:highlight w:val="lightGray"/>
                      </w:rPr>
                      <m:t>u</m:t>
                    </w:ins>
                  </m:r>
                </m:e>
                <m:sub>
                  <m:r>
                    <w:ins w:id="1067" w:author="محمد زكريا سيد سيد ابوسبع" w:date="2023-03-31T16:34:00Z">
                      <w:rPr>
                        <w:rFonts w:ascii="Cambria Math" w:hAnsi="Cambria Math"/>
                        <w:highlight w:val="lightGray"/>
                      </w:rPr>
                      <m:t>o</m:t>
                    </w:ins>
                  </m:r>
                </m:sub>
              </m:sSub>
              <m:r>
                <w:ins w:id="1068" w:author="محمد زكريا سيد سيد ابوسبع" w:date="2023-03-31T16:34:00Z">
                  <w:rPr>
                    <w:rFonts w:ascii="Cambria Math" w:hAnsi="Cambria Math"/>
                    <w:highlight w:val="lightGray"/>
                  </w:rPr>
                  <m:t>)</m:t>
                </w:ins>
              </m:r>
              <m:r>
                <w:ins w:id="1069" w:author="محمد زكريا سيد سيد ابوسبع" w:date="2023-03-31T16:34:00Z">
                  <w:rPr>
                    <w:rFonts w:ascii="Cambria Math" w:hAnsi="Cambria Math"/>
                  </w:rPr>
                  <m:t xml:space="preserve"> </m:t>
                </w:ins>
              </m:r>
              <m:ctrlPr>
                <w:ins w:id="1070" w:author="محمد زكريا سيد سيد ابوسبع" w:date="2023-03-31T16:34:00Z">
                  <w:rPr>
                    <w:rFonts w:ascii="Cambria Math" w:eastAsiaTheme="minorEastAsia" w:hAnsi="Cambria Math"/>
                    <w:i/>
                  </w:rPr>
                </w:ins>
              </m:ctrlPr>
            </m:num>
            <m:den>
              <m:d>
                <m:dPr>
                  <m:ctrlPr>
                    <w:ins w:id="1071" w:author="محمد زكريا سيد سيد ابوسبع" w:date="2023-03-31T16:34:00Z">
                      <w:rPr>
                        <w:rFonts w:ascii="Cambria Math" w:eastAsiaTheme="minorEastAsia" w:hAnsi="Cambria Math"/>
                        <w:i/>
                      </w:rPr>
                    </w:ins>
                  </m:ctrlPr>
                </m:dPr>
                <m:e>
                  <m:r>
                    <w:ins w:id="1072" w:author="محمد زكريا سيد سيد ابوسبع" w:date="2023-03-31T16:34:00Z">
                      <w:rPr>
                        <w:rFonts w:ascii="Cambria Math" w:eastAsiaTheme="minorEastAsia" w:hAnsi="Cambria Math"/>
                      </w:rPr>
                      <m:t>1-</m:t>
                    </w:ins>
                  </m:r>
                  <m:sSub>
                    <m:sSubPr>
                      <m:ctrlPr>
                        <w:ins w:id="1073" w:author="محمد زكريا سيد سيد ابوسبع" w:date="2023-03-31T16:34:00Z">
                          <w:rPr>
                            <w:rFonts w:ascii="Cambria Math" w:hAnsi="Cambria Math"/>
                            <w:i/>
                          </w:rPr>
                        </w:ins>
                      </m:ctrlPr>
                    </m:sSubPr>
                    <m:e>
                      <m:r>
                        <w:ins w:id="1074" w:author="محمد زكريا سيد سيد ابوسبع" w:date="2023-03-31T16:34:00Z">
                          <w:rPr>
                            <w:rFonts w:ascii="Cambria Math" w:hAnsi="Cambria Math"/>
                          </w:rPr>
                          <m:t>Z</m:t>
                        </w:ins>
                      </m:r>
                    </m:e>
                    <m:sub>
                      <m:acc>
                        <m:accPr>
                          <m:chr m:val="̇"/>
                          <m:ctrlPr>
                            <w:ins w:id="1075" w:author="محمد زكريا سيد سيد ابوسبع" w:date="2023-03-31T16:34:00Z">
                              <w:rPr>
                                <w:rFonts w:ascii="Cambria Math" w:hAnsi="Cambria Math"/>
                                <w:i/>
                              </w:rPr>
                            </w:ins>
                          </m:ctrlPr>
                        </m:accPr>
                        <m:e>
                          <m:r>
                            <w:ins w:id="1076" w:author="محمد زكريا سيد سيد ابوسبع" w:date="2023-03-31T16:34:00Z">
                              <w:rPr>
                                <w:rFonts w:ascii="Cambria Math" w:hAnsi="Cambria Math"/>
                              </w:rPr>
                              <m:t>w</m:t>
                            </w:ins>
                          </m:r>
                        </m:e>
                      </m:acc>
                    </m:sub>
                  </m:sSub>
                </m:e>
              </m:d>
            </m:den>
          </m:f>
          <m:r>
            <w:ins w:id="1077" w:author="محمد زكريا سيد سيد ابوسبع" w:date="2023-03-31T16:34:00Z">
              <w:rPr>
                <w:rFonts w:ascii="Cambria Math" w:hAnsi="Cambria Math"/>
                <w:highlight w:val="lightGray"/>
              </w:rPr>
              <m:t xml:space="preserve"> ∆q</m:t>
            </w:ins>
          </m:r>
          <m:r>
            <w:ins w:id="1078" w:author="محمد زكريا سيد سيد ابوسبع" w:date="2023-03-31T16:34:00Z">
              <w:rPr>
                <w:rFonts w:ascii="Cambria Math" w:eastAsiaTheme="minorEastAsia" w:hAnsi="Cambria Math"/>
                <w:highlight w:val="lightGray"/>
              </w:rPr>
              <m:t>+</m:t>
            </w:ins>
          </m:r>
          <m:f>
            <m:fPr>
              <m:ctrlPr>
                <w:ins w:id="1079" w:author="محمد زكريا سيد سيد ابوسبع" w:date="2023-03-31T16:34:00Z">
                  <w:rPr>
                    <w:rFonts w:ascii="Cambria Math" w:hAnsi="Cambria Math"/>
                    <w:i/>
                  </w:rPr>
                </w:ins>
              </m:ctrlPr>
            </m:fPr>
            <m:num>
              <m:sSub>
                <m:sSubPr>
                  <m:ctrlPr>
                    <w:ins w:id="1080" w:author="محمد زكريا سيد سيد ابوسبع" w:date="2023-03-31T16:34:00Z">
                      <w:rPr>
                        <w:rFonts w:ascii="Cambria Math" w:hAnsi="Cambria Math"/>
                        <w:i/>
                        <w:highlight w:val="lightGray"/>
                      </w:rPr>
                    </w:ins>
                  </m:ctrlPr>
                </m:sSubPr>
                <m:e>
                  <m:r>
                    <w:ins w:id="1081" w:author="محمد زكريا سيد سيد ابوسبع" w:date="2023-03-31T16:34:00Z">
                      <w:rPr>
                        <w:rFonts w:ascii="Cambria Math" w:hAnsi="Cambria Math"/>
                        <w:highlight w:val="lightGray"/>
                      </w:rPr>
                      <m:t>Z</m:t>
                    </w:ins>
                  </m:r>
                </m:e>
                <m:sub>
                  <m:sSub>
                    <m:sSubPr>
                      <m:ctrlPr>
                        <w:ins w:id="1082" w:author="محمد زكريا سيد سيد ابوسبع" w:date="2023-03-31T16:34:00Z">
                          <w:rPr>
                            <w:rFonts w:ascii="Cambria Math" w:hAnsi="Cambria Math"/>
                            <w:i/>
                            <w:highlight w:val="lightGray"/>
                          </w:rPr>
                        </w:ins>
                      </m:ctrlPr>
                    </m:sSubPr>
                    <m:e>
                      <m:r>
                        <w:ins w:id="1083" w:author="محمد زكريا سيد سيد ابوسبع" w:date="2023-03-31T16:34:00Z">
                          <w:rPr>
                            <w:rFonts w:ascii="Cambria Math" w:hAnsi="Cambria Math"/>
                            <w:highlight w:val="lightGray"/>
                          </w:rPr>
                          <m:t>δ</m:t>
                        </w:ins>
                      </m:r>
                    </m:e>
                    <m:sub>
                      <m:r>
                        <w:ins w:id="1084" w:author="محمد زكريا سيد سيد ابوسبع" w:date="2023-03-31T16:34:00Z">
                          <w:rPr>
                            <w:rFonts w:ascii="Cambria Math" w:hAnsi="Cambria Math"/>
                            <w:highlight w:val="lightGray"/>
                          </w:rPr>
                          <m:t>e</m:t>
                        </w:ins>
                      </m:r>
                    </m:sub>
                  </m:sSub>
                </m:sub>
              </m:sSub>
              <m:ctrlPr>
                <w:ins w:id="1085" w:author="محمد زكريا سيد سيد ابوسبع" w:date="2023-03-31T16:34:00Z">
                  <w:rPr>
                    <w:rFonts w:ascii="Cambria Math" w:eastAsiaTheme="minorEastAsia" w:hAnsi="Cambria Math"/>
                    <w:i/>
                  </w:rPr>
                </w:ins>
              </m:ctrlPr>
            </m:num>
            <m:den>
              <m:d>
                <m:dPr>
                  <m:ctrlPr>
                    <w:ins w:id="1086" w:author="محمد زكريا سيد سيد ابوسبع" w:date="2023-03-31T16:34:00Z">
                      <w:rPr>
                        <w:rFonts w:ascii="Cambria Math" w:eastAsiaTheme="minorEastAsia" w:hAnsi="Cambria Math"/>
                        <w:i/>
                      </w:rPr>
                    </w:ins>
                  </m:ctrlPr>
                </m:dPr>
                <m:e>
                  <m:r>
                    <w:ins w:id="1087" w:author="محمد زكريا سيد سيد ابوسبع" w:date="2023-03-31T16:34:00Z">
                      <w:rPr>
                        <w:rFonts w:ascii="Cambria Math" w:eastAsiaTheme="minorEastAsia" w:hAnsi="Cambria Math"/>
                      </w:rPr>
                      <m:t>1-</m:t>
                    </w:ins>
                  </m:r>
                  <m:sSub>
                    <m:sSubPr>
                      <m:ctrlPr>
                        <w:ins w:id="1088" w:author="محمد زكريا سيد سيد ابوسبع" w:date="2023-03-31T16:34:00Z">
                          <w:rPr>
                            <w:rFonts w:ascii="Cambria Math" w:hAnsi="Cambria Math"/>
                            <w:i/>
                          </w:rPr>
                        </w:ins>
                      </m:ctrlPr>
                    </m:sSubPr>
                    <m:e>
                      <m:r>
                        <w:ins w:id="1089" w:author="محمد زكريا سيد سيد ابوسبع" w:date="2023-03-31T16:34:00Z">
                          <w:rPr>
                            <w:rFonts w:ascii="Cambria Math" w:hAnsi="Cambria Math"/>
                          </w:rPr>
                          <m:t>Z</m:t>
                        </w:ins>
                      </m:r>
                    </m:e>
                    <m:sub>
                      <m:acc>
                        <m:accPr>
                          <m:chr m:val="̇"/>
                          <m:ctrlPr>
                            <w:ins w:id="1090" w:author="محمد زكريا سيد سيد ابوسبع" w:date="2023-03-31T16:34:00Z">
                              <w:rPr>
                                <w:rFonts w:ascii="Cambria Math" w:hAnsi="Cambria Math"/>
                                <w:i/>
                              </w:rPr>
                            </w:ins>
                          </m:ctrlPr>
                        </m:accPr>
                        <m:e>
                          <m:r>
                            <w:ins w:id="1091" w:author="محمد زكريا سيد سيد ابوسبع" w:date="2023-03-31T16:34:00Z">
                              <w:rPr>
                                <w:rFonts w:ascii="Cambria Math" w:hAnsi="Cambria Math"/>
                              </w:rPr>
                              <m:t>w</m:t>
                            </w:ins>
                          </m:r>
                        </m:e>
                      </m:acc>
                    </m:sub>
                  </m:sSub>
                </m:e>
              </m:d>
            </m:den>
          </m:f>
          <m:r>
            <w:ins w:id="1092" w:author="محمد زكريا سيد سيد ابوسبع" w:date="2023-03-31T16:34:00Z">
              <w:rPr>
                <w:rFonts w:ascii="Cambria Math" w:hAnsi="Cambria Math"/>
                <w:highlight w:val="lightGray"/>
              </w:rPr>
              <m:t xml:space="preserve"> ∆</m:t>
            </w:ins>
          </m:r>
          <m:sSub>
            <m:sSubPr>
              <m:ctrlPr>
                <w:ins w:id="1093" w:author="محمد زكريا سيد سيد ابوسبع" w:date="2023-03-31T16:34:00Z">
                  <w:rPr>
                    <w:rFonts w:ascii="Cambria Math" w:hAnsi="Cambria Math"/>
                    <w:i/>
                    <w:highlight w:val="lightGray"/>
                  </w:rPr>
                </w:ins>
              </m:ctrlPr>
            </m:sSubPr>
            <m:e>
              <m:r>
                <w:ins w:id="1094" w:author="محمد زكريا سيد سيد ابوسبع" w:date="2023-03-31T16:34:00Z">
                  <w:rPr>
                    <w:rFonts w:ascii="Cambria Math" w:hAnsi="Cambria Math"/>
                    <w:highlight w:val="lightGray"/>
                  </w:rPr>
                  <m:t>δ</m:t>
                </w:ins>
              </m:r>
            </m:e>
            <m:sub>
              <m:r>
                <w:ins w:id="1095" w:author="محمد زكريا سيد سيد ابوسبع" w:date="2023-03-31T16:34:00Z">
                  <w:rPr>
                    <w:rFonts w:ascii="Cambria Math" w:hAnsi="Cambria Math"/>
                    <w:highlight w:val="lightGray"/>
                  </w:rPr>
                  <m:t>e</m:t>
                </w:ins>
              </m:r>
            </m:sub>
          </m:sSub>
          <m:r>
            <w:ins w:id="1096" w:author="محمد زكريا سيد سيد ابوسبع" w:date="2023-03-31T16:34:00Z">
              <w:rPr>
                <w:rFonts w:ascii="Cambria Math" w:hAnsi="Cambria Math"/>
                <w:highlight w:val="lightGray"/>
              </w:rPr>
              <m:t>+</m:t>
            </w:ins>
          </m:r>
          <m:f>
            <m:fPr>
              <m:ctrlPr>
                <w:ins w:id="1097" w:author="محمد زكريا سيد سيد ابوسبع" w:date="2023-03-31T16:34:00Z">
                  <w:rPr>
                    <w:rFonts w:ascii="Cambria Math" w:hAnsi="Cambria Math"/>
                    <w:i/>
                  </w:rPr>
                </w:ins>
              </m:ctrlPr>
            </m:fPr>
            <m:num>
              <m:sSub>
                <m:sSubPr>
                  <m:ctrlPr>
                    <w:ins w:id="1098" w:author="محمد زكريا سيد سيد ابوسبع" w:date="2023-03-31T16:34:00Z">
                      <w:rPr>
                        <w:rFonts w:ascii="Cambria Math" w:hAnsi="Cambria Math"/>
                        <w:i/>
                        <w:highlight w:val="lightGray"/>
                      </w:rPr>
                    </w:ins>
                  </m:ctrlPr>
                </m:sSubPr>
                <m:e>
                  <m:r>
                    <w:ins w:id="1099" w:author="محمد زكريا سيد سيد ابوسبع" w:date="2023-03-31T16:34:00Z">
                      <w:rPr>
                        <w:rFonts w:ascii="Cambria Math" w:hAnsi="Cambria Math"/>
                        <w:highlight w:val="lightGray"/>
                      </w:rPr>
                      <m:t>Z</m:t>
                    </w:ins>
                  </m:r>
                </m:e>
                <m:sub>
                  <m:sSub>
                    <m:sSubPr>
                      <m:ctrlPr>
                        <w:ins w:id="1100" w:author="محمد زكريا سيد سيد ابوسبع" w:date="2023-03-31T16:34:00Z">
                          <w:rPr>
                            <w:rFonts w:ascii="Cambria Math" w:hAnsi="Cambria Math"/>
                            <w:i/>
                            <w:highlight w:val="lightGray"/>
                          </w:rPr>
                        </w:ins>
                      </m:ctrlPr>
                    </m:sSubPr>
                    <m:e>
                      <m:r>
                        <w:ins w:id="1101" w:author="محمد زكريا سيد سيد ابوسبع" w:date="2023-03-31T16:34:00Z">
                          <w:rPr>
                            <w:rFonts w:ascii="Cambria Math" w:hAnsi="Cambria Math"/>
                            <w:highlight w:val="lightGray"/>
                          </w:rPr>
                          <m:t>δ</m:t>
                        </w:ins>
                      </m:r>
                    </m:e>
                    <m:sub>
                      <m:r>
                        <w:ins w:id="1102" w:author="محمد زكريا سيد سيد ابوسبع" w:date="2023-03-31T16:34:00Z">
                          <w:rPr>
                            <w:rFonts w:ascii="Cambria Math" w:hAnsi="Cambria Math"/>
                            <w:highlight w:val="lightGray"/>
                          </w:rPr>
                          <m:t>th</m:t>
                        </w:ins>
                      </m:r>
                    </m:sub>
                  </m:sSub>
                </m:sub>
              </m:sSub>
            </m:num>
            <m:den>
              <m:d>
                <m:dPr>
                  <m:ctrlPr>
                    <w:ins w:id="1103" w:author="محمد زكريا سيد سيد ابوسبع" w:date="2023-03-31T16:34:00Z">
                      <w:rPr>
                        <w:rFonts w:ascii="Cambria Math" w:eastAsiaTheme="minorEastAsia" w:hAnsi="Cambria Math"/>
                        <w:i/>
                      </w:rPr>
                    </w:ins>
                  </m:ctrlPr>
                </m:dPr>
                <m:e>
                  <m:r>
                    <w:ins w:id="1104" w:author="محمد زكريا سيد سيد ابوسبع" w:date="2023-03-31T16:34:00Z">
                      <w:rPr>
                        <w:rFonts w:ascii="Cambria Math" w:eastAsiaTheme="minorEastAsia" w:hAnsi="Cambria Math"/>
                      </w:rPr>
                      <m:t>1-</m:t>
                    </w:ins>
                  </m:r>
                  <m:sSub>
                    <m:sSubPr>
                      <m:ctrlPr>
                        <w:ins w:id="1105" w:author="محمد زكريا سيد سيد ابوسبع" w:date="2023-03-31T16:34:00Z">
                          <w:rPr>
                            <w:rFonts w:ascii="Cambria Math" w:hAnsi="Cambria Math"/>
                            <w:i/>
                          </w:rPr>
                        </w:ins>
                      </m:ctrlPr>
                    </m:sSubPr>
                    <m:e>
                      <m:r>
                        <w:ins w:id="1106" w:author="محمد زكريا سيد سيد ابوسبع" w:date="2023-03-31T16:34:00Z">
                          <w:rPr>
                            <w:rFonts w:ascii="Cambria Math" w:hAnsi="Cambria Math"/>
                          </w:rPr>
                          <m:t>Z</m:t>
                        </w:ins>
                      </m:r>
                    </m:e>
                    <m:sub>
                      <m:acc>
                        <m:accPr>
                          <m:chr m:val="̇"/>
                          <m:ctrlPr>
                            <w:ins w:id="1107" w:author="محمد زكريا سيد سيد ابوسبع" w:date="2023-03-31T16:34:00Z">
                              <w:rPr>
                                <w:rFonts w:ascii="Cambria Math" w:hAnsi="Cambria Math"/>
                                <w:i/>
                              </w:rPr>
                            </w:ins>
                          </m:ctrlPr>
                        </m:accPr>
                        <m:e>
                          <m:r>
                            <w:ins w:id="1108" w:author="محمد زكريا سيد سيد ابوسبع" w:date="2023-03-31T16:34:00Z">
                              <w:rPr>
                                <w:rFonts w:ascii="Cambria Math" w:hAnsi="Cambria Math"/>
                              </w:rPr>
                              <m:t>w</m:t>
                            </w:ins>
                          </m:r>
                        </m:e>
                      </m:acc>
                    </m:sub>
                  </m:sSub>
                </m:e>
              </m:d>
            </m:den>
          </m:f>
          <m:r>
            <w:ins w:id="1109" w:author="محمد زكريا سيد سيد ابوسبع" w:date="2023-03-31T16:34:00Z">
              <w:rPr>
                <w:rFonts w:ascii="Cambria Math" w:hAnsi="Cambria Math"/>
                <w:highlight w:val="lightGray"/>
              </w:rPr>
              <m:t xml:space="preserve"> ∆</m:t>
            </w:ins>
          </m:r>
          <m:sSub>
            <m:sSubPr>
              <m:ctrlPr>
                <w:ins w:id="1110" w:author="محمد زكريا سيد سيد ابوسبع" w:date="2023-03-31T16:34:00Z">
                  <w:rPr>
                    <w:rFonts w:ascii="Cambria Math" w:hAnsi="Cambria Math"/>
                    <w:i/>
                    <w:highlight w:val="lightGray"/>
                  </w:rPr>
                </w:ins>
              </m:ctrlPr>
            </m:sSubPr>
            <m:e>
              <m:r>
                <w:ins w:id="1111" w:author="محمد زكريا سيد سيد ابوسبع" w:date="2023-03-31T16:34:00Z">
                  <w:rPr>
                    <w:rFonts w:ascii="Cambria Math" w:hAnsi="Cambria Math"/>
                    <w:highlight w:val="lightGray"/>
                  </w:rPr>
                  <m:t>δ</m:t>
                </w:ins>
              </m:r>
            </m:e>
            <m:sub>
              <m:r>
                <w:ins w:id="1112" w:author="محمد زكريا سيد سيد ابوسبع" w:date="2023-03-31T16:34:00Z">
                  <w:rPr>
                    <w:rFonts w:ascii="Cambria Math" w:hAnsi="Cambria Math"/>
                    <w:highlight w:val="lightGray"/>
                  </w:rPr>
                  <m:t>th</m:t>
                </w:ins>
              </m:r>
            </m:sub>
          </m:sSub>
          <m:r>
            <w:ins w:id="1113" w:author="محمد زكريا سيد سيد ابوسبع" w:date="2023-03-31T16:34:00Z">
              <w:rPr>
                <w:rFonts w:ascii="Cambria Math" w:eastAsiaTheme="minorEastAsia" w:hAnsi="Cambria Math"/>
                <w:highlight w:val="lightGray"/>
              </w:rPr>
              <m:t>-</m:t>
            </w:ins>
          </m:r>
          <m:f>
            <m:fPr>
              <m:ctrlPr>
                <w:ins w:id="1114" w:author="محمد زكريا سيد سيد ابوسبع" w:date="2023-03-31T16:34:00Z">
                  <w:rPr>
                    <w:rFonts w:ascii="Cambria Math" w:hAnsi="Cambria Math"/>
                    <w:i/>
                  </w:rPr>
                </w:ins>
              </m:ctrlPr>
            </m:fPr>
            <m:num>
              <m:r>
                <w:ins w:id="1115" w:author="محمد زكريا سيد سيد ابوسبع" w:date="2023-03-31T16:34:00Z">
                  <w:rPr>
                    <w:rFonts w:ascii="Cambria Math" w:hAnsi="Cambria Math"/>
                    <w:highlight w:val="lightGray"/>
                  </w:rPr>
                  <m:t xml:space="preserve">g </m:t>
                </w:ins>
              </m:r>
              <m:func>
                <m:funcPr>
                  <m:ctrlPr>
                    <w:ins w:id="1116" w:author="محمد زكريا سيد سيد ابوسبع" w:date="2023-03-31T16:34:00Z">
                      <w:rPr>
                        <w:rFonts w:ascii="Cambria Math" w:eastAsiaTheme="minorEastAsia" w:hAnsi="Cambria Math" w:cs="Times New Roman"/>
                        <w:i/>
                        <w:highlight w:val="lightGray"/>
                      </w:rPr>
                    </w:ins>
                  </m:ctrlPr>
                </m:funcPr>
                <m:fName>
                  <m:r>
                    <w:ins w:id="1117" w:author="محمد زكريا سيد سيد ابوسبع" w:date="2023-03-31T16:34:00Z">
                      <m:rPr>
                        <m:sty m:val="p"/>
                      </m:rPr>
                      <w:rPr>
                        <w:rFonts w:ascii="Cambria Math" w:hAnsi="Cambria Math"/>
                        <w:highlight w:val="lightGray"/>
                      </w:rPr>
                      <m:t>sin</m:t>
                    </w:ins>
                  </m:r>
                </m:fName>
                <m:e>
                  <m:d>
                    <m:dPr>
                      <m:ctrlPr>
                        <w:ins w:id="1118" w:author="محمد زكريا سيد سيد ابوسبع" w:date="2023-03-31T16:34:00Z">
                          <w:rPr>
                            <w:rFonts w:ascii="Cambria Math" w:eastAsiaTheme="minorEastAsia" w:hAnsi="Cambria Math" w:cs="Times New Roman"/>
                            <w:i/>
                            <w:highlight w:val="lightGray"/>
                          </w:rPr>
                        </w:ins>
                      </m:ctrlPr>
                    </m:dPr>
                    <m:e>
                      <m:sSub>
                        <m:sSubPr>
                          <m:ctrlPr>
                            <w:ins w:id="1119" w:author="محمد زكريا سيد سيد ابوسبع" w:date="2023-03-31T16:34:00Z">
                              <w:rPr>
                                <w:rFonts w:ascii="Cambria Math" w:hAnsi="Cambria Math"/>
                                <w:i/>
                                <w:highlight w:val="lightGray"/>
                              </w:rPr>
                            </w:ins>
                          </m:ctrlPr>
                        </m:sSubPr>
                        <m:e>
                          <m:r>
                            <w:ins w:id="1120" w:author="محمد زكريا سيد سيد ابوسبع" w:date="2023-03-31T16:34:00Z">
                              <w:rPr>
                                <w:rFonts w:ascii="Cambria Math" w:hAnsi="Cambria Math"/>
                                <w:highlight w:val="lightGray"/>
                              </w:rPr>
                              <m:t>θ</m:t>
                            </w:ins>
                          </m:r>
                        </m:e>
                        <m:sub>
                          <m:r>
                            <w:ins w:id="1121" w:author="محمد زكريا سيد سيد ابوسبع" w:date="2023-03-31T16:34:00Z">
                              <w:rPr>
                                <w:rFonts w:ascii="Cambria Math" w:hAnsi="Cambria Math"/>
                                <w:highlight w:val="lightGray"/>
                              </w:rPr>
                              <m:t>o</m:t>
                            </w:ins>
                          </m:r>
                        </m:sub>
                      </m:sSub>
                    </m:e>
                  </m:d>
                </m:e>
              </m:func>
            </m:num>
            <m:den>
              <m:d>
                <m:dPr>
                  <m:ctrlPr>
                    <w:ins w:id="1122" w:author="محمد زكريا سيد سيد ابوسبع" w:date="2023-03-31T16:34:00Z">
                      <w:rPr>
                        <w:rFonts w:ascii="Cambria Math" w:eastAsiaTheme="minorEastAsia" w:hAnsi="Cambria Math"/>
                        <w:i/>
                      </w:rPr>
                    </w:ins>
                  </m:ctrlPr>
                </m:dPr>
                <m:e>
                  <m:r>
                    <w:ins w:id="1123" w:author="محمد زكريا سيد سيد ابوسبع" w:date="2023-03-31T16:34:00Z">
                      <w:rPr>
                        <w:rFonts w:ascii="Cambria Math" w:eastAsiaTheme="minorEastAsia" w:hAnsi="Cambria Math"/>
                      </w:rPr>
                      <m:t>1-</m:t>
                    </w:ins>
                  </m:r>
                  <m:sSub>
                    <m:sSubPr>
                      <m:ctrlPr>
                        <w:ins w:id="1124" w:author="محمد زكريا سيد سيد ابوسبع" w:date="2023-03-31T16:34:00Z">
                          <w:rPr>
                            <w:rFonts w:ascii="Cambria Math" w:hAnsi="Cambria Math"/>
                            <w:i/>
                          </w:rPr>
                        </w:ins>
                      </m:ctrlPr>
                    </m:sSubPr>
                    <m:e>
                      <m:r>
                        <w:ins w:id="1125" w:author="محمد زكريا سيد سيد ابوسبع" w:date="2023-03-31T16:34:00Z">
                          <w:rPr>
                            <w:rFonts w:ascii="Cambria Math" w:hAnsi="Cambria Math"/>
                          </w:rPr>
                          <m:t>Z</m:t>
                        </w:ins>
                      </m:r>
                    </m:e>
                    <m:sub>
                      <m:acc>
                        <m:accPr>
                          <m:chr m:val="̇"/>
                          <m:ctrlPr>
                            <w:ins w:id="1126" w:author="محمد زكريا سيد سيد ابوسبع" w:date="2023-03-31T16:34:00Z">
                              <w:rPr>
                                <w:rFonts w:ascii="Cambria Math" w:hAnsi="Cambria Math"/>
                                <w:i/>
                              </w:rPr>
                            </w:ins>
                          </m:ctrlPr>
                        </m:accPr>
                        <m:e>
                          <m:r>
                            <w:ins w:id="1127" w:author="محمد زكريا سيد سيد ابوسبع" w:date="2023-03-31T16:34:00Z">
                              <w:rPr>
                                <w:rFonts w:ascii="Cambria Math" w:hAnsi="Cambria Math"/>
                              </w:rPr>
                              <m:t>w</m:t>
                            </w:ins>
                          </m:r>
                        </m:e>
                      </m:acc>
                    </m:sub>
                  </m:sSub>
                </m:e>
              </m:d>
            </m:den>
          </m:f>
          <m:r>
            <w:ins w:id="1128" w:author="محمد زكريا سيد سيد ابوسبع" w:date="2023-03-31T16:34:00Z">
              <w:rPr>
                <w:rFonts w:ascii="Cambria Math" w:hAnsi="Cambria Math"/>
                <w:highlight w:val="lightGray"/>
              </w:rPr>
              <m:t>∆θ</m:t>
            </w:ins>
          </m:r>
        </m:oMath>
      </m:oMathPara>
    </w:p>
    <w:p w14:paraId="27747E78" w14:textId="77777777" w:rsidR="00E93874" w:rsidRPr="00EE221C" w:rsidRDefault="00E93874" w:rsidP="00E93874">
      <w:pPr>
        <w:ind w:left="0"/>
        <w:rPr>
          <w:ins w:id="1129" w:author="محمد زكريا سيد سيد ابوسبع" w:date="2023-03-31T16:34:00Z"/>
          <w:rFonts w:eastAsiaTheme="minorEastAsia"/>
        </w:rPr>
      </w:pPr>
    </w:p>
    <w:p w14:paraId="3B24870E" w14:textId="77777777" w:rsidR="00E93874" w:rsidRPr="0019264C" w:rsidRDefault="00E93874" w:rsidP="00E93874">
      <w:pPr>
        <w:pStyle w:val="ListParagraph"/>
        <w:numPr>
          <w:ilvl w:val="0"/>
          <w:numId w:val="22"/>
        </w:numPr>
        <w:spacing w:after="160" w:line="259" w:lineRule="auto"/>
        <w:ind w:right="0"/>
        <w:jc w:val="left"/>
        <w:rPr>
          <w:ins w:id="1130" w:author="محمد زكريا سيد سيد ابوسبع" w:date="2023-03-31T16:34:00Z"/>
          <w:rFonts w:eastAsiaTheme="minorEastAsia"/>
        </w:rPr>
      </w:pPr>
      <m:oMath>
        <m:r>
          <w:ins w:id="1131" w:author="محمد زكريا سيد سيد ابوسبع" w:date="2023-03-31T16:34:00Z">
            <w:rPr>
              <w:rFonts w:ascii="Cambria Math" w:hAnsi="Cambria Math"/>
              <w:color w:val="161718" w:themeColor="text1"/>
            </w:rPr>
            <w:lastRenderedPageBreak/>
            <m:t>M=</m:t>
          </w:ins>
        </m:r>
        <m:sSub>
          <m:sSubPr>
            <m:ctrlPr>
              <w:ins w:id="1132" w:author="محمد زكريا سيد سيد ابوسبع" w:date="2023-03-31T16:34:00Z">
                <w:rPr>
                  <w:rFonts w:ascii="Cambria Math" w:hAnsi="Cambria Math"/>
                  <w:i/>
                  <w:iCs/>
                  <w:color w:val="161718" w:themeColor="text1"/>
                </w:rPr>
              </w:ins>
            </m:ctrlPr>
          </m:sSubPr>
          <m:e>
            <m:r>
              <w:ins w:id="1133" w:author="محمد زكريا سيد سيد ابوسبع" w:date="2023-03-31T16:34:00Z">
                <w:rPr>
                  <w:rFonts w:ascii="Cambria Math" w:hAnsi="Cambria Math"/>
                  <w:color w:val="161718" w:themeColor="text1"/>
                </w:rPr>
                <m:t>I</m:t>
              </w:ins>
            </m:r>
          </m:e>
          <m:sub>
            <m:r>
              <w:ins w:id="1134" w:author="محمد زكريا سيد سيد ابوسبع" w:date="2023-03-31T16:34:00Z">
                <w:rPr>
                  <w:rFonts w:ascii="Cambria Math" w:hAnsi="Cambria Math"/>
                  <w:color w:val="161718" w:themeColor="text1"/>
                </w:rPr>
                <m:t>y</m:t>
              </w:ins>
            </m:r>
          </m:sub>
        </m:sSub>
        <m:acc>
          <m:accPr>
            <m:chr m:val="̇"/>
            <m:ctrlPr>
              <w:ins w:id="1135" w:author="محمد زكريا سيد سيد ابوسبع" w:date="2023-03-31T16:34:00Z">
                <w:rPr>
                  <w:rFonts w:ascii="Cambria Math" w:hAnsi="Cambria Math"/>
                  <w:i/>
                  <w:iCs/>
                  <w:color w:val="161718" w:themeColor="text1"/>
                </w:rPr>
              </w:ins>
            </m:ctrlPr>
          </m:accPr>
          <m:e>
            <m:r>
              <w:ins w:id="1136" w:author="محمد زكريا سيد سيد ابوسبع" w:date="2023-03-31T16:34:00Z">
                <w:rPr>
                  <w:rFonts w:ascii="Cambria Math" w:hAnsi="Cambria Math"/>
                  <w:color w:val="161718" w:themeColor="text1"/>
                </w:rPr>
                <m:t>q</m:t>
              </w:ins>
            </m:r>
          </m:e>
        </m:acc>
        <m:r>
          <w:ins w:id="1137" w:author="محمد زكريا سيد سيد ابوسبع" w:date="2023-03-31T16:34:00Z">
            <w:rPr>
              <w:rFonts w:ascii="Cambria Math" w:hAnsi="Cambria Math"/>
              <w:color w:val="161718" w:themeColor="text1"/>
            </w:rPr>
            <m:t>+rp</m:t>
          </w:ins>
        </m:r>
        <m:d>
          <m:dPr>
            <m:ctrlPr>
              <w:ins w:id="1138" w:author="محمد زكريا سيد سيد ابوسبع" w:date="2023-03-31T16:34:00Z">
                <w:rPr>
                  <w:rFonts w:ascii="Cambria Math" w:hAnsi="Cambria Math"/>
                  <w:i/>
                  <w:iCs/>
                  <w:color w:val="161718" w:themeColor="text1"/>
                </w:rPr>
              </w:ins>
            </m:ctrlPr>
          </m:dPr>
          <m:e>
            <m:sSub>
              <m:sSubPr>
                <m:ctrlPr>
                  <w:ins w:id="1139" w:author="محمد زكريا سيد سيد ابوسبع" w:date="2023-03-31T16:34:00Z">
                    <w:rPr>
                      <w:rFonts w:ascii="Cambria Math" w:hAnsi="Cambria Math"/>
                      <w:i/>
                      <w:iCs/>
                      <w:color w:val="161718" w:themeColor="text1"/>
                    </w:rPr>
                  </w:ins>
                </m:ctrlPr>
              </m:sSubPr>
              <m:e>
                <m:r>
                  <w:ins w:id="1140" w:author="محمد زكريا سيد سيد ابوسبع" w:date="2023-03-31T16:34:00Z">
                    <w:rPr>
                      <w:rFonts w:ascii="Cambria Math" w:hAnsi="Cambria Math"/>
                      <w:color w:val="161718" w:themeColor="text1"/>
                    </w:rPr>
                    <m:t>I</m:t>
                  </w:ins>
                </m:r>
              </m:e>
              <m:sub>
                <m:r>
                  <w:ins w:id="1141" w:author="محمد زكريا سيد سيد ابوسبع" w:date="2023-03-31T16:34:00Z">
                    <w:rPr>
                      <w:rFonts w:ascii="Cambria Math" w:hAnsi="Cambria Math"/>
                      <w:color w:val="161718" w:themeColor="text1"/>
                    </w:rPr>
                    <m:t>x</m:t>
                  </w:ins>
                </m:r>
              </m:sub>
            </m:sSub>
            <m:r>
              <w:ins w:id="1142" w:author="محمد زكريا سيد سيد ابوسبع" w:date="2023-03-31T16:34:00Z">
                <w:rPr>
                  <w:rFonts w:ascii="Cambria Math" w:hAnsi="Cambria Math"/>
                  <w:color w:val="161718" w:themeColor="text1"/>
                </w:rPr>
                <m:t>-</m:t>
              </w:ins>
            </m:r>
            <m:sSub>
              <m:sSubPr>
                <m:ctrlPr>
                  <w:ins w:id="1143" w:author="محمد زكريا سيد سيد ابوسبع" w:date="2023-03-31T16:34:00Z">
                    <w:rPr>
                      <w:rFonts w:ascii="Cambria Math" w:hAnsi="Cambria Math"/>
                      <w:i/>
                      <w:iCs/>
                      <w:color w:val="161718" w:themeColor="text1"/>
                    </w:rPr>
                  </w:ins>
                </m:ctrlPr>
              </m:sSubPr>
              <m:e>
                <m:r>
                  <w:ins w:id="1144" w:author="محمد زكريا سيد سيد ابوسبع" w:date="2023-03-31T16:34:00Z">
                    <w:rPr>
                      <w:rFonts w:ascii="Cambria Math" w:hAnsi="Cambria Math"/>
                      <w:color w:val="161718" w:themeColor="text1"/>
                    </w:rPr>
                    <m:t>I</m:t>
                  </w:ins>
                </m:r>
              </m:e>
              <m:sub>
                <m:r>
                  <w:ins w:id="1145" w:author="محمد زكريا سيد سيد ابوسبع" w:date="2023-03-31T16:34:00Z">
                    <w:rPr>
                      <w:rFonts w:ascii="Cambria Math" w:hAnsi="Cambria Math"/>
                      <w:color w:val="161718" w:themeColor="text1"/>
                    </w:rPr>
                    <m:t>z</m:t>
                  </w:ins>
                </m:r>
              </m:sub>
            </m:sSub>
          </m:e>
        </m:d>
        <m:r>
          <w:ins w:id="1146" w:author="محمد زكريا سيد سيد ابوسبع" w:date="2023-03-31T16:34:00Z">
            <w:rPr>
              <w:rFonts w:ascii="Cambria Math" w:hAnsi="Cambria Math"/>
              <w:color w:val="161718" w:themeColor="text1"/>
            </w:rPr>
            <m:t>-</m:t>
          </w:ins>
        </m:r>
        <m:sSub>
          <m:sSubPr>
            <m:ctrlPr>
              <w:ins w:id="1147" w:author="محمد زكريا سيد سيد ابوسبع" w:date="2023-03-31T16:34:00Z">
                <w:rPr>
                  <w:rFonts w:ascii="Cambria Math" w:hAnsi="Cambria Math"/>
                  <w:i/>
                  <w:iCs/>
                  <w:color w:val="161718" w:themeColor="text1"/>
                </w:rPr>
              </w:ins>
            </m:ctrlPr>
          </m:sSubPr>
          <m:e>
            <m:r>
              <w:ins w:id="1148" w:author="محمد زكريا سيد سيد ابوسبع" w:date="2023-03-31T16:34:00Z">
                <w:rPr>
                  <w:rFonts w:ascii="Cambria Math" w:hAnsi="Cambria Math"/>
                  <w:color w:val="161718" w:themeColor="text1"/>
                </w:rPr>
                <m:t>I</m:t>
              </w:ins>
            </m:r>
          </m:e>
          <m:sub>
            <m:r>
              <w:ins w:id="1149" w:author="محمد زكريا سيد سيد ابوسبع" w:date="2023-03-31T16:34:00Z">
                <w:rPr>
                  <w:rFonts w:ascii="Cambria Math" w:hAnsi="Cambria Math"/>
                  <w:color w:val="161718" w:themeColor="text1"/>
                </w:rPr>
                <m:t>xz</m:t>
              </w:ins>
            </m:r>
          </m:sub>
        </m:sSub>
        <m:d>
          <m:dPr>
            <m:ctrlPr>
              <w:ins w:id="1150" w:author="محمد زكريا سيد سيد ابوسبع" w:date="2023-03-31T16:34:00Z">
                <w:rPr>
                  <w:rFonts w:ascii="Cambria Math" w:eastAsiaTheme="minorEastAsia" w:hAnsi="Cambria Math"/>
                  <w:i/>
                  <w:iCs/>
                  <w:color w:val="161718" w:themeColor="text1"/>
                </w:rPr>
              </w:ins>
            </m:ctrlPr>
          </m:dPr>
          <m:e>
            <m:sSup>
              <m:sSupPr>
                <m:ctrlPr>
                  <w:ins w:id="1151" w:author="محمد زكريا سيد سيد ابوسبع" w:date="2023-03-31T16:34:00Z">
                    <w:rPr>
                      <w:rFonts w:ascii="Cambria Math" w:eastAsiaTheme="minorEastAsia" w:hAnsi="Cambria Math"/>
                      <w:i/>
                      <w:iCs/>
                      <w:color w:val="161718" w:themeColor="text1"/>
                    </w:rPr>
                  </w:ins>
                </m:ctrlPr>
              </m:sSupPr>
              <m:e>
                <m:r>
                  <w:ins w:id="1152" w:author="محمد زكريا سيد سيد ابوسبع" w:date="2023-03-31T16:34:00Z">
                    <w:rPr>
                      <w:rFonts w:ascii="Cambria Math" w:eastAsiaTheme="minorEastAsia" w:hAnsi="Cambria Math"/>
                      <w:color w:val="161718" w:themeColor="text1"/>
                    </w:rPr>
                    <m:t>p</m:t>
                  </w:ins>
                </m:r>
              </m:e>
              <m:sup>
                <m:r>
                  <w:ins w:id="1153" w:author="محمد زكريا سيد سيد ابوسبع" w:date="2023-03-31T16:34:00Z">
                    <w:rPr>
                      <w:rFonts w:ascii="Cambria Math" w:eastAsiaTheme="minorEastAsia" w:hAnsi="Cambria Math"/>
                      <w:color w:val="161718" w:themeColor="text1"/>
                    </w:rPr>
                    <m:t>2</m:t>
                  </w:ins>
                </m:r>
              </m:sup>
            </m:sSup>
            <m:r>
              <w:ins w:id="1154" w:author="محمد زكريا سيد سيد ابوسبع" w:date="2023-03-31T16:34:00Z">
                <w:rPr>
                  <w:rFonts w:ascii="Cambria Math" w:eastAsiaTheme="minorEastAsia" w:hAnsi="Cambria Math"/>
                  <w:color w:val="161718" w:themeColor="text1"/>
                </w:rPr>
                <m:t>-</m:t>
              </w:ins>
            </m:r>
            <m:sSup>
              <m:sSupPr>
                <m:ctrlPr>
                  <w:ins w:id="1155" w:author="محمد زكريا سيد سيد ابوسبع" w:date="2023-03-31T16:34:00Z">
                    <w:rPr>
                      <w:rFonts w:ascii="Cambria Math" w:eastAsiaTheme="minorEastAsia" w:hAnsi="Cambria Math"/>
                      <w:i/>
                      <w:iCs/>
                      <w:color w:val="161718" w:themeColor="text1"/>
                    </w:rPr>
                  </w:ins>
                </m:ctrlPr>
              </m:sSupPr>
              <m:e>
                <m:r>
                  <w:ins w:id="1156" w:author="محمد زكريا سيد سيد ابوسبع" w:date="2023-03-31T16:34:00Z">
                    <w:rPr>
                      <w:rFonts w:ascii="Cambria Math" w:eastAsiaTheme="minorEastAsia" w:hAnsi="Cambria Math"/>
                      <w:color w:val="161718" w:themeColor="text1"/>
                    </w:rPr>
                    <m:t>r</m:t>
                  </w:ins>
                </m:r>
              </m:e>
              <m:sup>
                <m:r>
                  <w:ins w:id="1157" w:author="محمد زكريا سيد سيد ابوسبع" w:date="2023-03-31T16:34:00Z">
                    <w:rPr>
                      <w:rFonts w:ascii="Cambria Math" w:eastAsiaTheme="minorEastAsia" w:hAnsi="Cambria Math"/>
                      <w:color w:val="161718" w:themeColor="text1"/>
                    </w:rPr>
                    <m:t>2</m:t>
                  </w:ins>
                </m:r>
              </m:sup>
            </m:sSup>
          </m:e>
        </m:d>
      </m:oMath>
    </w:p>
    <w:p w14:paraId="035DE62D" w14:textId="77777777" w:rsidR="00E93874" w:rsidRPr="0019264C" w:rsidRDefault="00E93874" w:rsidP="00E93874">
      <w:pPr>
        <w:pStyle w:val="ListParagraph"/>
        <w:rPr>
          <w:ins w:id="1158" w:author="محمد زكريا سيد سيد ابوسبع" w:date="2023-03-31T16:34:00Z"/>
          <w:rFonts w:eastAsiaTheme="minorEastAsia"/>
        </w:rPr>
      </w:pPr>
    </w:p>
    <w:p w14:paraId="445407C4" w14:textId="77777777" w:rsidR="00E93874" w:rsidRPr="00EE221C" w:rsidRDefault="00E93874" w:rsidP="00E93874">
      <w:pPr>
        <w:pStyle w:val="ListParagraph"/>
        <w:rPr>
          <w:ins w:id="1159" w:author="محمد زكريا سيد سيد ابوسبع" w:date="2023-03-31T16:34:00Z"/>
          <w:rFonts w:eastAsiaTheme="minorEastAsia"/>
        </w:rPr>
      </w:pPr>
      <m:oMathPara>
        <m:oMath>
          <m:r>
            <w:ins w:id="1160" w:author="محمد زكريا سيد سيد ابوسبع" w:date="2023-03-31T16:34:00Z">
              <w:rPr>
                <w:rFonts w:ascii="Cambria Math" w:eastAsiaTheme="minorEastAsia" w:hAnsi="Cambria Math"/>
              </w:rPr>
              <m:t>∴</m:t>
            </w:ins>
          </m:r>
          <m:r>
            <w:ins w:id="1161" w:author="محمد زكريا سيد سيد ابوسبع" w:date="2023-03-31T16:34:00Z">
              <w:rPr>
                <w:rFonts w:ascii="Cambria Math" w:hAnsi="Cambria Math"/>
              </w:rPr>
              <m:t>∆</m:t>
            </w:ins>
          </m:r>
          <m:acc>
            <m:accPr>
              <m:chr m:val="̇"/>
              <m:ctrlPr>
                <w:ins w:id="1162" w:author="محمد زكريا سيد سيد ابوسبع" w:date="2023-03-31T16:34:00Z">
                  <w:rPr>
                    <w:rFonts w:ascii="Cambria Math" w:hAnsi="Cambria Math"/>
                    <w:i/>
                  </w:rPr>
                </w:ins>
              </m:ctrlPr>
            </m:accPr>
            <m:e>
              <m:r>
                <w:ins w:id="1163" w:author="محمد زكريا سيد سيد ابوسبع" w:date="2023-03-31T16:34:00Z">
                  <w:rPr>
                    <w:rFonts w:ascii="Cambria Math" w:hAnsi="Cambria Math"/>
                  </w:rPr>
                  <m:t>q</m:t>
                </w:ins>
              </m:r>
            </m:e>
          </m:acc>
          <m:r>
            <w:ins w:id="1164" w:author="محمد زكريا سيد سيد ابوسبع" w:date="2023-03-31T16:34:00Z">
              <w:rPr>
                <w:rFonts w:ascii="Cambria Math" w:hAnsi="Cambria Math"/>
              </w:rPr>
              <m:t>=</m:t>
            </w:ins>
          </m:r>
          <m:sSub>
            <m:sSubPr>
              <m:ctrlPr>
                <w:ins w:id="1165" w:author="محمد زكريا سيد سيد ابوسبع" w:date="2023-03-31T16:34:00Z">
                  <w:rPr>
                    <w:rFonts w:ascii="Cambria Math" w:hAnsi="Cambria Math"/>
                    <w:i/>
                  </w:rPr>
                </w:ins>
              </m:ctrlPr>
            </m:sSubPr>
            <m:e>
              <m:r>
                <w:ins w:id="1166" w:author="محمد زكريا سيد سيد ابوسبع" w:date="2023-03-31T16:34:00Z">
                  <w:rPr>
                    <w:rFonts w:ascii="Cambria Math" w:hAnsi="Cambria Math"/>
                  </w:rPr>
                  <m:t>M</m:t>
                </w:ins>
              </m:r>
            </m:e>
            <m:sub>
              <m:r>
                <w:ins w:id="1167" w:author="محمد زكريا سيد سيد ابوسبع" w:date="2023-03-31T16:34:00Z">
                  <w:rPr>
                    <w:rFonts w:ascii="Cambria Math" w:hAnsi="Cambria Math"/>
                  </w:rPr>
                  <m:t>u</m:t>
                </w:ins>
              </m:r>
            </m:sub>
          </m:sSub>
          <m:r>
            <w:ins w:id="1168" w:author="محمد زكريا سيد سيد ابوسبع" w:date="2023-03-31T16:34:00Z">
              <w:rPr>
                <w:rFonts w:ascii="Cambria Math" w:hAnsi="Cambria Math"/>
              </w:rPr>
              <m:t xml:space="preserve"> ∆u+</m:t>
            </w:ins>
          </m:r>
          <m:sSub>
            <m:sSubPr>
              <m:ctrlPr>
                <w:ins w:id="1169" w:author="محمد زكريا سيد سيد ابوسبع" w:date="2023-03-31T16:34:00Z">
                  <w:rPr>
                    <w:rFonts w:ascii="Cambria Math" w:hAnsi="Cambria Math"/>
                    <w:i/>
                  </w:rPr>
                </w:ins>
              </m:ctrlPr>
            </m:sSubPr>
            <m:e>
              <m:r>
                <w:ins w:id="1170" w:author="محمد زكريا سيد سيد ابوسبع" w:date="2023-03-31T16:34:00Z">
                  <w:rPr>
                    <w:rFonts w:ascii="Cambria Math" w:hAnsi="Cambria Math"/>
                  </w:rPr>
                  <m:t>M</m:t>
                </w:ins>
              </m:r>
            </m:e>
            <m:sub>
              <m:r>
                <w:ins w:id="1171" w:author="محمد زكريا سيد سيد ابوسبع" w:date="2023-03-31T16:34:00Z">
                  <w:rPr>
                    <w:rFonts w:ascii="Cambria Math" w:hAnsi="Cambria Math"/>
                  </w:rPr>
                  <m:t>w</m:t>
                </w:ins>
              </m:r>
            </m:sub>
          </m:sSub>
          <m:r>
            <w:ins w:id="1172" w:author="محمد زكريا سيد سيد ابوسبع" w:date="2023-03-31T16:34:00Z">
              <w:rPr>
                <w:rFonts w:ascii="Cambria Math" w:hAnsi="Cambria Math"/>
              </w:rPr>
              <m:t xml:space="preserve"> ∆w</m:t>
            </w:ins>
          </m:r>
          <m:r>
            <w:ins w:id="1173" w:author="محمد زكريا سيد سيد ابوسبع" w:date="2023-03-31T16:34:00Z">
              <w:rPr>
                <w:rFonts w:ascii="Cambria Math" w:eastAsiaTheme="minorEastAsia" w:hAnsi="Cambria Math"/>
              </w:rPr>
              <m:t xml:space="preserve">+ </m:t>
            </w:ins>
          </m:r>
          <m:sSub>
            <m:sSubPr>
              <m:ctrlPr>
                <w:ins w:id="1174" w:author="محمد زكريا سيد سيد ابوسبع" w:date="2023-03-31T16:34:00Z">
                  <w:rPr>
                    <w:rFonts w:ascii="Cambria Math" w:hAnsi="Cambria Math"/>
                    <w:i/>
                  </w:rPr>
                </w:ins>
              </m:ctrlPr>
            </m:sSubPr>
            <m:e>
              <m:r>
                <w:ins w:id="1175" w:author="محمد زكريا سيد سيد ابوسبع" w:date="2023-03-31T16:34:00Z">
                  <w:rPr>
                    <w:rFonts w:ascii="Cambria Math" w:hAnsi="Cambria Math"/>
                  </w:rPr>
                  <m:t>M</m:t>
                </w:ins>
              </m:r>
            </m:e>
            <m:sub>
              <m:acc>
                <m:accPr>
                  <m:chr m:val="̇"/>
                  <m:ctrlPr>
                    <w:ins w:id="1176" w:author="محمد زكريا سيد سيد ابوسبع" w:date="2023-03-31T16:34:00Z">
                      <w:rPr>
                        <w:rFonts w:ascii="Cambria Math" w:hAnsi="Cambria Math"/>
                        <w:i/>
                      </w:rPr>
                    </w:ins>
                  </m:ctrlPr>
                </m:accPr>
                <m:e>
                  <m:r>
                    <w:ins w:id="1177" w:author="محمد زكريا سيد سيد ابوسبع" w:date="2023-03-31T16:34:00Z">
                      <w:rPr>
                        <w:rFonts w:ascii="Cambria Math" w:hAnsi="Cambria Math"/>
                      </w:rPr>
                      <m:t>w</m:t>
                    </w:ins>
                  </m:r>
                </m:e>
              </m:acc>
            </m:sub>
          </m:sSub>
          <m:r>
            <w:ins w:id="1178" w:author="محمد زكريا سيد سيد ابوسبع" w:date="2023-03-31T16:34:00Z">
              <w:rPr>
                <w:rFonts w:ascii="Cambria Math" w:hAnsi="Cambria Math"/>
              </w:rPr>
              <m:t xml:space="preserve">* </m:t>
            </w:ins>
          </m:r>
          <m:d>
            <m:dPr>
              <m:ctrlPr>
                <w:ins w:id="1179" w:author="محمد زكريا سيد سيد ابوسبع" w:date="2023-03-31T16:34:00Z">
                  <w:rPr>
                    <w:rFonts w:ascii="Cambria Math" w:hAnsi="Cambria Math"/>
                    <w:i/>
                  </w:rPr>
                </w:ins>
              </m:ctrlPr>
            </m:dPr>
            <m:e>
              <m:f>
                <m:fPr>
                  <m:ctrlPr>
                    <w:ins w:id="1180" w:author="محمد زكريا سيد سيد ابوسبع" w:date="2023-03-31T16:34:00Z">
                      <w:rPr>
                        <w:rFonts w:ascii="Cambria Math" w:hAnsi="Cambria Math"/>
                        <w:i/>
                      </w:rPr>
                    </w:ins>
                  </m:ctrlPr>
                </m:fPr>
                <m:num>
                  <m:sSub>
                    <m:sSubPr>
                      <m:ctrlPr>
                        <w:ins w:id="1181" w:author="محمد زكريا سيد سيد ابوسبع" w:date="2023-03-31T16:34:00Z">
                          <w:rPr>
                            <w:rFonts w:ascii="Cambria Math" w:hAnsi="Cambria Math"/>
                            <w:i/>
                          </w:rPr>
                        </w:ins>
                      </m:ctrlPr>
                    </m:sSubPr>
                    <m:e>
                      <m:r>
                        <w:ins w:id="1182" w:author="محمد زكريا سيد سيد ابوسبع" w:date="2023-03-31T16:34:00Z">
                          <w:rPr>
                            <w:rFonts w:ascii="Cambria Math" w:hAnsi="Cambria Math"/>
                          </w:rPr>
                          <m:t>Z</m:t>
                        </w:ins>
                      </m:r>
                    </m:e>
                    <m:sub>
                      <m:r>
                        <w:ins w:id="1183" w:author="محمد زكريا سيد سيد ابوسبع" w:date="2023-03-31T16:34:00Z">
                          <w:rPr>
                            <w:rFonts w:ascii="Cambria Math" w:hAnsi="Cambria Math"/>
                          </w:rPr>
                          <m:t>u</m:t>
                        </w:ins>
                      </m:r>
                    </m:sub>
                  </m:sSub>
                </m:num>
                <m:den>
                  <m:d>
                    <m:dPr>
                      <m:ctrlPr>
                        <w:ins w:id="1184" w:author="محمد زكريا سيد سيد ابوسبع" w:date="2023-03-31T16:34:00Z">
                          <w:rPr>
                            <w:rFonts w:ascii="Cambria Math" w:eastAsiaTheme="minorEastAsia" w:hAnsi="Cambria Math"/>
                            <w:i/>
                          </w:rPr>
                        </w:ins>
                      </m:ctrlPr>
                    </m:dPr>
                    <m:e>
                      <m:r>
                        <w:ins w:id="1185" w:author="محمد زكريا سيد سيد ابوسبع" w:date="2023-03-31T16:34:00Z">
                          <w:rPr>
                            <w:rFonts w:ascii="Cambria Math" w:eastAsiaTheme="minorEastAsia" w:hAnsi="Cambria Math"/>
                          </w:rPr>
                          <m:t>1-</m:t>
                        </w:ins>
                      </m:r>
                      <m:sSub>
                        <m:sSubPr>
                          <m:ctrlPr>
                            <w:ins w:id="1186" w:author="محمد زكريا سيد سيد ابوسبع" w:date="2023-03-31T16:34:00Z">
                              <w:rPr>
                                <w:rFonts w:ascii="Cambria Math" w:hAnsi="Cambria Math"/>
                                <w:i/>
                              </w:rPr>
                            </w:ins>
                          </m:ctrlPr>
                        </m:sSubPr>
                        <m:e>
                          <m:r>
                            <w:ins w:id="1187" w:author="محمد زكريا سيد سيد ابوسبع" w:date="2023-03-31T16:34:00Z">
                              <w:rPr>
                                <w:rFonts w:ascii="Cambria Math" w:hAnsi="Cambria Math"/>
                              </w:rPr>
                              <m:t>Z</m:t>
                            </w:ins>
                          </m:r>
                        </m:e>
                        <m:sub>
                          <m:acc>
                            <m:accPr>
                              <m:chr m:val="̇"/>
                              <m:ctrlPr>
                                <w:ins w:id="1188" w:author="محمد زكريا سيد سيد ابوسبع" w:date="2023-03-31T16:34:00Z">
                                  <w:rPr>
                                    <w:rFonts w:ascii="Cambria Math" w:hAnsi="Cambria Math"/>
                                    <w:i/>
                                  </w:rPr>
                                </w:ins>
                              </m:ctrlPr>
                            </m:accPr>
                            <m:e>
                              <m:r>
                                <w:ins w:id="1189" w:author="محمد زكريا سيد سيد ابوسبع" w:date="2023-03-31T16:34:00Z">
                                  <w:rPr>
                                    <w:rFonts w:ascii="Cambria Math" w:hAnsi="Cambria Math"/>
                                  </w:rPr>
                                  <m:t>w</m:t>
                                </w:ins>
                              </m:r>
                            </m:e>
                          </m:acc>
                        </m:sub>
                      </m:sSub>
                    </m:e>
                  </m:d>
                </m:den>
              </m:f>
              <m:r>
                <w:ins w:id="1190" w:author="محمد زكريا سيد سيد ابوسبع" w:date="2023-03-31T16:34:00Z">
                  <w:rPr>
                    <w:rFonts w:ascii="Cambria Math" w:hAnsi="Cambria Math"/>
                  </w:rPr>
                  <m:t xml:space="preserve"> ∆u+</m:t>
                </w:ins>
              </m:r>
              <m:f>
                <m:fPr>
                  <m:ctrlPr>
                    <w:ins w:id="1191" w:author="محمد زكريا سيد سيد ابوسبع" w:date="2023-03-31T16:34:00Z">
                      <w:rPr>
                        <w:rFonts w:ascii="Cambria Math" w:hAnsi="Cambria Math"/>
                        <w:i/>
                      </w:rPr>
                    </w:ins>
                  </m:ctrlPr>
                </m:fPr>
                <m:num>
                  <m:sSub>
                    <m:sSubPr>
                      <m:ctrlPr>
                        <w:ins w:id="1192" w:author="محمد زكريا سيد سيد ابوسبع" w:date="2023-03-31T16:34:00Z">
                          <w:rPr>
                            <w:rFonts w:ascii="Cambria Math" w:hAnsi="Cambria Math"/>
                            <w:i/>
                          </w:rPr>
                        </w:ins>
                      </m:ctrlPr>
                    </m:sSubPr>
                    <m:e>
                      <m:r>
                        <w:ins w:id="1193" w:author="محمد زكريا سيد سيد ابوسبع" w:date="2023-03-31T16:34:00Z">
                          <w:rPr>
                            <w:rFonts w:ascii="Cambria Math" w:hAnsi="Cambria Math"/>
                          </w:rPr>
                          <m:t>Z</m:t>
                        </w:ins>
                      </m:r>
                    </m:e>
                    <m:sub>
                      <m:r>
                        <w:ins w:id="1194" w:author="محمد زكريا سيد سيد ابوسبع" w:date="2023-03-31T16:34:00Z">
                          <w:rPr>
                            <w:rFonts w:ascii="Cambria Math" w:hAnsi="Cambria Math"/>
                          </w:rPr>
                          <m:t>w</m:t>
                        </w:ins>
                      </m:r>
                    </m:sub>
                  </m:sSub>
                </m:num>
                <m:den>
                  <m:d>
                    <m:dPr>
                      <m:ctrlPr>
                        <w:ins w:id="1195" w:author="محمد زكريا سيد سيد ابوسبع" w:date="2023-03-31T16:34:00Z">
                          <w:rPr>
                            <w:rFonts w:ascii="Cambria Math" w:eastAsiaTheme="minorEastAsia" w:hAnsi="Cambria Math"/>
                            <w:i/>
                          </w:rPr>
                        </w:ins>
                      </m:ctrlPr>
                    </m:dPr>
                    <m:e>
                      <m:r>
                        <w:ins w:id="1196" w:author="محمد زكريا سيد سيد ابوسبع" w:date="2023-03-31T16:34:00Z">
                          <w:rPr>
                            <w:rFonts w:ascii="Cambria Math" w:eastAsiaTheme="minorEastAsia" w:hAnsi="Cambria Math"/>
                          </w:rPr>
                          <m:t>1-</m:t>
                        </w:ins>
                      </m:r>
                      <m:sSub>
                        <m:sSubPr>
                          <m:ctrlPr>
                            <w:ins w:id="1197" w:author="محمد زكريا سيد سيد ابوسبع" w:date="2023-03-31T16:34:00Z">
                              <w:rPr>
                                <w:rFonts w:ascii="Cambria Math" w:hAnsi="Cambria Math"/>
                                <w:i/>
                              </w:rPr>
                            </w:ins>
                          </m:ctrlPr>
                        </m:sSubPr>
                        <m:e>
                          <m:r>
                            <w:ins w:id="1198" w:author="محمد زكريا سيد سيد ابوسبع" w:date="2023-03-31T16:34:00Z">
                              <w:rPr>
                                <w:rFonts w:ascii="Cambria Math" w:hAnsi="Cambria Math"/>
                              </w:rPr>
                              <m:t>Z</m:t>
                            </w:ins>
                          </m:r>
                        </m:e>
                        <m:sub>
                          <m:acc>
                            <m:accPr>
                              <m:chr m:val="̇"/>
                              <m:ctrlPr>
                                <w:ins w:id="1199" w:author="محمد زكريا سيد سيد ابوسبع" w:date="2023-03-31T16:34:00Z">
                                  <w:rPr>
                                    <w:rFonts w:ascii="Cambria Math" w:hAnsi="Cambria Math"/>
                                    <w:i/>
                                  </w:rPr>
                                </w:ins>
                              </m:ctrlPr>
                            </m:accPr>
                            <m:e>
                              <m:r>
                                <w:ins w:id="1200" w:author="محمد زكريا سيد سيد ابوسبع" w:date="2023-03-31T16:34:00Z">
                                  <w:rPr>
                                    <w:rFonts w:ascii="Cambria Math" w:hAnsi="Cambria Math"/>
                                  </w:rPr>
                                  <m:t>w</m:t>
                                </w:ins>
                              </m:r>
                            </m:e>
                          </m:acc>
                        </m:sub>
                      </m:sSub>
                    </m:e>
                  </m:d>
                </m:den>
              </m:f>
              <m:r>
                <w:ins w:id="1201" w:author="محمد زكريا سيد سيد ابوسبع" w:date="2023-03-31T16:34:00Z">
                  <w:rPr>
                    <w:rFonts w:ascii="Cambria Math" w:hAnsi="Cambria Math"/>
                  </w:rPr>
                  <m:t xml:space="preserve"> ∆w+</m:t>
                </w:ins>
              </m:r>
              <m:f>
                <m:fPr>
                  <m:ctrlPr>
                    <w:ins w:id="1202" w:author="محمد زكريا سيد سيد ابوسبع" w:date="2023-03-31T16:34:00Z">
                      <w:rPr>
                        <w:rFonts w:ascii="Cambria Math" w:hAnsi="Cambria Math"/>
                        <w:i/>
                      </w:rPr>
                    </w:ins>
                  </m:ctrlPr>
                </m:fPr>
                <m:num>
                  <m:d>
                    <m:dPr>
                      <m:ctrlPr>
                        <w:ins w:id="1203" w:author="محمد زكريا سيد سيد ابوسبع" w:date="2023-03-31T16:34:00Z">
                          <w:rPr>
                            <w:rFonts w:ascii="Cambria Math" w:hAnsi="Cambria Math"/>
                            <w:i/>
                          </w:rPr>
                        </w:ins>
                      </m:ctrlPr>
                    </m:dPr>
                    <m:e>
                      <m:sSub>
                        <m:sSubPr>
                          <m:ctrlPr>
                            <w:ins w:id="1204" w:author="محمد زكريا سيد سيد ابوسبع" w:date="2023-03-31T16:34:00Z">
                              <w:rPr>
                                <w:rFonts w:ascii="Cambria Math" w:hAnsi="Cambria Math"/>
                                <w:i/>
                              </w:rPr>
                            </w:ins>
                          </m:ctrlPr>
                        </m:sSubPr>
                        <m:e>
                          <m:r>
                            <w:ins w:id="1205" w:author="محمد زكريا سيد سيد ابوسبع" w:date="2023-03-31T16:34:00Z">
                              <w:rPr>
                                <w:rFonts w:ascii="Cambria Math" w:hAnsi="Cambria Math"/>
                              </w:rPr>
                              <m:t>Z</m:t>
                            </w:ins>
                          </m:r>
                        </m:e>
                        <m:sub>
                          <m:r>
                            <w:ins w:id="1206" w:author="محمد زكريا سيد سيد ابوسبع" w:date="2023-03-31T16:34:00Z">
                              <w:rPr>
                                <w:rFonts w:ascii="Cambria Math" w:hAnsi="Cambria Math"/>
                              </w:rPr>
                              <m:t>q</m:t>
                            </w:ins>
                          </m:r>
                        </m:sub>
                      </m:sSub>
                      <m:r>
                        <w:ins w:id="1207" w:author="محمد زكريا سيد سيد ابوسبع" w:date="2023-03-31T16:34:00Z">
                          <w:rPr>
                            <w:rFonts w:ascii="Cambria Math" w:hAnsi="Cambria Math"/>
                          </w:rPr>
                          <m:t>+</m:t>
                        </w:ins>
                      </m:r>
                      <m:sSub>
                        <m:sSubPr>
                          <m:ctrlPr>
                            <w:ins w:id="1208" w:author="محمد زكريا سيد سيد ابوسبع" w:date="2023-03-31T16:34:00Z">
                              <w:rPr>
                                <w:rFonts w:ascii="Cambria Math" w:hAnsi="Cambria Math"/>
                                <w:i/>
                              </w:rPr>
                            </w:ins>
                          </m:ctrlPr>
                        </m:sSubPr>
                        <m:e>
                          <m:r>
                            <w:ins w:id="1209" w:author="محمد زكريا سيد سيد ابوسبع" w:date="2023-03-31T16:34:00Z">
                              <w:rPr>
                                <w:rFonts w:ascii="Cambria Math" w:hAnsi="Cambria Math"/>
                              </w:rPr>
                              <m:t>u</m:t>
                            </w:ins>
                          </m:r>
                        </m:e>
                        <m:sub>
                          <m:r>
                            <w:ins w:id="1210" w:author="محمد زكريا سيد سيد ابوسبع" w:date="2023-03-31T16:34:00Z">
                              <w:rPr>
                                <w:rFonts w:ascii="Cambria Math" w:hAnsi="Cambria Math"/>
                              </w:rPr>
                              <m:t>o</m:t>
                            </w:ins>
                          </m:r>
                        </m:sub>
                      </m:sSub>
                    </m:e>
                  </m:d>
                  <m:ctrlPr>
                    <w:ins w:id="1211" w:author="محمد زكريا سيد سيد ابوسبع" w:date="2023-03-31T16:34:00Z">
                      <w:rPr>
                        <w:rFonts w:ascii="Cambria Math" w:eastAsiaTheme="minorEastAsia" w:hAnsi="Cambria Math"/>
                        <w:i/>
                      </w:rPr>
                    </w:ins>
                  </m:ctrlPr>
                </m:num>
                <m:den>
                  <m:d>
                    <m:dPr>
                      <m:ctrlPr>
                        <w:ins w:id="1212" w:author="محمد زكريا سيد سيد ابوسبع" w:date="2023-03-31T16:34:00Z">
                          <w:rPr>
                            <w:rFonts w:ascii="Cambria Math" w:eastAsiaTheme="minorEastAsia" w:hAnsi="Cambria Math"/>
                            <w:i/>
                          </w:rPr>
                        </w:ins>
                      </m:ctrlPr>
                    </m:dPr>
                    <m:e>
                      <m:r>
                        <w:ins w:id="1213" w:author="محمد زكريا سيد سيد ابوسبع" w:date="2023-03-31T16:34:00Z">
                          <w:rPr>
                            <w:rFonts w:ascii="Cambria Math" w:eastAsiaTheme="minorEastAsia" w:hAnsi="Cambria Math"/>
                          </w:rPr>
                          <m:t>1-</m:t>
                        </w:ins>
                      </m:r>
                      <m:sSub>
                        <m:sSubPr>
                          <m:ctrlPr>
                            <w:ins w:id="1214" w:author="محمد زكريا سيد سيد ابوسبع" w:date="2023-03-31T16:34:00Z">
                              <w:rPr>
                                <w:rFonts w:ascii="Cambria Math" w:hAnsi="Cambria Math"/>
                                <w:i/>
                              </w:rPr>
                            </w:ins>
                          </m:ctrlPr>
                        </m:sSubPr>
                        <m:e>
                          <m:r>
                            <w:ins w:id="1215" w:author="محمد زكريا سيد سيد ابوسبع" w:date="2023-03-31T16:34:00Z">
                              <w:rPr>
                                <w:rFonts w:ascii="Cambria Math" w:hAnsi="Cambria Math"/>
                              </w:rPr>
                              <m:t>Z</m:t>
                            </w:ins>
                          </m:r>
                        </m:e>
                        <m:sub>
                          <m:acc>
                            <m:accPr>
                              <m:chr m:val="̇"/>
                              <m:ctrlPr>
                                <w:ins w:id="1216" w:author="محمد زكريا سيد سيد ابوسبع" w:date="2023-03-31T16:34:00Z">
                                  <w:rPr>
                                    <w:rFonts w:ascii="Cambria Math" w:hAnsi="Cambria Math"/>
                                    <w:i/>
                                  </w:rPr>
                                </w:ins>
                              </m:ctrlPr>
                            </m:accPr>
                            <m:e>
                              <m:r>
                                <w:ins w:id="1217" w:author="محمد زكريا سيد سيد ابوسبع" w:date="2023-03-31T16:34:00Z">
                                  <w:rPr>
                                    <w:rFonts w:ascii="Cambria Math" w:hAnsi="Cambria Math"/>
                                  </w:rPr>
                                  <m:t>w</m:t>
                                </w:ins>
                              </m:r>
                            </m:e>
                          </m:acc>
                        </m:sub>
                      </m:sSub>
                    </m:e>
                  </m:d>
                </m:den>
              </m:f>
              <m:r>
                <w:ins w:id="1218" w:author="محمد زكريا سيد سيد ابوسبع" w:date="2023-03-31T16:34:00Z">
                  <w:rPr>
                    <w:rFonts w:ascii="Cambria Math" w:hAnsi="Cambria Math"/>
                  </w:rPr>
                  <m:t xml:space="preserve"> ∆q</m:t>
                </w:ins>
              </m:r>
              <m:r>
                <w:ins w:id="1219" w:author="محمد زكريا سيد سيد ابوسبع" w:date="2023-03-31T16:34:00Z">
                  <w:rPr>
                    <w:rFonts w:ascii="Cambria Math" w:eastAsiaTheme="minorEastAsia" w:hAnsi="Cambria Math"/>
                  </w:rPr>
                  <m:t>+</m:t>
                </w:ins>
              </m:r>
              <m:f>
                <m:fPr>
                  <m:ctrlPr>
                    <w:ins w:id="1220" w:author="محمد زكريا سيد سيد ابوسبع" w:date="2023-03-31T16:34:00Z">
                      <w:rPr>
                        <w:rFonts w:ascii="Cambria Math" w:hAnsi="Cambria Math"/>
                        <w:i/>
                      </w:rPr>
                    </w:ins>
                  </m:ctrlPr>
                </m:fPr>
                <m:num>
                  <m:sSub>
                    <m:sSubPr>
                      <m:ctrlPr>
                        <w:ins w:id="1221" w:author="محمد زكريا سيد سيد ابوسبع" w:date="2023-03-31T16:34:00Z">
                          <w:rPr>
                            <w:rFonts w:ascii="Cambria Math" w:hAnsi="Cambria Math"/>
                            <w:i/>
                          </w:rPr>
                        </w:ins>
                      </m:ctrlPr>
                    </m:sSubPr>
                    <m:e>
                      <m:r>
                        <w:ins w:id="1222" w:author="محمد زكريا سيد سيد ابوسبع" w:date="2023-03-31T16:34:00Z">
                          <w:rPr>
                            <w:rFonts w:ascii="Cambria Math" w:hAnsi="Cambria Math"/>
                          </w:rPr>
                          <m:t>Z</m:t>
                        </w:ins>
                      </m:r>
                    </m:e>
                    <m:sub>
                      <m:sSub>
                        <m:sSubPr>
                          <m:ctrlPr>
                            <w:ins w:id="1223" w:author="محمد زكريا سيد سيد ابوسبع" w:date="2023-03-31T16:34:00Z">
                              <w:rPr>
                                <w:rFonts w:ascii="Cambria Math" w:hAnsi="Cambria Math"/>
                                <w:i/>
                              </w:rPr>
                            </w:ins>
                          </m:ctrlPr>
                        </m:sSubPr>
                        <m:e>
                          <m:r>
                            <w:ins w:id="1224" w:author="محمد زكريا سيد سيد ابوسبع" w:date="2023-03-31T16:34:00Z">
                              <w:rPr>
                                <w:rFonts w:ascii="Cambria Math" w:hAnsi="Cambria Math"/>
                              </w:rPr>
                              <m:t>δ</m:t>
                            </w:ins>
                          </m:r>
                        </m:e>
                        <m:sub>
                          <m:r>
                            <w:ins w:id="1225" w:author="محمد زكريا سيد سيد ابوسبع" w:date="2023-03-31T16:34:00Z">
                              <w:rPr>
                                <w:rFonts w:ascii="Cambria Math" w:hAnsi="Cambria Math"/>
                              </w:rPr>
                              <m:t>e</m:t>
                            </w:ins>
                          </m:r>
                        </m:sub>
                      </m:sSub>
                    </m:sub>
                  </m:sSub>
                  <m:ctrlPr>
                    <w:ins w:id="1226" w:author="محمد زكريا سيد سيد ابوسبع" w:date="2023-03-31T16:34:00Z">
                      <w:rPr>
                        <w:rFonts w:ascii="Cambria Math" w:eastAsiaTheme="minorEastAsia" w:hAnsi="Cambria Math"/>
                        <w:i/>
                      </w:rPr>
                    </w:ins>
                  </m:ctrlPr>
                </m:num>
                <m:den>
                  <m:d>
                    <m:dPr>
                      <m:ctrlPr>
                        <w:ins w:id="1227" w:author="محمد زكريا سيد سيد ابوسبع" w:date="2023-03-31T16:34:00Z">
                          <w:rPr>
                            <w:rFonts w:ascii="Cambria Math" w:eastAsiaTheme="minorEastAsia" w:hAnsi="Cambria Math"/>
                            <w:i/>
                          </w:rPr>
                        </w:ins>
                      </m:ctrlPr>
                    </m:dPr>
                    <m:e>
                      <m:r>
                        <w:ins w:id="1228" w:author="محمد زكريا سيد سيد ابوسبع" w:date="2023-03-31T16:34:00Z">
                          <w:rPr>
                            <w:rFonts w:ascii="Cambria Math" w:eastAsiaTheme="minorEastAsia" w:hAnsi="Cambria Math"/>
                          </w:rPr>
                          <m:t>1-</m:t>
                        </w:ins>
                      </m:r>
                      <m:sSub>
                        <m:sSubPr>
                          <m:ctrlPr>
                            <w:ins w:id="1229" w:author="محمد زكريا سيد سيد ابوسبع" w:date="2023-03-31T16:34:00Z">
                              <w:rPr>
                                <w:rFonts w:ascii="Cambria Math" w:hAnsi="Cambria Math"/>
                                <w:i/>
                              </w:rPr>
                            </w:ins>
                          </m:ctrlPr>
                        </m:sSubPr>
                        <m:e>
                          <m:r>
                            <w:ins w:id="1230" w:author="محمد زكريا سيد سيد ابوسبع" w:date="2023-03-31T16:34:00Z">
                              <w:rPr>
                                <w:rFonts w:ascii="Cambria Math" w:hAnsi="Cambria Math"/>
                              </w:rPr>
                              <m:t>Z</m:t>
                            </w:ins>
                          </m:r>
                        </m:e>
                        <m:sub>
                          <m:acc>
                            <m:accPr>
                              <m:chr m:val="̇"/>
                              <m:ctrlPr>
                                <w:ins w:id="1231" w:author="محمد زكريا سيد سيد ابوسبع" w:date="2023-03-31T16:34:00Z">
                                  <w:rPr>
                                    <w:rFonts w:ascii="Cambria Math" w:hAnsi="Cambria Math"/>
                                    <w:i/>
                                  </w:rPr>
                                </w:ins>
                              </m:ctrlPr>
                            </m:accPr>
                            <m:e>
                              <m:r>
                                <w:ins w:id="1232" w:author="محمد زكريا سيد سيد ابوسبع" w:date="2023-03-31T16:34:00Z">
                                  <w:rPr>
                                    <w:rFonts w:ascii="Cambria Math" w:hAnsi="Cambria Math"/>
                                  </w:rPr>
                                  <m:t>w</m:t>
                                </w:ins>
                              </m:r>
                            </m:e>
                          </m:acc>
                        </m:sub>
                      </m:sSub>
                    </m:e>
                  </m:d>
                </m:den>
              </m:f>
              <m:r>
                <w:ins w:id="1233" w:author="محمد زكريا سيد سيد ابوسبع" w:date="2023-03-31T16:34:00Z">
                  <w:rPr>
                    <w:rFonts w:ascii="Cambria Math" w:hAnsi="Cambria Math"/>
                  </w:rPr>
                  <m:t xml:space="preserve"> ∆</m:t>
                </w:ins>
              </m:r>
              <m:sSub>
                <m:sSubPr>
                  <m:ctrlPr>
                    <w:ins w:id="1234" w:author="محمد زكريا سيد سيد ابوسبع" w:date="2023-03-31T16:34:00Z">
                      <w:rPr>
                        <w:rFonts w:ascii="Cambria Math" w:hAnsi="Cambria Math"/>
                        <w:i/>
                      </w:rPr>
                    </w:ins>
                  </m:ctrlPr>
                </m:sSubPr>
                <m:e>
                  <m:r>
                    <w:ins w:id="1235" w:author="محمد زكريا سيد سيد ابوسبع" w:date="2023-03-31T16:34:00Z">
                      <w:rPr>
                        <w:rFonts w:ascii="Cambria Math" w:hAnsi="Cambria Math"/>
                      </w:rPr>
                      <m:t>δ</m:t>
                    </w:ins>
                  </m:r>
                </m:e>
                <m:sub>
                  <m:r>
                    <w:ins w:id="1236" w:author="محمد زكريا سيد سيد ابوسبع" w:date="2023-03-31T16:34:00Z">
                      <w:rPr>
                        <w:rFonts w:ascii="Cambria Math" w:hAnsi="Cambria Math"/>
                      </w:rPr>
                      <m:t>e</m:t>
                    </w:ins>
                  </m:r>
                </m:sub>
              </m:sSub>
              <m:r>
                <w:ins w:id="1237" w:author="محمد زكريا سيد سيد ابوسبع" w:date="2023-03-31T16:34:00Z">
                  <w:rPr>
                    <w:rFonts w:ascii="Cambria Math" w:hAnsi="Cambria Math"/>
                  </w:rPr>
                  <m:t>+</m:t>
                </w:ins>
              </m:r>
              <m:f>
                <m:fPr>
                  <m:ctrlPr>
                    <w:ins w:id="1238" w:author="محمد زكريا سيد سيد ابوسبع" w:date="2023-03-31T16:34:00Z">
                      <w:rPr>
                        <w:rFonts w:ascii="Cambria Math" w:hAnsi="Cambria Math"/>
                        <w:i/>
                      </w:rPr>
                    </w:ins>
                  </m:ctrlPr>
                </m:fPr>
                <m:num>
                  <m:sSub>
                    <m:sSubPr>
                      <m:ctrlPr>
                        <w:ins w:id="1239" w:author="محمد زكريا سيد سيد ابوسبع" w:date="2023-03-31T16:34:00Z">
                          <w:rPr>
                            <w:rFonts w:ascii="Cambria Math" w:hAnsi="Cambria Math"/>
                            <w:i/>
                          </w:rPr>
                        </w:ins>
                      </m:ctrlPr>
                    </m:sSubPr>
                    <m:e>
                      <m:r>
                        <w:ins w:id="1240" w:author="محمد زكريا سيد سيد ابوسبع" w:date="2023-03-31T16:34:00Z">
                          <w:rPr>
                            <w:rFonts w:ascii="Cambria Math" w:hAnsi="Cambria Math"/>
                          </w:rPr>
                          <m:t>Z</m:t>
                        </w:ins>
                      </m:r>
                    </m:e>
                    <m:sub>
                      <m:sSub>
                        <m:sSubPr>
                          <m:ctrlPr>
                            <w:ins w:id="1241" w:author="محمد زكريا سيد سيد ابوسبع" w:date="2023-03-31T16:34:00Z">
                              <w:rPr>
                                <w:rFonts w:ascii="Cambria Math" w:hAnsi="Cambria Math"/>
                                <w:i/>
                              </w:rPr>
                            </w:ins>
                          </m:ctrlPr>
                        </m:sSubPr>
                        <m:e>
                          <m:r>
                            <w:ins w:id="1242" w:author="محمد زكريا سيد سيد ابوسبع" w:date="2023-03-31T16:34:00Z">
                              <w:rPr>
                                <w:rFonts w:ascii="Cambria Math" w:hAnsi="Cambria Math"/>
                              </w:rPr>
                              <m:t>δ</m:t>
                            </w:ins>
                          </m:r>
                        </m:e>
                        <m:sub>
                          <m:r>
                            <w:ins w:id="1243" w:author="محمد زكريا سيد سيد ابوسبع" w:date="2023-03-31T16:34:00Z">
                              <w:rPr>
                                <w:rFonts w:ascii="Cambria Math" w:hAnsi="Cambria Math"/>
                              </w:rPr>
                              <m:t>th</m:t>
                            </w:ins>
                          </m:r>
                        </m:sub>
                      </m:sSub>
                    </m:sub>
                  </m:sSub>
                </m:num>
                <m:den>
                  <m:d>
                    <m:dPr>
                      <m:ctrlPr>
                        <w:ins w:id="1244" w:author="محمد زكريا سيد سيد ابوسبع" w:date="2023-03-31T16:34:00Z">
                          <w:rPr>
                            <w:rFonts w:ascii="Cambria Math" w:eastAsiaTheme="minorEastAsia" w:hAnsi="Cambria Math"/>
                            <w:i/>
                          </w:rPr>
                        </w:ins>
                      </m:ctrlPr>
                    </m:dPr>
                    <m:e>
                      <m:r>
                        <w:ins w:id="1245" w:author="محمد زكريا سيد سيد ابوسبع" w:date="2023-03-31T16:34:00Z">
                          <w:rPr>
                            <w:rFonts w:ascii="Cambria Math" w:eastAsiaTheme="minorEastAsia" w:hAnsi="Cambria Math"/>
                          </w:rPr>
                          <m:t>1-</m:t>
                        </w:ins>
                      </m:r>
                      <m:sSub>
                        <m:sSubPr>
                          <m:ctrlPr>
                            <w:ins w:id="1246" w:author="محمد زكريا سيد سيد ابوسبع" w:date="2023-03-31T16:34:00Z">
                              <w:rPr>
                                <w:rFonts w:ascii="Cambria Math" w:hAnsi="Cambria Math"/>
                                <w:i/>
                              </w:rPr>
                            </w:ins>
                          </m:ctrlPr>
                        </m:sSubPr>
                        <m:e>
                          <m:r>
                            <w:ins w:id="1247" w:author="محمد زكريا سيد سيد ابوسبع" w:date="2023-03-31T16:34:00Z">
                              <w:rPr>
                                <w:rFonts w:ascii="Cambria Math" w:hAnsi="Cambria Math"/>
                              </w:rPr>
                              <m:t>Z</m:t>
                            </w:ins>
                          </m:r>
                        </m:e>
                        <m:sub>
                          <m:acc>
                            <m:accPr>
                              <m:chr m:val="̇"/>
                              <m:ctrlPr>
                                <w:ins w:id="1248" w:author="محمد زكريا سيد سيد ابوسبع" w:date="2023-03-31T16:34:00Z">
                                  <w:rPr>
                                    <w:rFonts w:ascii="Cambria Math" w:hAnsi="Cambria Math"/>
                                    <w:i/>
                                  </w:rPr>
                                </w:ins>
                              </m:ctrlPr>
                            </m:accPr>
                            <m:e>
                              <m:r>
                                <w:ins w:id="1249" w:author="محمد زكريا سيد سيد ابوسبع" w:date="2023-03-31T16:34:00Z">
                                  <w:rPr>
                                    <w:rFonts w:ascii="Cambria Math" w:hAnsi="Cambria Math"/>
                                  </w:rPr>
                                  <m:t>w</m:t>
                                </w:ins>
                              </m:r>
                            </m:e>
                          </m:acc>
                        </m:sub>
                      </m:sSub>
                    </m:e>
                  </m:d>
                </m:den>
              </m:f>
              <m:r>
                <w:ins w:id="1250" w:author="محمد زكريا سيد سيد ابوسبع" w:date="2023-03-31T16:34:00Z">
                  <w:rPr>
                    <w:rFonts w:ascii="Cambria Math" w:hAnsi="Cambria Math"/>
                  </w:rPr>
                  <m:t xml:space="preserve"> ∆</m:t>
                </w:ins>
              </m:r>
              <m:sSub>
                <m:sSubPr>
                  <m:ctrlPr>
                    <w:ins w:id="1251" w:author="محمد زكريا سيد سيد ابوسبع" w:date="2023-03-31T16:34:00Z">
                      <w:rPr>
                        <w:rFonts w:ascii="Cambria Math" w:hAnsi="Cambria Math"/>
                        <w:i/>
                      </w:rPr>
                    </w:ins>
                  </m:ctrlPr>
                </m:sSubPr>
                <m:e>
                  <m:r>
                    <w:ins w:id="1252" w:author="محمد زكريا سيد سيد ابوسبع" w:date="2023-03-31T16:34:00Z">
                      <w:rPr>
                        <w:rFonts w:ascii="Cambria Math" w:hAnsi="Cambria Math"/>
                      </w:rPr>
                      <m:t>δ</m:t>
                    </w:ins>
                  </m:r>
                </m:e>
                <m:sub>
                  <m:r>
                    <w:ins w:id="1253" w:author="محمد زكريا سيد سيد ابوسبع" w:date="2023-03-31T16:34:00Z">
                      <w:rPr>
                        <w:rFonts w:ascii="Cambria Math" w:hAnsi="Cambria Math"/>
                      </w:rPr>
                      <m:t>th</m:t>
                    </w:ins>
                  </m:r>
                </m:sub>
              </m:sSub>
              <m:r>
                <w:ins w:id="1254" w:author="محمد زكريا سيد سيد ابوسبع" w:date="2023-03-31T16:34:00Z">
                  <w:rPr>
                    <w:rFonts w:ascii="Cambria Math" w:eastAsiaTheme="minorEastAsia" w:hAnsi="Cambria Math"/>
                  </w:rPr>
                  <m:t>-</m:t>
                </w:ins>
              </m:r>
              <m:f>
                <m:fPr>
                  <m:ctrlPr>
                    <w:ins w:id="1255" w:author="محمد زكريا سيد سيد ابوسبع" w:date="2023-03-31T16:34:00Z">
                      <w:rPr>
                        <w:rFonts w:ascii="Cambria Math" w:hAnsi="Cambria Math"/>
                        <w:i/>
                      </w:rPr>
                    </w:ins>
                  </m:ctrlPr>
                </m:fPr>
                <m:num>
                  <m:r>
                    <w:ins w:id="1256" w:author="محمد زكريا سيد سيد ابوسبع" w:date="2023-03-31T16:34:00Z">
                      <w:rPr>
                        <w:rFonts w:ascii="Cambria Math" w:hAnsi="Cambria Math"/>
                      </w:rPr>
                      <m:t xml:space="preserve">g </m:t>
                    </w:ins>
                  </m:r>
                  <m:func>
                    <m:funcPr>
                      <m:ctrlPr>
                        <w:ins w:id="1257" w:author="محمد زكريا سيد سيد ابوسبع" w:date="2023-03-31T16:34:00Z">
                          <w:rPr>
                            <w:rFonts w:ascii="Cambria Math" w:eastAsiaTheme="minorEastAsia" w:hAnsi="Cambria Math" w:cs="Times New Roman"/>
                            <w:i/>
                          </w:rPr>
                        </w:ins>
                      </m:ctrlPr>
                    </m:funcPr>
                    <m:fName>
                      <m:r>
                        <w:ins w:id="1258" w:author="محمد زكريا سيد سيد ابوسبع" w:date="2023-03-31T16:34:00Z">
                          <m:rPr>
                            <m:sty m:val="p"/>
                          </m:rPr>
                          <w:rPr>
                            <w:rFonts w:ascii="Cambria Math" w:hAnsi="Cambria Math"/>
                          </w:rPr>
                          <m:t>sin</m:t>
                        </w:ins>
                      </m:r>
                    </m:fName>
                    <m:e>
                      <m:d>
                        <m:dPr>
                          <m:ctrlPr>
                            <w:ins w:id="1259" w:author="محمد زكريا سيد سيد ابوسبع" w:date="2023-03-31T16:34:00Z">
                              <w:rPr>
                                <w:rFonts w:ascii="Cambria Math" w:eastAsiaTheme="minorEastAsia" w:hAnsi="Cambria Math" w:cs="Times New Roman"/>
                                <w:i/>
                              </w:rPr>
                            </w:ins>
                          </m:ctrlPr>
                        </m:dPr>
                        <m:e>
                          <m:sSub>
                            <m:sSubPr>
                              <m:ctrlPr>
                                <w:ins w:id="1260" w:author="محمد زكريا سيد سيد ابوسبع" w:date="2023-03-31T16:34:00Z">
                                  <w:rPr>
                                    <w:rFonts w:ascii="Cambria Math" w:hAnsi="Cambria Math"/>
                                    <w:i/>
                                  </w:rPr>
                                </w:ins>
                              </m:ctrlPr>
                            </m:sSubPr>
                            <m:e>
                              <m:r>
                                <w:ins w:id="1261" w:author="محمد زكريا سيد سيد ابوسبع" w:date="2023-03-31T16:34:00Z">
                                  <w:rPr>
                                    <w:rFonts w:ascii="Cambria Math" w:hAnsi="Cambria Math"/>
                                  </w:rPr>
                                  <m:t>θ</m:t>
                                </w:ins>
                              </m:r>
                            </m:e>
                            <m:sub>
                              <m:r>
                                <w:ins w:id="1262" w:author="محمد زكريا سيد سيد ابوسبع" w:date="2023-03-31T16:34:00Z">
                                  <w:rPr>
                                    <w:rFonts w:ascii="Cambria Math" w:hAnsi="Cambria Math"/>
                                  </w:rPr>
                                  <m:t>o</m:t>
                                </w:ins>
                              </m:r>
                            </m:sub>
                          </m:sSub>
                        </m:e>
                      </m:d>
                    </m:e>
                  </m:func>
                </m:num>
                <m:den>
                  <m:d>
                    <m:dPr>
                      <m:ctrlPr>
                        <w:ins w:id="1263" w:author="محمد زكريا سيد سيد ابوسبع" w:date="2023-03-31T16:34:00Z">
                          <w:rPr>
                            <w:rFonts w:ascii="Cambria Math" w:eastAsiaTheme="minorEastAsia" w:hAnsi="Cambria Math"/>
                            <w:i/>
                          </w:rPr>
                        </w:ins>
                      </m:ctrlPr>
                    </m:dPr>
                    <m:e>
                      <m:r>
                        <w:ins w:id="1264" w:author="محمد زكريا سيد سيد ابوسبع" w:date="2023-03-31T16:34:00Z">
                          <w:rPr>
                            <w:rFonts w:ascii="Cambria Math" w:eastAsiaTheme="minorEastAsia" w:hAnsi="Cambria Math"/>
                          </w:rPr>
                          <m:t>1-</m:t>
                        </w:ins>
                      </m:r>
                      <m:sSub>
                        <m:sSubPr>
                          <m:ctrlPr>
                            <w:ins w:id="1265" w:author="محمد زكريا سيد سيد ابوسبع" w:date="2023-03-31T16:34:00Z">
                              <w:rPr>
                                <w:rFonts w:ascii="Cambria Math" w:hAnsi="Cambria Math"/>
                                <w:i/>
                              </w:rPr>
                            </w:ins>
                          </m:ctrlPr>
                        </m:sSubPr>
                        <m:e>
                          <m:r>
                            <w:ins w:id="1266" w:author="محمد زكريا سيد سيد ابوسبع" w:date="2023-03-31T16:34:00Z">
                              <w:rPr>
                                <w:rFonts w:ascii="Cambria Math" w:hAnsi="Cambria Math"/>
                              </w:rPr>
                              <m:t>Z</m:t>
                            </w:ins>
                          </m:r>
                        </m:e>
                        <m:sub>
                          <m:acc>
                            <m:accPr>
                              <m:chr m:val="̇"/>
                              <m:ctrlPr>
                                <w:ins w:id="1267" w:author="محمد زكريا سيد سيد ابوسبع" w:date="2023-03-31T16:34:00Z">
                                  <w:rPr>
                                    <w:rFonts w:ascii="Cambria Math" w:hAnsi="Cambria Math"/>
                                    <w:i/>
                                  </w:rPr>
                                </w:ins>
                              </m:ctrlPr>
                            </m:accPr>
                            <m:e>
                              <m:r>
                                <w:ins w:id="1268" w:author="محمد زكريا سيد سيد ابوسبع" w:date="2023-03-31T16:34:00Z">
                                  <w:rPr>
                                    <w:rFonts w:ascii="Cambria Math" w:hAnsi="Cambria Math"/>
                                  </w:rPr>
                                  <m:t>w</m:t>
                                </w:ins>
                              </m:r>
                            </m:e>
                          </m:acc>
                        </m:sub>
                      </m:sSub>
                    </m:e>
                  </m:d>
                </m:den>
              </m:f>
              <m:r>
                <w:ins w:id="1269" w:author="محمد زكريا سيد سيد ابوسبع" w:date="2023-03-31T16:34:00Z">
                  <w:rPr>
                    <w:rFonts w:ascii="Cambria Math" w:hAnsi="Cambria Math"/>
                  </w:rPr>
                  <m:t>∆θ</m:t>
                </w:ins>
              </m:r>
            </m:e>
          </m:d>
          <m:r>
            <w:ins w:id="1270" w:author="محمد زكريا سيد سيد ابوسبع" w:date="2023-03-31T16:34:00Z">
              <w:rPr>
                <w:rFonts w:ascii="Cambria Math" w:hAnsi="Cambria Math"/>
              </w:rPr>
              <m:t>+</m:t>
            </w:ins>
          </m:r>
          <m:sSub>
            <m:sSubPr>
              <m:ctrlPr>
                <w:ins w:id="1271" w:author="محمد زكريا سيد سيد ابوسبع" w:date="2023-03-31T16:34:00Z">
                  <w:rPr>
                    <w:rFonts w:ascii="Cambria Math" w:hAnsi="Cambria Math"/>
                    <w:i/>
                  </w:rPr>
                </w:ins>
              </m:ctrlPr>
            </m:sSubPr>
            <m:e>
              <m:r>
                <w:ins w:id="1272" w:author="محمد زكريا سيد سيد ابوسبع" w:date="2023-03-31T16:34:00Z">
                  <w:rPr>
                    <w:rFonts w:ascii="Cambria Math" w:hAnsi="Cambria Math"/>
                  </w:rPr>
                  <m:t>M</m:t>
                </w:ins>
              </m:r>
            </m:e>
            <m:sub>
              <m:r>
                <w:ins w:id="1273" w:author="محمد زكريا سيد سيد ابوسبع" w:date="2023-03-31T16:34:00Z">
                  <w:rPr>
                    <w:rFonts w:ascii="Cambria Math" w:hAnsi="Cambria Math"/>
                  </w:rPr>
                  <m:t>q</m:t>
                </w:ins>
              </m:r>
            </m:sub>
          </m:sSub>
          <m:r>
            <w:ins w:id="1274" w:author="محمد زكريا سيد سيد ابوسبع" w:date="2023-03-31T16:34:00Z">
              <w:rPr>
                <w:rFonts w:ascii="Cambria Math" w:hAnsi="Cambria Math"/>
              </w:rPr>
              <m:t xml:space="preserve"> ∆q</m:t>
            </w:ins>
          </m:r>
          <m:r>
            <w:ins w:id="1275" w:author="محمد زكريا سيد سيد ابوسبع" w:date="2023-03-31T16:34:00Z">
              <w:rPr>
                <w:rFonts w:ascii="Cambria Math" w:eastAsiaTheme="minorEastAsia" w:hAnsi="Cambria Math"/>
              </w:rPr>
              <m:t xml:space="preserve">+ </m:t>
            </w:ins>
          </m:r>
          <m:sSub>
            <m:sSubPr>
              <m:ctrlPr>
                <w:ins w:id="1276" w:author="محمد زكريا سيد سيد ابوسبع" w:date="2023-03-31T16:34:00Z">
                  <w:rPr>
                    <w:rFonts w:ascii="Cambria Math" w:hAnsi="Cambria Math"/>
                    <w:i/>
                  </w:rPr>
                </w:ins>
              </m:ctrlPr>
            </m:sSubPr>
            <m:e>
              <m:r>
                <w:ins w:id="1277" w:author="محمد زكريا سيد سيد ابوسبع" w:date="2023-03-31T16:34:00Z">
                  <w:rPr>
                    <w:rFonts w:ascii="Cambria Math" w:hAnsi="Cambria Math"/>
                  </w:rPr>
                  <m:t>M</m:t>
                </w:ins>
              </m:r>
            </m:e>
            <m:sub>
              <m:sSub>
                <m:sSubPr>
                  <m:ctrlPr>
                    <w:ins w:id="1278" w:author="محمد زكريا سيد سيد ابوسبع" w:date="2023-03-31T16:34:00Z">
                      <w:rPr>
                        <w:rFonts w:ascii="Cambria Math" w:hAnsi="Cambria Math"/>
                        <w:i/>
                      </w:rPr>
                    </w:ins>
                  </m:ctrlPr>
                </m:sSubPr>
                <m:e>
                  <m:r>
                    <w:ins w:id="1279" w:author="محمد زكريا سيد سيد ابوسبع" w:date="2023-03-31T16:34:00Z">
                      <w:rPr>
                        <w:rFonts w:ascii="Cambria Math" w:hAnsi="Cambria Math"/>
                      </w:rPr>
                      <m:t>δ</m:t>
                    </w:ins>
                  </m:r>
                </m:e>
                <m:sub>
                  <m:r>
                    <w:ins w:id="1280" w:author="محمد زكريا سيد سيد ابوسبع" w:date="2023-03-31T16:34:00Z">
                      <w:rPr>
                        <w:rFonts w:ascii="Cambria Math" w:hAnsi="Cambria Math"/>
                      </w:rPr>
                      <m:t>e</m:t>
                    </w:ins>
                  </m:r>
                </m:sub>
              </m:sSub>
            </m:sub>
          </m:sSub>
          <m:r>
            <w:ins w:id="1281" w:author="محمد زكريا سيد سيد ابوسبع" w:date="2023-03-31T16:34:00Z">
              <w:rPr>
                <w:rFonts w:ascii="Cambria Math" w:hAnsi="Cambria Math"/>
              </w:rPr>
              <m:t xml:space="preserve"> ∆</m:t>
            </w:ins>
          </m:r>
          <m:sSub>
            <m:sSubPr>
              <m:ctrlPr>
                <w:ins w:id="1282" w:author="محمد زكريا سيد سيد ابوسبع" w:date="2023-03-31T16:34:00Z">
                  <w:rPr>
                    <w:rFonts w:ascii="Cambria Math" w:hAnsi="Cambria Math"/>
                    <w:i/>
                  </w:rPr>
                </w:ins>
              </m:ctrlPr>
            </m:sSubPr>
            <m:e>
              <m:r>
                <w:ins w:id="1283" w:author="محمد زكريا سيد سيد ابوسبع" w:date="2023-03-31T16:34:00Z">
                  <w:rPr>
                    <w:rFonts w:ascii="Cambria Math" w:hAnsi="Cambria Math"/>
                  </w:rPr>
                  <m:t>δ</m:t>
                </w:ins>
              </m:r>
            </m:e>
            <m:sub>
              <m:r>
                <w:ins w:id="1284" w:author="محمد زكريا سيد سيد ابوسبع" w:date="2023-03-31T16:34:00Z">
                  <w:rPr>
                    <w:rFonts w:ascii="Cambria Math" w:hAnsi="Cambria Math"/>
                  </w:rPr>
                  <m:t>e</m:t>
                </w:ins>
              </m:r>
            </m:sub>
          </m:sSub>
          <m:r>
            <w:ins w:id="1285" w:author="محمد زكريا سيد سيد ابوسبع" w:date="2023-03-31T16:34:00Z">
              <w:rPr>
                <w:rFonts w:ascii="Cambria Math" w:hAnsi="Cambria Math"/>
              </w:rPr>
              <m:t>+</m:t>
            </w:ins>
          </m:r>
          <m:sSub>
            <m:sSubPr>
              <m:ctrlPr>
                <w:ins w:id="1286" w:author="محمد زكريا سيد سيد ابوسبع" w:date="2023-03-31T16:34:00Z">
                  <w:rPr>
                    <w:rFonts w:ascii="Cambria Math" w:hAnsi="Cambria Math"/>
                    <w:i/>
                  </w:rPr>
                </w:ins>
              </m:ctrlPr>
            </m:sSubPr>
            <m:e>
              <m:r>
                <w:ins w:id="1287" w:author="محمد زكريا سيد سيد ابوسبع" w:date="2023-03-31T16:34:00Z">
                  <w:rPr>
                    <w:rFonts w:ascii="Cambria Math" w:hAnsi="Cambria Math"/>
                  </w:rPr>
                  <m:t>M</m:t>
                </w:ins>
              </m:r>
            </m:e>
            <m:sub>
              <m:sSub>
                <m:sSubPr>
                  <m:ctrlPr>
                    <w:ins w:id="1288" w:author="محمد زكريا سيد سيد ابوسبع" w:date="2023-03-31T16:34:00Z">
                      <w:rPr>
                        <w:rFonts w:ascii="Cambria Math" w:hAnsi="Cambria Math"/>
                        <w:i/>
                      </w:rPr>
                    </w:ins>
                  </m:ctrlPr>
                </m:sSubPr>
                <m:e>
                  <m:r>
                    <w:ins w:id="1289" w:author="محمد زكريا سيد سيد ابوسبع" w:date="2023-03-31T16:34:00Z">
                      <w:rPr>
                        <w:rFonts w:ascii="Cambria Math" w:hAnsi="Cambria Math"/>
                      </w:rPr>
                      <m:t>δ</m:t>
                    </w:ins>
                  </m:r>
                </m:e>
                <m:sub>
                  <m:r>
                    <w:ins w:id="1290" w:author="محمد زكريا سيد سيد ابوسبع" w:date="2023-03-31T16:34:00Z">
                      <w:rPr>
                        <w:rFonts w:ascii="Cambria Math" w:hAnsi="Cambria Math"/>
                      </w:rPr>
                      <m:t>th</m:t>
                    </w:ins>
                  </m:r>
                </m:sub>
              </m:sSub>
            </m:sub>
          </m:sSub>
          <m:r>
            <w:ins w:id="1291" w:author="محمد زكريا سيد سيد ابوسبع" w:date="2023-03-31T16:34:00Z">
              <w:rPr>
                <w:rFonts w:ascii="Cambria Math" w:hAnsi="Cambria Math"/>
              </w:rPr>
              <m:t xml:space="preserve"> ∆</m:t>
            </w:ins>
          </m:r>
          <m:sSub>
            <m:sSubPr>
              <m:ctrlPr>
                <w:ins w:id="1292" w:author="محمد زكريا سيد سيد ابوسبع" w:date="2023-03-31T16:34:00Z">
                  <w:rPr>
                    <w:rFonts w:ascii="Cambria Math" w:hAnsi="Cambria Math"/>
                    <w:i/>
                  </w:rPr>
                </w:ins>
              </m:ctrlPr>
            </m:sSubPr>
            <m:e>
              <m:r>
                <w:ins w:id="1293" w:author="محمد زكريا سيد سيد ابوسبع" w:date="2023-03-31T16:34:00Z">
                  <w:rPr>
                    <w:rFonts w:ascii="Cambria Math" w:hAnsi="Cambria Math"/>
                  </w:rPr>
                  <m:t>δ</m:t>
                </w:ins>
              </m:r>
            </m:e>
            <m:sub>
              <m:r>
                <w:ins w:id="1294" w:author="محمد زكريا سيد سيد ابوسبع" w:date="2023-03-31T16:34:00Z">
                  <w:rPr>
                    <w:rFonts w:ascii="Cambria Math" w:hAnsi="Cambria Math"/>
                  </w:rPr>
                  <m:t>th</m:t>
                </w:ins>
              </m:r>
            </m:sub>
          </m:sSub>
        </m:oMath>
      </m:oMathPara>
    </w:p>
    <w:p w14:paraId="66BAC59D" w14:textId="77777777" w:rsidR="00E93874" w:rsidRPr="00C87CC6" w:rsidRDefault="00E93874" w:rsidP="00E93874">
      <w:pPr>
        <w:pStyle w:val="ListParagraph"/>
        <w:rPr>
          <w:ins w:id="1295" w:author="محمد زكريا سيد سيد ابوسبع" w:date="2023-03-31T16:34:00Z"/>
          <w:rFonts w:eastAsiaTheme="minorEastAsia"/>
        </w:rPr>
      </w:pPr>
      <m:oMathPara>
        <m:oMath>
          <m:r>
            <w:ins w:id="1296" w:author="محمد زكريا سيد سيد ابوسبع" w:date="2023-03-31T16:34:00Z">
              <w:rPr>
                <w:rFonts w:ascii="Cambria Math" w:eastAsiaTheme="minorEastAsia" w:hAnsi="Cambria Math"/>
                <w:highlight w:val="lightGray"/>
              </w:rPr>
              <m:t>∴</m:t>
            </w:ins>
          </m:r>
          <m:r>
            <w:ins w:id="1297" w:author="محمد زكريا سيد سيد ابوسبع" w:date="2023-03-31T16:34:00Z">
              <w:rPr>
                <w:rFonts w:ascii="Cambria Math" w:hAnsi="Cambria Math"/>
                <w:highlight w:val="lightGray"/>
              </w:rPr>
              <m:t>∆</m:t>
            </w:ins>
          </m:r>
          <m:acc>
            <m:accPr>
              <m:chr m:val="̇"/>
              <m:ctrlPr>
                <w:ins w:id="1298" w:author="محمد زكريا سيد سيد ابوسبع" w:date="2023-03-31T16:34:00Z">
                  <w:rPr>
                    <w:rFonts w:ascii="Cambria Math" w:hAnsi="Cambria Math"/>
                    <w:i/>
                    <w:highlight w:val="lightGray"/>
                  </w:rPr>
                </w:ins>
              </m:ctrlPr>
            </m:accPr>
            <m:e>
              <m:r>
                <w:ins w:id="1299" w:author="محمد زكريا سيد سيد ابوسبع" w:date="2023-03-31T16:34:00Z">
                  <w:rPr>
                    <w:rFonts w:ascii="Cambria Math" w:hAnsi="Cambria Math"/>
                    <w:highlight w:val="lightGray"/>
                  </w:rPr>
                  <m:t>q</m:t>
                </w:ins>
              </m:r>
            </m:e>
          </m:acc>
          <m:r>
            <w:ins w:id="1300" w:author="محمد زكريا سيد سيد ابوسبع" w:date="2023-03-31T16:34:00Z">
              <w:rPr>
                <w:rFonts w:ascii="Cambria Math" w:hAnsi="Cambria Math"/>
                <w:highlight w:val="lightGray"/>
              </w:rPr>
              <m:t>=</m:t>
            </w:ins>
          </m:r>
          <m:d>
            <m:dPr>
              <m:ctrlPr>
                <w:ins w:id="1301" w:author="محمد زكريا سيد سيد ابوسبع" w:date="2023-03-31T16:34:00Z">
                  <w:rPr>
                    <w:rFonts w:ascii="Cambria Math" w:hAnsi="Cambria Math"/>
                    <w:i/>
                  </w:rPr>
                </w:ins>
              </m:ctrlPr>
            </m:dPr>
            <m:e>
              <m:sSub>
                <m:sSubPr>
                  <m:ctrlPr>
                    <w:ins w:id="1302" w:author="محمد زكريا سيد سيد ابوسبع" w:date="2023-03-31T16:34:00Z">
                      <w:rPr>
                        <w:rFonts w:ascii="Cambria Math" w:hAnsi="Cambria Math"/>
                        <w:i/>
                        <w:highlight w:val="lightGray"/>
                      </w:rPr>
                    </w:ins>
                  </m:ctrlPr>
                </m:sSubPr>
                <m:e>
                  <m:r>
                    <w:ins w:id="1303" w:author="محمد زكريا سيد سيد ابوسبع" w:date="2023-03-31T16:34:00Z">
                      <w:rPr>
                        <w:rFonts w:ascii="Cambria Math" w:hAnsi="Cambria Math"/>
                        <w:highlight w:val="lightGray"/>
                      </w:rPr>
                      <m:t>M</m:t>
                    </w:ins>
                  </m:r>
                </m:e>
                <m:sub>
                  <m:r>
                    <w:ins w:id="1304" w:author="محمد زكريا سيد سيد ابوسبع" w:date="2023-03-31T16:34:00Z">
                      <w:rPr>
                        <w:rFonts w:ascii="Cambria Math" w:hAnsi="Cambria Math"/>
                        <w:highlight w:val="lightGray"/>
                      </w:rPr>
                      <m:t>u</m:t>
                    </w:ins>
                  </m:r>
                </m:sub>
              </m:sSub>
              <m:r>
                <w:ins w:id="1305" w:author="محمد زكريا سيد سيد ابوسبع" w:date="2023-03-31T16:34:00Z">
                  <w:rPr>
                    <w:rFonts w:ascii="Cambria Math" w:hAnsi="Cambria Math"/>
                    <w:highlight w:val="lightGray"/>
                  </w:rPr>
                  <m:t>+</m:t>
                </w:ins>
              </m:r>
              <m:r>
                <w:ins w:id="1306" w:author="محمد زكريا سيد سيد ابوسبع" w:date="2023-03-31T16:34:00Z">
                  <w:rPr>
                    <w:rFonts w:ascii="Cambria Math" w:eastAsiaTheme="minorEastAsia" w:hAnsi="Cambria Math"/>
                  </w:rPr>
                  <m:t xml:space="preserve"> </m:t>
                </w:ins>
              </m:r>
              <m:sSub>
                <m:sSubPr>
                  <m:ctrlPr>
                    <w:ins w:id="1307" w:author="محمد زكريا سيد سيد ابوسبع" w:date="2023-03-31T16:34:00Z">
                      <w:rPr>
                        <w:rFonts w:ascii="Cambria Math" w:hAnsi="Cambria Math"/>
                        <w:i/>
                      </w:rPr>
                    </w:ins>
                  </m:ctrlPr>
                </m:sSubPr>
                <m:e>
                  <m:r>
                    <w:ins w:id="1308" w:author="محمد زكريا سيد سيد ابوسبع" w:date="2023-03-31T16:34:00Z">
                      <w:rPr>
                        <w:rFonts w:ascii="Cambria Math" w:hAnsi="Cambria Math"/>
                      </w:rPr>
                      <m:t>M</m:t>
                    </w:ins>
                  </m:r>
                </m:e>
                <m:sub>
                  <m:acc>
                    <m:accPr>
                      <m:chr m:val="̇"/>
                      <m:ctrlPr>
                        <w:ins w:id="1309" w:author="محمد زكريا سيد سيد ابوسبع" w:date="2023-03-31T16:34:00Z">
                          <w:rPr>
                            <w:rFonts w:ascii="Cambria Math" w:hAnsi="Cambria Math"/>
                            <w:i/>
                          </w:rPr>
                        </w:ins>
                      </m:ctrlPr>
                    </m:accPr>
                    <m:e>
                      <m:r>
                        <w:ins w:id="1310" w:author="محمد زكريا سيد سيد ابوسبع" w:date="2023-03-31T16:34:00Z">
                          <w:rPr>
                            <w:rFonts w:ascii="Cambria Math" w:hAnsi="Cambria Math"/>
                          </w:rPr>
                          <m:t>w</m:t>
                        </w:ins>
                      </m:r>
                    </m:e>
                  </m:acc>
                </m:sub>
              </m:sSub>
              <m:f>
                <m:fPr>
                  <m:ctrlPr>
                    <w:ins w:id="1311" w:author="محمد زكريا سيد سيد ابوسبع" w:date="2023-03-31T16:34:00Z">
                      <w:rPr>
                        <w:rFonts w:ascii="Cambria Math" w:hAnsi="Cambria Math"/>
                        <w:i/>
                      </w:rPr>
                    </w:ins>
                  </m:ctrlPr>
                </m:fPr>
                <m:num>
                  <m:sSub>
                    <m:sSubPr>
                      <m:ctrlPr>
                        <w:ins w:id="1312" w:author="محمد زكريا سيد سيد ابوسبع" w:date="2023-03-31T16:34:00Z">
                          <w:rPr>
                            <w:rFonts w:ascii="Cambria Math" w:hAnsi="Cambria Math"/>
                            <w:i/>
                          </w:rPr>
                        </w:ins>
                      </m:ctrlPr>
                    </m:sSubPr>
                    <m:e>
                      <m:r>
                        <w:ins w:id="1313" w:author="محمد زكريا سيد سيد ابوسبع" w:date="2023-03-31T16:34:00Z">
                          <w:rPr>
                            <w:rFonts w:ascii="Cambria Math" w:hAnsi="Cambria Math"/>
                          </w:rPr>
                          <m:t>Z</m:t>
                        </w:ins>
                      </m:r>
                    </m:e>
                    <m:sub>
                      <m:r>
                        <w:ins w:id="1314" w:author="محمد زكريا سيد سيد ابوسبع" w:date="2023-03-31T16:34:00Z">
                          <w:rPr>
                            <w:rFonts w:ascii="Cambria Math" w:hAnsi="Cambria Math"/>
                          </w:rPr>
                          <m:t>u</m:t>
                        </w:ins>
                      </m:r>
                    </m:sub>
                  </m:sSub>
                </m:num>
                <m:den>
                  <m:d>
                    <m:dPr>
                      <m:ctrlPr>
                        <w:ins w:id="1315" w:author="محمد زكريا سيد سيد ابوسبع" w:date="2023-03-31T16:34:00Z">
                          <w:rPr>
                            <w:rFonts w:ascii="Cambria Math" w:eastAsiaTheme="minorEastAsia" w:hAnsi="Cambria Math"/>
                            <w:i/>
                          </w:rPr>
                        </w:ins>
                      </m:ctrlPr>
                    </m:dPr>
                    <m:e>
                      <m:r>
                        <w:ins w:id="1316" w:author="محمد زكريا سيد سيد ابوسبع" w:date="2023-03-31T16:34:00Z">
                          <w:rPr>
                            <w:rFonts w:ascii="Cambria Math" w:eastAsiaTheme="minorEastAsia" w:hAnsi="Cambria Math"/>
                          </w:rPr>
                          <m:t>1-</m:t>
                        </w:ins>
                      </m:r>
                      <m:sSub>
                        <m:sSubPr>
                          <m:ctrlPr>
                            <w:ins w:id="1317" w:author="محمد زكريا سيد سيد ابوسبع" w:date="2023-03-31T16:34:00Z">
                              <w:rPr>
                                <w:rFonts w:ascii="Cambria Math" w:hAnsi="Cambria Math"/>
                                <w:i/>
                              </w:rPr>
                            </w:ins>
                          </m:ctrlPr>
                        </m:sSubPr>
                        <m:e>
                          <m:r>
                            <w:ins w:id="1318" w:author="محمد زكريا سيد سيد ابوسبع" w:date="2023-03-31T16:34:00Z">
                              <w:rPr>
                                <w:rFonts w:ascii="Cambria Math" w:hAnsi="Cambria Math"/>
                              </w:rPr>
                              <m:t>Z</m:t>
                            </w:ins>
                          </m:r>
                        </m:e>
                        <m:sub>
                          <m:acc>
                            <m:accPr>
                              <m:chr m:val="̇"/>
                              <m:ctrlPr>
                                <w:ins w:id="1319" w:author="محمد زكريا سيد سيد ابوسبع" w:date="2023-03-31T16:34:00Z">
                                  <w:rPr>
                                    <w:rFonts w:ascii="Cambria Math" w:hAnsi="Cambria Math"/>
                                    <w:i/>
                                  </w:rPr>
                                </w:ins>
                              </m:ctrlPr>
                            </m:accPr>
                            <m:e>
                              <m:r>
                                <w:ins w:id="1320" w:author="محمد زكريا سيد سيد ابوسبع" w:date="2023-03-31T16:34:00Z">
                                  <w:rPr>
                                    <w:rFonts w:ascii="Cambria Math" w:hAnsi="Cambria Math"/>
                                  </w:rPr>
                                  <m:t>w</m:t>
                                </w:ins>
                              </m:r>
                            </m:e>
                          </m:acc>
                        </m:sub>
                      </m:sSub>
                    </m:e>
                  </m:d>
                </m:den>
              </m:f>
              <m:r>
                <w:ins w:id="1321" w:author="محمد زكريا سيد سيد ابوسبع" w:date="2023-03-31T16:34:00Z">
                  <w:rPr>
                    <w:rFonts w:ascii="Cambria Math" w:hAnsi="Cambria Math"/>
                    <w:highlight w:val="lightGray"/>
                  </w:rPr>
                  <m:t xml:space="preserve"> </m:t>
                </w:ins>
              </m:r>
            </m:e>
          </m:d>
          <m:r>
            <w:ins w:id="1322" w:author="محمد زكريا سيد سيد ابوسبع" w:date="2023-03-31T16:34:00Z">
              <w:rPr>
                <w:rFonts w:ascii="Cambria Math" w:hAnsi="Cambria Math"/>
                <w:highlight w:val="lightGray"/>
              </w:rPr>
              <m:t xml:space="preserve"> ∆u+</m:t>
            </w:ins>
          </m:r>
          <m:d>
            <m:dPr>
              <m:ctrlPr>
                <w:ins w:id="1323" w:author="محمد زكريا سيد سيد ابوسبع" w:date="2023-03-31T16:34:00Z">
                  <w:rPr>
                    <w:rFonts w:ascii="Cambria Math" w:hAnsi="Cambria Math"/>
                    <w:i/>
                  </w:rPr>
                </w:ins>
              </m:ctrlPr>
            </m:dPr>
            <m:e>
              <m:sSub>
                <m:sSubPr>
                  <m:ctrlPr>
                    <w:ins w:id="1324" w:author="محمد زكريا سيد سيد ابوسبع" w:date="2023-03-31T16:34:00Z">
                      <w:rPr>
                        <w:rFonts w:ascii="Cambria Math" w:hAnsi="Cambria Math"/>
                        <w:i/>
                        <w:highlight w:val="lightGray"/>
                      </w:rPr>
                    </w:ins>
                  </m:ctrlPr>
                </m:sSubPr>
                <m:e>
                  <m:r>
                    <w:ins w:id="1325" w:author="محمد زكريا سيد سيد ابوسبع" w:date="2023-03-31T16:34:00Z">
                      <w:rPr>
                        <w:rFonts w:ascii="Cambria Math" w:hAnsi="Cambria Math"/>
                        <w:highlight w:val="lightGray"/>
                      </w:rPr>
                      <m:t>M</m:t>
                    </w:ins>
                  </m:r>
                </m:e>
                <m:sub>
                  <m:r>
                    <w:ins w:id="1326" w:author="محمد زكريا سيد سيد ابوسبع" w:date="2023-03-31T16:34:00Z">
                      <w:rPr>
                        <w:rFonts w:ascii="Cambria Math" w:hAnsi="Cambria Math"/>
                        <w:highlight w:val="lightGray"/>
                      </w:rPr>
                      <m:t>w</m:t>
                    </w:ins>
                  </m:r>
                </m:sub>
              </m:sSub>
              <m:r>
                <w:ins w:id="1327" w:author="محمد زكريا سيد سيد ابوسبع" w:date="2023-03-31T16:34:00Z">
                  <w:rPr>
                    <w:rFonts w:ascii="Cambria Math" w:hAnsi="Cambria Math"/>
                    <w:highlight w:val="lightGray"/>
                  </w:rPr>
                  <m:t>+</m:t>
                </w:ins>
              </m:r>
              <m:r>
                <w:ins w:id="1328" w:author="محمد زكريا سيد سيد ابوسبع" w:date="2023-03-31T16:34:00Z">
                  <w:rPr>
                    <w:rFonts w:ascii="Cambria Math" w:eastAsiaTheme="minorEastAsia" w:hAnsi="Cambria Math"/>
                  </w:rPr>
                  <m:t xml:space="preserve"> </m:t>
                </w:ins>
              </m:r>
              <m:sSub>
                <m:sSubPr>
                  <m:ctrlPr>
                    <w:ins w:id="1329" w:author="محمد زكريا سيد سيد ابوسبع" w:date="2023-03-31T16:34:00Z">
                      <w:rPr>
                        <w:rFonts w:ascii="Cambria Math" w:hAnsi="Cambria Math"/>
                        <w:i/>
                      </w:rPr>
                    </w:ins>
                  </m:ctrlPr>
                </m:sSubPr>
                <m:e>
                  <m:r>
                    <w:ins w:id="1330" w:author="محمد زكريا سيد سيد ابوسبع" w:date="2023-03-31T16:34:00Z">
                      <w:rPr>
                        <w:rFonts w:ascii="Cambria Math" w:hAnsi="Cambria Math"/>
                      </w:rPr>
                      <m:t>M</m:t>
                    </w:ins>
                  </m:r>
                </m:e>
                <m:sub>
                  <m:acc>
                    <m:accPr>
                      <m:chr m:val="̇"/>
                      <m:ctrlPr>
                        <w:ins w:id="1331" w:author="محمد زكريا سيد سيد ابوسبع" w:date="2023-03-31T16:34:00Z">
                          <w:rPr>
                            <w:rFonts w:ascii="Cambria Math" w:hAnsi="Cambria Math"/>
                            <w:i/>
                          </w:rPr>
                        </w:ins>
                      </m:ctrlPr>
                    </m:accPr>
                    <m:e>
                      <m:r>
                        <w:ins w:id="1332" w:author="محمد زكريا سيد سيد ابوسبع" w:date="2023-03-31T16:34:00Z">
                          <w:rPr>
                            <w:rFonts w:ascii="Cambria Math" w:hAnsi="Cambria Math"/>
                          </w:rPr>
                          <m:t>w</m:t>
                        </w:ins>
                      </m:r>
                    </m:e>
                  </m:acc>
                </m:sub>
              </m:sSub>
              <m:f>
                <m:fPr>
                  <m:ctrlPr>
                    <w:ins w:id="1333" w:author="محمد زكريا سيد سيد ابوسبع" w:date="2023-03-31T16:34:00Z">
                      <w:rPr>
                        <w:rFonts w:ascii="Cambria Math" w:hAnsi="Cambria Math"/>
                        <w:i/>
                      </w:rPr>
                    </w:ins>
                  </m:ctrlPr>
                </m:fPr>
                <m:num>
                  <m:sSub>
                    <m:sSubPr>
                      <m:ctrlPr>
                        <w:ins w:id="1334" w:author="محمد زكريا سيد سيد ابوسبع" w:date="2023-03-31T16:34:00Z">
                          <w:rPr>
                            <w:rFonts w:ascii="Cambria Math" w:hAnsi="Cambria Math"/>
                            <w:i/>
                          </w:rPr>
                        </w:ins>
                      </m:ctrlPr>
                    </m:sSubPr>
                    <m:e>
                      <m:r>
                        <w:ins w:id="1335" w:author="محمد زكريا سيد سيد ابوسبع" w:date="2023-03-31T16:34:00Z">
                          <w:rPr>
                            <w:rFonts w:ascii="Cambria Math" w:hAnsi="Cambria Math"/>
                          </w:rPr>
                          <m:t>Z</m:t>
                        </w:ins>
                      </m:r>
                    </m:e>
                    <m:sub>
                      <m:r>
                        <w:ins w:id="1336" w:author="محمد زكريا سيد سيد ابوسبع" w:date="2023-03-31T16:34:00Z">
                          <w:rPr>
                            <w:rFonts w:ascii="Cambria Math" w:hAnsi="Cambria Math"/>
                          </w:rPr>
                          <m:t>w</m:t>
                        </w:ins>
                      </m:r>
                    </m:sub>
                  </m:sSub>
                </m:num>
                <m:den>
                  <m:d>
                    <m:dPr>
                      <m:ctrlPr>
                        <w:ins w:id="1337" w:author="محمد زكريا سيد سيد ابوسبع" w:date="2023-03-31T16:34:00Z">
                          <w:rPr>
                            <w:rFonts w:ascii="Cambria Math" w:eastAsiaTheme="minorEastAsia" w:hAnsi="Cambria Math"/>
                            <w:i/>
                          </w:rPr>
                        </w:ins>
                      </m:ctrlPr>
                    </m:dPr>
                    <m:e>
                      <m:r>
                        <w:ins w:id="1338" w:author="محمد زكريا سيد سيد ابوسبع" w:date="2023-03-31T16:34:00Z">
                          <w:rPr>
                            <w:rFonts w:ascii="Cambria Math" w:eastAsiaTheme="minorEastAsia" w:hAnsi="Cambria Math"/>
                          </w:rPr>
                          <m:t>1-</m:t>
                        </w:ins>
                      </m:r>
                      <m:sSub>
                        <m:sSubPr>
                          <m:ctrlPr>
                            <w:ins w:id="1339" w:author="محمد زكريا سيد سيد ابوسبع" w:date="2023-03-31T16:34:00Z">
                              <w:rPr>
                                <w:rFonts w:ascii="Cambria Math" w:hAnsi="Cambria Math"/>
                                <w:i/>
                              </w:rPr>
                            </w:ins>
                          </m:ctrlPr>
                        </m:sSubPr>
                        <m:e>
                          <m:r>
                            <w:ins w:id="1340" w:author="محمد زكريا سيد سيد ابوسبع" w:date="2023-03-31T16:34:00Z">
                              <w:rPr>
                                <w:rFonts w:ascii="Cambria Math" w:hAnsi="Cambria Math"/>
                              </w:rPr>
                              <m:t>Z</m:t>
                            </w:ins>
                          </m:r>
                        </m:e>
                        <m:sub>
                          <m:acc>
                            <m:accPr>
                              <m:chr m:val="̇"/>
                              <m:ctrlPr>
                                <w:ins w:id="1341" w:author="محمد زكريا سيد سيد ابوسبع" w:date="2023-03-31T16:34:00Z">
                                  <w:rPr>
                                    <w:rFonts w:ascii="Cambria Math" w:hAnsi="Cambria Math"/>
                                    <w:i/>
                                  </w:rPr>
                                </w:ins>
                              </m:ctrlPr>
                            </m:accPr>
                            <m:e>
                              <m:r>
                                <w:ins w:id="1342" w:author="محمد زكريا سيد سيد ابوسبع" w:date="2023-03-31T16:34:00Z">
                                  <w:rPr>
                                    <w:rFonts w:ascii="Cambria Math" w:hAnsi="Cambria Math"/>
                                  </w:rPr>
                                  <m:t>w</m:t>
                                </w:ins>
                              </m:r>
                            </m:e>
                          </m:acc>
                        </m:sub>
                      </m:sSub>
                    </m:e>
                  </m:d>
                </m:den>
              </m:f>
            </m:e>
          </m:d>
          <m:r>
            <w:ins w:id="1343" w:author="محمد زكريا سيد سيد ابوسبع" w:date="2023-03-31T16:34:00Z">
              <w:rPr>
                <w:rFonts w:ascii="Cambria Math" w:hAnsi="Cambria Math"/>
                <w:highlight w:val="lightGray"/>
              </w:rPr>
              <m:t xml:space="preserve"> ∆w</m:t>
            </w:ins>
          </m:r>
          <m:r>
            <w:ins w:id="1344" w:author="محمد زكريا سيد سيد ابوسبع" w:date="2023-03-31T16:34:00Z">
              <w:rPr>
                <w:rFonts w:ascii="Cambria Math" w:eastAsiaTheme="minorEastAsia" w:hAnsi="Cambria Math"/>
                <w:highlight w:val="lightGray"/>
              </w:rPr>
              <m:t>+</m:t>
            </w:ins>
          </m:r>
          <m:d>
            <m:dPr>
              <m:ctrlPr>
                <w:ins w:id="1345" w:author="محمد زكريا سيد سيد ابوسبع" w:date="2023-03-31T16:34:00Z">
                  <w:rPr>
                    <w:rFonts w:ascii="Cambria Math" w:eastAsiaTheme="minorEastAsia" w:hAnsi="Cambria Math"/>
                    <w:i/>
                  </w:rPr>
                </w:ins>
              </m:ctrlPr>
            </m:dPr>
            <m:e>
              <m:sSub>
                <m:sSubPr>
                  <m:ctrlPr>
                    <w:ins w:id="1346" w:author="محمد زكريا سيد سيد ابوسبع" w:date="2023-03-31T16:34:00Z">
                      <w:rPr>
                        <w:rFonts w:ascii="Cambria Math" w:hAnsi="Cambria Math"/>
                        <w:i/>
                        <w:highlight w:val="lightGray"/>
                      </w:rPr>
                    </w:ins>
                  </m:ctrlPr>
                </m:sSubPr>
                <m:e>
                  <m:r>
                    <w:ins w:id="1347" w:author="محمد زكريا سيد سيد ابوسبع" w:date="2023-03-31T16:34:00Z">
                      <w:rPr>
                        <w:rFonts w:ascii="Cambria Math" w:hAnsi="Cambria Math"/>
                        <w:highlight w:val="lightGray"/>
                      </w:rPr>
                      <m:t>M</m:t>
                    </w:ins>
                  </m:r>
                </m:e>
                <m:sub>
                  <m:r>
                    <w:ins w:id="1348" w:author="محمد زكريا سيد سيد ابوسبع" w:date="2023-03-31T16:34:00Z">
                      <w:rPr>
                        <w:rFonts w:ascii="Cambria Math" w:hAnsi="Cambria Math"/>
                        <w:highlight w:val="lightGray"/>
                      </w:rPr>
                      <m:t>q</m:t>
                    </w:ins>
                  </m:r>
                </m:sub>
              </m:sSub>
              <m:r>
                <w:ins w:id="1349" w:author="محمد زكريا سيد سيد ابوسبع" w:date="2023-03-31T16:34:00Z">
                  <w:rPr>
                    <w:rFonts w:ascii="Cambria Math" w:hAnsi="Cambria Math"/>
                    <w:highlight w:val="lightGray"/>
                  </w:rPr>
                  <m:t>+</m:t>
                </w:ins>
              </m:r>
              <m:r>
                <w:ins w:id="1350" w:author="محمد زكريا سيد سيد ابوسبع" w:date="2023-03-31T16:34:00Z">
                  <w:rPr>
                    <w:rFonts w:ascii="Cambria Math" w:eastAsiaTheme="minorEastAsia" w:hAnsi="Cambria Math"/>
                  </w:rPr>
                  <m:t xml:space="preserve"> </m:t>
                </w:ins>
              </m:r>
              <m:sSub>
                <m:sSubPr>
                  <m:ctrlPr>
                    <w:ins w:id="1351" w:author="محمد زكريا سيد سيد ابوسبع" w:date="2023-03-31T16:34:00Z">
                      <w:rPr>
                        <w:rFonts w:ascii="Cambria Math" w:hAnsi="Cambria Math"/>
                        <w:i/>
                      </w:rPr>
                    </w:ins>
                  </m:ctrlPr>
                </m:sSubPr>
                <m:e>
                  <m:r>
                    <w:ins w:id="1352" w:author="محمد زكريا سيد سيد ابوسبع" w:date="2023-03-31T16:34:00Z">
                      <w:rPr>
                        <w:rFonts w:ascii="Cambria Math" w:hAnsi="Cambria Math"/>
                      </w:rPr>
                      <m:t>M</m:t>
                    </w:ins>
                  </m:r>
                </m:e>
                <m:sub>
                  <m:acc>
                    <m:accPr>
                      <m:chr m:val="̇"/>
                      <m:ctrlPr>
                        <w:ins w:id="1353" w:author="محمد زكريا سيد سيد ابوسبع" w:date="2023-03-31T16:34:00Z">
                          <w:rPr>
                            <w:rFonts w:ascii="Cambria Math" w:hAnsi="Cambria Math"/>
                            <w:i/>
                          </w:rPr>
                        </w:ins>
                      </m:ctrlPr>
                    </m:accPr>
                    <m:e>
                      <m:r>
                        <w:ins w:id="1354" w:author="محمد زكريا سيد سيد ابوسبع" w:date="2023-03-31T16:34:00Z">
                          <w:rPr>
                            <w:rFonts w:ascii="Cambria Math" w:hAnsi="Cambria Math"/>
                          </w:rPr>
                          <m:t>w</m:t>
                        </w:ins>
                      </m:r>
                    </m:e>
                  </m:acc>
                </m:sub>
              </m:sSub>
              <m:f>
                <m:fPr>
                  <m:ctrlPr>
                    <w:ins w:id="1355" w:author="محمد زكريا سيد سيد ابوسبع" w:date="2023-03-31T16:34:00Z">
                      <w:rPr>
                        <w:rFonts w:ascii="Cambria Math" w:hAnsi="Cambria Math"/>
                        <w:i/>
                      </w:rPr>
                    </w:ins>
                  </m:ctrlPr>
                </m:fPr>
                <m:num>
                  <m:d>
                    <m:dPr>
                      <m:ctrlPr>
                        <w:ins w:id="1356" w:author="محمد زكريا سيد سيد ابوسبع" w:date="2023-03-31T16:34:00Z">
                          <w:rPr>
                            <w:rFonts w:ascii="Cambria Math" w:hAnsi="Cambria Math"/>
                            <w:i/>
                          </w:rPr>
                        </w:ins>
                      </m:ctrlPr>
                    </m:dPr>
                    <m:e>
                      <m:sSub>
                        <m:sSubPr>
                          <m:ctrlPr>
                            <w:ins w:id="1357" w:author="محمد زكريا سيد سيد ابوسبع" w:date="2023-03-31T16:34:00Z">
                              <w:rPr>
                                <w:rFonts w:ascii="Cambria Math" w:hAnsi="Cambria Math"/>
                                <w:i/>
                              </w:rPr>
                            </w:ins>
                          </m:ctrlPr>
                        </m:sSubPr>
                        <m:e>
                          <m:r>
                            <w:ins w:id="1358" w:author="محمد زكريا سيد سيد ابوسبع" w:date="2023-03-31T16:34:00Z">
                              <w:rPr>
                                <w:rFonts w:ascii="Cambria Math" w:hAnsi="Cambria Math"/>
                              </w:rPr>
                              <m:t>Z</m:t>
                            </w:ins>
                          </m:r>
                        </m:e>
                        <m:sub>
                          <m:r>
                            <w:ins w:id="1359" w:author="محمد زكريا سيد سيد ابوسبع" w:date="2023-03-31T16:34:00Z">
                              <w:rPr>
                                <w:rFonts w:ascii="Cambria Math" w:hAnsi="Cambria Math"/>
                              </w:rPr>
                              <m:t>q</m:t>
                            </w:ins>
                          </m:r>
                        </m:sub>
                      </m:sSub>
                      <m:r>
                        <w:ins w:id="1360" w:author="محمد زكريا سيد سيد ابوسبع" w:date="2023-03-31T16:34:00Z">
                          <w:rPr>
                            <w:rFonts w:ascii="Cambria Math" w:hAnsi="Cambria Math"/>
                          </w:rPr>
                          <m:t>+</m:t>
                        </w:ins>
                      </m:r>
                      <m:sSub>
                        <m:sSubPr>
                          <m:ctrlPr>
                            <w:ins w:id="1361" w:author="محمد زكريا سيد سيد ابوسبع" w:date="2023-03-31T16:34:00Z">
                              <w:rPr>
                                <w:rFonts w:ascii="Cambria Math" w:hAnsi="Cambria Math"/>
                                <w:i/>
                              </w:rPr>
                            </w:ins>
                          </m:ctrlPr>
                        </m:sSubPr>
                        <m:e>
                          <m:r>
                            <w:ins w:id="1362" w:author="محمد زكريا سيد سيد ابوسبع" w:date="2023-03-31T16:34:00Z">
                              <w:rPr>
                                <w:rFonts w:ascii="Cambria Math" w:hAnsi="Cambria Math"/>
                              </w:rPr>
                              <m:t>u</m:t>
                            </w:ins>
                          </m:r>
                        </m:e>
                        <m:sub>
                          <m:r>
                            <w:ins w:id="1363" w:author="محمد زكريا سيد سيد ابوسبع" w:date="2023-03-31T16:34:00Z">
                              <w:rPr>
                                <w:rFonts w:ascii="Cambria Math" w:hAnsi="Cambria Math"/>
                              </w:rPr>
                              <m:t>o</m:t>
                            </w:ins>
                          </m:r>
                        </m:sub>
                      </m:sSub>
                    </m:e>
                  </m:d>
                  <m:ctrlPr>
                    <w:ins w:id="1364" w:author="محمد زكريا سيد سيد ابوسبع" w:date="2023-03-31T16:34:00Z">
                      <w:rPr>
                        <w:rFonts w:ascii="Cambria Math" w:eastAsiaTheme="minorEastAsia" w:hAnsi="Cambria Math"/>
                        <w:i/>
                      </w:rPr>
                    </w:ins>
                  </m:ctrlPr>
                </m:num>
                <m:den>
                  <m:d>
                    <m:dPr>
                      <m:ctrlPr>
                        <w:ins w:id="1365" w:author="محمد زكريا سيد سيد ابوسبع" w:date="2023-03-31T16:34:00Z">
                          <w:rPr>
                            <w:rFonts w:ascii="Cambria Math" w:eastAsiaTheme="minorEastAsia" w:hAnsi="Cambria Math"/>
                            <w:i/>
                          </w:rPr>
                        </w:ins>
                      </m:ctrlPr>
                    </m:dPr>
                    <m:e>
                      <m:r>
                        <w:ins w:id="1366" w:author="محمد زكريا سيد سيد ابوسبع" w:date="2023-03-31T16:34:00Z">
                          <w:rPr>
                            <w:rFonts w:ascii="Cambria Math" w:eastAsiaTheme="minorEastAsia" w:hAnsi="Cambria Math"/>
                          </w:rPr>
                          <m:t>1-</m:t>
                        </w:ins>
                      </m:r>
                      <m:sSub>
                        <m:sSubPr>
                          <m:ctrlPr>
                            <w:ins w:id="1367" w:author="محمد زكريا سيد سيد ابوسبع" w:date="2023-03-31T16:34:00Z">
                              <w:rPr>
                                <w:rFonts w:ascii="Cambria Math" w:hAnsi="Cambria Math"/>
                                <w:i/>
                              </w:rPr>
                            </w:ins>
                          </m:ctrlPr>
                        </m:sSubPr>
                        <m:e>
                          <m:r>
                            <w:ins w:id="1368" w:author="محمد زكريا سيد سيد ابوسبع" w:date="2023-03-31T16:34:00Z">
                              <w:rPr>
                                <w:rFonts w:ascii="Cambria Math" w:hAnsi="Cambria Math"/>
                              </w:rPr>
                              <m:t>Z</m:t>
                            </w:ins>
                          </m:r>
                        </m:e>
                        <m:sub>
                          <m:acc>
                            <m:accPr>
                              <m:chr m:val="̇"/>
                              <m:ctrlPr>
                                <w:ins w:id="1369" w:author="محمد زكريا سيد سيد ابوسبع" w:date="2023-03-31T16:34:00Z">
                                  <w:rPr>
                                    <w:rFonts w:ascii="Cambria Math" w:hAnsi="Cambria Math"/>
                                    <w:i/>
                                  </w:rPr>
                                </w:ins>
                              </m:ctrlPr>
                            </m:accPr>
                            <m:e>
                              <m:r>
                                <w:ins w:id="1370" w:author="محمد زكريا سيد سيد ابوسبع" w:date="2023-03-31T16:34:00Z">
                                  <w:rPr>
                                    <w:rFonts w:ascii="Cambria Math" w:hAnsi="Cambria Math"/>
                                  </w:rPr>
                                  <m:t>w</m:t>
                                </w:ins>
                              </m:r>
                            </m:e>
                          </m:acc>
                        </m:sub>
                      </m:sSub>
                    </m:e>
                  </m:d>
                </m:den>
              </m:f>
              <m:ctrlPr>
                <w:ins w:id="1371" w:author="محمد زكريا سيد سيد ابوسبع" w:date="2023-03-31T16:34:00Z">
                  <w:rPr>
                    <w:rFonts w:ascii="Cambria Math" w:hAnsi="Cambria Math"/>
                    <w:i/>
                  </w:rPr>
                </w:ins>
              </m:ctrlPr>
            </m:e>
          </m:d>
          <m:r>
            <w:ins w:id="1372" w:author="محمد زكريا سيد سيد ابوسبع" w:date="2023-03-31T16:34:00Z">
              <w:rPr>
                <w:rFonts w:ascii="Cambria Math" w:hAnsi="Cambria Math"/>
                <w:highlight w:val="lightGray"/>
              </w:rPr>
              <m:t xml:space="preserve"> ∆q</m:t>
            </w:ins>
          </m:r>
          <m:r>
            <w:ins w:id="1373" w:author="محمد زكريا سيد سيد ابوسبع" w:date="2023-03-31T16:34:00Z">
              <w:rPr>
                <w:rFonts w:ascii="Cambria Math" w:eastAsiaTheme="minorEastAsia" w:hAnsi="Cambria Math"/>
                <w:highlight w:val="lightGray"/>
              </w:rPr>
              <m:t>+</m:t>
            </w:ins>
          </m:r>
          <m:d>
            <m:dPr>
              <m:ctrlPr>
                <w:ins w:id="1374" w:author="محمد زكريا سيد سيد ابوسبع" w:date="2023-03-31T16:34:00Z">
                  <w:rPr>
                    <w:rFonts w:ascii="Cambria Math" w:eastAsiaTheme="minorEastAsia" w:hAnsi="Cambria Math"/>
                    <w:i/>
                  </w:rPr>
                </w:ins>
              </m:ctrlPr>
            </m:dPr>
            <m:e>
              <m:sSub>
                <m:sSubPr>
                  <m:ctrlPr>
                    <w:ins w:id="1375" w:author="محمد زكريا سيد سيد ابوسبع" w:date="2023-03-31T16:34:00Z">
                      <w:rPr>
                        <w:rFonts w:ascii="Cambria Math" w:hAnsi="Cambria Math"/>
                        <w:i/>
                        <w:highlight w:val="lightGray"/>
                      </w:rPr>
                    </w:ins>
                  </m:ctrlPr>
                </m:sSubPr>
                <m:e>
                  <m:r>
                    <w:ins w:id="1376" w:author="محمد زكريا سيد سيد ابوسبع" w:date="2023-03-31T16:34:00Z">
                      <w:rPr>
                        <w:rFonts w:ascii="Cambria Math" w:hAnsi="Cambria Math"/>
                        <w:highlight w:val="lightGray"/>
                      </w:rPr>
                      <m:t>M</m:t>
                    </w:ins>
                  </m:r>
                </m:e>
                <m:sub>
                  <m:sSub>
                    <m:sSubPr>
                      <m:ctrlPr>
                        <w:ins w:id="1377" w:author="محمد زكريا سيد سيد ابوسبع" w:date="2023-03-31T16:34:00Z">
                          <w:rPr>
                            <w:rFonts w:ascii="Cambria Math" w:hAnsi="Cambria Math"/>
                            <w:i/>
                            <w:highlight w:val="lightGray"/>
                          </w:rPr>
                        </w:ins>
                      </m:ctrlPr>
                    </m:sSubPr>
                    <m:e>
                      <m:r>
                        <w:ins w:id="1378" w:author="محمد زكريا سيد سيد ابوسبع" w:date="2023-03-31T16:34:00Z">
                          <w:rPr>
                            <w:rFonts w:ascii="Cambria Math" w:hAnsi="Cambria Math"/>
                            <w:highlight w:val="lightGray"/>
                          </w:rPr>
                          <m:t>δ</m:t>
                        </w:ins>
                      </m:r>
                    </m:e>
                    <m:sub>
                      <m:r>
                        <w:ins w:id="1379" w:author="محمد زكريا سيد سيد ابوسبع" w:date="2023-03-31T16:34:00Z">
                          <w:rPr>
                            <w:rFonts w:ascii="Cambria Math" w:hAnsi="Cambria Math"/>
                            <w:highlight w:val="lightGray"/>
                          </w:rPr>
                          <m:t>e</m:t>
                        </w:ins>
                      </m:r>
                    </m:sub>
                  </m:sSub>
                </m:sub>
              </m:sSub>
              <m:r>
                <w:ins w:id="1380" w:author="محمد زكريا سيد سيد ابوسبع" w:date="2023-03-31T16:34:00Z">
                  <w:rPr>
                    <w:rFonts w:ascii="Cambria Math" w:hAnsi="Cambria Math"/>
                    <w:highlight w:val="lightGray"/>
                  </w:rPr>
                  <m:t>+</m:t>
                </w:ins>
              </m:r>
              <m:r>
                <w:ins w:id="1381" w:author="محمد زكريا سيد سيد ابوسبع" w:date="2023-03-31T16:34:00Z">
                  <w:rPr>
                    <w:rFonts w:ascii="Cambria Math" w:eastAsiaTheme="minorEastAsia" w:hAnsi="Cambria Math"/>
                  </w:rPr>
                  <m:t xml:space="preserve"> </m:t>
                </w:ins>
              </m:r>
              <m:sSub>
                <m:sSubPr>
                  <m:ctrlPr>
                    <w:ins w:id="1382" w:author="محمد زكريا سيد سيد ابوسبع" w:date="2023-03-31T16:34:00Z">
                      <w:rPr>
                        <w:rFonts w:ascii="Cambria Math" w:hAnsi="Cambria Math"/>
                        <w:i/>
                      </w:rPr>
                    </w:ins>
                  </m:ctrlPr>
                </m:sSubPr>
                <m:e>
                  <m:r>
                    <w:ins w:id="1383" w:author="محمد زكريا سيد سيد ابوسبع" w:date="2023-03-31T16:34:00Z">
                      <w:rPr>
                        <w:rFonts w:ascii="Cambria Math" w:hAnsi="Cambria Math"/>
                      </w:rPr>
                      <m:t>M</m:t>
                    </w:ins>
                  </m:r>
                </m:e>
                <m:sub>
                  <m:acc>
                    <m:accPr>
                      <m:chr m:val="̇"/>
                      <m:ctrlPr>
                        <w:ins w:id="1384" w:author="محمد زكريا سيد سيد ابوسبع" w:date="2023-03-31T16:34:00Z">
                          <w:rPr>
                            <w:rFonts w:ascii="Cambria Math" w:hAnsi="Cambria Math"/>
                            <w:i/>
                          </w:rPr>
                        </w:ins>
                      </m:ctrlPr>
                    </m:accPr>
                    <m:e>
                      <m:r>
                        <w:ins w:id="1385" w:author="محمد زكريا سيد سيد ابوسبع" w:date="2023-03-31T16:34:00Z">
                          <w:rPr>
                            <w:rFonts w:ascii="Cambria Math" w:hAnsi="Cambria Math"/>
                          </w:rPr>
                          <m:t>w</m:t>
                        </w:ins>
                      </m:r>
                    </m:e>
                  </m:acc>
                </m:sub>
              </m:sSub>
              <m:f>
                <m:fPr>
                  <m:ctrlPr>
                    <w:ins w:id="1386" w:author="محمد زكريا سيد سيد ابوسبع" w:date="2023-03-31T16:34:00Z">
                      <w:rPr>
                        <w:rFonts w:ascii="Cambria Math" w:hAnsi="Cambria Math"/>
                        <w:i/>
                      </w:rPr>
                    </w:ins>
                  </m:ctrlPr>
                </m:fPr>
                <m:num>
                  <m:sSub>
                    <m:sSubPr>
                      <m:ctrlPr>
                        <w:ins w:id="1387" w:author="محمد زكريا سيد سيد ابوسبع" w:date="2023-03-31T16:34:00Z">
                          <w:rPr>
                            <w:rFonts w:ascii="Cambria Math" w:hAnsi="Cambria Math"/>
                            <w:i/>
                            <w:highlight w:val="lightGray"/>
                          </w:rPr>
                        </w:ins>
                      </m:ctrlPr>
                    </m:sSubPr>
                    <m:e>
                      <m:r>
                        <w:ins w:id="1388" w:author="محمد زكريا سيد سيد ابوسبع" w:date="2023-03-31T16:34:00Z">
                          <w:rPr>
                            <w:rFonts w:ascii="Cambria Math" w:hAnsi="Cambria Math"/>
                            <w:highlight w:val="lightGray"/>
                          </w:rPr>
                          <m:t>Z</m:t>
                        </w:ins>
                      </m:r>
                    </m:e>
                    <m:sub>
                      <m:sSub>
                        <m:sSubPr>
                          <m:ctrlPr>
                            <w:ins w:id="1389" w:author="محمد زكريا سيد سيد ابوسبع" w:date="2023-03-31T16:34:00Z">
                              <w:rPr>
                                <w:rFonts w:ascii="Cambria Math" w:hAnsi="Cambria Math"/>
                                <w:i/>
                                <w:highlight w:val="lightGray"/>
                              </w:rPr>
                            </w:ins>
                          </m:ctrlPr>
                        </m:sSubPr>
                        <m:e>
                          <m:r>
                            <w:ins w:id="1390" w:author="محمد زكريا سيد سيد ابوسبع" w:date="2023-03-31T16:34:00Z">
                              <w:rPr>
                                <w:rFonts w:ascii="Cambria Math" w:hAnsi="Cambria Math"/>
                                <w:highlight w:val="lightGray"/>
                              </w:rPr>
                              <m:t>δ</m:t>
                            </w:ins>
                          </m:r>
                        </m:e>
                        <m:sub>
                          <m:r>
                            <w:ins w:id="1391" w:author="محمد زكريا سيد سيد ابوسبع" w:date="2023-03-31T16:34:00Z">
                              <w:rPr>
                                <w:rFonts w:ascii="Cambria Math" w:hAnsi="Cambria Math"/>
                                <w:highlight w:val="lightGray"/>
                              </w:rPr>
                              <m:t>e</m:t>
                            </w:ins>
                          </m:r>
                        </m:sub>
                      </m:sSub>
                    </m:sub>
                  </m:sSub>
                  <m:ctrlPr>
                    <w:ins w:id="1392" w:author="محمد زكريا سيد سيد ابوسبع" w:date="2023-03-31T16:34:00Z">
                      <w:rPr>
                        <w:rFonts w:ascii="Cambria Math" w:eastAsiaTheme="minorEastAsia" w:hAnsi="Cambria Math"/>
                        <w:i/>
                      </w:rPr>
                    </w:ins>
                  </m:ctrlPr>
                </m:num>
                <m:den>
                  <m:d>
                    <m:dPr>
                      <m:ctrlPr>
                        <w:ins w:id="1393" w:author="محمد زكريا سيد سيد ابوسبع" w:date="2023-03-31T16:34:00Z">
                          <w:rPr>
                            <w:rFonts w:ascii="Cambria Math" w:eastAsiaTheme="minorEastAsia" w:hAnsi="Cambria Math"/>
                            <w:i/>
                          </w:rPr>
                        </w:ins>
                      </m:ctrlPr>
                    </m:dPr>
                    <m:e>
                      <m:r>
                        <w:ins w:id="1394" w:author="محمد زكريا سيد سيد ابوسبع" w:date="2023-03-31T16:34:00Z">
                          <w:rPr>
                            <w:rFonts w:ascii="Cambria Math" w:eastAsiaTheme="minorEastAsia" w:hAnsi="Cambria Math"/>
                          </w:rPr>
                          <m:t>1-</m:t>
                        </w:ins>
                      </m:r>
                      <m:sSub>
                        <m:sSubPr>
                          <m:ctrlPr>
                            <w:ins w:id="1395" w:author="محمد زكريا سيد سيد ابوسبع" w:date="2023-03-31T16:34:00Z">
                              <w:rPr>
                                <w:rFonts w:ascii="Cambria Math" w:hAnsi="Cambria Math"/>
                                <w:i/>
                              </w:rPr>
                            </w:ins>
                          </m:ctrlPr>
                        </m:sSubPr>
                        <m:e>
                          <m:r>
                            <w:ins w:id="1396" w:author="محمد زكريا سيد سيد ابوسبع" w:date="2023-03-31T16:34:00Z">
                              <w:rPr>
                                <w:rFonts w:ascii="Cambria Math" w:hAnsi="Cambria Math"/>
                              </w:rPr>
                              <m:t>Z</m:t>
                            </w:ins>
                          </m:r>
                        </m:e>
                        <m:sub>
                          <m:acc>
                            <m:accPr>
                              <m:chr m:val="̇"/>
                              <m:ctrlPr>
                                <w:ins w:id="1397" w:author="محمد زكريا سيد سيد ابوسبع" w:date="2023-03-31T16:34:00Z">
                                  <w:rPr>
                                    <w:rFonts w:ascii="Cambria Math" w:hAnsi="Cambria Math"/>
                                    <w:i/>
                                  </w:rPr>
                                </w:ins>
                              </m:ctrlPr>
                            </m:accPr>
                            <m:e>
                              <m:r>
                                <w:ins w:id="1398" w:author="محمد زكريا سيد سيد ابوسبع" w:date="2023-03-31T16:34:00Z">
                                  <w:rPr>
                                    <w:rFonts w:ascii="Cambria Math" w:hAnsi="Cambria Math"/>
                                  </w:rPr>
                                  <m:t>w</m:t>
                                </w:ins>
                              </m:r>
                            </m:e>
                          </m:acc>
                        </m:sub>
                      </m:sSub>
                    </m:e>
                  </m:d>
                </m:den>
              </m:f>
              <m:ctrlPr>
                <w:ins w:id="1399" w:author="محمد زكريا سيد سيد ابوسبع" w:date="2023-03-31T16:34:00Z">
                  <w:rPr>
                    <w:rFonts w:ascii="Cambria Math" w:hAnsi="Cambria Math"/>
                    <w:i/>
                  </w:rPr>
                </w:ins>
              </m:ctrlPr>
            </m:e>
          </m:d>
          <m:r>
            <w:ins w:id="1400" w:author="محمد زكريا سيد سيد ابوسبع" w:date="2023-03-31T16:34:00Z">
              <w:rPr>
                <w:rFonts w:ascii="Cambria Math" w:hAnsi="Cambria Math"/>
                <w:highlight w:val="lightGray"/>
              </w:rPr>
              <m:t xml:space="preserve"> ∆</m:t>
            </w:ins>
          </m:r>
          <m:sSub>
            <m:sSubPr>
              <m:ctrlPr>
                <w:ins w:id="1401" w:author="محمد زكريا سيد سيد ابوسبع" w:date="2023-03-31T16:34:00Z">
                  <w:rPr>
                    <w:rFonts w:ascii="Cambria Math" w:hAnsi="Cambria Math"/>
                    <w:i/>
                    <w:highlight w:val="lightGray"/>
                  </w:rPr>
                </w:ins>
              </m:ctrlPr>
            </m:sSubPr>
            <m:e>
              <m:r>
                <w:ins w:id="1402" w:author="محمد زكريا سيد سيد ابوسبع" w:date="2023-03-31T16:34:00Z">
                  <w:rPr>
                    <w:rFonts w:ascii="Cambria Math" w:hAnsi="Cambria Math"/>
                    <w:highlight w:val="lightGray"/>
                  </w:rPr>
                  <m:t>δ</m:t>
                </w:ins>
              </m:r>
            </m:e>
            <m:sub>
              <m:r>
                <w:ins w:id="1403" w:author="محمد زكريا سيد سيد ابوسبع" w:date="2023-03-31T16:34:00Z">
                  <w:rPr>
                    <w:rFonts w:ascii="Cambria Math" w:hAnsi="Cambria Math"/>
                    <w:highlight w:val="lightGray"/>
                  </w:rPr>
                  <m:t>e</m:t>
                </w:ins>
              </m:r>
            </m:sub>
          </m:sSub>
          <m:r>
            <w:ins w:id="1404" w:author="محمد زكريا سيد سيد ابوسبع" w:date="2023-03-31T16:34:00Z">
              <w:rPr>
                <w:rFonts w:ascii="Cambria Math" w:hAnsi="Cambria Math"/>
                <w:highlight w:val="lightGray"/>
              </w:rPr>
              <m:t>+</m:t>
            </w:ins>
          </m:r>
          <m:d>
            <m:dPr>
              <m:ctrlPr>
                <w:ins w:id="1405" w:author="محمد زكريا سيد سيد ابوسبع" w:date="2023-03-31T16:34:00Z">
                  <w:rPr>
                    <w:rFonts w:ascii="Cambria Math" w:hAnsi="Cambria Math"/>
                    <w:i/>
                  </w:rPr>
                </w:ins>
              </m:ctrlPr>
            </m:dPr>
            <m:e>
              <m:sSub>
                <m:sSubPr>
                  <m:ctrlPr>
                    <w:ins w:id="1406" w:author="محمد زكريا سيد سيد ابوسبع" w:date="2023-03-31T16:34:00Z">
                      <w:rPr>
                        <w:rFonts w:ascii="Cambria Math" w:hAnsi="Cambria Math"/>
                        <w:i/>
                        <w:highlight w:val="lightGray"/>
                      </w:rPr>
                    </w:ins>
                  </m:ctrlPr>
                </m:sSubPr>
                <m:e>
                  <m:r>
                    <w:ins w:id="1407" w:author="محمد زكريا سيد سيد ابوسبع" w:date="2023-03-31T16:34:00Z">
                      <w:rPr>
                        <w:rFonts w:ascii="Cambria Math" w:hAnsi="Cambria Math"/>
                        <w:highlight w:val="lightGray"/>
                      </w:rPr>
                      <m:t>M</m:t>
                    </w:ins>
                  </m:r>
                </m:e>
                <m:sub>
                  <m:sSub>
                    <m:sSubPr>
                      <m:ctrlPr>
                        <w:ins w:id="1408" w:author="محمد زكريا سيد سيد ابوسبع" w:date="2023-03-31T16:34:00Z">
                          <w:rPr>
                            <w:rFonts w:ascii="Cambria Math" w:hAnsi="Cambria Math"/>
                            <w:i/>
                            <w:highlight w:val="lightGray"/>
                          </w:rPr>
                        </w:ins>
                      </m:ctrlPr>
                    </m:sSubPr>
                    <m:e>
                      <m:r>
                        <w:ins w:id="1409" w:author="محمد زكريا سيد سيد ابوسبع" w:date="2023-03-31T16:34:00Z">
                          <w:rPr>
                            <w:rFonts w:ascii="Cambria Math" w:hAnsi="Cambria Math"/>
                            <w:highlight w:val="lightGray"/>
                          </w:rPr>
                          <m:t>δ</m:t>
                        </w:ins>
                      </m:r>
                    </m:e>
                    <m:sub>
                      <m:r>
                        <w:ins w:id="1410" w:author="محمد زكريا سيد سيد ابوسبع" w:date="2023-03-31T16:34:00Z">
                          <w:rPr>
                            <w:rFonts w:ascii="Cambria Math" w:hAnsi="Cambria Math"/>
                            <w:highlight w:val="lightGray"/>
                          </w:rPr>
                          <m:t>th</m:t>
                        </w:ins>
                      </m:r>
                    </m:sub>
                  </m:sSub>
                </m:sub>
              </m:sSub>
              <m:r>
                <w:ins w:id="1411" w:author="محمد زكريا سيد سيد ابوسبع" w:date="2023-03-31T16:34:00Z">
                  <w:rPr>
                    <w:rFonts w:ascii="Cambria Math" w:hAnsi="Cambria Math"/>
                    <w:highlight w:val="lightGray"/>
                  </w:rPr>
                  <m:t>+</m:t>
                </w:ins>
              </m:r>
              <m:r>
                <w:ins w:id="1412" w:author="محمد زكريا سيد سيد ابوسبع" w:date="2023-03-31T16:34:00Z">
                  <w:rPr>
                    <w:rFonts w:ascii="Cambria Math" w:eastAsiaTheme="minorEastAsia" w:hAnsi="Cambria Math"/>
                  </w:rPr>
                  <m:t xml:space="preserve"> </m:t>
                </w:ins>
              </m:r>
              <m:sSub>
                <m:sSubPr>
                  <m:ctrlPr>
                    <w:ins w:id="1413" w:author="محمد زكريا سيد سيد ابوسبع" w:date="2023-03-31T16:34:00Z">
                      <w:rPr>
                        <w:rFonts w:ascii="Cambria Math" w:hAnsi="Cambria Math"/>
                        <w:i/>
                      </w:rPr>
                    </w:ins>
                  </m:ctrlPr>
                </m:sSubPr>
                <m:e>
                  <m:r>
                    <w:ins w:id="1414" w:author="محمد زكريا سيد سيد ابوسبع" w:date="2023-03-31T16:34:00Z">
                      <w:rPr>
                        <w:rFonts w:ascii="Cambria Math" w:hAnsi="Cambria Math"/>
                      </w:rPr>
                      <m:t>M</m:t>
                    </w:ins>
                  </m:r>
                </m:e>
                <m:sub>
                  <m:acc>
                    <m:accPr>
                      <m:chr m:val="̇"/>
                      <m:ctrlPr>
                        <w:ins w:id="1415" w:author="محمد زكريا سيد سيد ابوسبع" w:date="2023-03-31T16:34:00Z">
                          <w:rPr>
                            <w:rFonts w:ascii="Cambria Math" w:hAnsi="Cambria Math"/>
                            <w:i/>
                          </w:rPr>
                        </w:ins>
                      </m:ctrlPr>
                    </m:accPr>
                    <m:e>
                      <m:r>
                        <w:ins w:id="1416" w:author="محمد زكريا سيد سيد ابوسبع" w:date="2023-03-31T16:34:00Z">
                          <w:rPr>
                            <w:rFonts w:ascii="Cambria Math" w:hAnsi="Cambria Math"/>
                          </w:rPr>
                          <m:t>w</m:t>
                        </w:ins>
                      </m:r>
                    </m:e>
                  </m:acc>
                </m:sub>
              </m:sSub>
              <m:f>
                <m:fPr>
                  <m:ctrlPr>
                    <w:ins w:id="1417" w:author="محمد زكريا سيد سيد ابوسبع" w:date="2023-03-31T16:34:00Z">
                      <w:rPr>
                        <w:rFonts w:ascii="Cambria Math" w:hAnsi="Cambria Math"/>
                        <w:i/>
                      </w:rPr>
                    </w:ins>
                  </m:ctrlPr>
                </m:fPr>
                <m:num>
                  <m:sSub>
                    <m:sSubPr>
                      <m:ctrlPr>
                        <w:ins w:id="1418" w:author="محمد زكريا سيد سيد ابوسبع" w:date="2023-03-31T16:34:00Z">
                          <w:rPr>
                            <w:rFonts w:ascii="Cambria Math" w:hAnsi="Cambria Math"/>
                            <w:i/>
                            <w:highlight w:val="lightGray"/>
                          </w:rPr>
                        </w:ins>
                      </m:ctrlPr>
                    </m:sSubPr>
                    <m:e>
                      <m:r>
                        <w:ins w:id="1419" w:author="محمد زكريا سيد سيد ابوسبع" w:date="2023-03-31T16:34:00Z">
                          <w:rPr>
                            <w:rFonts w:ascii="Cambria Math" w:hAnsi="Cambria Math"/>
                            <w:highlight w:val="lightGray"/>
                          </w:rPr>
                          <m:t>Z</m:t>
                        </w:ins>
                      </m:r>
                    </m:e>
                    <m:sub>
                      <m:sSub>
                        <m:sSubPr>
                          <m:ctrlPr>
                            <w:ins w:id="1420" w:author="محمد زكريا سيد سيد ابوسبع" w:date="2023-03-31T16:34:00Z">
                              <w:rPr>
                                <w:rFonts w:ascii="Cambria Math" w:hAnsi="Cambria Math"/>
                                <w:i/>
                                <w:highlight w:val="lightGray"/>
                              </w:rPr>
                            </w:ins>
                          </m:ctrlPr>
                        </m:sSubPr>
                        <m:e>
                          <m:r>
                            <w:ins w:id="1421" w:author="محمد زكريا سيد سيد ابوسبع" w:date="2023-03-31T16:34:00Z">
                              <w:rPr>
                                <w:rFonts w:ascii="Cambria Math" w:hAnsi="Cambria Math"/>
                                <w:highlight w:val="lightGray"/>
                              </w:rPr>
                              <m:t>δ</m:t>
                            </w:ins>
                          </m:r>
                        </m:e>
                        <m:sub>
                          <m:r>
                            <w:ins w:id="1422" w:author="محمد زكريا سيد سيد ابوسبع" w:date="2023-03-31T16:34:00Z">
                              <w:rPr>
                                <w:rFonts w:ascii="Cambria Math" w:hAnsi="Cambria Math"/>
                                <w:highlight w:val="lightGray"/>
                              </w:rPr>
                              <m:t>th</m:t>
                            </w:ins>
                          </m:r>
                        </m:sub>
                      </m:sSub>
                    </m:sub>
                  </m:sSub>
                </m:num>
                <m:den>
                  <m:d>
                    <m:dPr>
                      <m:ctrlPr>
                        <w:ins w:id="1423" w:author="محمد زكريا سيد سيد ابوسبع" w:date="2023-03-31T16:34:00Z">
                          <w:rPr>
                            <w:rFonts w:ascii="Cambria Math" w:eastAsiaTheme="minorEastAsia" w:hAnsi="Cambria Math"/>
                            <w:i/>
                          </w:rPr>
                        </w:ins>
                      </m:ctrlPr>
                    </m:dPr>
                    <m:e>
                      <m:r>
                        <w:ins w:id="1424" w:author="محمد زكريا سيد سيد ابوسبع" w:date="2023-03-31T16:34:00Z">
                          <w:rPr>
                            <w:rFonts w:ascii="Cambria Math" w:eastAsiaTheme="minorEastAsia" w:hAnsi="Cambria Math"/>
                          </w:rPr>
                          <m:t>1-</m:t>
                        </w:ins>
                      </m:r>
                      <m:sSub>
                        <m:sSubPr>
                          <m:ctrlPr>
                            <w:ins w:id="1425" w:author="محمد زكريا سيد سيد ابوسبع" w:date="2023-03-31T16:34:00Z">
                              <w:rPr>
                                <w:rFonts w:ascii="Cambria Math" w:hAnsi="Cambria Math"/>
                                <w:i/>
                              </w:rPr>
                            </w:ins>
                          </m:ctrlPr>
                        </m:sSubPr>
                        <m:e>
                          <m:r>
                            <w:ins w:id="1426" w:author="محمد زكريا سيد سيد ابوسبع" w:date="2023-03-31T16:34:00Z">
                              <w:rPr>
                                <w:rFonts w:ascii="Cambria Math" w:hAnsi="Cambria Math"/>
                              </w:rPr>
                              <m:t>Z</m:t>
                            </w:ins>
                          </m:r>
                        </m:e>
                        <m:sub>
                          <m:acc>
                            <m:accPr>
                              <m:chr m:val="̇"/>
                              <m:ctrlPr>
                                <w:ins w:id="1427" w:author="محمد زكريا سيد سيد ابوسبع" w:date="2023-03-31T16:34:00Z">
                                  <w:rPr>
                                    <w:rFonts w:ascii="Cambria Math" w:hAnsi="Cambria Math"/>
                                    <w:i/>
                                  </w:rPr>
                                </w:ins>
                              </m:ctrlPr>
                            </m:accPr>
                            <m:e>
                              <m:r>
                                <w:ins w:id="1428" w:author="محمد زكريا سيد سيد ابوسبع" w:date="2023-03-31T16:34:00Z">
                                  <w:rPr>
                                    <w:rFonts w:ascii="Cambria Math" w:hAnsi="Cambria Math"/>
                                  </w:rPr>
                                  <m:t>w</m:t>
                                </w:ins>
                              </m:r>
                            </m:e>
                          </m:acc>
                        </m:sub>
                      </m:sSub>
                    </m:e>
                  </m:d>
                </m:den>
              </m:f>
            </m:e>
          </m:d>
          <m:r>
            <w:ins w:id="1429" w:author="محمد زكريا سيد سيد ابوسبع" w:date="2023-03-31T16:34:00Z">
              <w:rPr>
                <w:rFonts w:ascii="Cambria Math" w:hAnsi="Cambria Math"/>
                <w:highlight w:val="lightGray"/>
              </w:rPr>
              <m:t xml:space="preserve"> ∆</m:t>
            </w:ins>
          </m:r>
          <m:sSub>
            <m:sSubPr>
              <m:ctrlPr>
                <w:ins w:id="1430" w:author="محمد زكريا سيد سيد ابوسبع" w:date="2023-03-31T16:34:00Z">
                  <w:rPr>
                    <w:rFonts w:ascii="Cambria Math" w:hAnsi="Cambria Math"/>
                    <w:i/>
                    <w:highlight w:val="lightGray"/>
                  </w:rPr>
                </w:ins>
              </m:ctrlPr>
            </m:sSubPr>
            <m:e>
              <m:r>
                <w:ins w:id="1431" w:author="محمد زكريا سيد سيد ابوسبع" w:date="2023-03-31T16:34:00Z">
                  <w:rPr>
                    <w:rFonts w:ascii="Cambria Math" w:hAnsi="Cambria Math"/>
                    <w:highlight w:val="lightGray"/>
                  </w:rPr>
                  <m:t>δ</m:t>
                </w:ins>
              </m:r>
            </m:e>
            <m:sub>
              <m:r>
                <w:ins w:id="1432" w:author="محمد زكريا سيد سيد ابوسبع" w:date="2023-03-31T16:34:00Z">
                  <w:rPr>
                    <w:rFonts w:ascii="Cambria Math" w:hAnsi="Cambria Math"/>
                    <w:highlight w:val="lightGray"/>
                  </w:rPr>
                  <m:t>th</m:t>
                </w:ins>
              </m:r>
            </m:sub>
          </m:sSub>
          <m:r>
            <w:ins w:id="1433" w:author="محمد زكريا سيد سيد ابوسبع" w:date="2023-03-31T16:34:00Z">
              <w:rPr>
                <w:rFonts w:ascii="Cambria Math" w:hAnsi="Cambria Math"/>
              </w:rPr>
              <m:t>-</m:t>
            </w:ins>
          </m:r>
          <m:r>
            <w:ins w:id="1434" w:author="محمد زكريا سيد سيد ابوسبع" w:date="2023-03-31T16:34:00Z">
              <w:rPr>
                <w:rFonts w:ascii="Cambria Math" w:eastAsiaTheme="minorEastAsia" w:hAnsi="Cambria Math"/>
              </w:rPr>
              <m:t xml:space="preserve"> </m:t>
            </w:ins>
          </m:r>
          <m:sSub>
            <m:sSubPr>
              <m:ctrlPr>
                <w:ins w:id="1435" w:author="محمد زكريا سيد سيد ابوسبع" w:date="2023-03-31T16:34:00Z">
                  <w:rPr>
                    <w:rFonts w:ascii="Cambria Math" w:hAnsi="Cambria Math"/>
                    <w:i/>
                  </w:rPr>
                </w:ins>
              </m:ctrlPr>
            </m:sSubPr>
            <m:e>
              <m:r>
                <w:ins w:id="1436" w:author="محمد زكريا سيد سيد ابوسبع" w:date="2023-03-31T16:34:00Z">
                  <w:rPr>
                    <w:rFonts w:ascii="Cambria Math" w:hAnsi="Cambria Math"/>
                  </w:rPr>
                  <m:t>M</m:t>
                </w:ins>
              </m:r>
            </m:e>
            <m:sub>
              <m:acc>
                <m:accPr>
                  <m:chr m:val="̇"/>
                  <m:ctrlPr>
                    <w:ins w:id="1437" w:author="محمد زكريا سيد سيد ابوسبع" w:date="2023-03-31T16:34:00Z">
                      <w:rPr>
                        <w:rFonts w:ascii="Cambria Math" w:hAnsi="Cambria Math"/>
                        <w:i/>
                      </w:rPr>
                    </w:ins>
                  </m:ctrlPr>
                </m:accPr>
                <m:e>
                  <m:r>
                    <w:ins w:id="1438" w:author="محمد زكريا سيد سيد ابوسبع" w:date="2023-03-31T16:34:00Z">
                      <w:rPr>
                        <w:rFonts w:ascii="Cambria Math" w:hAnsi="Cambria Math"/>
                      </w:rPr>
                      <m:t>w</m:t>
                    </w:ins>
                  </m:r>
                </m:e>
              </m:acc>
            </m:sub>
          </m:sSub>
          <m:r>
            <w:ins w:id="1439" w:author="محمد زكريا سيد سيد ابوسبع" w:date="2023-03-31T16:34:00Z">
              <w:rPr>
                <w:rFonts w:ascii="Cambria Math" w:hAnsi="Cambria Math"/>
              </w:rPr>
              <m:t>*</m:t>
            </w:ins>
          </m:r>
          <m:f>
            <m:fPr>
              <m:ctrlPr>
                <w:ins w:id="1440" w:author="محمد زكريا سيد سيد ابوسبع" w:date="2023-03-31T16:34:00Z">
                  <w:rPr>
                    <w:rFonts w:ascii="Cambria Math" w:hAnsi="Cambria Math"/>
                    <w:i/>
                  </w:rPr>
                </w:ins>
              </m:ctrlPr>
            </m:fPr>
            <m:num>
              <m:r>
                <w:ins w:id="1441" w:author="محمد زكريا سيد سيد ابوسبع" w:date="2023-03-31T16:34:00Z">
                  <w:rPr>
                    <w:rFonts w:ascii="Cambria Math" w:hAnsi="Cambria Math"/>
                  </w:rPr>
                  <m:t xml:space="preserve">g </m:t>
                </w:ins>
              </m:r>
              <m:func>
                <m:funcPr>
                  <m:ctrlPr>
                    <w:ins w:id="1442" w:author="محمد زكريا سيد سيد ابوسبع" w:date="2023-03-31T16:34:00Z">
                      <w:rPr>
                        <w:rFonts w:ascii="Cambria Math" w:eastAsiaTheme="minorEastAsia" w:hAnsi="Cambria Math" w:cs="Times New Roman"/>
                        <w:i/>
                      </w:rPr>
                    </w:ins>
                  </m:ctrlPr>
                </m:funcPr>
                <m:fName>
                  <m:r>
                    <w:ins w:id="1443" w:author="محمد زكريا سيد سيد ابوسبع" w:date="2023-03-31T16:34:00Z">
                      <m:rPr>
                        <m:sty m:val="p"/>
                      </m:rPr>
                      <w:rPr>
                        <w:rFonts w:ascii="Cambria Math" w:hAnsi="Cambria Math"/>
                      </w:rPr>
                      <m:t>sin</m:t>
                    </w:ins>
                  </m:r>
                </m:fName>
                <m:e>
                  <m:d>
                    <m:dPr>
                      <m:ctrlPr>
                        <w:ins w:id="1444" w:author="محمد زكريا سيد سيد ابوسبع" w:date="2023-03-31T16:34:00Z">
                          <w:rPr>
                            <w:rFonts w:ascii="Cambria Math" w:eastAsiaTheme="minorEastAsia" w:hAnsi="Cambria Math" w:cs="Times New Roman"/>
                            <w:i/>
                          </w:rPr>
                        </w:ins>
                      </m:ctrlPr>
                    </m:dPr>
                    <m:e>
                      <m:sSub>
                        <m:sSubPr>
                          <m:ctrlPr>
                            <w:ins w:id="1445" w:author="محمد زكريا سيد سيد ابوسبع" w:date="2023-03-31T16:34:00Z">
                              <w:rPr>
                                <w:rFonts w:ascii="Cambria Math" w:hAnsi="Cambria Math"/>
                                <w:i/>
                              </w:rPr>
                            </w:ins>
                          </m:ctrlPr>
                        </m:sSubPr>
                        <m:e>
                          <m:r>
                            <w:ins w:id="1446" w:author="محمد زكريا سيد سيد ابوسبع" w:date="2023-03-31T16:34:00Z">
                              <w:rPr>
                                <w:rFonts w:ascii="Cambria Math" w:hAnsi="Cambria Math"/>
                              </w:rPr>
                              <m:t>θ</m:t>
                            </w:ins>
                          </m:r>
                        </m:e>
                        <m:sub>
                          <m:r>
                            <w:ins w:id="1447" w:author="محمد زكريا سيد سيد ابوسبع" w:date="2023-03-31T16:34:00Z">
                              <w:rPr>
                                <w:rFonts w:ascii="Cambria Math" w:hAnsi="Cambria Math"/>
                              </w:rPr>
                              <m:t>o</m:t>
                            </w:ins>
                          </m:r>
                        </m:sub>
                      </m:sSub>
                    </m:e>
                  </m:d>
                </m:e>
              </m:func>
            </m:num>
            <m:den>
              <m:d>
                <m:dPr>
                  <m:ctrlPr>
                    <w:ins w:id="1448" w:author="محمد زكريا سيد سيد ابوسبع" w:date="2023-03-31T16:34:00Z">
                      <w:rPr>
                        <w:rFonts w:ascii="Cambria Math" w:eastAsiaTheme="minorEastAsia" w:hAnsi="Cambria Math"/>
                        <w:i/>
                      </w:rPr>
                    </w:ins>
                  </m:ctrlPr>
                </m:dPr>
                <m:e>
                  <m:r>
                    <w:ins w:id="1449" w:author="محمد زكريا سيد سيد ابوسبع" w:date="2023-03-31T16:34:00Z">
                      <w:rPr>
                        <w:rFonts w:ascii="Cambria Math" w:eastAsiaTheme="minorEastAsia" w:hAnsi="Cambria Math"/>
                      </w:rPr>
                      <m:t>1-</m:t>
                    </w:ins>
                  </m:r>
                  <m:sSub>
                    <m:sSubPr>
                      <m:ctrlPr>
                        <w:ins w:id="1450" w:author="محمد زكريا سيد سيد ابوسبع" w:date="2023-03-31T16:34:00Z">
                          <w:rPr>
                            <w:rFonts w:ascii="Cambria Math" w:hAnsi="Cambria Math"/>
                            <w:i/>
                          </w:rPr>
                        </w:ins>
                      </m:ctrlPr>
                    </m:sSubPr>
                    <m:e>
                      <m:r>
                        <w:ins w:id="1451" w:author="محمد زكريا سيد سيد ابوسبع" w:date="2023-03-31T16:34:00Z">
                          <w:rPr>
                            <w:rFonts w:ascii="Cambria Math" w:hAnsi="Cambria Math"/>
                          </w:rPr>
                          <m:t>Z</m:t>
                        </w:ins>
                      </m:r>
                    </m:e>
                    <m:sub>
                      <m:acc>
                        <m:accPr>
                          <m:chr m:val="̇"/>
                          <m:ctrlPr>
                            <w:ins w:id="1452" w:author="محمد زكريا سيد سيد ابوسبع" w:date="2023-03-31T16:34:00Z">
                              <w:rPr>
                                <w:rFonts w:ascii="Cambria Math" w:hAnsi="Cambria Math"/>
                                <w:i/>
                              </w:rPr>
                            </w:ins>
                          </m:ctrlPr>
                        </m:accPr>
                        <m:e>
                          <m:r>
                            <w:ins w:id="1453" w:author="محمد زكريا سيد سيد ابوسبع" w:date="2023-03-31T16:34:00Z">
                              <w:rPr>
                                <w:rFonts w:ascii="Cambria Math" w:hAnsi="Cambria Math"/>
                              </w:rPr>
                              <m:t>w</m:t>
                            </w:ins>
                          </m:r>
                        </m:e>
                      </m:acc>
                    </m:sub>
                  </m:sSub>
                </m:e>
              </m:d>
            </m:den>
          </m:f>
          <m:r>
            <w:ins w:id="1454" w:author="محمد زكريا سيد سيد ابوسبع" w:date="2023-03-31T16:34:00Z">
              <w:rPr>
                <w:rFonts w:ascii="Cambria Math" w:hAnsi="Cambria Math"/>
              </w:rPr>
              <m:t>∆θ</m:t>
            </w:ins>
          </m:r>
        </m:oMath>
      </m:oMathPara>
    </w:p>
    <w:p w14:paraId="263C08F4" w14:textId="77777777" w:rsidR="00E93874" w:rsidRDefault="00E93874" w:rsidP="00E93874">
      <w:pPr>
        <w:pStyle w:val="ListParagraph"/>
        <w:rPr>
          <w:ins w:id="1455" w:author="محمد زكريا سيد سيد ابوسبع" w:date="2023-03-31T16:34:00Z"/>
          <w:rFonts w:eastAsiaTheme="minorEastAsia"/>
        </w:rPr>
      </w:pPr>
    </w:p>
    <w:p w14:paraId="68304836" w14:textId="77777777" w:rsidR="00E93874" w:rsidRPr="00887189" w:rsidRDefault="00000000" w:rsidP="00E93874">
      <w:pPr>
        <w:pStyle w:val="ListParagraph"/>
        <w:numPr>
          <w:ilvl w:val="0"/>
          <w:numId w:val="22"/>
        </w:numPr>
        <w:spacing w:after="160" w:line="259" w:lineRule="auto"/>
        <w:ind w:right="0"/>
        <w:jc w:val="left"/>
        <w:rPr>
          <w:ins w:id="1456" w:author="محمد زكريا سيد سيد ابوسبع" w:date="2023-03-31T16:34:00Z"/>
          <w:rFonts w:eastAsiaTheme="minorEastAsia"/>
          <w:iCs/>
          <w:color w:val="161718" w:themeColor="text1"/>
        </w:rPr>
      </w:pPr>
      <m:oMath>
        <m:acc>
          <m:accPr>
            <m:chr m:val="̇"/>
            <m:ctrlPr>
              <w:ins w:id="1457" w:author="محمد زكريا سيد سيد ابوسبع" w:date="2023-03-31T16:34:00Z">
                <w:rPr>
                  <w:rFonts w:ascii="Cambria Math" w:hAnsi="Cambria Math"/>
                  <w:i/>
                  <w:iCs/>
                  <w:color w:val="161718" w:themeColor="text1"/>
                </w:rPr>
              </w:ins>
            </m:ctrlPr>
          </m:accPr>
          <m:e>
            <m:r>
              <w:ins w:id="1458" w:author="محمد زكريا سيد سيد ابوسبع" w:date="2023-03-31T16:34:00Z">
                <w:rPr>
                  <w:rFonts w:ascii="Cambria Math" w:hAnsi="Cambria Math"/>
                  <w:color w:val="161718" w:themeColor="text1"/>
                </w:rPr>
                <m:t>θ</m:t>
              </w:ins>
            </m:r>
          </m:e>
        </m:acc>
        <m:r>
          <w:ins w:id="1459" w:author="محمد زكريا سيد سيد ابوسبع" w:date="2023-03-31T16:34:00Z">
            <w:rPr>
              <w:rFonts w:ascii="Cambria Math" w:hAnsi="Cambria Math"/>
              <w:color w:val="161718" w:themeColor="text1"/>
            </w:rPr>
            <m:t xml:space="preserve">=q </m:t>
          </w:ins>
        </m:r>
        <m:sSub>
          <m:sSubPr>
            <m:ctrlPr>
              <w:ins w:id="1460" w:author="محمد زكريا سيد سيد ابوسبع" w:date="2023-03-31T16:34:00Z">
                <w:rPr>
                  <w:rFonts w:ascii="Cambria Math" w:hAnsi="Cambria Math"/>
                  <w:i/>
                  <w:iCs/>
                  <w:color w:val="161718" w:themeColor="text1"/>
                </w:rPr>
              </w:ins>
            </m:ctrlPr>
          </m:sSubPr>
          <m:e>
            <m:r>
              <w:ins w:id="1461" w:author="محمد زكريا سيد سيد ابوسبع" w:date="2023-03-31T16:34:00Z">
                <w:rPr>
                  <w:rFonts w:ascii="Cambria Math" w:hAnsi="Cambria Math"/>
                  <w:color w:val="161718" w:themeColor="text1"/>
                </w:rPr>
                <m:t>C</m:t>
              </w:ins>
            </m:r>
          </m:e>
          <m:sub>
            <m:r>
              <w:ins w:id="1462" w:author="محمد زكريا سيد سيد ابوسبع" w:date="2023-03-31T16:34:00Z">
                <w:rPr>
                  <w:rFonts w:ascii="Cambria Math" w:hAnsi="Cambria Math"/>
                  <w:color w:val="161718" w:themeColor="text1"/>
                </w:rPr>
                <m:t>φ</m:t>
              </w:ins>
            </m:r>
          </m:sub>
        </m:sSub>
        <m:r>
          <w:ins w:id="1463" w:author="محمد زكريا سيد سيد ابوسبع" w:date="2023-03-31T16:34:00Z">
            <w:rPr>
              <w:rFonts w:ascii="Cambria Math" w:hAnsi="Cambria Math"/>
              <w:color w:val="161718" w:themeColor="text1"/>
            </w:rPr>
            <m:t xml:space="preserve">-r </m:t>
          </w:ins>
        </m:r>
        <m:sSub>
          <m:sSubPr>
            <m:ctrlPr>
              <w:ins w:id="1464" w:author="محمد زكريا سيد سيد ابوسبع" w:date="2023-03-31T16:34:00Z">
                <w:rPr>
                  <w:rFonts w:ascii="Cambria Math" w:hAnsi="Cambria Math"/>
                  <w:i/>
                  <w:iCs/>
                  <w:color w:val="161718" w:themeColor="text1"/>
                </w:rPr>
              </w:ins>
            </m:ctrlPr>
          </m:sSubPr>
          <m:e>
            <m:r>
              <w:ins w:id="1465" w:author="محمد زكريا سيد سيد ابوسبع" w:date="2023-03-31T16:34:00Z">
                <w:rPr>
                  <w:rFonts w:ascii="Cambria Math" w:hAnsi="Cambria Math"/>
                  <w:color w:val="161718" w:themeColor="text1"/>
                </w:rPr>
                <m:t>S</m:t>
              </w:ins>
            </m:r>
          </m:e>
          <m:sub>
            <m:r>
              <w:ins w:id="1466" w:author="محمد زكريا سيد سيد ابوسبع" w:date="2023-03-31T16:34:00Z">
                <w:rPr>
                  <w:rFonts w:ascii="Cambria Math" w:hAnsi="Cambria Math"/>
                  <w:color w:val="161718" w:themeColor="text1"/>
                </w:rPr>
                <m:t>φ</m:t>
              </w:ins>
            </m:r>
          </m:sub>
        </m:sSub>
      </m:oMath>
    </w:p>
    <w:p w14:paraId="1F4F3C13" w14:textId="77777777" w:rsidR="00E93874" w:rsidRPr="00590B75" w:rsidRDefault="00E93874" w:rsidP="00E93874">
      <w:pPr>
        <w:pStyle w:val="ListParagraph"/>
        <w:rPr>
          <w:ins w:id="1467" w:author="محمد زكريا سيد سيد ابوسبع" w:date="2023-03-31T16:34:00Z"/>
          <w:rFonts w:eastAsiaTheme="minorEastAsia"/>
        </w:rPr>
      </w:pPr>
      <m:oMathPara>
        <m:oMath>
          <m:r>
            <w:ins w:id="1468" w:author="محمد زكريا سيد سيد ابوسبع" w:date="2023-03-31T16:34:00Z">
              <w:rPr>
                <w:rFonts w:ascii="Cambria Math" w:eastAsiaTheme="minorEastAsia" w:hAnsi="Cambria Math"/>
                <w:highlight w:val="lightGray"/>
                <w:vertAlign w:val="subscript"/>
              </w:rPr>
              <m:t>∴</m:t>
            </w:ins>
          </m:r>
          <m:r>
            <w:ins w:id="1469" w:author="محمد زكريا سيد سيد ابوسبع" w:date="2023-03-31T16:34:00Z">
              <w:rPr>
                <w:rFonts w:ascii="Cambria Math" w:hAnsi="Cambria Math"/>
                <w:highlight w:val="lightGray"/>
              </w:rPr>
              <m:t>∆</m:t>
            </w:ins>
          </m:r>
          <m:acc>
            <m:accPr>
              <m:chr m:val="̇"/>
              <m:ctrlPr>
                <w:ins w:id="1470" w:author="محمد زكريا سيد سيد ابوسبع" w:date="2023-03-31T16:34:00Z">
                  <w:rPr>
                    <w:rFonts w:ascii="Cambria Math" w:hAnsi="Cambria Math"/>
                    <w:i/>
                    <w:highlight w:val="lightGray"/>
                  </w:rPr>
                </w:ins>
              </m:ctrlPr>
            </m:accPr>
            <m:e>
              <m:r>
                <w:ins w:id="1471" w:author="محمد زكريا سيد سيد ابوسبع" w:date="2023-03-31T16:34:00Z">
                  <w:rPr>
                    <w:rFonts w:ascii="Cambria Math" w:hAnsi="Cambria Math"/>
                    <w:highlight w:val="lightGray"/>
                  </w:rPr>
                  <m:t>θ</m:t>
                </w:ins>
              </m:r>
            </m:e>
          </m:acc>
          <m:r>
            <w:ins w:id="1472" w:author="محمد زكريا سيد سيد ابوسبع" w:date="2023-03-31T16:34:00Z">
              <w:rPr>
                <w:rFonts w:ascii="Cambria Math" w:hAnsi="Cambria Math"/>
                <w:highlight w:val="lightGray"/>
              </w:rPr>
              <m:t>=∆q</m:t>
            </w:ins>
          </m:r>
        </m:oMath>
      </m:oMathPara>
    </w:p>
    <w:p w14:paraId="3DC0736D" w14:textId="77777777" w:rsidR="00E93874" w:rsidRDefault="00E93874" w:rsidP="00EE2BF2">
      <w:pPr>
        <w:pStyle w:val="Heading3"/>
        <w:rPr>
          <w:ins w:id="1473" w:author="محمد زكريا سيد سيد ابوسبع" w:date="2023-03-31T16:34:00Z"/>
        </w:rPr>
      </w:pPr>
      <w:ins w:id="1474" w:author="محمد زكريا سيد سيد ابوسبع" w:date="2023-03-31T16:34:00Z">
        <w:r w:rsidRPr="00590B75">
          <w:t>Longitudinal State-Space Model:</w:t>
        </w:r>
      </w:ins>
    </w:p>
    <w:p w14:paraId="1B19043A" w14:textId="77777777" w:rsidR="00E93874" w:rsidRPr="002B5C61" w:rsidRDefault="00E93874" w:rsidP="00E93874">
      <w:pPr>
        <w:pStyle w:val="ListParagraph"/>
        <w:numPr>
          <w:ilvl w:val="1"/>
          <w:numId w:val="27"/>
        </w:numPr>
        <w:spacing w:after="160" w:line="259" w:lineRule="auto"/>
        <w:ind w:right="0"/>
        <w:jc w:val="left"/>
        <w:rPr>
          <w:ins w:id="1475" w:author="محمد زكريا سيد سيد ابوسبع" w:date="2023-03-31T16:34:00Z"/>
          <w:rFonts w:eastAsiaTheme="minorEastAsia"/>
        </w:rPr>
      </w:pPr>
      <m:oMath>
        <m:r>
          <w:ins w:id="1476" w:author="محمد زكريا سيد سيد ابوسبع" w:date="2023-03-31T16:34:00Z">
            <w:rPr>
              <w:rFonts w:ascii="Cambria Math" w:hAnsi="Cambria Math"/>
            </w:rPr>
            <m:t>∆</m:t>
          </w:ins>
        </m:r>
        <m:acc>
          <m:accPr>
            <m:chr m:val="̇"/>
            <m:ctrlPr>
              <w:ins w:id="1477" w:author="محمد زكريا سيد سيد ابوسبع" w:date="2023-03-31T16:34:00Z">
                <w:rPr>
                  <w:rFonts w:ascii="Cambria Math" w:hAnsi="Cambria Math"/>
                  <w:i/>
                </w:rPr>
              </w:ins>
            </m:ctrlPr>
          </m:accPr>
          <m:e>
            <m:r>
              <w:ins w:id="1478" w:author="محمد زكريا سيد سيد ابوسبع" w:date="2023-03-31T16:34:00Z">
                <w:rPr>
                  <w:rFonts w:ascii="Cambria Math" w:hAnsi="Cambria Math"/>
                </w:rPr>
                <m:t>u</m:t>
              </w:ins>
            </m:r>
          </m:e>
        </m:acc>
        <m:r>
          <w:ins w:id="1479" w:author="محمد زكريا سيد سيد ابوسبع" w:date="2023-03-31T16:34:00Z">
            <w:rPr>
              <w:rFonts w:ascii="Cambria Math" w:hAnsi="Cambria Math"/>
            </w:rPr>
            <m:t>=</m:t>
          </w:ins>
        </m:r>
        <m:sSub>
          <m:sSubPr>
            <m:ctrlPr>
              <w:ins w:id="1480" w:author="محمد زكريا سيد سيد ابوسبع" w:date="2023-03-31T16:34:00Z">
                <w:rPr>
                  <w:rFonts w:ascii="Cambria Math" w:hAnsi="Cambria Math" w:cs="Times New Roman"/>
                  <w:i/>
                </w:rPr>
              </w:ins>
            </m:ctrlPr>
          </m:sSubPr>
          <m:e>
            <m:r>
              <w:ins w:id="1481" w:author="محمد زكريا سيد سيد ابوسبع" w:date="2023-03-31T16:34:00Z">
                <w:rPr>
                  <w:rFonts w:ascii="Cambria Math" w:hAnsi="Cambria Math"/>
                </w:rPr>
                <m:t>X</m:t>
              </w:ins>
            </m:r>
          </m:e>
          <m:sub>
            <m:r>
              <w:ins w:id="1482" w:author="محمد زكريا سيد سيد ابوسبع" w:date="2023-03-31T16:34:00Z">
                <w:rPr>
                  <w:rFonts w:ascii="Cambria Math" w:hAnsi="Cambria Math"/>
                </w:rPr>
                <m:t>u</m:t>
              </w:ins>
            </m:r>
          </m:sub>
        </m:sSub>
        <m:r>
          <w:ins w:id="1483" w:author="محمد زكريا سيد سيد ابوسبع" w:date="2023-03-31T16:34:00Z">
            <w:rPr>
              <w:rFonts w:ascii="Cambria Math" w:hAnsi="Cambria Math"/>
            </w:rPr>
            <m:t xml:space="preserve"> ∆u+</m:t>
          </w:ins>
        </m:r>
        <m:sSub>
          <m:sSubPr>
            <m:ctrlPr>
              <w:ins w:id="1484" w:author="محمد زكريا سيد سيد ابوسبع" w:date="2023-03-31T16:34:00Z">
                <w:rPr>
                  <w:rFonts w:ascii="Cambria Math" w:hAnsi="Cambria Math" w:cs="Times New Roman"/>
                  <w:i/>
                </w:rPr>
              </w:ins>
            </m:ctrlPr>
          </m:sSubPr>
          <m:e>
            <m:r>
              <w:ins w:id="1485" w:author="محمد زكريا سيد سيد ابوسبع" w:date="2023-03-31T16:34:00Z">
                <w:rPr>
                  <w:rFonts w:ascii="Cambria Math" w:hAnsi="Cambria Math"/>
                </w:rPr>
                <m:t>X</m:t>
              </w:ins>
            </m:r>
          </m:e>
          <m:sub>
            <m:r>
              <w:ins w:id="1486" w:author="محمد زكريا سيد سيد ابوسبع" w:date="2023-03-31T16:34:00Z">
                <w:rPr>
                  <w:rFonts w:ascii="Cambria Math" w:hAnsi="Cambria Math"/>
                </w:rPr>
                <m:t>w</m:t>
              </w:ins>
            </m:r>
          </m:sub>
        </m:sSub>
        <m:r>
          <w:ins w:id="1487" w:author="محمد زكريا سيد سيد ابوسبع" w:date="2023-03-31T16:34:00Z">
            <w:rPr>
              <w:rFonts w:ascii="Cambria Math" w:hAnsi="Cambria Math"/>
            </w:rPr>
            <m:t xml:space="preserve"> ∆w</m:t>
          </w:ins>
        </m:r>
        <m:r>
          <w:ins w:id="1488" w:author="محمد زكريا سيد سيد ابوسبع" w:date="2023-03-31T16:34:00Z">
            <w:rPr>
              <w:rFonts w:ascii="Cambria Math" w:eastAsiaTheme="minorEastAsia" w:hAnsi="Cambria Math"/>
            </w:rPr>
            <m:t xml:space="preserve">+ </m:t>
          </w:ins>
        </m:r>
        <m:sSub>
          <m:sSubPr>
            <m:ctrlPr>
              <w:ins w:id="1489" w:author="محمد زكريا سيد سيد ابوسبع" w:date="2023-03-31T16:34:00Z">
                <w:rPr>
                  <w:rFonts w:ascii="Cambria Math" w:hAnsi="Cambria Math" w:cs="Times New Roman"/>
                  <w:i/>
                </w:rPr>
              </w:ins>
            </m:ctrlPr>
          </m:sSubPr>
          <m:e>
            <m:r>
              <w:ins w:id="1490" w:author="محمد زكريا سيد سيد ابوسبع" w:date="2023-03-31T16:34:00Z">
                <w:rPr>
                  <w:rFonts w:ascii="Cambria Math" w:hAnsi="Cambria Math"/>
                </w:rPr>
                <m:t>X</m:t>
              </w:ins>
            </m:r>
          </m:e>
          <m:sub>
            <m:sSub>
              <m:sSubPr>
                <m:ctrlPr>
                  <w:ins w:id="1491" w:author="محمد زكريا سيد سيد ابوسبع" w:date="2023-03-31T16:34:00Z">
                    <w:rPr>
                      <w:rFonts w:ascii="Cambria Math" w:hAnsi="Cambria Math" w:cs="Times New Roman"/>
                      <w:i/>
                    </w:rPr>
                  </w:ins>
                </m:ctrlPr>
              </m:sSubPr>
              <m:e>
                <m:r>
                  <w:ins w:id="1492" w:author="محمد زكريا سيد سيد ابوسبع" w:date="2023-03-31T16:34:00Z">
                    <w:rPr>
                      <w:rFonts w:ascii="Cambria Math" w:hAnsi="Cambria Math"/>
                    </w:rPr>
                    <m:t>δ</m:t>
                  </w:ins>
                </m:r>
              </m:e>
              <m:sub>
                <m:r>
                  <w:ins w:id="1493" w:author="محمد زكريا سيد سيد ابوسبع" w:date="2023-03-31T16:34:00Z">
                    <w:rPr>
                      <w:rFonts w:ascii="Cambria Math" w:hAnsi="Cambria Math"/>
                    </w:rPr>
                    <m:t>e</m:t>
                  </w:ins>
                </m:r>
              </m:sub>
            </m:sSub>
          </m:sub>
        </m:sSub>
        <m:r>
          <w:ins w:id="1494" w:author="محمد زكريا سيد سيد ابوسبع" w:date="2023-03-31T16:34:00Z">
            <w:rPr>
              <w:rFonts w:ascii="Cambria Math" w:hAnsi="Cambria Math"/>
            </w:rPr>
            <m:t xml:space="preserve"> ∆</m:t>
          </w:ins>
        </m:r>
        <m:sSub>
          <m:sSubPr>
            <m:ctrlPr>
              <w:ins w:id="1495" w:author="محمد زكريا سيد سيد ابوسبع" w:date="2023-03-31T16:34:00Z">
                <w:rPr>
                  <w:rFonts w:ascii="Cambria Math" w:hAnsi="Cambria Math" w:cs="Times New Roman"/>
                  <w:i/>
                </w:rPr>
              </w:ins>
            </m:ctrlPr>
          </m:sSubPr>
          <m:e>
            <m:r>
              <w:ins w:id="1496" w:author="محمد زكريا سيد سيد ابوسبع" w:date="2023-03-31T16:34:00Z">
                <w:rPr>
                  <w:rFonts w:ascii="Cambria Math" w:hAnsi="Cambria Math"/>
                </w:rPr>
                <m:t>δ</m:t>
              </w:ins>
            </m:r>
          </m:e>
          <m:sub>
            <m:r>
              <w:ins w:id="1497" w:author="محمد زكريا سيد سيد ابوسبع" w:date="2023-03-31T16:34:00Z">
                <w:rPr>
                  <w:rFonts w:ascii="Cambria Math" w:hAnsi="Cambria Math"/>
                </w:rPr>
                <m:t>e</m:t>
              </w:ins>
            </m:r>
          </m:sub>
        </m:sSub>
        <m:r>
          <w:ins w:id="1498" w:author="محمد زكريا سيد سيد ابوسبع" w:date="2023-03-31T16:34:00Z">
            <w:rPr>
              <w:rFonts w:ascii="Cambria Math" w:hAnsi="Cambria Math"/>
            </w:rPr>
            <m:t xml:space="preserve">+ </m:t>
          </w:ins>
        </m:r>
        <m:sSub>
          <m:sSubPr>
            <m:ctrlPr>
              <w:ins w:id="1499" w:author="محمد زكريا سيد سيد ابوسبع" w:date="2023-03-31T16:34:00Z">
                <w:rPr>
                  <w:rFonts w:ascii="Cambria Math" w:hAnsi="Cambria Math" w:cs="Times New Roman"/>
                  <w:i/>
                </w:rPr>
              </w:ins>
            </m:ctrlPr>
          </m:sSubPr>
          <m:e>
            <m:r>
              <w:ins w:id="1500" w:author="محمد زكريا سيد سيد ابوسبع" w:date="2023-03-31T16:34:00Z">
                <w:rPr>
                  <w:rFonts w:ascii="Cambria Math" w:hAnsi="Cambria Math"/>
                </w:rPr>
                <m:t>X</m:t>
              </w:ins>
            </m:r>
          </m:e>
          <m:sub>
            <m:sSub>
              <m:sSubPr>
                <m:ctrlPr>
                  <w:ins w:id="1501" w:author="محمد زكريا سيد سيد ابوسبع" w:date="2023-03-31T16:34:00Z">
                    <w:rPr>
                      <w:rFonts w:ascii="Cambria Math" w:hAnsi="Cambria Math" w:cs="Times New Roman"/>
                      <w:i/>
                    </w:rPr>
                  </w:ins>
                </m:ctrlPr>
              </m:sSubPr>
              <m:e>
                <m:r>
                  <w:ins w:id="1502" w:author="محمد زكريا سيد سيد ابوسبع" w:date="2023-03-31T16:34:00Z">
                    <w:rPr>
                      <w:rFonts w:ascii="Cambria Math" w:hAnsi="Cambria Math"/>
                    </w:rPr>
                    <m:t>δ</m:t>
                  </w:ins>
                </m:r>
              </m:e>
              <m:sub>
                <m:r>
                  <w:ins w:id="1503" w:author="محمد زكريا سيد سيد ابوسبع" w:date="2023-03-31T16:34:00Z">
                    <w:rPr>
                      <w:rFonts w:ascii="Cambria Math" w:hAnsi="Cambria Math"/>
                    </w:rPr>
                    <m:t>th</m:t>
                  </w:ins>
                </m:r>
              </m:sub>
            </m:sSub>
          </m:sub>
        </m:sSub>
        <m:r>
          <w:ins w:id="1504" w:author="محمد زكريا سيد سيد ابوسبع" w:date="2023-03-31T16:34:00Z">
            <w:rPr>
              <w:rFonts w:ascii="Cambria Math" w:hAnsi="Cambria Math"/>
            </w:rPr>
            <m:t xml:space="preserve"> ∆</m:t>
          </w:ins>
        </m:r>
        <m:sSub>
          <m:sSubPr>
            <m:ctrlPr>
              <w:ins w:id="1505" w:author="محمد زكريا سيد سيد ابوسبع" w:date="2023-03-31T16:34:00Z">
                <w:rPr>
                  <w:rFonts w:ascii="Cambria Math" w:hAnsi="Cambria Math" w:cs="Times New Roman"/>
                  <w:i/>
                </w:rPr>
              </w:ins>
            </m:ctrlPr>
          </m:sSubPr>
          <m:e>
            <m:r>
              <w:ins w:id="1506" w:author="محمد زكريا سيد سيد ابوسبع" w:date="2023-03-31T16:34:00Z">
                <w:rPr>
                  <w:rFonts w:ascii="Cambria Math" w:hAnsi="Cambria Math"/>
                </w:rPr>
                <m:t>δ</m:t>
              </w:ins>
            </m:r>
          </m:e>
          <m:sub>
            <m:r>
              <w:ins w:id="1507" w:author="محمد زكريا سيد سيد ابوسبع" w:date="2023-03-31T16:34:00Z">
                <w:rPr>
                  <w:rFonts w:ascii="Cambria Math" w:hAnsi="Cambria Math"/>
                </w:rPr>
                <m:t>th</m:t>
              </w:ins>
            </m:r>
          </m:sub>
        </m:sSub>
        <m:r>
          <w:ins w:id="1508" w:author="محمد زكريا سيد سيد ابوسبع" w:date="2023-03-31T16:34:00Z">
            <w:rPr>
              <w:rFonts w:ascii="Cambria Math" w:eastAsiaTheme="minorEastAsia" w:hAnsi="Cambria Math"/>
            </w:rPr>
            <m:t>-</m:t>
          </w:ins>
        </m:r>
        <m:r>
          <w:ins w:id="1509" w:author="محمد زكريا سيد سيد ابوسبع" w:date="2023-03-31T16:34:00Z">
            <w:rPr>
              <w:rFonts w:ascii="Cambria Math" w:hAnsi="Cambria Math"/>
            </w:rPr>
            <m:t xml:space="preserve">g </m:t>
          </w:ins>
        </m:r>
        <m:func>
          <m:funcPr>
            <m:ctrlPr>
              <w:ins w:id="1510" w:author="محمد زكريا سيد سيد ابوسبع" w:date="2023-03-31T16:34:00Z">
                <w:rPr>
                  <w:rFonts w:ascii="Cambria Math" w:eastAsiaTheme="minorEastAsia" w:hAnsi="Cambria Math" w:cs="Times New Roman"/>
                  <w:i/>
                </w:rPr>
              </w:ins>
            </m:ctrlPr>
          </m:funcPr>
          <m:fName>
            <m:r>
              <w:ins w:id="1511" w:author="محمد زكريا سيد سيد ابوسبع" w:date="2023-03-31T16:34:00Z">
                <m:rPr>
                  <m:sty m:val="p"/>
                </m:rPr>
                <w:rPr>
                  <w:rFonts w:ascii="Cambria Math" w:hAnsi="Cambria Math"/>
                </w:rPr>
                <m:t>cos</m:t>
              </w:ins>
            </m:r>
          </m:fName>
          <m:e>
            <m:d>
              <m:dPr>
                <m:ctrlPr>
                  <w:ins w:id="1512" w:author="محمد زكريا سيد سيد ابوسبع" w:date="2023-03-31T16:34:00Z">
                    <w:rPr>
                      <w:rFonts w:ascii="Cambria Math" w:eastAsiaTheme="minorEastAsia" w:hAnsi="Cambria Math" w:cs="Times New Roman"/>
                      <w:i/>
                    </w:rPr>
                  </w:ins>
                </m:ctrlPr>
              </m:dPr>
              <m:e>
                <m:sSub>
                  <m:sSubPr>
                    <m:ctrlPr>
                      <w:ins w:id="1513" w:author="محمد زكريا سيد سيد ابوسبع" w:date="2023-03-31T16:34:00Z">
                        <w:rPr>
                          <w:rFonts w:ascii="Cambria Math" w:hAnsi="Cambria Math"/>
                          <w:i/>
                        </w:rPr>
                      </w:ins>
                    </m:ctrlPr>
                  </m:sSubPr>
                  <m:e>
                    <m:r>
                      <w:ins w:id="1514" w:author="محمد زكريا سيد سيد ابوسبع" w:date="2023-03-31T16:34:00Z">
                        <w:rPr>
                          <w:rFonts w:ascii="Cambria Math" w:hAnsi="Cambria Math"/>
                        </w:rPr>
                        <m:t>θ</m:t>
                      </w:ins>
                    </m:r>
                  </m:e>
                  <m:sub>
                    <m:r>
                      <w:ins w:id="1515" w:author="محمد زكريا سيد سيد ابوسبع" w:date="2023-03-31T16:34:00Z">
                        <w:rPr>
                          <w:rFonts w:ascii="Cambria Math" w:hAnsi="Cambria Math"/>
                        </w:rPr>
                        <m:t>o</m:t>
                      </w:ins>
                    </m:r>
                  </m:sub>
                </m:sSub>
              </m:e>
            </m:d>
          </m:e>
        </m:func>
        <m:r>
          <w:ins w:id="1516" w:author="محمد زكريا سيد سيد ابوسبع" w:date="2023-03-31T16:34:00Z">
            <w:rPr>
              <w:rFonts w:ascii="Cambria Math" w:hAnsi="Cambria Math"/>
            </w:rPr>
            <m:t>∆θ</m:t>
          </w:ins>
        </m:r>
        <m:r>
          <w:ins w:id="1517" w:author="محمد زكريا سيد سيد ابوسبع" w:date="2023-03-31T16:34:00Z">
            <w:rPr>
              <w:rFonts w:ascii="Cambria Math" w:eastAsiaTheme="minorEastAsia" w:hAnsi="Cambria Math" w:cs="Times New Roman"/>
            </w:rPr>
            <m:t>-</m:t>
          </w:ins>
        </m:r>
        <m:r>
          <w:ins w:id="1518" w:author="محمد زكريا سيد سيد ابوسبع" w:date="2023-03-31T16:34:00Z">
            <w:rPr>
              <w:rFonts w:ascii="Cambria Math" w:hAnsi="Cambria Math"/>
            </w:rPr>
            <m:t>∆q*</m:t>
          </w:ins>
        </m:r>
        <m:sSub>
          <m:sSubPr>
            <m:ctrlPr>
              <w:ins w:id="1519" w:author="محمد زكريا سيد سيد ابوسبع" w:date="2023-03-31T16:34:00Z">
                <w:rPr>
                  <w:rFonts w:ascii="Cambria Math" w:hAnsi="Cambria Math"/>
                  <w:i/>
                </w:rPr>
              </w:ins>
            </m:ctrlPr>
          </m:sSubPr>
          <m:e>
            <m:r>
              <w:ins w:id="1520" w:author="محمد زكريا سيد سيد ابوسبع" w:date="2023-03-31T16:34:00Z">
                <w:rPr>
                  <w:rFonts w:ascii="Cambria Math" w:hAnsi="Cambria Math"/>
                </w:rPr>
                <m:t>w</m:t>
              </w:ins>
            </m:r>
          </m:e>
          <m:sub>
            <m:r>
              <w:ins w:id="1521" w:author="محمد زكريا سيد سيد ابوسبع" w:date="2023-03-31T16:34:00Z">
                <w:rPr>
                  <w:rFonts w:ascii="Cambria Math" w:hAnsi="Cambria Math"/>
                </w:rPr>
                <m:t>o</m:t>
              </w:ins>
            </m:r>
          </m:sub>
        </m:sSub>
      </m:oMath>
    </w:p>
    <w:p w14:paraId="29C3E091" w14:textId="77777777" w:rsidR="00E93874" w:rsidRPr="00200D46" w:rsidRDefault="00E93874" w:rsidP="00E93874">
      <w:pPr>
        <w:pStyle w:val="ListParagraph"/>
        <w:numPr>
          <w:ilvl w:val="1"/>
          <w:numId w:val="27"/>
        </w:numPr>
        <w:spacing w:after="160" w:line="259" w:lineRule="auto"/>
        <w:ind w:right="0"/>
        <w:jc w:val="left"/>
        <w:rPr>
          <w:ins w:id="1522" w:author="محمد زكريا سيد سيد ابوسبع" w:date="2023-03-31T16:34:00Z"/>
          <w:rFonts w:eastAsiaTheme="minorEastAsia"/>
        </w:rPr>
      </w:pPr>
      <m:oMath>
        <m:r>
          <w:ins w:id="1523" w:author="محمد زكريا سيد سيد ابوسبع" w:date="2023-03-31T16:34:00Z">
            <w:rPr>
              <w:rFonts w:ascii="Cambria Math" w:eastAsiaTheme="minorEastAsia" w:hAnsi="Cambria Math"/>
            </w:rPr>
            <m:t>∴</m:t>
          </w:ins>
        </m:r>
        <m:r>
          <w:ins w:id="1524" w:author="محمد زكريا سيد سيد ابوسبع" w:date="2023-03-31T16:34:00Z">
            <w:rPr>
              <w:rFonts w:ascii="Cambria Math" w:hAnsi="Cambria Math"/>
            </w:rPr>
            <m:t>∆</m:t>
          </w:ins>
        </m:r>
        <m:acc>
          <m:accPr>
            <m:chr m:val="̇"/>
            <m:ctrlPr>
              <w:ins w:id="1525" w:author="محمد زكريا سيد سيد ابوسبع" w:date="2023-03-31T16:34:00Z">
                <w:rPr>
                  <w:rFonts w:ascii="Cambria Math" w:hAnsi="Cambria Math"/>
                  <w:i/>
                </w:rPr>
              </w:ins>
            </m:ctrlPr>
          </m:accPr>
          <m:e>
            <m:r>
              <w:ins w:id="1526" w:author="محمد زكريا سيد سيد ابوسبع" w:date="2023-03-31T16:34:00Z">
                <w:rPr>
                  <w:rFonts w:ascii="Cambria Math" w:hAnsi="Cambria Math"/>
                </w:rPr>
                <m:t>w</m:t>
              </w:ins>
            </m:r>
          </m:e>
        </m:acc>
        <m:r>
          <w:ins w:id="1527" w:author="محمد زكريا سيد سيد ابوسبع" w:date="2023-03-31T16:34:00Z">
            <w:rPr>
              <w:rFonts w:ascii="Cambria Math" w:hAnsi="Cambria Math"/>
            </w:rPr>
            <m:t>=</m:t>
          </w:ins>
        </m:r>
        <m:f>
          <m:fPr>
            <m:ctrlPr>
              <w:ins w:id="1528" w:author="محمد زكريا سيد سيد ابوسبع" w:date="2023-03-31T16:34:00Z">
                <w:rPr>
                  <w:rFonts w:ascii="Cambria Math" w:hAnsi="Cambria Math"/>
                  <w:i/>
                </w:rPr>
              </w:ins>
            </m:ctrlPr>
          </m:fPr>
          <m:num>
            <m:sSub>
              <m:sSubPr>
                <m:ctrlPr>
                  <w:ins w:id="1529" w:author="محمد زكريا سيد سيد ابوسبع" w:date="2023-03-31T16:34:00Z">
                    <w:rPr>
                      <w:rFonts w:ascii="Cambria Math" w:hAnsi="Cambria Math"/>
                      <w:i/>
                    </w:rPr>
                  </w:ins>
                </m:ctrlPr>
              </m:sSubPr>
              <m:e>
                <m:r>
                  <w:ins w:id="1530" w:author="محمد زكريا سيد سيد ابوسبع" w:date="2023-03-31T16:34:00Z">
                    <w:rPr>
                      <w:rFonts w:ascii="Cambria Math" w:hAnsi="Cambria Math"/>
                    </w:rPr>
                    <m:t>Z</m:t>
                  </w:ins>
                </m:r>
              </m:e>
              <m:sub>
                <m:r>
                  <w:ins w:id="1531" w:author="محمد زكريا سيد سيد ابوسبع" w:date="2023-03-31T16:34:00Z">
                    <w:rPr>
                      <w:rFonts w:ascii="Cambria Math" w:hAnsi="Cambria Math"/>
                    </w:rPr>
                    <m:t>u</m:t>
                  </w:ins>
                </m:r>
              </m:sub>
            </m:sSub>
          </m:num>
          <m:den>
            <m:d>
              <m:dPr>
                <m:ctrlPr>
                  <w:ins w:id="1532" w:author="محمد زكريا سيد سيد ابوسبع" w:date="2023-03-31T16:34:00Z">
                    <w:rPr>
                      <w:rFonts w:ascii="Cambria Math" w:eastAsiaTheme="minorEastAsia" w:hAnsi="Cambria Math"/>
                      <w:i/>
                    </w:rPr>
                  </w:ins>
                </m:ctrlPr>
              </m:dPr>
              <m:e>
                <m:r>
                  <w:ins w:id="1533" w:author="محمد زكريا سيد سيد ابوسبع" w:date="2023-03-31T16:34:00Z">
                    <w:rPr>
                      <w:rFonts w:ascii="Cambria Math" w:eastAsiaTheme="minorEastAsia" w:hAnsi="Cambria Math"/>
                    </w:rPr>
                    <m:t>1-</m:t>
                  </w:ins>
                </m:r>
                <m:sSub>
                  <m:sSubPr>
                    <m:ctrlPr>
                      <w:ins w:id="1534" w:author="محمد زكريا سيد سيد ابوسبع" w:date="2023-03-31T16:34:00Z">
                        <w:rPr>
                          <w:rFonts w:ascii="Cambria Math" w:hAnsi="Cambria Math"/>
                          <w:i/>
                        </w:rPr>
                      </w:ins>
                    </m:ctrlPr>
                  </m:sSubPr>
                  <m:e>
                    <m:r>
                      <w:ins w:id="1535" w:author="محمد زكريا سيد سيد ابوسبع" w:date="2023-03-31T16:34:00Z">
                        <w:rPr>
                          <w:rFonts w:ascii="Cambria Math" w:hAnsi="Cambria Math"/>
                        </w:rPr>
                        <m:t>Z</m:t>
                      </w:ins>
                    </m:r>
                  </m:e>
                  <m:sub>
                    <m:acc>
                      <m:accPr>
                        <m:chr m:val="̇"/>
                        <m:ctrlPr>
                          <w:ins w:id="1536" w:author="محمد زكريا سيد سيد ابوسبع" w:date="2023-03-31T16:34:00Z">
                            <w:rPr>
                              <w:rFonts w:ascii="Cambria Math" w:hAnsi="Cambria Math"/>
                              <w:i/>
                            </w:rPr>
                          </w:ins>
                        </m:ctrlPr>
                      </m:accPr>
                      <m:e>
                        <m:r>
                          <w:ins w:id="1537" w:author="محمد زكريا سيد سيد ابوسبع" w:date="2023-03-31T16:34:00Z">
                            <w:rPr>
                              <w:rFonts w:ascii="Cambria Math" w:hAnsi="Cambria Math"/>
                            </w:rPr>
                            <m:t>w</m:t>
                          </w:ins>
                        </m:r>
                      </m:e>
                    </m:acc>
                  </m:sub>
                </m:sSub>
              </m:e>
            </m:d>
          </m:den>
        </m:f>
        <m:r>
          <w:ins w:id="1538" w:author="محمد زكريا سيد سيد ابوسبع" w:date="2023-03-31T16:34:00Z">
            <w:rPr>
              <w:rFonts w:ascii="Cambria Math" w:hAnsi="Cambria Math"/>
            </w:rPr>
            <m:t xml:space="preserve"> ∆u+</m:t>
          </w:ins>
        </m:r>
        <m:f>
          <m:fPr>
            <m:ctrlPr>
              <w:ins w:id="1539" w:author="محمد زكريا سيد سيد ابوسبع" w:date="2023-03-31T16:34:00Z">
                <w:rPr>
                  <w:rFonts w:ascii="Cambria Math" w:hAnsi="Cambria Math"/>
                  <w:i/>
                </w:rPr>
              </w:ins>
            </m:ctrlPr>
          </m:fPr>
          <m:num>
            <m:sSub>
              <m:sSubPr>
                <m:ctrlPr>
                  <w:ins w:id="1540" w:author="محمد زكريا سيد سيد ابوسبع" w:date="2023-03-31T16:34:00Z">
                    <w:rPr>
                      <w:rFonts w:ascii="Cambria Math" w:hAnsi="Cambria Math"/>
                      <w:i/>
                    </w:rPr>
                  </w:ins>
                </m:ctrlPr>
              </m:sSubPr>
              <m:e>
                <m:r>
                  <w:ins w:id="1541" w:author="محمد زكريا سيد سيد ابوسبع" w:date="2023-03-31T16:34:00Z">
                    <w:rPr>
                      <w:rFonts w:ascii="Cambria Math" w:hAnsi="Cambria Math"/>
                    </w:rPr>
                    <m:t>Z</m:t>
                  </w:ins>
                </m:r>
              </m:e>
              <m:sub>
                <m:r>
                  <w:ins w:id="1542" w:author="محمد زكريا سيد سيد ابوسبع" w:date="2023-03-31T16:34:00Z">
                    <w:rPr>
                      <w:rFonts w:ascii="Cambria Math" w:hAnsi="Cambria Math"/>
                    </w:rPr>
                    <m:t>w</m:t>
                  </w:ins>
                </m:r>
              </m:sub>
            </m:sSub>
          </m:num>
          <m:den>
            <m:d>
              <m:dPr>
                <m:ctrlPr>
                  <w:ins w:id="1543" w:author="محمد زكريا سيد سيد ابوسبع" w:date="2023-03-31T16:34:00Z">
                    <w:rPr>
                      <w:rFonts w:ascii="Cambria Math" w:eastAsiaTheme="minorEastAsia" w:hAnsi="Cambria Math"/>
                      <w:i/>
                    </w:rPr>
                  </w:ins>
                </m:ctrlPr>
              </m:dPr>
              <m:e>
                <m:r>
                  <w:ins w:id="1544" w:author="محمد زكريا سيد سيد ابوسبع" w:date="2023-03-31T16:34:00Z">
                    <w:rPr>
                      <w:rFonts w:ascii="Cambria Math" w:eastAsiaTheme="minorEastAsia" w:hAnsi="Cambria Math"/>
                    </w:rPr>
                    <m:t>1-</m:t>
                  </w:ins>
                </m:r>
                <m:sSub>
                  <m:sSubPr>
                    <m:ctrlPr>
                      <w:ins w:id="1545" w:author="محمد زكريا سيد سيد ابوسبع" w:date="2023-03-31T16:34:00Z">
                        <w:rPr>
                          <w:rFonts w:ascii="Cambria Math" w:hAnsi="Cambria Math"/>
                          <w:i/>
                        </w:rPr>
                      </w:ins>
                    </m:ctrlPr>
                  </m:sSubPr>
                  <m:e>
                    <m:r>
                      <w:ins w:id="1546" w:author="محمد زكريا سيد سيد ابوسبع" w:date="2023-03-31T16:34:00Z">
                        <w:rPr>
                          <w:rFonts w:ascii="Cambria Math" w:hAnsi="Cambria Math"/>
                        </w:rPr>
                        <m:t>Z</m:t>
                      </w:ins>
                    </m:r>
                  </m:e>
                  <m:sub>
                    <m:acc>
                      <m:accPr>
                        <m:chr m:val="̇"/>
                        <m:ctrlPr>
                          <w:ins w:id="1547" w:author="محمد زكريا سيد سيد ابوسبع" w:date="2023-03-31T16:34:00Z">
                            <w:rPr>
                              <w:rFonts w:ascii="Cambria Math" w:hAnsi="Cambria Math"/>
                              <w:i/>
                            </w:rPr>
                          </w:ins>
                        </m:ctrlPr>
                      </m:accPr>
                      <m:e>
                        <m:r>
                          <w:ins w:id="1548" w:author="محمد زكريا سيد سيد ابوسبع" w:date="2023-03-31T16:34:00Z">
                            <w:rPr>
                              <w:rFonts w:ascii="Cambria Math" w:hAnsi="Cambria Math"/>
                            </w:rPr>
                            <m:t>w</m:t>
                          </w:ins>
                        </m:r>
                      </m:e>
                    </m:acc>
                  </m:sub>
                </m:sSub>
              </m:e>
            </m:d>
          </m:den>
        </m:f>
        <m:r>
          <w:ins w:id="1549" w:author="محمد زكريا سيد سيد ابوسبع" w:date="2023-03-31T16:34:00Z">
            <w:rPr>
              <w:rFonts w:ascii="Cambria Math" w:hAnsi="Cambria Math"/>
            </w:rPr>
            <m:t xml:space="preserve"> ∆w+</m:t>
          </w:ins>
        </m:r>
        <m:f>
          <m:fPr>
            <m:ctrlPr>
              <w:ins w:id="1550" w:author="محمد زكريا سيد سيد ابوسبع" w:date="2023-03-31T16:34:00Z">
                <w:rPr>
                  <w:rFonts w:ascii="Cambria Math" w:hAnsi="Cambria Math"/>
                  <w:i/>
                </w:rPr>
              </w:ins>
            </m:ctrlPr>
          </m:fPr>
          <m:num>
            <m:d>
              <m:dPr>
                <m:ctrlPr>
                  <w:ins w:id="1551" w:author="محمد زكريا سيد سيد ابوسبع" w:date="2023-03-31T16:34:00Z">
                    <w:rPr>
                      <w:rFonts w:ascii="Cambria Math" w:hAnsi="Cambria Math"/>
                      <w:i/>
                    </w:rPr>
                  </w:ins>
                </m:ctrlPr>
              </m:dPr>
              <m:e>
                <m:sSub>
                  <m:sSubPr>
                    <m:ctrlPr>
                      <w:ins w:id="1552" w:author="محمد زكريا سيد سيد ابوسبع" w:date="2023-03-31T16:34:00Z">
                        <w:rPr>
                          <w:rFonts w:ascii="Cambria Math" w:hAnsi="Cambria Math"/>
                          <w:i/>
                        </w:rPr>
                      </w:ins>
                    </m:ctrlPr>
                  </m:sSubPr>
                  <m:e>
                    <m:r>
                      <w:ins w:id="1553" w:author="محمد زكريا سيد سيد ابوسبع" w:date="2023-03-31T16:34:00Z">
                        <w:rPr>
                          <w:rFonts w:ascii="Cambria Math" w:hAnsi="Cambria Math"/>
                        </w:rPr>
                        <m:t>Z</m:t>
                      </w:ins>
                    </m:r>
                  </m:e>
                  <m:sub>
                    <m:r>
                      <w:ins w:id="1554" w:author="محمد زكريا سيد سيد ابوسبع" w:date="2023-03-31T16:34:00Z">
                        <w:rPr>
                          <w:rFonts w:ascii="Cambria Math" w:hAnsi="Cambria Math"/>
                        </w:rPr>
                        <m:t>q</m:t>
                      </w:ins>
                    </m:r>
                  </m:sub>
                </m:sSub>
                <m:r>
                  <w:ins w:id="1555" w:author="محمد زكريا سيد سيد ابوسبع" w:date="2023-03-31T16:34:00Z">
                    <w:rPr>
                      <w:rFonts w:ascii="Cambria Math" w:hAnsi="Cambria Math"/>
                    </w:rPr>
                    <m:t>+</m:t>
                  </w:ins>
                </m:r>
                <m:sSub>
                  <m:sSubPr>
                    <m:ctrlPr>
                      <w:ins w:id="1556" w:author="محمد زكريا سيد سيد ابوسبع" w:date="2023-03-31T16:34:00Z">
                        <w:rPr>
                          <w:rFonts w:ascii="Cambria Math" w:hAnsi="Cambria Math"/>
                          <w:i/>
                        </w:rPr>
                      </w:ins>
                    </m:ctrlPr>
                  </m:sSubPr>
                  <m:e>
                    <m:r>
                      <w:ins w:id="1557" w:author="محمد زكريا سيد سيد ابوسبع" w:date="2023-03-31T16:34:00Z">
                        <w:rPr>
                          <w:rFonts w:ascii="Cambria Math" w:hAnsi="Cambria Math"/>
                        </w:rPr>
                        <m:t>u</m:t>
                      </w:ins>
                    </m:r>
                  </m:e>
                  <m:sub>
                    <m:r>
                      <w:ins w:id="1558" w:author="محمد زكريا سيد سيد ابوسبع" w:date="2023-03-31T16:34:00Z">
                        <w:rPr>
                          <w:rFonts w:ascii="Cambria Math" w:hAnsi="Cambria Math"/>
                        </w:rPr>
                        <m:t>o</m:t>
                      </w:ins>
                    </m:r>
                  </m:sub>
                </m:sSub>
              </m:e>
            </m:d>
            <m:ctrlPr>
              <w:ins w:id="1559" w:author="محمد زكريا سيد سيد ابوسبع" w:date="2023-03-31T16:34:00Z">
                <w:rPr>
                  <w:rFonts w:ascii="Cambria Math" w:eastAsiaTheme="minorEastAsia" w:hAnsi="Cambria Math"/>
                  <w:i/>
                </w:rPr>
              </w:ins>
            </m:ctrlPr>
          </m:num>
          <m:den>
            <m:d>
              <m:dPr>
                <m:ctrlPr>
                  <w:ins w:id="1560" w:author="محمد زكريا سيد سيد ابوسبع" w:date="2023-03-31T16:34:00Z">
                    <w:rPr>
                      <w:rFonts w:ascii="Cambria Math" w:eastAsiaTheme="minorEastAsia" w:hAnsi="Cambria Math"/>
                      <w:i/>
                    </w:rPr>
                  </w:ins>
                </m:ctrlPr>
              </m:dPr>
              <m:e>
                <m:r>
                  <w:ins w:id="1561" w:author="محمد زكريا سيد سيد ابوسبع" w:date="2023-03-31T16:34:00Z">
                    <w:rPr>
                      <w:rFonts w:ascii="Cambria Math" w:eastAsiaTheme="minorEastAsia" w:hAnsi="Cambria Math"/>
                    </w:rPr>
                    <m:t>1-</m:t>
                  </w:ins>
                </m:r>
                <m:sSub>
                  <m:sSubPr>
                    <m:ctrlPr>
                      <w:ins w:id="1562" w:author="محمد زكريا سيد سيد ابوسبع" w:date="2023-03-31T16:34:00Z">
                        <w:rPr>
                          <w:rFonts w:ascii="Cambria Math" w:hAnsi="Cambria Math"/>
                          <w:i/>
                        </w:rPr>
                      </w:ins>
                    </m:ctrlPr>
                  </m:sSubPr>
                  <m:e>
                    <m:r>
                      <w:ins w:id="1563" w:author="محمد زكريا سيد سيد ابوسبع" w:date="2023-03-31T16:34:00Z">
                        <w:rPr>
                          <w:rFonts w:ascii="Cambria Math" w:hAnsi="Cambria Math"/>
                        </w:rPr>
                        <m:t>Z</m:t>
                      </w:ins>
                    </m:r>
                  </m:e>
                  <m:sub>
                    <m:acc>
                      <m:accPr>
                        <m:chr m:val="̇"/>
                        <m:ctrlPr>
                          <w:ins w:id="1564" w:author="محمد زكريا سيد سيد ابوسبع" w:date="2023-03-31T16:34:00Z">
                            <w:rPr>
                              <w:rFonts w:ascii="Cambria Math" w:hAnsi="Cambria Math"/>
                              <w:i/>
                            </w:rPr>
                          </w:ins>
                        </m:ctrlPr>
                      </m:accPr>
                      <m:e>
                        <m:r>
                          <w:ins w:id="1565" w:author="محمد زكريا سيد سيد ابوسبع" w:date="2023-03-31T16:34:00Z">
                            <w:rPr>
                              <w:rFonts w:ascii="Cambria Math" w:hAnsi="Cambria Math"/>
                            </w:rPr>
                            <m:t>w</m:t>
                          </w:ins>
                        </m:r>
                      </m:e>
                    </m:acc>
                  </m:sub>
                </m:sSub>
              </m:e>
            </m:d>
          </m:den>
        </m:f>
        <m:r>
          <w:ins w:id="1566" w:author="محمد زكريا سيد سيد ابوسبع" w:date="2023-03-31T16:34:00Z">
            <w:rPr>
              <w:rFonts w:ascii="Cambria Math" w:hAnsi="Cambria Math"/>
            </w:rPr>
            <m:t xml:space="preserve"> ∆q</m:t>
          </w:ins>
        </m:r>
        <m:r>
          <w:ins w:id="1567" w:author="محمد زكريا سيد سيد ابوسبع" w:date="2023-03-31T16:34:00Z">
            <w:rPr>
              <w:rFonts w:ascii="Cambria Math" w:eastAsiaTheme="minorEastAsia" w:hAnsi="Cambria Math"/>
            </w:rPr>
            <m:t>+</m:t>
          </w:ins>
        </m:r>
        <m:f>
          <m:fPr>
            <m:ctrlPr>
              <w:ins w:id="1568" w:author="محمد زكريا سيد سيد ابوسبع" w:date="2023-03-31T16:34:00Z">
                <w:rPr>
                  <w:rFonts w:ascii="Cambria Math" w:hAnsi="Cambria Math"/>
                  <w:i/>
                </w:rPr>
              </w:ins>
            </m:ctrlPr>
          </m:fPr>
          <m:num>
            <m:sSub>
              <m:sSubPr>
                <m:ctrlPr>
                  <w:ins w:id="1569" w:author="محمد زكريا سيد سيد ابوسبع" w:date="2023-03-31T16:34:00Z">
                    <w:rPr>
                      <w:rFonts w:ascii="Cambria Math" w:hAnsi="Cambria Math"/>
                      <w:i/>
                    </w:rPr>
                  </w:ins>
                </m:ctrlPr>
              </m:sSubPr>
              <m:e>
                <m:r>
                  <w:ins w:id="1570" w:author="محمد زكريا سيد سيد ابوسبع" w:date="2023-03-31T16:34:00Z">
                    <w:rPr>
                      <w:rFonts w:ascii="Cambria Math" w:hAnsi="Cambria Math"/>
                    </w:rPr>
                    <m:t>Z</m:t>
                  </w:ins>
                </m:r>
              </m:e>
              <m:sub>
                <m:sSub>
                  <m:sSubPr>
                    <m:ctrlPr>
                      <w:ins w:id="1571" w:author="محمد زكريا سيد سيد ابوسبع" w:date="2023-03-31T16:34:00Z">
                        <w:rPr>
                          <w:rFonts w:ascii="Cambria Math" w:hAnsi="Cambria Math"/>
                          <w:i/>
                        </w:rPr>
                      </w:ins>
                    </m:ctrlPr>
                  </m:sSubPr>
                  <m:e>
                    <m:r>
                      <w:ins w:id="1572" w:author="محمد زكريا سيد سيد ابوسبع" w:date="2023-03-31T16:34:00Z">
                        <w:rPr>
                          <w:rFonts w:ascii="Cambria Math" w:hAnsi="Cambria Math"/>
                        </w:rPr>
                        <m:t>δ</m:t>
                      </w:ins>
                    </m:r>
                  </m:e>
                  <m:sub>
                    <m:r>
                      <w:ins w:id="1573" w:author="محمد زكريا سيد سيد ابوسبع" w:date="2023-03-31T16:34:00Z">
                        <w:rPr>
                          <w:rFonts w:ascii="Cambria Math" w:hAnsi="Cambria Math"/>
                        </w:rPr>
                        <m:t>e</m:t>
                      </w:ins>
                    </m:r>
                  </m:sub>
                </m:sSub>
              </m:sub>
            </m:sSub>
            <m:ctrlPr>
              <w:ins w:id="1574" w:author="محمد زكريا سيد سيد ابوسبع" w:date="2023-03-31T16:34:00Z">
                <w:rPr>
                  <w:rFonts w:ascii="Cambria Math" w:eastAsiaTheme="minorEastAsia" w:hAnsi="Cambria Math"/>
                  <w:i/>
                </w:rPr>
              </w:ins>
            </m:ctrlPr>
          </m:num>
          <m:den>
            <m:d>
              <m:dPr>
                <m:ctrlPr>
                  <w:ins w:id="1575" w:author="محمد زكريا سيد سيد ابوسبع" w:date="2023-03-31T16:34:00Z">
                    <w:rPr>
                      <w:rFonts w:ascii="Cambria Math" w:eastAsiaTheme="minorEastAsia" w:hAnsi="Cambria Math"/>
                      <w:i/>
                    </w:rPr>
                  </w:ins>
                </m:ctrlPr>
              </m:dPr>
              <m:e>
                <m:r>
                  <w:ins w:id="1576" w:author="محمد زكريا سيد سيد ابوسبع" w:date="2023-03-31T16:34:00Z">
                    <w:rPr>
                      <w:rFonts w:ascii="Cambria Math" w:eastAsiaTheme="minorEastAsia" w:hAnsi="Cambria Math"/>
                    </w:rPr>
                    <m:t>1-</m:t>
                  </w:ins>
                </m:r>
                <m:sSub>
                  <m:sSubPr>
                    <m:ctrlPr>
                      <w:ins w:id="1577" w:author="محمد زكريا سيد سيد ابوسبع" w:date="2023-03-31T16:34:00Z">
                        <w:rPr>
                          <w:rFonts w:ascii="Cambria Math" w:hAnsi="Cambria Math"/>
                          <w:i/>
                        </w:rPr>
                      </w:ins>
                    </m:ctrlPr>
                  </m:sSubPr>
                  <m:e>
                    <m:r>
                      <w:ins w:id="1578" w:author="محمد زكريا سيد سيد ابوسبع" w:date="2023-03-31T16:34:00Z">
                        <w:rPr>
                          <w:rFonts w:ascii="Cambria Math" w:hAnsi="Cambria Math"/>
                        </w:rPr>
                        <m:t>Z</m:t>
                      </w:ins>
                    </m:r>
                  </m:e>
                  <m:sub>
                    <m:acc>
                      <m:accPr>
                        <m:chr m:val="̇"/>
                        <m:ctrlPr>
                          <w:ins w:id="1579" w:author="محمد زكريا سيد سيد ابوسبع" w:date="2023-03-31T16:34:00Z">
                            <w:rPr>
                              <w:rFonts w:ascii="Cambria Math" w:hAnsi="Cambria Math"/>
                              <w:i/>
                            </w:rPr>
                          </w:ins>
                        </m:ctrlPr>
                      </m:accPr>
                      <m:e>
                        <m:r>
                          <w:ins w:id="1580" w:author="محمد زكريا سيد سيد ابوسبع" w:date="2023-03-31T16:34:00Z">
                            <w:rPr>
                              <w:rFonts w:ascii="Cambria Math" w:hAnsi="Cambria Math"/>
                            </w:rPr>
                            <m:t>w</m:t>
                          </w:ins>
                        </m:r>
                      </m:e>
                    </m:acc>
                  </m:sub>
                </m:sSub>
              </m:e>
            </m:d>
          </m:den>
        </m:f>
        <m:r>
          <w:ins w:id="1581" w:author="محمد زكريا سيد سيد ابوسبع" w:date="2023-03-31T16:34:00Z">
            <w:rPr>
              <w:rFonts w:ascii="Cambria Math" w:hAnsi="Cambria Math"/>
            </w:rPr>
            <m:t xml:space="preserve"> ∆</m:t>
          </w:ins>
        </m:r>
        <m:sSub>
          <m:sSubPr>
            <m:ctrlPr>
              <w:ins w:id="1582" w:author="محمد زكريا سيد سيد ابوسبع" w:date="2023-03-31T16:34:00Z">
                <w:rPr>
                  <w:rFonts w:ascii="Cambria Math" w:hAnsi="Cambria Math"/>
                  <w:i/>
                </w:rPr>
              </w:ins>
            </m:ctrlPr>
          </m:sSubPr>
          <m:e>
            <m:r>
              <w:ins w:id="1583" w:author="محمد زكريا سيد سيد ابوسبع" w:date="2023-03-31T16:34:00Z">
                <w:rPr>
                  <w:rFonts w:ascii="Cambria Math" w:hAnsi="Cambria Math"/>
                </w:rPr>
                <m:t>δ</m:t>
              </w:ins>
            </m:r>
          </m:e>
          <m:sub>
            <m:r>
              <w:ins w:id="1584" w:author="محمد زكريا سيد سيد ابوسبع" w:date="2023-03-31T16:34:00Z">
                <w:rPr>
                  <w:rFonts w:ascii="Cambria Math" w:hAnsi="Cambria Math"/>
                </w:rPr>
                <m:t>e</m:t>
              </w:ins>
            </m:r>
          </m:sub>
        </m:sSub>
        <m:r>
          <w:ins w:id="1585" w:author="محمد زكريا سيد سيد ابوسبع" w:date="2023-03-31T16:34:00Z">
            <w:rPr>
              <w:rFonts w:ascii="Cambria Math" w:hAnsi="Cambria Math"/>
            </w:rPr>
            <m:t>+</m:t>
          </w:ins>
        </m:r>
        <m:f>
          <m:fPr>
            <m:ctrlPr>
              <w:ins w:id="1586" w:author="محمد زكريا سيد سيد ابوسبع" w:date="2023-03-31T16:34:00Z">
                <w:rPr>
                  <w:rFonts w:ascii="Cambria Math" w:hAnsi="Cambria Math"/>
                  <w:i/>
                </w:rPr>
              </w:ins>
            </m:ctrlPr>
          </m:fPr>
          <m:num>
            <m:sSub>
              <m:sSubPr>
                <m:ctrlPr>
                  <w:ins w:id="1587" w:author="محمد زكريا سيد سيد ابوسبع" w:date="2023-03-31T16:34:00Z">
                    <w:rPr>
                      <w:rFonts w:ascii="Cambria Math" w:hAnsi="Cambria Math"/>
                      <w:i/>
                    </w:rPr>
                  </w:ins>
                </m:ctrlPr>
              </m:sSubPr>
              <m:e>
                <m:r>
                  <w:ins w:id="1588" w:author="محمد زكريا سيد سيد ابوسبع" w:date="2023-03-31T16:34:00Z">
                    <w:rPr>
                      <w:rFonts w:ascii="Cambria Math" w:hAnsi="Cambria Math"/>
                    </w:rPr>
                    <m:t>Z</m:t>
                  </w:ins>
                </m:r>
              </m:e>
              <m:sub>
                <m:sSub>
                  <m:sSubPr>
                    <m:ctrlPr>
                      <w:ins w:id="1589" w:author="محمد زكريا سيد سيد ابوسبع" w:date="2023-03-31T16:34:00Z">
                        <w:rPr>
                          <w:rFonts w:ascii="Cambria Math" w:hAnsi="Cambria Math"/>
                          <w:i/>
                        </w:rPr>
                      </w:ins>
                    </m:ctrlPr>
                  </m:sSubPr>
                  <m:e>
                    <m:r>
                      <w:ins w:id="1590" w:author="محمد زكريا سيد سيد ابوسبع" w:date="2023-03-31T16:34:00Z">
                        <w:rPr>
                          <w:rFonts w:ascii="Cambria Math" w:hAnsi="Cambria Math"/>
                        </w:rPr>
                        <m:t>δ</m:t>
                      </w:ins>
                    </m:r>
                  </m:e>
                  <m:sub>
                    <m:r>
                      <w:ins w:id="1591" w:author="محمد زكريا سيد سيد ابوسبع" w:date="2023-03-31T16:34:00Z">
                        <w:rPr>
                          <w:rFonts w:ascii="Cambria Math" w:hAnsi="Cambria Math"/>
                        </w:rPr>
                        <m:t>th</m:t>
                      </w:ins>
                    </m:r>
                  </m:sub>
                </m:sSub>
              </m:sub>
            </m:sSub>
          </m:num>
          <m:den>
            <m:d>
              <m:dPr>
                <m:ctrlPr>
                  <w:ins w:id="1592" w:author="محمد زكريا سيد سيد ابوسبع" w:date="2023-03-31T16:34:00Z">
                    <w:rPr>
                      <w:rFonts w:ascii="Cambria Math" w:eastAsiaTheme="minorEastAsia" w:hAnsi="Cambria Math"/>
                      <w:i/>
                    </w:rPr>
                  </w:ins>
                </m:ctrlPr>
              </m:dPr>
              <m:e>
                <m:r>
                  <w:ins w:id="1593" w:author="محمد زكريا سيد سيد ابوسبع" w:date="2023-03-31T16:34:00Z">
                    <w:rPr>
                      <w:rFonts w:ascii="Cambria Math" w:eastAsiaTheme="minorEastAsia" w:hAnsi="Cambria Math"/>
                    </w:rPr>
                    <m:t>1-</m:t>
                  </w:ins>
                </m:r>
                <m:sSub>
                  <m:sSubPr>
                    <m:ctrlPr>
                      <w:ins w:id="1594" w:author="محمد زكريا سيد سيد ابوسبع" w:date="2023-03-31T16:34:00Z">
                        <w:rPr>
                          <w:rFonts w:ascii="Cambria Math" w:hAnsi="Cambria Math"/>
                          <w:i/>
                        </w:rPr>
                      </w:ins>
                    </m:ctrlPr>
                  </m:sSubPr>
                  <m:e>
                    <m:r>
                      <w:ins w:id="1595" w:author="محمد زكريا سيد سيد ابوسبع" w:date="2023-03-31T16:34:00Z">
                        <w:rPr>
                          <w:rFonts w:ascii="Cambria Math" w:hAnsi="Cambria Math"/>
                        </w:rPr>
                        <m:t>Z</m:t>
                      </w:ins>
                    </m:r>
                  </m:e>
                  <m:sub>
                    <m:acc>
                      <m:accPr>
                        <m:chr m:val="̇"/>
                        <m:ctrlPr>
                          <w:ins w:id="1596" w:author="محمد زكريا سيد سيد ابوسبع" w:date="2023-03-31T16:34:00Z">
                            <w:rPr>
                              <w:rFonts w:ascii="Cambria Math" w:hAnsi="Cambria Math"/>
                              <w:i/>
                            </w:rPr>
                          </w:ins>
                        </m:ctrlPr>
                      </m:accPr>
                      <m:e>
                        <m:r>
                          <w:ins w:id="1597" w:author="محمد زكريا سيد سيد ابوسبع" w:date="2023-03-31T16:34:00Z">
                            <w:rPr>
                              <w:rFonts w:ascii="Cambria Math" w:hAnsi="Cambria Math"/>
                            </w:rPr>
                            <m:t>w</m:t>
                          </w:ins>
                        </m:r>
                      </m:e>
                    </m:acc>
                  </m:sub>
                </m:sSub>
              </m:e>
            </m:d>
          </m:den>
        </m:f>
        <m:r>
          <w:ins w:id="1598" w:author="محمد زكريا سيد سيد ابوسبع" w:date="2023-03-31T16:34:00Z">
            <w:rPr>
              <w:rFonts w:ascii="Cambria Math" w:hAnsi="Cambria Math"/>
            </w:rPr>
            <m:t xml:space="preserve"> ∆</m:t>
          </w:ins>
        </m:r>
        <m:sSub>
          <m:sSubPr>
            <m:ctrlPr>
              <w:ins w:id="1599" w:author="محمد زكريا سيد سيد ابوسبع" w:date="2023-03-31T16:34:00Z">
                <w:rPr>
                  <w:rFonts w:ascii="Cambria Math" w:hAnsi="Cambria Math"/>
                  <w:i/>
                </w:rPr>
              </w:ins>
            </m:ctrlPr>
          </m:sSubPr>
          <m:e>
            <m:r>
              <w:ins w:id="1600" w:author="محمد زكريا سيد سيد ابوسبع" w:date="2023-03-31T16:34:00Z">
                <w:rPr>
                  <w:rFonts w:ascii="Cambria Math" w:hAnsi="Cambria Math"/>
                </w:rPr>
                <m:t>δ</m:t>
              </w:ins>
            </m:r>
          </m:e>
          <m:sub>
            <m:r>
              <w:ins w:id="1601" w:author="محمد زكريا سيد سيد ابوسبع" w:date="2023-03-31T16:34:00Z">
                <w:rPr>
                  <w:rFonts w:ascii="Cambria Math" w:hAnsi="Cambria Math"/>
                </w:rPr>
                <m:t>th</m:t>
              </w:ins>
            </m:r>
          </m:sub>
        </m:sSub>
        <m:r>
          <w:ins w:id="1602" w:author="محمد زكريا سيد سيد ابوسبع" w:date="2023-03-31T16:34:00Z">
            <w:rPr>
              <w:rFonts w:ascii="Cambria Math" w:eastAsiaTheme="minorEastAsia" w:hAnsi="Cambria Math"/>
            </w:rPr>
            <m:t>-</m:t>
          </w:ins>
        </m:r>
        <m:f>
          <m:fPr>
            <m:ctrlPr>
              <w:ins w:id="1603" w:author="محمد زكريا سيد سيد ابوسبع" w:date="2023-03-31T16:34:00Z">
                <w:rPr>
                  <w:rFonts w:ascii="Cambria Math" w:hAnsi="Cambria Math"/>
                  <w:i/>
                </w:rPr>
              </w:ins>
            </m:ctrlPr>
          </m:fPr>
          <m:num>
            <m:r>
              <w:ins w:id="1604" w:author="محمد زكريا سيد سيد ابوسبع" w:date="2023-03-31T16:34:00Z">
                <w:rPr>
                  <w:rFonts w:ascii="Cambria Math" w:hAnsi="Cambria Math"/>
                </w:rPr>
                <m:t xml:space="preserve">g </m:t>
              </w:ins>
            </m:r>
            <m:func>
              <m:funcPr>
                <m:ctrlPr>
                  <w:ins w:id="1605" w:author="محمد زكريا سيد سيد ابوسبع" w:date="2023-03-31T16:34:00Z">
                    <w:rPr>
                      <w:rFonts w:ascii="Cambria Math" w:eastAsiaTheme="minorEastAsia" w:hAnsi="Cambria Math" w:cs="Times New Roman"/>
                      <w:i/>
                    </w:rPr>
                  </w:ins>
                </m:ctrlPr>
              </m:funcPr>
              <m:fName>
                <m:r>
                  <w:ins w:id="1606" w:author="محمد زكريا سيد سيد ابوسبع" w:date="2023-03-31T16:34:00Z">
                    <m:rPr>
                      <m:sty m:val="p"/>
                    </m:rPr>
                    <w:rPr>
                      <w:rFonts w:ascii="Cambria Math" w:hAnsi="Cambria Math"/>
                    </w:rPr>
                    <m:t>sin</m:t>
                  </w:ins>
                </m:r>
              </m:fName>
              <m:e>
                <m:d>
                  <m:dPr>
                    <m:ctrlPr>
                      <w:ins w:id="1607" w:author="محمد زكريا سيد سيد ابوسبع" w:date="2023-03-31T16:34:00Z">
                        <w:rPr>
                          <w:rFonts w:ascii="Cambria Math" w:eastAsiaTheme="minorEastAsia" w:hAnsi="Cambria Math" w:cs="Times New Roman"/>
                          <w:i/>
                        </w:rPr>
                      </w:ins>
                    </m:ctrlPr>
                  </m:dPr>
                  <m:e>
                    <m:sSub>
                      <m:sSubPr>
                        <m:ctrlPr>
                          <w:ins w:id="1608" w:author="محمد زكريا سيد سيد ابوسبع" w:date="2023-03-31T16:34:00Z">
                            <w:rPr>
                              <w:rFonts w:ascii="Cambria Math" w:hAnsi="Cambria Math"/>
                              <w:i/>
                            </w:rPr>
                          </w:ins>
                        </m:ctrlPr>
                      </m:sSubPr>
                      <m:e>
                        <m:r>
                          <w:ins w:id="1609" w:author="محمد زكريا سيد سيد ابوسبع" w:date="2023-03-31T16:34:00Z">
                            <w:rPr>
                              <w:rFonts w:ascii="Cambria Math" w:hAnsi="Cambria Math"/>
                            </w:rPr>
                            <m:t>θ</m:t>
                          </w:ins>
                        </m:r>
                      </m:e>
                      <m:sub>
                        <m:r>
                          <w:ins w:id="1610" w:author="محمد زكريا سيد سيد ابوسبع" w:date="2023-03-31T16:34:00Z">
                            <w:rPr>
                              <w:rFonts w:ascii="Cambria Math" w:hAnsi="Cambria Math"/>
                            </w:rPr>
                            <m:t>o</m:t>
                          </w:ins>
                        </m:r>
                      </m:sub>
                    </m:sSub>
                  </m:e>
                </m:d>
              </m:e>
            </m:func>
          </m:num>
          <m:den>
            <m:d>
              <m:dPr>
                <m:ctrlPr>
                  <w:ins w:id="1611" w:author="محمد زكريا سيد سيد ابوسبع" w:date="2023-03-31T16:34:00Z">
                    <w:rPr>
                      <w:rFonts w:ascii="Cambria Math" w:eastAsiaTheme="minorEastAsia" w:hAnsi="Cambria Math"/>
                      <w:i/>
                    </w:rPr>
                  </w:ins>
                </m:ctrlPr>
              </m:dPr>
              <m:e>
                <m:r>
                  <w:ins w:id="1612" w:author="محمد زكريا سيد سيد ابوسبع" w:date="2023-03-31T16:34:00Z">
                    <w:rPr>
                      <w:rFonts w:ascii="Cambria Math" w:eastAsiaTheme="minorEastAsia" w:hAnsi="Cambria Math"/>
                    </w:rPr>
                    <m:t>1-</m:t>
                  </w:ins>
                </m:r>
                <m:sSub>
                  <m:sSubPr>
                    <m:ctrlPr>
                      <w:ins w:id="1613" w:author="محمد زكريا سيد سيد ابوسبع" w:date="2023-03-31T16:34:00Z">
                        <w:rPr>
                          <w:rFonts w:ascii="Cambria Math" w:hAnsi="Cambria Math"/>
                          <w:i/>
                        </w:rPr>
                      </w:ins>
                    </m:ctrlPr>
                  </m:sSubPr>
                  <m:e>
                    <m:r>
                      <w:ins w:id="1614" w:author="محمد زكريا سيد سيد ابوسبع" w:date="2023-03-31T16:34:00Z">
                        <w:rPr>
                          <w:rFonts w:ascii="Cambria Math" w:hAnsi="Cambria Math"/>
                        </w:rPr>
                        <m:t>Z</m:t>
                      </w:ins>
                    </m:r>
                  </m:e>
                  <m:sub>
                    <m:acc>
                      <m:accPr>
                        <m:chr m:val="̇"/>
                        <m:ctrlPr>
                          <w:ins w:id="1615" w:author="محمد زكريا سيد سيد ابوسبع" w:date="2023-03-31T16:34:00Z">
                            <w:rPr>
                              <w:rFonts w:ascii="Cambria Math" w:hAnsi="Cambria Math"/>
                              <w:i/>
                            </w:rPr>
                          </w:ins>
                        </m:ctrlPr>
                      </m:accPr>
                      <m:e>
                        <m:r>
                          <w:ins w:id="1616" w:author="محمد زكريا سيد سيد ابوسبع" w:date="2023-03-31T16:34:00Z">
                            <w:rPr>
                              <w:rFonts w:ascii="Cambria Math" w:hAnsi="Cambria Math"/>
                            </w:rPr>
                            <m:t>w</m:t>
                          </w:ins>
                        </m:r>
                      </m:e>
                    </m:acc>
                  </m:sub>
                </m:sSub>
              </m:e>
            </m:d>
          </m:den>
        </m:f>
        <m:r>
          <w:ins w:id="1617" w:author="محمد زكريا سيد سيد ابوسبع" w:date="2023-03-31T16:34:00Z">
            <w:rPr>
              <w:rFonts w:ascii="Cambria Math" w:hAnsi="Cambria Math"/>
            </w:rPr>
            <m:t>∆θ</m:t>
          </w:ins>
        </m:r>
      </m:oMath>
    </w:p>
    <w:p w14:paraId="5A8AD6B1" w14:textId="77777777" w:rsidR="00E93874" w:rsidRPr="00D57F87" w:rsidRDefault="00E93874" w:rsidP="00E93874">
      <w:pPr>
        <w:pStyle w:val="ListParagraph"/>
        <w:numPr>
          <w:ilvl w:val="1"/>
          <w:numId w:val="27"/>
        </w:numPr>
        <w:spacing w:after="160" w:line="259" w:lineRule="auto"/>
        <w:ind w:right="0"/>
        <w:jc w:val="left"/>
        <w:rPr>
          <w:ins w:id="1618" w:author="محمد زكريا سيد سيد ابوسبع" w:date="2023-03-31T16:34:00Z"/>
          <w:rFonts w:eastAsiaTheme="minorEastAsia"/>
        </w:rPr>
      </w:pPr>
      <m:oMath>
        <m:r>
          <w:ins w:id="1619" w:author="محمد زكريا سيد سيد ابوسبع" w:date="2023-03-31T16:34:00Z">
            <w:rPr>
              <w:rFonts w:ascii="Cambria Math" w:eastAsiaTheme="minorEastAsia" w:hAnsi="Cambria Math"/>
            </w:rPr>
            <m:t>∴</m:t>
          </w:ins>
        </m:r>
        <m:r>
          <w:ins w:id="1620" w:author="محمد زكريا سيد سيد ابوسبع" w:date="2023-03-31T16:34:00Z">
            <w:rPr>
              <w:rFonts w:ascii="Cambria Math" w:hAnsi="Cambria Math"/>
            </w:rPr>
            <m:t>∆</m:t>
          </w:ins>
        </m:r>
        <m:acc>
          <m:accPr>
            <m:chr m:val="̇"/>
            <m:ctrlPr>
              <w:ins w:id="1621" w:author="محمد زكريا سيد سيد ابوسبع" w:date="2023-03-31T16:34:00Z">
                <w:rPr>
                  <w:rFonts w:ascii="Cambria Math" w:hAnsi="Cambria Math"/>
                  <w:i/>
                </w:rPr>
              </w:ins>
            </m:ctrlPr>
          </m:accPr>
          <m:e>
            <m:r>
              <w:ins w:id="1622" w:author="محمد زكريا سيد سيد ابوسبع" w:date="2023-03-31T16:34:00Z">
                <w:rPr>
                  <w:rFonts w:ascii="Cambria Math" w:hAnsi="Cambria Math"/>
                </w:rPr>
                <m:t>q</m:t>
              </w:ins>
            </m:r>
          </m:e>
        </m:acc>
        <m:r>
          <w:ins w:id="1623" w:author="محمد زكريا سيد سيد ابوسبع" w:date="2023-03-31T16:34:00Z">
            <w:rPr>
              <w:rFonts w:ascii="Cambria Math" w:hAnsi="Cambria Math"/>
            </w:rPr>
            <m:t>=</m:t>
          </w:ins>
        </m:r>
        <m:d>
          <m:dPr>
            <m:ctrlPr>
              <w:ins w:id="1624" w:author="محمد زكريا سيد سيد ابوسبع" w:date="2023-03-31T16:34:00Z">
                <w:rPr>
                  <w:rFonts w:ascii="Cambria Math" w:hAnsi="Cambria Math"/>
                  <w:i/>
                </w:rPr>
              </w:ins>
            </m:ctrlPr>
          </m:dPr>
          <m:e>
            <m:sSub>
              <m:sSubPr>
                <m:ctrlPr>
                  <w:ins w:id="1625" w:author="محمد زكريا سيد سيد ابوسبع" w:date="2023-03-31T16:34:00Z">
                    <w:rPr>
                      <w:rFonts w:ascii="Cambria Math" w:hAnsi="Cambria Math"/>
                      <w:i/>
                    </w:rPr>
                  </w:ins>
                </m:ctrlPr>
              </m:sSubPr>
              <m:e>
                <m:r>
                  <w:ins w:id="1626" w:author="محمد زكريا سيد سيد ابوسبع" w:date="2023-03-31T16:34:00Z">
                    <w:rPr>
                      <w:rFonts w:ascii="Cambria Math" w:hAnsi="Cambria Math"/>
                    </w:rPr>
                    <m:t>M</m:t>
                  </w:ins>
                </m:r>
              </m:e>
              <m:sub>
                <m:r>
                  <w:ins w:id="1627" w:author="محمد زكريا سيد سيد ابوسبع" w:date="2023-03-31T16:34:00Z">
                    <w:rPr>
                      <w:rFonts w:ascii="Cambria Math" w:hAnsi="Cambria Math"/>
                    </w:rPr>
                    <m:t>u</m:t>
                  </w:ins>
                </m:r>
              </m:sub>
            </m:sSub>
            <m:r>
              <w:ins w:id="1628" w:author="محمد زكريا سيد سيد ابوسبع" w:date="2023-03-31T16:34:00Z">
                <w:rPr>
                  <w:rFonts w:ascii="Cambria Math" w:hAnsi="Cambria Math"/>
                </w:rPr>
                <m:t>+</m:t>
              </w:ins>
            </m:r>
            <m:r>
              <w:ins w:id="1629" w:author="محمد زكريا سيد سيد ابوسبع" w:date="2023-03-31T16:34:00Z">
                <w:rPr>
                  <w:rFonts w:ascii="Cambria Math" w:eastAsiaTheme="minorEastAsia" w:hAnsi="Cambria Math"/>
                </w:rPr>
                <m:t xml:space="preserve"> </m:t>
              </w:ins>
            </m:r>
            <m:sSub>
              <m:sSubPr>
                <m:ctrlPr>
                  <w:ins w:id="1630" w:author="محمد زكريا سيد سيد ابوسبع" w:date="2023-03-31T16:34:00Z">
                    <w:rPr>
                      <w:rFonts w:ascii="Cambria Math" w:hAnsi="Cambria Math"/>
                      <w:i/>
                    </w:rPr>
                  </w:ins>
                </m:ctrlPr>
              </m:sSubPr>
              <m:e>
                <m:r>
                  <w:ins w:id="1631" w:author="محمد زكريا سيد سيد ابوسبع" w:date="2023-03-31T16:34:00Z">
                    <w:rPr>
                      <w:rFonts w:ascii="Cambria Math" w:hAnsi="Cambria Math"/>
                    </w:rPr>
                    <m:t>M</m:t>
                  </w:ins>
                </m:r>
              </m:e>
              <m:sub>
                <m:acc>
                  <m:accPr>
                    <m:chr m:val="̇"/>
                    <m:ctrlPr>
                      <w:ins w:id="1632" w:author="محمد زكريا سيد سيد ابوسبع" w:date="2023-03-31T16:34:00Z">
                        <w:rPr>
                          <w:rFonts w:ascii="Cambria Math" w:hAnsi="Cambria Math"/>
                          <w:i/>
                        </w:rPr>
                      </w:ins>
                    </m:ctrlPr>
                  </m:accPr>
                  <m:e>
                    <m:r>
                      <w:ins w:id="1633" w:author="محمد زكريا سيد سيد ابوسبع" w:date="2023-03-31T16:34:00Z">
                        <w:rPr>
                          <w:rFonts w:ascii="Cambria Math" w:hAnsi="Cambria Math"/>
                        </w:rPr>
                        <m:t>w</m:t>
                      </w:ins>
                    </m:r>
                  </m:e>
                </m:acc>
              </m:sub>
            </m:sSub>
            <m:f>
              <m:fPr>
                <m:ctrlPr>
                  <w:ins w:id="1634" w:author="محمد زكريا سيد سيد ابوسبع" w:date="2023-03-31T16:34:00Z">
                    <w:rPr>
                      <w:rFonts w:ascii="Cambria Math" w:hAnsi="Cambria Math"/>
                      <w:i/>
                    </w:rPr>
                  </w:ins>
                </m:ctrlPr>
              </m:fPr>
              <m:num>
                <m:sSub>
                  <m:sSubPr>
                    <m:ctrlPr>
                      <w:ins w:id="1635" w:author="محمد زكريا سيد سيد ابوسبع" w:date="2023-03-31T16:34:00Z">
                        <w:rPr>
                          <w:rFonts w:ascii="Cambria Math" w:hAnsi="Cambria Math"/>
                          <w:i/>
                        </w:rPr>
                      </w:ins>
                    </m:ctrlPr>
                  </m:sSubPr>
                  <m:e>
                    <m:r>
                      <w:ins w:id="1636" w:author="محمد زكريا سيد سيد ابوسبع" w:date="2023-03-31T16:34:00Z">
                        <w:rPr>
                          <w:rFonts w:ascii="Cambria Math" w:hAnsi="Cambria Math"/>
                        </w:rPr>
                        <m:t>Z</m:t>
                      </w:ins>
                    </m:r>
                  </m:e>
                  <m:sub>
                    <m:r>
                      <w:ins w:id="1637" w:author="محمد زكريا سيد سيد ابوسبع" w:date="2023-03-31T16:34:00Z">
                        <w:rPr>
                          <w:rFonts w:ascii="Cambria Math" w:hAnsi="Cambria Math"/>
                        </w:rPr>
                        <m:t>u</m:t>
                      </w:ins>
                    </m:r>
                  </m:sub>
                </m:sSub>
              </m:num>
              <m:den>
                <m:d>
                  <m:dPr>
                    <m:ctrlPr>
                      <w:ins w:id="1638" w:author="محمد زكريا سيد سيد ابوسبع" w:date="2023-03-31T16:34:00Z">
                        <w:rPr>
                          <w:rFonts w:ascii="Cambria Math" w:eastAsiaTheme="minorEastAsia" w:hAnsi="Cambria Math"/>
                          <w:i/>
                        </w:rPr>
                      </w:ins>
                    </m:ctrlPr>
                  </m:dPr>
                  <m:e>
                    <m:r>
                      <w:ins w:id="1639" w:author="محمد زكريا سيد سيد ابوسبع" w:date="2023-03-31T16:34:00Z">
                        <w:rPr>
                          <w:rFonts w:ascii="Cambria Math" w:eastAsiaTheme="minorEastAsia" w:hAnsi="Cambria Math"/>
                        </w:rPr>
                        <m:t>1-</m:t>
                      </w:ins>
                    </m:r>
                    <m:sSub>
                      <m:sSubPr>
                        <m:ctrlPr>
                          <w:ins w:id="1640" w:author="محمد زكريا سيد سيد ابوسبع" w:date="2023-03-31T16:34:00Z">
                            <w:rPr>
                              <w:rFonts w:ascii="Cambria Math" w:hAnsi="Cambria Math"/>
                              <w:i/>
                            </w:rPr>
                          </w:ins>
                        </m:ctrlPr>
                      </m:sSubPr>
                      <m:e>
                        <m:r>
                          <w:ins w:id="1641" w:author="محمد زكريا سيد سيد ابوسبع" w:date="2023-03-31T16:34:00Z">
                            <w:rPr>
                              <w:rFonts w:ascii="Cambria Math" w:hAnsi="Cambria Math"/>
                            </w:rPr>
                            <m:t>Z</m:t>
                          </w:ins>
                        </m:r>
                      </m:e>
                      <m:sub>
                        <m:acc>
                          <m:accPr>
                            <m:chr m:val="̇"/>
                            <m:ctrlPr>
                              <w:ins w:id="1642" w:author="محمد زكريا سيد سيد ابوسبع" w:date="2023-03-31T16:34:00Z">
                                <w:rPr>
                                  <w:rFonts w:ascii="Cambria Math" w:hAnsi="Cambria Math"/>
                                  <w:i/>
                                </w:rPr>
                              </w:ins>
                            </m:ctrlPr>
                          </m:accPr>
                          <m:e>
                            <m:r>
                              <w:ins w:id="1643" w:author="محمد زكريا سيد سيد ابوسبع" w:date="2023-03-31T16:34:00Z">
                                <w:rPr>
                                  <w:rFonts w:ascii="Cambria Math" w:hAnsi="Cambria Math"/>
                                </w:rPr>
                                <m:t>w</m:t>
                              </w:ins>
                            </m:r>
                          </m:e>
                        </m:acc>
                      </m:sub>
                    </m:sSub>
                  </m:e>
                </m:d>
              </m:den>
            </m:f>
            <m:r>
              <w:ins w:id="1644" w:author="محمد زكريا سيد سيد ابوسبع" w:date="2023-03-31T16:34:00Z">
                <w:rPr>
                  <w:rFonts w:ascii="Cambria Math" w:hAnsi="Cambria Math"/>
                </w:rPr>
                <m:t xml:space="preserve"> </m:t>
              </w:ins>
            </m:r>
          </m:e>
        </m:d>
        <m:r>
          <w:ins w:id="1645" w:author="محمد زكريا سيد سيد ابوسبع" w:date="2023-03-31T16:34:00Z">
            <w:rPr>
              <w:rFonts w:ascii="Cambria Math" w:hAnsi="Cambria Math"/>
            </w:rPr>
            <m:t xml:space="preserve"> ∆u+</m:t>
          </w:ins>
        </m:r>
        <m:d>
          <m:dPr>
            <m:ctrlPr>
              <w:ins w:id="1646" w:author="محمد زكريا سيد سيد ابوسبع" w:date="2023-03-31T16:34:00Z">
                <w:rPr>
                  <w:rFonts w:ascii="Cambria Math" w:hAnsi="Cambria Math"/>
                  <w:i/>
                </w:rPr>
              </w:ins>
            </m:ctrlPr>
          </m:dPr>
          <m:e>
            <m:sSub>
              <m:sSubPr>
                <m:ctrlPr>
                  <w:ins w:id="1647" w:author="محمد زكريا سيد سيد ابوسبع" w:date="2023-03-31T16:34:00Z">
                    <w:rPr>
                      <w:rFonts w:ascii="Cambria Math" w:hAnsi="Cambria Math"/>
                      <w:i/>
                    </w:rPr>
                  </w:ins>
                </m:ctrlPr>
              </m:sSubPr>
              <m:e>
                <m:r>
                  <w:ins w:id="1648" w:author="محمد زكريا سيد سيد ابوسبع" w:date="2023-03-31T16:34:00Z">
                    <w:rPr>
                      <w:rFonts w:ascii="Cambria Math" w:hAnsi="Cambria Math"/>
                    </w:rPr>
                    <m:t>M</m:t>
                  </w:ins>
                </m:r>
              </m:e>
              <m:sub>
                <m:r>
                  <w:ins w:id="1649" w:author="محمد زكريا سيد سيد ابوسبع" w:date="2023-03-31T16:34:00Z">
                    <w:rPr>
                      <w:rFonts w:ascii="Cambria Math" w:hAnsi="Cambria Math"/>
                    </w:rPr>
                    <m:t>w</m:t>
                  </w:ins>
                </m:r>
              </m:sub>
            </m:sSub>
            <m:r>
              <w:ins w:id="1650" w:author="محمد زكريا سيد سيد ابوسبع" w:date="2023-03-31T16:34:00Z">
                <w:rPr>
                  <w:rFonts w:ascii="Cambria Math" w:hAnsi="Cambria Math"/>
                </w:rPr>
                <m:t>+</m:t>
              </w:ins>
            </m:r>
            <m:r>
              <w:ins w:id="1651" w:author="محمد زكريا سيد سيد ابوسبع" w:date="2023-03-31T16:34:00Z">
                <w:rPr>
                  <w:rFonts w:ascii="Cambria Math" w:eastAsiaTheme="minorEastAsia" w:hAnsi="Cambria Math"/>
                </w:rPr>
                <m:t xml:space="preserve"> </m:t>
              </w:ins>
            </m:r>
            <m:sSub>
              <m:sSubPr>
                <m:ctrlPr>
                  <w:ins w:id="1652" w:author="محمد زكريا سيد سيد ابوسبع" w:date="2023-03-31T16:34:00Z">
                    <w:rPr>
                      <w:rFonts w:ascii="Cambria Math" w:hAnsi="Cambria Math"/>
                      <w:i/>
                    </w:rPr>
                  </w:ins>
                </m:ctrlPr>
              </m:sSubPr>
              <m:e>
                <m:r>
                  <w:ins w:id="1653" w:author="محمد زكريا سيد سيد ابوسبع" w:date="2023-03-31T16:34:00Z">
                    <w:rPr>
                      <w:rFonts w:ascii="Cambria Math" w:hAnsi="Cambria Math"/>
                    </w:rPr>
                    <m:t>M</m:t>
                  </w:ins>
                </m:r>
              </m:e>
              <m:sub>
                <m:acc>
                  <m:accPr>
                    <m:chr m:val="̇"/>
                    <m:ctrlPr>
                      <w:ins w:id="1654" w:author="محمد زكريا سيد سيد ابوسبع" w:date="2023-03-31T16:34:00Z">
                        <w:rPr>
                          <w:rFonts w:ascii="Cambria Math" w:hAnsi="Cambria Math"/>
                          <w:i/>
                        </w:rPr>
                      </w:ins>
                    </m:ctrlPr>
                  </m:accPr>
                  <m:e>
                    <m:r>
                      <w:ins w:id="1655" w:author="محمد زكريا سيد سيد ابوسبع" w:date="2023-03-31T16:34:00Z">
                        <w:rPr>
                          <w:rFonts w:ascii="Cambria Math" w:hAnsi="Cambria Math"/>
                        </w:rPr>
                        <m:t>w</m:t>
                      </w:ins>
                    </m:r>
                  </m:e>
                </m:acc>
              </m:sub>
            </m:sSub>
            <m:f>
              <m:fPr>
                <m:ctrlPr>
                  <w:ins w:id="1656" w:author="محمد زكريا سيد سيد ابوسبع" w:date="2023-03-31T16:34:00Z">
                    <w:rPr>
                      <w:rFonts w:ascii="Cambria Math" w:hAnsi="Cambria Math"/>
                      <w:i/>
                    </w:rPr>
                  </w:ins>
                </m:ctrlPr>
              </m:fPr>
              <m:num>
                <m:sSub>
                  <m:sSubPr>
                    <m:ctrlPr>
                      <w:ins w:id="1657" w:author="محمد زكريا سيد سيد ابوسبع" w:date="2023-03-31T16:34:00Z">
                        <w:rPr>
                          <w:rFonts w:ascii="Cambria Math" w:hAnsi="Cambria Math"/>
                          <w:i/>
                        </w:rPr>
                      </w:ins>
                    </m:ctrlPr>
                  </m:sSubPr>
                  <m:e>
                    <m:r>
                      <w:ins w:id="1658" w:author="محمد زكريا سيد سيد ابوسبع" w:date="2023-03-31T16:34:00Z">
                        <w:rPr>
                          <w:rFonts w:ascii="Cambria Math" w:hAnsi="Cambria Math"/>
                        </w:rPr>
                        <m:t>Z</m:t>
                      </w:ins>
                    </m:r>
                  </m:e>
                  <m:sub>
                    <m:r>
                      <w:ins w:id="1659" w:author="محمد زكريا سيد سيد ابوسبع" w:date="2023-03-31T16:34:00Z">
                        <w:rPr>
                          <w:rFonts w:ascii="Cambria Math" w:hAnsi="Cambria Math"/>
                        </w:rPr>
                        <m:t>w</m:t>
                      </w:ins>
                    </m:r>
                  </m:sub>
                </m:sSub>
              </m:num>
              <m:den>
                <m:d>
                  <m:dPr>
                    <m:ctrlPr>
                      <w:ins w:id="1660" w:author="محمد زكريا سيد سيد ابوسبع" w:date="2023-03-31T16:34:00Z">
                        <w:rPr>
                          <w:rFonts w:ascii="Cambria Math" w:eastAsiaTheme="minorEastAsia" w:hAnsi="Cambria Math"/>
                          <w:i/>
                        </w:rPr>
                      </w:ins>
                    </m:ctrlPr>
                  </m:dPr>
                  <m:e>
                    <m:r>
                      <w:ins w:id="1661" w:author="محمد زكريا سيد سيد ابوسبع" w:date="2023-03-31T16:34:00Z">
                        <w:rPr>
                          <w:rFonts w:ascii="Cambria Math" w:eastAsiaTheme="minorEastAsia" w:hAnsi="Cambria Math"/>
                        </w:rPr>
                        <m:t>1-</m:t>
                      </w:ins>
                    </m:r>
                    <m:sSub>
                      <m:sSubPr>
                        <m:ctrlPr>
                          <w:ins w:id="1662" w:author="محمد زكريا سيد سيد ابوسبع" w:date="2023-03-31T16:34:00Z">
                            <w:rPr>
                              <w:rFonts w:ascii="Cambria Math" w:hAnsi="Cambria Math"/>
                              <w:i/>
                            </w:rPr>
                          </w:ins>
                        </m:ctrlPr>
                      </m:sSubPr>
                      <m:e>
                        <m:r>
                          <w:ins w:id="1663" w:author="محمد زكريا سيد سيد ابوسبع" w:date="2023-03-31T16:34:00Z">
                            <w:rPr>
                              <w:rFonts w:ascii="Cambria Math" w:hAnsi="Cambria Math"/>
                            </w:rPr>
                            <m:t>Z</m:t>
                          </w:ins>
                        </m:r>
                      </m:e>
                      <m:sub>
                        <m:acc>
                          <m:accPr>
                            <m:chr m:val="̇"/>
                            <m:ctrlPr>
                              <w:ins w:id="1664" w:author="محمد زكريا سيد سيد ابوسبع" w:date="2023-03-31T16:34:00Z">
                                <w:rPr>
                                  <w:rFonts w:ascii="Cambria Math" w:hAnsi="Cambria Math"/>
                                  <w:i/>
                                </w:rPr>
                              </w:ins>
                            </m:ctrlPr>
                          </m:accPr>
                          <m:e>
                            <m:r>
                              <w:ins w:id="1665" w:author="محمد زكريا سيد سيد ابوسبع" w:date="2023-03-31T16:34:00Z">
                                <w:rPr>
                                  <w:rFonts w:ascii="Cambria Math" w:hAnsi="Cambria Math"/>
                                </w:rPr>
                                <m:t>w</m:t>
                              </w:ins>
                            </m:r>
                          </m:e>
                        </m:acc>
                      </m:sub>
                    </m:sSub>
                  </m:e>
                </m:d>
              </m:den>
            </m:f>
          </m:e>
        </m:d>
        <m:r>
          <w:ins w:id="1666" w:author="محمد زكريا سيد سيد ابوسبع" w:date="2023-03-31T16:34:00Z">
            <w:rPr>
              <w:rFonts w:ascii="Cambria Math" w:hAnsi="Cambria Math"/>
            </w:rPr>
            <m:t xml:space="preserve"> ∆w</m:t>
          </w:ins>
        </m:r>
        <m:r>
          <w:ins w:id="1667" w:author="محمد زكريا سيد سيد ابوسبع" w:date="2023-03-31T16:34:00Z">
            <w:rPr>
              <w:rFonts w:ascii="Cambria Math" w:eastAsiaTheme="minorEastAsia" w:hAnsi="Cambria Math"/>
            </w:rPr>
            <m:t>+</m:t>
          </w:ins>
        </m:r>
        <m:d>
          <m:dPr>
            <m:ctrlPr>
              <w:ins w:id="1668" w:author="محمد زكريا سيد سيد ابوسبع" w:date="2023-03-31T16:34:00Z">
                <w:rPr>
                  <w:rFonts w:ascii="Cambria Math" w:eastAsiaTheme="minorEastAsia" w:hAnsi="Cambria Math"/>
                  <w:i/>
                </w:rPr>
              </w:ins>
            </m:ctrlPr>
          </m:dPr>
          <m:e>
            <m:sSub>
              <m:sSubPr>
                <m:ctrlPr>
                  <w:ins w:id="1669" w:author="محمد زكريا سيد سيد ابوسبع" w:date="2023-03-31T16:34:00Z">
                    <w:rPr>
                      <w:rFonts w:ascii="Cambria Math" w:hAnsi="Cambria Math"/>
                      <w:i/>
                    </w:rPr>
                  </w:ins>
                </m:ctrlPr>
              </m:sSubPr>
              <m:e>
                <m:r>
                  <w:ins w:id="1670" w:author="محمد زكريا سيد سيد ابوسبع" w:date="2023-03-31T16:34:00Z">
                    <w:rPr>
                      <w:rFonts w:ascii="Cambria Math" w:hAnsi="Cambria Math"/>
                    </w:rPr>
                    <m:t>M</m:t>
                  </w:ins>
                </m:r>
              </m:e>
              <m:sub>
                <m:r>
                  <w:ins w:id="1671" w:author="محمد زكريا سيد سيد ابوسبع" w:date="2023-03-31T16:34:00Z">
                    <w:rPr>
                      <w:rFonts w:ascii="Cambria Math" w:hAnsi="Cambria Math"/>
                    </w:rPr>
                    <m:t>q</m:t>
                  </w:ins>
                </m:r>
              </m:sub>
            </m:sSub>
            <m:r>
              <w:ins w:id="1672" w:author="محمد زكريا سيد سيد ابوسبع" w:date="2023-03-31T16:34:00Z">
                <w:rPr>
                  <w:rFonts w:ascii="Cambria Math" w:hAnsi="Cambria Math"/>
                </w:rPr>
                <m:t>+</m:t>
              </w:ins>
            </m:r>
            <m:r>
              <w:ins w:id="1673" w:author="محمد زكريا سيد سيد ابوسبع" w:date="2023-03-31T16:34:00Z">
                <w:rPr>
                  <w:rFonts w:ascii="Cambria Math" w:eastAsiaTheme="minorEastAsia" w:hAnsi="Cambria Math"/>
                </w:rPr>
                <m:t xml:space="preserve"> </m:t>
              </w:ins>
            </m:r>
            <m:sSub>
              <m:sSubPr>
                <m:ctrlPr>
                  <w:ins w:id="1674" w:author="محمد زكريا سيد سيد ابوسبع" w:date="2023-03-31T16:34:00Z">
                    <w:rPr>
                      <w:rFonts w:ascii="Cambria Math" w:hAnsi="Cambria Math"/>
                      <w:i/>
                    </w:rPr>
                  </w:ins>
                </m:ctrlPr>
              </m:sSubPr>
              <m:e>
                <m:r>
                  <w:ins w:id="1675" w:author="محمد زكريا سيد سيد ابوسبع" w:date="2023-03-31T16:34:00Z">
                    <w:rPr>
                      <w:rFonts w:ascii="Cambria Math" w:hAnsi="Cambria Math"/>
                    </w:rPr>
                    <m:t>M</m:t>
                  </w:ins>
                </m:r>
              </m:e>
              <m:sub>
                <m:acc>
                  <m:accPr>
                    <m:chr m:val="̇"/>
                    <m:ctrlPr>
                      <w:ins w:id="1676" w:author="محمد زكريا سيد سيد ابوسبع" w:date="2023-03-31T16:34:00Z">
                        <w:rPr>
                          <w:rFonts w:ascii="Cambria Math" w:hAnsi="Cambria Math"/>
                          <w:i/>
                        </w:rPr>
                      </w:ins>
                    </m:ctrlPr>
                  </m:accPr>
                  <m:e>
                    <m:r>
                      <w:ins w:id="1677" w:author="محمد زكريا سيد سيد ابوسبع" w:date="2023-03-31T16:34:00Z">
                        <w:rPr>
                          <w:rFonts w:ascii="Cambria Math" w:hAnsi="Cambria Math"/>
                        </w:rPr>
                        <m:t>w</m:t>
                      </w:ins>
                    </m:r>
                  </m:e>
                </m:acc>
              </m:sub>
            </m:sSub>
            <m:f>
              <m:fPr>
                <m:ctrlPr>
                  <w:ins w:id="1678" w:author="محمد زكريا سيد سيد ابوسبع" w:date="2023-03-31T16:34:00Z">
                    <w:rPr>
                      <w:rFonts w:ascii="Cambria Math" w:hAnsi="Cambria Math"/>
                      <w:i/>
                    </w:rPr>
                  </w:ins>
                </m:ctrlPr>
              </m:fPr>
              <m:num>
                <m:d>
                  <m:dPr>
                    <m:ctrlPr>
                      <w:ins w:id="1679" w:author="محمد زكريا سيد سيد ابوسبع" w:date="2023-03-31T16:34:00Z">
                        <w:rPr>
                          <w:rFonts w:ascii="Cambria Math" w:hAnsi="Cambria Math"/>
                          <w:i/>
                        </w:rPr>
                      </w:ins>
                    </m:ctrlPr>
                  </m:dPr>
                  <m:e>
                    <m:sSub>
                      <m:sSubPr>
                        <m:ctrlPr>
                          <w:ins w:id="1680" w:author="محمد زكريا سيد سيد ابوسبع" w:date="2023-03-31T16:34:00Z">
                            <w:rPr>
                              <w:rFonts w:ascii="Cambria Math" w:hAnsi="Cambria Math"/>
                              <w:i/>
                            </w:rPr>
                          </w:ins>
                        </m:ctrlPr>
                      </m:sSubPr>
                      <m:e>
                        <m:r>
                          <w:ins w:id="1681" w:author="محمد زكريا سيد سيد ابوسبع" w:date="2023-03-31T16:34:00Z">
                            <w:rPr>
                              <w:rFonts w:ascii="Cambria Math" w:hAnsi="Cambria Math"/>
                            </w:rPr>
                            <m:t>Z</m:t>
                          </w:ins>
                        </m:r>
                      </m:e>
                      <m:sub>
                        <m:r>
                          <w:ins w:id="1682" w:author="محمد زكريا سيد سيد ابوسبع" w:date="2023-03-31T16:34:00Z">
                            <w:rPr>
                              <w:rFonts w:ascii="Cambria Math" w:hAnsi="Cambria Math"/>
                            </w:rPr>
                            <m:t>q</m:t>
                          </w:ins>
                        </m:r>
                      </m:sub>
                    </m:sSub>
                    <m:r>
                      <w:ins w:id="1683" w:author="محمد زكريا سيد سيد ابوسبع" w:date="2023-03-31T16:34:00Z">
                        <w:rPr>
                          <w:rFonts w:ascii="Cambria Math" w:hAnsi="Cambria Math"/>
                        </w:rPr>
                        <m:t>+</m:t>
                      </w:ins>
                    </m:r>
                    <m:sSub>
                      <m:sSubPr>
                        <m:ctrlPr>
                          <w:ins w:id="1684" w:author="محمد زكريا سيد سيد ابوسبع" w:date="2023-03-31T16:34:00Z">
                            <w:rPr>
                              <w:rFonts w:ascii="Cambria Math" w:hAnsi="Cambria Math"/>
                              <w:i/>
                            </w:rPr>
                          </w:ins>
                        </m:ctrlPr>
                      </m:sSubPr>
                      <m:e>
                        <m:r>
                          <w:ins w:id="1685" w:author="محمد زكريا سيد سيد ابوسبع" w:date="2023-03-31T16:34:00Z">
                            <w:rPr>
                              <w:rFonts w:ascii="Cambria Math" w:hAnsi="Cambria Math"/>
                            </w:rPr>
                            <m:t>u</m:t>
                          </w:ins>
                        </m:r>
                      </m:e>
                      <m:sub>
                        <m:r>
                          <w:ins w:id="1686" w:author="محمد زكريا سيد سيد ابوسبع" w:date="2023-03-31T16:34:00Z">
                            <w:rPr>
                              <w:rFonts w:ascii="Cambria Math" w:hAnsi="Cambria Math"/>
                            </w:rPr>
                            <m:t>o</m:t>
                          </w:ins>
                        </m:r>
                      </m:sub>
                    </m:sSub>
                  </m:e>
                </m:d>
                <m:ctrlPr>
                  <w:ins w:id="1687" w:author="محمد زكريا سيد سيد ابوسبع" w:date="2023-03-31T16:34:00Z">
                    <w:rPr>
                      <w:rFonts w:ascii="Cambria Math" w:eastAsiaTheme="minorEastAsia" w:hAnsi="Cambria Math"/>
                      <w:i/>
                    </w:rPr>
                  </w:ins>
                </m:ctrlPr>
              </m:num>
              <m:den>
                <m:d>
                  <m:dPr>
                    <m:ctrlPr>
                      <w:ins w:id="1688" w:author="محمد زكريا سيد سيد ابوسبع" w:date="2023-03-31T16:34:00Z">
                        <w:rPr>
                          <w:rFonts w:ascii="Cambria Math" w:eastAsiaTheme="minorEastAsia" w:hAnsi="Cambria Math"/>
                          <w:i/>
                        </w:rPr>
                      </w:ins>
                    </m:ctrlPr>
                  </m:dPr>
                  <m:e>
                    <m:r>
                      <w:ins w:id="1689" w:author="محمد زكريا سيد سيد ابوسبع" w:date="2023-03-31T16:34:00Z">
                        <w:rPr>
                          <w:rFonts w:ascii="Cambria Math" w:eastAsiaTheme="minorEastAsia" w:hAnsi="Cambria Math"/>
                        </w:rPr>
                        <m:t>1-</m:t>
                      </w:ins>
                    </m:r>
                    <m:sSub>
                      <m:sSubPr>
                        <m:ctrlPr>
                          <w:ins w:id="1690" w:author="محمد زكريا سيد سيد ابوسبع" w:date="2023-03-31T16:34:00Z">
                            <w:rPr>
                              <w:rFonts w:ascii="Cambria Math" w:hAnsi="Cambria Math"/>
                              <w:i/>
                            </w:rPr>
                          </w:ins>
                        </m:ctrlPr>
                      </m:sSubPr>
                      <m:e>
                        <m:r>
                          <w:ins w:id="1691" w:author="محمد زكريا سيد سيد ابوسبع" w:date="2023-03-31T16:34:00Z">
                            <w:rPr>
                              <w:rFonts w:ascii="Cambria Math" w:hAnsi="Cambria Math"/>
                            </w:rPr>
                            <m:t>Z</m:t>
                          </w:ins>
                        </m:r>
                      </m:e>
                      <m:sub>
                        <m:acc>
                          <m:accPr>
                            <m:chr m:val="̇"/>
                            <m:ctrlPr>
                              <w:ins w:id="1692" w:author="محمد زكريا سيد سيد ابوسبع" w:date="2023-03-31T16:34:00Z">
                                <w:rPr>
                                  <w:rFonts w:ascii="Cambria Math" w:hAnsi="Cambria Math"/>
                                  <w:i/>
                                </w:rPr>
                              </w:ins>
                            </m:ctrlPr>
                          </m:accPr>
                          <m:e>
                            <m:r>
                              <w:ins w:id="1693" w:author="محمد زكريا سيد سيد ابوسبع" w:date="2023-03-31T16:34:00Z">
                                <w:rPr>
                                  <w:rFonts w:ascii="Cambria Math" w:hAnsi="Cambria Math"/>
                                </w:rPr>
                                <m:t>w</m:t>
                              </w:ins>
                            </m:r>
                          </m:e>
                        </m:acc>
                      </m:sub>
                    </m:sSub>
                  </m:e>
                </m:d>
              </m:den>
            </m:f>
            <m:ctrlPr>
              <w:ins w:id="1694" w:author="محمد زكريا سيد سيد ابوسبع" w:date="2023-03-31T16:34:00Z">
                <w:rPr>
                  <w:rFonts w:ascii="Cambria Math" w:hAnsi="Cambria Math"/>
                  <w:i/>
                </w:rPr>
              </w:ins>
            </m:ctrlPr>
          </m:e>
        </m:d>
        <m:r>
          <w:ins w:id="1695" w:author="محمد زكريا سيد سيد ابوسبع" w:date="2023-03-31T16:34:00Z">
            <w:rPr>
              <w:rFonts w:ascii="Cambria Math" w:hAnsi="Cambria Math"/>
            </w:rPr>
            <m:t xml:space="preserve"> ∆q</m:t>
          </w:ins>
        </m:r>
        <m:r>
          <w:ins w:id="1696" w:author="محمد زكريا سيد سيد ابوسبع" w:date="2023-03-31T16:34:00Z">
            <w:rPr>
              <w:rFonts w:ascii="Cambria Math" w:eastAsiaTheme="minorEastAsia" w:hAnsi="Cambria Math"/>
            </w:rPr>
            <m:t>+</m:t>
          </w:ins>
        </m:r>
        <m:d>
          <m:dPr>
            <m:ctrlPr>
              <w:ins w:id="1697" w:author="محمد زكريا سيد سيد ابوسبع" w:date="2023-03-31T16:34:00Z">
                <w:rPr>
                  <w:rFonts w:ascii="Cambria Math" w:eastAsiaTheme="minorEastAsia" w:hAnsi="Cambria Math"/>
                  <w:i/>
                </w:rPr>
              </w:ins>
            </m:ctrlPr>
          </m:dPr>
          <m:e>
            <m:sSub>
              <m:sSubPr>
                <m:ctrlPr>
                  <w:ins w:id="1698" w:author="محمد زكريا سيد سيد ابوسبع" w:date="2023-03-31T16:34:00Z">
                    <w:rPr>
                      <w:rFonts w:ascii="Cambria Math" w:hAnsi="Cambria Math"/>
                      <w:i/>
                    </w:rPr>
                  </w:ins>
                </m:ctrlPr>
              </m:sSubPr>
              <m:e>
                <m:r>
                  <w:ins w:id="1699" w:author="محمد زكريا سيد سيد ابوسبع" w:date="2023-03-31T16:34:00Z">
                    <w:rPr>
                      <w:rFonts w:ascii="Cambria Math" w:hAnsi="Cambria Math"/>
                    </w:rPr>
                    <m:t>M</m:t>
                  </w:ins>
                </m:r>
              </m:e>
              <m:sub>
                <m:sSub>
                  <m:sSubPr>
                    <m:ctrlPr>
                      <w:ins w:id="1700" w:author="محمد زكريا سيد سيد ابوسبع" w:date="2023-03-31T16:34:00Z">
                        <w:rPr>
                          <w:rFonts w:ascii="Cambria Math" w:hAnsi="Cambria Math"/>
                          <w:i/>
                        </w:rPr>
                      </w:ins>
                    </m:ctrlPr>
                  </m:sSubPr>
                  <m:e>
                    <m:r>
                      <w:ins w:id="1701" w:author="محمد زكريا سيد سيد ابوسبع" w:date="2023-03-31T16:34:00Z">
                        <w:rPr>
                          <w:rFonts w:ascii="Cambria Math" w:hAnsi="Cambria Math"/>
                        </w:rPr>
                        <m:t>δ</m:t>
                      </w:ins>
                    </m:r>
                  </m:e>
                  <m:sub>
                    <m:r>
                      <w:ins w:id="1702" w:author="محمد زكريا سيد سيد ابوسبع" w:date="2023-03-31T16:34:00Z">
                        <w:rPr>
                          <w:rFonts w:ascii="Cambria Math" w:hAnsi="Cambria Math"/>
                        </w:rPr>
                        <m:t>e</m:t>
                      </w:ins>
                    </m:r>
                  </m:sub>
                </m:sSub>
              </m:sub>
            </m:sSub>
            <m:r>
              <w:ins w:id="1703" w:author="محمد زكريا سيد سيد ابوسبع" w:date="2023-03-31T16:34:00Z">
                <w:rPr>
                  <w:rFonts w:ascii="Cambria Math" w:hAnsi="Cambria Math"/>
                </w:rPr>
                <m:t>+</m:t>
              </w:ins>
            </m:r>
            <m:r>
              <w:ins w:id="1704" w:author="محمد زكريا سيد سيد ابوسبع" w:date="2023-03-31T16:34:00Z">
                <w:rPr>
                  <w:rFonts w:ascii="Cambria Math" w:eastAsiaTheme="minorEastAsia" w:hAnsi="Cambria Math"/>
                </w:rPr>
                <m:t xml:space="preserve"> </m:t>
              </w:ins>
            </m:r>
            <m:sSub>
              <m:sSubPr>
                <m:ctrlPr>
                  <w:ins w:id="1705" w:author="محمد زكريا سيد سيد ابوسبع" w:date="2023-03-31T16:34:00Z">
                    <w:rPr>
                      <w:rFonts w:ascii="Cambria Math" w:hAnsi="Cambria Math"/>
                      <w:i/>
                    </w:rPr>
                  </w:ins>
                </m:ctrlPr>
              </m:sSubPr>
              <m:e>
                <m:r>
                  <w:ins w:id="1706" w:author="محمد زكريا سيد سيد ابوسبع" w:date="2023-03-31T16:34:00Z">
                    <w:rPr>
                      <w:rFonts w:ascii="Cambria Math" w:hAnsi="Cambria Math"/>
                    </w:rPr>
                    <m:t>M</m:t>
                  </w:ins>
                </m:r>
              </m:e>
              <m:sub>
                <m:acc>
                  <m:accPr>
                    <m:chr m:val="̇"/>
                    <m:ctrlPr>
                      <w:ins w:id="1707" w:author="محمد زكريا سيد سيد ابوسبع" w:date="2023-03-31T16:34:00Z">
                        <w:rPr>
                          <w:rFonts w:ascii="Cambria Math" w:hAnsi="Cambria Math"/>
                          <w:i/>
                        </w:rPr>
                      </w:ins>
                    </m:ctrlPr>
                  </m:accPr>
                  <m:e>
                    <m:r>
                      <w:ins w:id="1708" w:author="محمد زكريا سيد سيد ابوسبع" w:date="2023-03-31T16:34:00Z">
                        <w:rPr>
                          <w:rFonts w:ascii="Cambria Math" w:hAnsi="Cambria Math"/>
                        </w:rPr>
                        <m:t>w</m:t>
                      </w:ins>
                    </m:r>
                  </m:e>
                </m:acc>
              </m:sub>
            </m:sSub>
            <m:f>
              <m:fPr>
                <m:ctrlPr>
                  <w:ins w:id="1709" w:author="محمد زكريا سيد سيد ابوسبع" w:date="2023-03-31T16:34:00Z">
                    <w:rPr>
                      <w:rFonts w:ascii="Cambria Math" w:hAnsi="Cambria Math"/>
                      <w:i/>
                    </w:rPr>
                  </w:ins>
                </m:ctrlPr>
              </m:fPr>
              <m:num>
                <m:sSub>
                  <m:sSubPr>
                    <m:ctrlPr>
                      <w:ins w:id="1710" w:author="محمد زكريا سيد سيد ابوسبع" w:date="2023-03-31T16:34:00Z">
                        <w:rPr>
                          <w:rFonts w:ascii="Cambria Math" w:hAnsi="Cambria Math"/>
                          <w:i/>
                        </w:rPr>
                      </w:ins>
                    </m:ctrlPr>
                  </m:sSubPr>
                  <m:e>
                    <m:r>
                      <w:ins w:id="1711" w:author="محمد زكريا سيد سيد ابوسبع" w:date="2023-03-31T16:34:00Z">
                        <w:rPr>
                          <w:rFonts w:ascii="Cambria Math" w:hAnsi="Cambria Math"/>
                        </w:rPr>
                        <m:t>Z</m:t>
                      </w:ins>
                    </m:r>
                  </m:e>
                  <m:sub>
                    <m:sSub>
                      <m:sSubPr>
                        <m:ctrlPr>
                          <w:ins w:id="1712" w:author="محمد زكريا سيد سيد ابوسبع" w:date="2023-03-31T16:34:00Z">
                            <w:rPr>
                              <w:rFonts w:ascii="Cambria Math" w:hAnsi="Cambria Math"/>
                              <w:i/>
                            </w:rPr>
                          </w:ins>
                        </m:ctrlPr>
                      </m:sSubPr>
                      <m:e>
                        <m:r>
                          <w:ins w:id="1713" w:author="محمد زكريا سيد سيد ابوسبع" w:date="2023-03-31T16:34:00Z">
                            <w:rPr>
                              <w:rFonts w:ascii="Cambria Math" w:hAnsi="Cambria Math"/>
                            </w:rPr>
                            <m:t>δ</m:t>
                          </w:ins>
                        </m:r>
                      </m:e>
                      <m:sub>
                        <m:r>
                          <w:ins w:id="1714" w:author="محمد زكريا سيد سيد ابوسبع" w:date="2023-03-31T16:34:00Z">
                            <w:rPr>
                              <w:rFonts w:ascii="Cambria Math" w:hAnsi="Cambria Math"/>
                            </w:rPr>
                            <m:t>e</m:t>
                          </w:ins>
                        </m:r>
                      </m:sub>
                    </m:sSub>
                  </m:sub>
                </m:sSub>
                <m:ctrlPr>
                  <w:ins w:id="1715" w:author="محمد زكريا سيد سيد ابوسبع" w:date="2023-03-31T16:34:00Z">
                    <w:rPr>
                      <w:rFonts w:ascii="Cambria Math" w:eastAsiaTheme="minorEastAsia" w:hAnsi="Cambria Math"/>
                      <w:i/>
                    </w:rPr>
                  </w:ins>
                </m:ctrlPr>
              </m:num>
              <m:den>
                <m:d>
                  <m:dPr>
                    <m:ctrlPr>
                      <w:ins w:id="1716" w:author="محمد زكريا سيد سيد ابوسبع" w:date="2023-03-31T16:34:00Z">
                        <w:rPr>
                          <w:rFonts w:ascii="Cambria Math" w:eastAsiaTheme="minorEastAsia" w:hAnsi="Cambria Math"/>
                          <w:i/>
                        </w:rPr>
                      </w:ins>
                    </m:ctrlPr>
                  </m:dPr>
                  <m:e>
                    <m:r>
                      <w:ins w:id="1717" w:author="محمد زكريا سيد سيد ابوسبع" w:date="2023-03-31T16:34:00Z">
                        <w:rPr>
                          <w:rFonts w:ascii="Cambria Math" w:eastAsiaTheme="minorEastAsia" w:hAnsi="Cambria Math"/>
                        </w:rPr>
                        <m:t>1-</m:t>
                      </w:ins>
                    </m:r>
                    <m:sSub>
                      <m:sSubPr>
                        <m:ctrlPr>
                          <w:ins w:id="1718" w:author="محمد زكريا سيد سيد ابوسبع" w:date="2023-03-31T16:34:00Z">
                            <w:rPr>
                              <w:rFonts w:ascii="Cambria Math" w:hAnsi="Cambria Math"/>
                              <w:i/>
                            </w:rPr>
                          </w:ins>
                        </m:ctrlPr>
                      </m:sSubPr>
                      <m:e>
                        <m:r>
                          <w:ins w:id="1719" w:author="محمد زكريا سيد سيد ابوسبع" w:date="2023-03-31T16:34:00Z">
                            <w:rPr>
                              <w:rFonts w:ascii="Cambria Math" w:hAnsi="Cambria Math"/>
                            </w:rPr>
                            <m:t>Z</m:t>
                          </w:ins>
                        </m:r>
                      </m:e>
                      <m:sub>
                        <m:acc>
                          <m:accPr>
                            <m:chr m:val="̇"/>
                            <m:ctrlPr>
                              <w:ins w:id="1720" w:author="محمد زكريا سيد سيد ابوسبع" w:date="2023-03-31T16:34:00Z">
                                <w:rPr>
                                  <w:rFonts w:ascii="Cambria Math" w:hAnsi="Cambria Math"/>
                                  <w:i/>
                                </w:rPr>
                              </w:ins>
                            </m:ctrlPr>
                          </m:accPr>
                          <m:e>
                            <m:r>
                              <w:ins w:id="1721" w:author="محمد زكريا سيد سيد ابوسبع" w:date="2023-03-31T16:34:00Z">
                                <w:rPr>
                                  <w:rFonts w:ascii="Cambria Math" w:hAnsi="Cambria Math"/>
                                </w:rPr>
                                <m:t>w</m:t>
                              </w:ins>
                            </m:r>
                          </m:e>
                        </m:acc>
                      </m:sub>
                    </m:sSub>
                  </m:e>
                </m:d>
              </m:den>
            </m:f>
            <m:ctrlPr>
              <w:ins w:id="1722" w:author="محمد زكريا سيد سيد ابوسبع" w:date="2023-03-31T16:34:00Z">
                <w:rPr>
                  <w:rFonts w:ascii="Cambria Math" w:hAnsi="Cambria Math"/>
                  <w:i/>
                </w:rPr>
              </w:ins>
            </m:ctrlPr>
          </m:e>
        </m:d>
        <m:r>
          <w:ins w:id="1723" w:author="محمد زكريا سيد سيد ابوسبع" w:date="2023-03-31T16:34:00Z">
            <w:rPr>
              <w:rFonts w:ascii="Cambria Math" w:hAnsi="Cambria Math"/>
            </w:rPr>
            <m:t xml:space="preserve"> ∆</m:t>
          </w:ins>
        </m:r>
        <m:sSub>
          <m:sSubPr>
            <m:ctrlPr>
              <w:ins w:id="1724" w:author="محمد زكريا سيد سيد ابوسبع" w:date="2023-03-31T16:34:00Z">
                <w:rPr>
                  <w:rFonts w:ascii="Cambria Math" w:hAnsi="Cambria Math"/>
                  <w:i/>
                </w:rPr>
              </w:ins>
            </m:ctrlPr>
          </m:sSubPr>
          <m:e>
            <m:r>
              <w:ins w:id="1725" w:author="محمد زكريا سيد سيد ابوسبع" w:date="2023-03-31T16:34:00Z">
                <w:rPr>
                  <w:rFonts w:ascii="Cambria Math" w:hAnsi="Cambria Math"/>
                </w:rPr>
                <m:t>δ</m:t>
              </w:ins>
            </m:r>
          </m:e>
          <m:sub>
            <m:r>
              <w:ins w:id="1726" w:author="محمد زكريا سيد سيد ابوسبع" w:date="2023-03-31T16:34:00Z">
                <w:rPr>
                  <w:rFonts w:ascii="Cambria Math" w:hAnsi="Cambria Math"/>
                </w:rPr>
                <m:t>e</m:t>
              </w:ins>
            </m:r>
          </m:sub>
        </m:sSub>
        <m:r>
          <w:ins w:id="1727" w:author="محمد زكريا سيد سيد ابوسبع" w:date="2023-03-31T16:34:00Z">
            <w:rPr>
              <w:rFonts w:ascii="Cambria Math" w:hAnsi="Cambria Math"/>
            </w:rPr>
            <m:t>+</m:t>
          </w:ins>
        </m:r>
        <m:d>
          <m:dPr>
            <m:ctrlPr>
              <w:ins w:id="1728" w:author="محمد زكريا سيد سيد ابوسبع" w:date="2023-03-31T16:34:00Z">
                <w:rPr>
                  <w:rFonts w:ascii="Cambria Math" w:hAnsi="Cambria Math"/>
                  <w:i/>
                </w:rPr>
              </w:ins>
            </m:ctrlPr>
          </m:dPr>
          <m:e>
            <m:sSub>
              <m:sSubPr>
                <m:ctrlPr>
                  <w:ins w:id="1729" w:author="محمد زكريا سيد سيد ابوسبع" w:date="2023-03-31T16:34:00Z">
                    <w:rPr>
                      <w:rFonts w:ascii="Cambria Math" w:hAnsi="Cambria Math"/>
                      <w:i/>
                    </w:rPr>
                  </w:ins>
                </m:ctrlPr>
              </m:sSubPr>
              <m:e>
                <m:r>
                  <w:ins w:id="1730" w:author="محمد زكريا سيد سيد ابوسبع" w:date="2023-03-31T16:34:00Z">
                    <w:rPr>
                      <w:rFonts w:ascii="Cambria Math" w:hAnsi="Cambria Math"/>
                    </w:rPr>
                    <m:t>M</m:t>
                  </w:ins>
                </m:r>
              </m:e>
              <m:sub>
                <m:sSub>
                  <m:sSubPr>
                    <m:ctrlPr>
                      <w:ins w:id="1731" w:author="محمد زكريا سيد سيد ابوسبع" w:date="2023-03-31T16:34:00Z">
                        <w:rPr>
                          <w:rFonts w:ascii="Cambria Math" w:hAnsi="Cambria Math"/>
                          <w:i/>
                        </w:rPr>
                      </w:ins>
                    </m:ctrlPr>
                  </m:sSubPr>
                  <m:e>
                    <m:r>
                      <w:ins w:id="1732" w:author="محمد زكريا سيد سيد ابوسبع" w:date="2023-03-31T16:34:00Z">
                        <w:rPr>
                          <w:rFonts w:ascii="Cambria Math" w:hAnsi="Cambria Math"/>
                        </w:rPr>
                        <m:t>δ</m:t>
                      </w:ins>
                    </m:r>
                  </m:e>
                  <m:sub>
                    <m:r>
                      <w:ins w:id="1733" w:author="محمد زكريا سيد سيد ابوسبع" w:date="2023-03-31T16:34:00Z">
                        <w:rPr>
                          <w:rFonts w:ascii="Cambria Math" w:hAnsi="Cambria Math"/>
                        </w:rPr>
                        <m:t>th</m:t>
                      </w:ins>
                    </m:r>
                  </m:sub>
                </m:sSub>
              </m:sub>
            </m:sSub>
            <m:r>
              <w:ins w:id="1734" w:author="محمد زكريا سيد سيد ابوسبع" w:date="2023-03-31T16:34:00Z">
                <w:rPr>
                  <w:rFonts w:ascii="Cambria Math" w:hAnsi="Cambria Math"/>
                </w:rPr>
                <m:t>+</m:t>
              </w:ins>
            </m:r>
            <m:r>
              <w:ins w:id="1735" w:author="محمد زكريا سيد سيد ابوسبع" w:date="2023-03-31T16:34:00Z">
                <w:rPr>
                  <w:rFonts w:ascii="Cambria Math" w:eastAsiaTheme="minorEastAsia" w:hAnsi="Cambria Math"/>
                </w:rPr>
                <m:t xml:space="preserve"> </m:t>
              </w:ins>
            </m:r>
            <m:sSub>
              <m:sSubPr>
                <m:ctrlPr>
                  <w:ins w:id="1736" w:author="محمد زكريا سيد سيد ابوسبع" w:date="2023-03-31T16:34:00Z">
                    <w:rPr>
                      <w:rFonts w:ascii="Cambria Math" w:hAnsi="Cambria Math"/>
                      <w:i/>
                    </w:rPr>
                  </w:ins>
                </m:ctrlPr>
              </m:sSubPr>
              <m:e>
                <m:r>
                  <w:ins w:id="1737" w:author="محمد زكريا سيد سيد ابوسبع" w:date="2023-03-31T16:34:00Z">
                    <w:rPr>
                      <w:rFonts w:ascii="Cambria Math" w:hAnsi="Cambria Math"/>
                    </w:rPr>
                    <m:t>M</m:t>
                  </w:ins>
                </m:r>
              </m:e>
              <m:sub>
                <m:acc>
                  <m:accPr>
                    <m:chr m:val="̇"/>
                    <m:ctrlPr>
                      <w:ins w:id="1738" w:author="محمد زكريا سيد سيد ابوسبع" w:date="2023-03-31T16:34:00Z">
                        <w:rPr>
                          <w:rFonts w:ascii="Cambria Math" w:hAnsi="Cambria Math"/>
                          <w:i/>
                        </w:rPr>
                      </w:ins>
                    </m:ctrlPr>
                  </m:accPr>
                  <m:e>
                    <m:r>
                      <w:ins w:id="1739" w:author="محمد زكريا سيد سيد ابوسبع" w:date="2023-03-31T16:34:00Z">
                        <w:rPr>
                          <w:rFonts w:ascii="Cambria Math" w:hAnsi="Cambria Math"/>
                        </w:rPr>
                        <m:t>w</m:t>
                      </w:ins>
                    </m:r>
                  </m:e>
                </m:acc>
              </m:sub>
            </m:sSub>
            <m:f>
              <m:fPr>
                <m:ctrlPr>
                  <w:ins w:id="1740" w:author="محمد زكريا سيد سيد ابوسبع" w:date="2023-03-31T16:34:00Z">
                    <w:rPr>
                      <w:rFonts w:ascii="Cambria Math" w:hAnsi="Cambria Math"/>
                      <w:i/>
                    </w:rPr>
                  </w:ins>
                </m:ctrlPr>
              </m:fPr>
              <m:num>
                <m:sSub>
                  <m:sSubPr>
                    <m:ctrlPr>
                      <w:ins w:id="1741" w:author="محمد زكريا سيد سيد ابوسبع" w:date="2023-03-31T16:34:00Z">
                        <w:rPr>
                          <w:rFonts w:ascii="Cambria Math" w:hAnsi="Cambria Math"/>
                          <w:i/>
                        </w:rPr>
                      </w:ins>
                    </m:ctrlPr>
                  </m:sSubPr>
                  <m:e>
                    <m:r>
                      <w:ins w:id="1742" w:author="محمد زكريا سيد سيد ابوسبع" w:date="2023-03-31T16:34:00Z">
                        <w:rPr>
                          <w:rFonts w:ascii="Cambria Math" w:hAnsi="Cambria Math"/>
                        </w:rPr>
                        <m:t>Z</m:t>
                      </w:ins>
                    </m:r>
                  </m:e>
                  <m:sub>
                    <m:sSub>
                      <m:sSubPr>
                        <m:ctrlPr>
                          <w:ins w:id="1743" w:author="محمد زكريا سيد سيد ابوسبع" w:date="2023-03-31T16:34:00Z">
                            <w:rPr>
                              <w:rFonts w:ascii="Cambria Math" w:hAnsi="Cambria Math"/>
                              <w:i/>
                            </w:rPr>
                          </w:ins>
                        </m:ctrlPr>
                      </m:sSubPr>
                      <m:e>
                        <m:r>
                          <w:ins w:id="1744" w:author="محمد زكريا سيد سيد ابوسبع" w:date="2023-03-31T16:34:00Z">
                            <w:rPr>
                              <w:rFonts w:ascii="Cambria Math" w:hAnsi="Cambria Math"/>
                            </w:rPr>
                            <m:t>δ</m:t>
                          </w:ins>
                        </m:r>
                      </m:e>
                      <m:sub>
                        <m:r>
                          <w:ins w:id="1745" w:author="محمد زكريا سيد سيد ابوسبع" w:date="2023-03-31T16:34:00Z">
                            <w:rPr>
                              <w:rFonts w:ascii="Cambria Math" w:hAnsi="Cambria Math"/>
                            </w:rPr>
                            <m:t>th</m:t>
                          </w:ins>
                        </m:r>
                      </m:sub>
                    </m:sSub>
                  </m:sub>
                </m:sSub>
              </m:num>
              <m:den>
                <m:d>
                  <m:dPr>
                    <m:ctrlPr>
                      <w:ins w:id="1746" w:author="محمد زكريا سيد سيد ابوسبع" w:date="2023-03-31T16:34:00Z">
                        <w:rPr>
                          <w:rFonts w:ascii="Cambria Math" w:eastAsiaTheme="minorEastAsia" w:hAnsi="Cambria Math"/>
                          <w:i/>
                        </w:rPr>
                      </w:ins>
                    </m:ctrlPr>
                  </m:dPr>
                  <m:e>
                    <m:r>
                      <w:ins w:id="1747" w:author="محمد زكريا سيد سيد ابوسبع" w:date="2023-03-31T16:34:00Z">
                        <w:rPr>
                          <w:rFonts w:ascii="Cambria Math" w:eastAsiaTheme="minorEastAsia" w:hAnsi="Cambria Math"/>
                        </w:rPr>
                        <m:t>1-</m:t>
                      </w:ins>
                    </m:r>
                    <m:sSub>
                      <m:sSubPr>
                        <m:ctrlPr>
                          <w:ins w:id="1748" w:author="محمد زكريا سيد سيد ابوسبع" w:date="2023-03-31T16:34:00Z">
                            <w:rPr>
                              <w:rFonts w:ascii="Cambria Math" w:hAnsi="Cambria Math"/>
                              <w:i/>
                            </w:rPr>
                          </w:ins>
                        </m:ctrlPr>
                      </m:sSubPr>
                      <m:e>
                        <m:r>
                          <w:ins w:id="1749" w:author="محمد زكريا سيد سيد ابوسبع" w:date="2023-03-31T16:34:00Z">
                            <w:rPr>
                              <w:rFonts w:ascii="Cambria Math" w:hAnsi="Cambria Math"/>
                            </w:rPr>
                            <m:t>Z</m:t>
                          </w:ins>
                        </m:r>
                      </m:e>
                      <m:sub>
                        <m:acc>
                          <m:accPr>
                            <m:chr m:val="̇"/>
                            <m:ctrlPr>
                              <w:ins w:id="1750" w:author="محمد زكريا سيد سيد ابوسبع" w:date="2023-03-31T16:34:00Z">
                                <w:rPr>
                                  <w:rFonts w:ascii="Cambria Math" w:hAnsi="Cambria Math"/>
                                  <w:i/>
                                </w:rPr>
                              </w:ins>
                            </m:ctrlPr>
                          </m:accPr>
                          <m:e>
                            <m:r>
                              <w:ins w:id="1751" w:author="محمد زكريا سيد سيد ابوسبع" w:date="2023-03-31T16:34:00Z">
                                <w:rPr>
                                  <w:rFonts w:ascii="Cambria Math" w:hAnsi="Cambria Math"/>
                                </w:rPr>
                                <m:t>w</m:t>
                              </w:ins>
                            </m:r>
                          </m:e>
                        </m:acc>
                      </m:sub>
                    </m:sSub>
                  </m:e>
                </m:d>
              </m:den>
            </m:f>
          </m:e>
        </m:d>
        <m:r>
          <w:ins w:id="1752" w:author="محمد زكريا سيد سيد ابوسبع" w:date="2023-03-31T16:34:00Z">
            <w:rPr>
              <w:rFonts w:ascii="Cambria Math" w:hAnsi="Cambria Math"/>
            </w:rPr>
            <m:t xml:space="preserve"> ∆</m:t>
          </w:ins>
        </m:r>
        <m:sSub>
          <m:sSubPr>
            <m:ctrlPr>
              <w:ins w:id="1753" w:author="محمد زكريا سيد سيد ابوسبع" w:date="2023-03-31T16:34:00Z">
                <w:rPr>
                  <w:rFonts w:ascii="Cambria Math" w:hAnsi="Cambria Math"/>
                  <w:i/>
                </w:rPr>
              </w:ins>
            </m:ctrlPr>
          </m:sSubPr>
          <m:e>
            <m:r>
              <w:ins w:id="1754" w:author="محمد زكريا سيد سيد ابوسبع" w:date="2023-03-31T16:34:00Z">
                <w:rPr>
                  <w:rFonts w:ascii="Cambria Math" w:hAnsi="Cambria Math"/>
                </w:rPr>
                <m:t>δ</m:t>
              </w:ins>
            </m:r>
          </m:e>
          <m:sub>
            <m:r>
              <w:ins w:id="1755" w:author="محمد زكريا سيد سيد ابوسبع" w:date="2023-03-31T16:34:00Z">
                <w:rPr>
                  <w:rFonts w:ascii="Cambria Math" w:hAnsi="Cambria Math"/>
                </w:rPr>
                <m:t>th</m:t>
              </w:ins>
            </m:r>
          </m:sub>
        </m:sSub>
        <m:r>
          <w:ins w:id="1756" w:author="محمد زكريا سيد سيد ابوسبع" w:date="2023-03-31T16:34:00Z">
            <w:rPr>
              <w:rFonts w:ascii="Cambria Math" w:hAnsi="Cambria Math"/>
            </w:rPr>
            <m:t>-</m:t>
          </w:ins>
        </m:r>
        <m:r>
          <w:ins w:id="1757" w:author="محمد زكريا سيد سيد ابوسبع" w:date="2023-03-31T16:34:00Z">
            <w:rPr>
              <w:rFonts w:ascii="Cambria Math" w:eastAsiaTheme="minorEastAsia" w:hAnsi="Cambria Math"/>
            </w:rPr>
            <m:t xml:space="preserve"> </m:t>
          </w:ins>
        </m:r>
        <m:sSub>
          <m:sSubPr>
            <m:ctrlPr>
              <w:ins w:id="1758" w:author="محمد زكريا سيد سيد ابوسبع" w:date="2023-03-31T16:34:00Z">
                <w:rPr>
                  <w:rFonts w:ascii="Cambria Math" w:hAnsi="Cambria Math"/>
                  <w:i/>
                </w:rPr>
              </w:ins>
            </m:ctrlPr>
          </m:sSubPr>
          <m:e>
            <m:r>
              <w:ins w:id="1759" w:author="محمد زكريا سيد سيد ابوسبع" w:date="2023-03-31T16:34:00Z">
                <w:rPr>
                  <w:rFonts w:ascii="Cambria Math" w:hAnsi="Cambria Math"/>
                </w:rPr>
                <m:t>M</m:t>
              </w:ins>
            </m:r>
          </m:e>
          <m:sub>
            <m:acc>
              <m:accPr>
                <m:chr m:val="̇"/>
                <m:ctrlPr>
                  <w:ins w:id="1760" w:author="محمد زكريا سيد سيد ابوسبع" w:date="2023-03-31T16:34:00Z">
                    <w:rPr>
                      <w:rFonts w:ascii="Cambria Math" w:hAnsi="Cambria Math"/>
                      <w:i/>
                    </w:rPr>
                  </w:ins>
                </m:ctrlPr>
              </m:accPr>
              <m:e>
                <m:r>
                  <w:ins w:id="1761" w:author="محمد زكريا سيد سيد ابوسبع" w:date="2023-03-31T16:34:00Z">
                    <w:rPr>
                      <w:rFonts w:ascii="Cambria Math" w:hAnsi="Cambria Math"/>
                    </w:rPr>
                    <m:t>w</m:t>
                  </w:ins>
                </m:r>
              </m:e>
            </m:acc>
          </m:sub>
        </m:sSub>
        <m:r>
          <w:ins w:id="1762" w:author="محمد زكريا سيد سيد ابوسبع" w:date="2023-03-31T16:34:00Z">
            <w:rPr>
              <w:rFonts w:ascii="Cambria Math" w:hAnsi="Cambria Math"/>
            </w:rPr>
            <m:t>*</m:t>
          </w:ins>
        </m:r>
        <m:f>
          <m:fPr>
            <m:ctrlPr>
              <w:ins w:id="1763" w:author="محمد زكريا سيد سيد ابوسبع" w:date="2023-03-31T16:34:00Z">
                <w:rPr>
                  <w:rFonts w:ascii="Cambria Math" w:hAnsi="Cambria Math"/>
                  <w:i/>
                </w:rPr>
              </w:ins>
            </m:ctrlPr>
          </m:fPr>
          <m:num>
            <m:r>
              <w:ins w:id="1764" w:author="محمد زكريا سيد سيد ابوسبع" w:date="2023-03-31T16:34:00Z">
                <w:rPr>
                  <w:rFonts w:ascii="Cambria Math" w:hAnsi="Cambria Math"/>
                </w:rPr>
                <m:t xml:space="preserve">g </m:t>
              </w:ins>
            </m:r>
            <m:func>
              <m:funcPr>
                <m:ctrlPr>
                  <w:ins w:id="1765" w:author="محمد زكريا سيد سيد ابوسبع" w:date="2023-03-31T16:34:00Z">
                    <w:rPr>
                      <w:rFonts w:ascii="Cambria Math" w:eastAsiaTheme="minorEastAsia" w:hAnsi="Cambria Math" w:cs="Times New Roman"/>
                      <w:i/>
                    </w:rPr>
                  </w:ins>
                </m:ctrlPr>
              </m:funcPr>
              <m:fName>
                <m:r>
                  <w:ins w:id="1766" w:author="محمد زكريا سيد سيد ابوسبع" w:date="2023-03-31T16:34:00Z">
                    <m:rPr>
                      <m:sty m:val="p"/>
                    </m:rPr>
                    <w:rPr>
                      <w:rFonts w:ascii="Cambria Math" w:hAnsi="Cambria Math"/>
                    </w:rPr>
                    <m:t>sin</m:t>
                  </w:ins>
                </m:r>
              </m:fName>
              <m:e>
                <m:d>
                  <m:dPr>
                    <m:ctrlPr>
                      <w:ins w:id="1767" w:author="محمد زكريا سيد سيد ابوسبع" w:date="2023-03-31T16:34:00Z">
                        <w:rPr>
                          <w:rFonts w:ascii="Cambria Math" w:eastAsiaTheme="minorEastAsia" w:hAnsi="Cambria Math" w:cs="Times New Roman"/>
                          <w:i/>
                        </w:rPr>
                      </w:ins>
                    </m:ctrlPr>
                  </m:dPr>
                  <m:e>
                    <m:sSub>
                      <m:sSubPr>
                        <m:ctrlPr>
                          <w:ins w:id="1768" w:author="محمد زكريا سيد سيد ابوسبع" w:date="2023-03-31T16:34:00Z">
                            <w:rPr>
                              <w:rFonts w:ascii="Cambria Math" w:hAnsi="Cambria Math"/>
                              <w:i/>
                            </w:rPr>
                          </w:ins>
                        </m:ctrlPr>
                      </m:sSubPr>
                      <m:e>
                        <m:r>
                          <w:ins w:id="1769" w:author="محمد زكريا سيد سيد ابوسبع" w:date="2023-03-31T16:34:00Z">
                            <w:rPr>
                              <w:rFonts w:ascii="Cambria Math" w:hAnsi="Cambria Math"/>
                            </w:rPr>
                            <m:t>θ</m:t>
                          </w:ins>
                        </m:r>
                      </m:e>
                      <m:sub>
                        <m:r>
                          <w:ins w:id="1770" w:author="محمد زكريا سيد سيد ابوسبع" w:date="2023-03-31T16:34:00Z">
                            <w:rPr>
                              <w:rFonts w:ascii="Cambria Math" w:hAnsi="Cambria Math"/>
                            </w:rPr>
                            <m:t>o</m:t>
                          </w:ins>
                        </m:r>
                      </m:sub>
                    </m:sSub>
                  </m:e>
                </m:d>
              </m:e>
            </m:func>
          </m:num>
          <m:den>
            <m:d>
              <m:dPr>
                <m:ctrlPr>
                  <w:ins w:id="1771" w:author="محمد زكريا سيد سيد ابوسبع" w:date="2023-03-31T16:34:00Z">
                    <w:rPr>
                      <w:rFonts w:ascii="Cambria Math" w:eastAsiaTheme="minorEastAsia" w:hAnsi="Cambria Math"/>
                      <w:i/>
                    </w:rPr>
                  </w:ins>
                </m:ctrlPr>
              </m:dPr>
              <m:e>
                <m:r>
                  <w:ins w:id="1772" w:author="محمد زكريا سيد سيد ابوسبع" w:date="2023-03-31T16:34:00Z">
                    <w:rPr>
                      <w:rFonts w:ascii="Cambria Math" w:eastAsiaTheme="minorEastAsia" w:hAnsi="Cambria Math"/>
                    </w:rPr>
                    <m:t>1-</m:t>
                  </w:ins>
                </m:r>
                <m:sSub>
                  <m:sSubPr>
                    <m:ctrlPr>
                      <w:ins w:id="1773" w:author="محمد زكريا سيد سيد ابوسبع" w:date="2023-03-31T16:34:00Z">
                        <w:rPr>
                          <w:rFonts w:ascii="Cambria Math" w:hAnsi="Cambria Math"/>
                          <w:i/>
                        </w:rPr>
                      </w:ins>
                    </m:ctrlPr>
                  </m:sSubPr>
                  <m:e>
                    <m:r>
                      <w:ins w:id="1774" w:author="محمد زكريا سيد سيد ابوسبع" w:date="2023-03-31T16:34:00Z">
                        <w:rPr>
                          <w:rFonts w:ascii="Cambria Math" w:hAnsi="Cambria Math"/>
                        </w:rPr>
                        <m:t>Z</m:t>
                      </w:ins>
                    </m:r>
                  </m:e>
                  <m:sub>
                    <m:acc>
                      <m:accPr>
                        <m:chr m:val="̇"/>
                        <m:ctrlPr>
                          <w:ins w:id="1775" w:author="محمد زكريا سيد سيد ابوسبع" w:date="2023-03-31T16:34:00Z">
                            <w:rPr>
                              <w:rFonts w:ascii="Cambria Math" w:hAnsi="Cambria Math"/>
                              <w:i/>
                            </w:rPr>
                          </w:ins>
                        </m:ctrlPr>
                      </m:accPr>
                      <m:e>
                        <m:r>
                          <w:ins w:id="1776" w:author="محمد زكريا سيد سيد ابوسبع" w:date="2023-03-31T16:34:00Z">
                            <w:rPr>
                              <w:rFonts w:ascii="Cambria Math" w:hAnsi="Cambria Math"/>
                            </w:rPr>
                            <m:t>w</m:t>
                          </w:ins>
                        </m:r>
                      </m:e>
                    </m:acc>
                  </m:sub>
                </m:sSub>
              </m:e>
            </m:d>
          </m:den>
        </m:f>
        <m:r>
          <w:ins w:id="1777" w:author="محمد زكريا سيد سيد ابوسبع" w:date="2023-03-31T16:34:00Z">
            <w:rPr>
              <w:rFonts w:ascii="Cambria Math" w:hAnsi="Cambria Math"/>
            </w:rPr>
            <m:t>∆θ</m:t>
          </w:ins>
        </m:r>
      </m:oMath>
    </w:p>
    <w:p w14:paraId="1B5B3119" w14:textId="77777777" w:rsidR="00E93874" w:rsidRPr="00D57F87" w:rsidRDefault="00E93874" w:rsidP="00E93874">
      <w:pPr>
        <w:pStyle w:val="ListParagraph"/>
        <w:numPr>
          <w:ilvl w:val="1"/>
          <w:numId w:val="27"/>
        </w:numPr>
        <w:spacing w:after="160" w:line="259" w:lineRule="auto"/>
        <w:ind w:right="0"/>
        <w:jc w:val="left"/>
        <w:rPr>
          <w:ins w:id="1778" w:author="محمد زكريا سيد سيد ابوسبع" w:date="2023-03-31T16:34:00Z"/>
          <w:rFonts w:eastAsiaTheme="minorEastAsia"/>
        </w:rPr>
      </w:pPr>
      <m:oMath>
        <m:r>
          <w:ins w:id="1779" w:author="محمد زكريا سيد سيد ابوسبع" w:date="2023-03-31T16:34:00Z">
            <w:rPr>
              <w:rFonts w:ascii="Cambria Math" w:eastAsiaTheme="minorEastAsia" w:hAnsi="Cambria Math"/>
              <w:vertAlign w:val="subscript"/>
            </w:rPr>
            <m:t>∴</m:t>
          </w:ins>
        </m:r>
        <m:r>
          <w:ins w:id="1780" w:author="محمد زكريا سيد سيد ابوسبع" w:date="2023-03-31T16:34:00Z">
            <w:rPr>
              <w:rFonts w:ascii="Cambria Math" w:hAnsi="Cambria Math"/>
            </w:rPr>
            <m:t>∆</m:t>
          </w:ins>
        </m:r>
        <m:acc>
          <m:accPr>
            <m:chr m:val="̇"/>
            <m:ctrlPr>
              <w:ins w:id="1781" w:author="محمد زكريا سيد سيد ابوسبع" w:date="2023-03-31T16:34:00Z">
                <w:rPr>
                  <w:rFonts w:ascii="Cambria Math" w:hAnsi="Cambria Math"/>
                  <w:i/>
                </w:rPr>
              </w:ins>
            </m:ctrlPr>
          </m:accPr>
          <m:e>
            <m:r>
              <w:ins w:id="1782" w:author="محمد زكريا سيد سيد ابوسبع" w:date="2023-03-31T16:34:00Z">
                <w:rPr>
                  <w:rFonts w:ascii="Cambria Math" w:hAnsi="Cambria Math"/>
                </w:rPr>
                <m:t>θ</m:t>
              </w:ins>
            </m:r>
          </m:e>
        </m:acc>
        <m:r>
          <w:ins w:id="1783" w:author="محمد زكريا سيد سيد ابوسبع" w:date="2023-03-31T16:34:00Z">
            <w:rPr>
              <w:rFonts w:ascii="Cambria Math" w:hAnsi="Cambria Math"/>
            </w:rPr>
            <m:t>=∆q</m:t>
          </w:ins>
        </m:r>
      </m:oMath>
    </w:p>
    <w:p w14:paraId="14775C09" w14:textId="77777777" w:rsidR="00E93874" w:rsidRPr="00B14FF7" w:rsidRDefault="00000000" w:rsidP="00E93874">
      <w:pPr>
        <w:jc w:val="center"/>
        <w:rPr>
          <w:ins w:id="1784" w:author="محمد زكريا سيد سيد ابوسبع" w:date="2023-03-31T16:34:00Z"/>
          <w:rFonts w:eastAsiaTheme="minorEastAsia"/>
          <w:sz w:val="20"/>
          <w:szCs w:val="20"/>
          <w:rtl/>
        </w:rPr>
      </w:pPr>
      <m:oMathPara>
        <m:oMath>
          <m:d>
            <m:dPr>
              <m:begChr m:val="["/>
              <m:endChr m:val="]"/>
              <m:ctrlPr>
                <w:ins w:id="1785" w:author="محمد زكريا سيد سيد ابوسبع" w:date="2023-03-31T16:34:00Z">
                  <w:rPr>
                    <w:rFonts w:ascii="Cambria Math" w:hAnsi="Cambria Math" w:cs="Times New Roman"/>
                    <w:i/>
                    <w:sz w:val="20"/>
                    <w:szCs w:val="20"/>
                  </w:rPr>
                </w:ins>
              </m:ctrlPr>
            </m:dPr>
            <m:e>
              <m:eqArr>
                <m:eqArrPr>
                  <m:ctrlPr>
                    <w:ins w:id="1786" w:author="محمد زكريا سيد سيد ابوسبع" w:date="2023-03-31T16:34:00Z">
                      <w:rPr>
                        <w:rFonts w:ascii="Cambria Math" w:hAnsi="Cambria Math" w:cs="Times New Roman"/>
                        <w:sz w:val="20"/>
                        <w:szCs w:val="20"/>
                      </w:rPr>
                    </w:ins>
                  </m:ctrlPr>
                </m:eqArrPr>
                <m:e>
                  <m:r>
                    <w:ins w:id="1787" w:author="محمد زكريا سيد سيد ابوسبع" w:date="2023-03-31T16:34:00Z">
                      <m:rPr>
                        <m:sty m:val="p"/>
                      </m:rPr>
                      <w:rPr>
                        <w:rFonts w:ascii="Cambria Math" w:hAnsi="Cambria Math"/>
                        <w:sz w:val="20"/>
                        <w:szCs w:val="20"/>
                      </w:rPr>
                      <m:t>Δ</m:t>
                    </w:ins>
                  </m:r>
                  <m:acc>
                    <m:accPr>
                      <m:chr m:val="̇"/>
                      <m:ctrlPr>
                        <w:ins w:id="1788" w:author="محمد زكريا سيد سيد ابوسبع" w:date="2023-03-31T16:34:00Z">
                          <w:rPr>
                            <w:rFonts w:ascii="Cambria Math" w:hAnsi="Cambria Math" w:cs="Times New Roman"/>
                            <w:i/>
                            <w:sz w:val="20"/>
                            <w:szCs w:val="20"/>
                          </w:rPr>
                        </w:ins>
                      </m:ctrlPr>
                    </m:accPr>
                    <m:e>
                      <m:r>
                        <w:ins w:id="1789" w:author="محمد زكريا سيد سيد ابوسبع" w:date="2023-03-31T16:34:00Z">
                          <w:rPr>
                            <w:rFonts w:ascii="Cambria Math" w:hAnsi="Cambria Math"/>
                            <w:sz w:val="20"/>
                            <w:szCs w:val="20"/>
                          </w:rPr>
                          <m:t>u</m:t>
                        </w:ins>
                      </m:r>
                    </m:e>
                  </m:acc>
                  <m:ctrlPr>
                    <w:ins w:id="1790" w:author="محمد زكريا سيد سيد ابوسبع" w:date="2023-03-31T16:34:00Z">
                      <w:rPr>
                        <w:rFonts w:ascii="Cambria Math" w:hAnsi="Cambria Math" w:cs="Times New Roman"/>
                        <w:i/>
                        <w:sz w:val="20"/>
                        <w:szCs w:val="20"/>
                      </w:rPr>
                    </w:ins>
                  </m:ctrlPr>
                </m:e>
                <m:e>
                  <m:r>
                    <w:ins w:id="1791" w:author="محمد زكريا سيد سيد ابوسبع" w:date="2023-03-31T16:34:00Z">
                      <m:rPr>
                        <m:sty m:val="p"/>
                      </m:rPr>
                      <w:rPr>
                        <w:rFonts w:ascii="Cambria Math" w:hAnsi="Cambria Math"/>
                        <w:sz w:val="20"/>
                        <w:szCs w:val="20"/>
                      </w:rPr>
                      <m:t>Δ</m:t>
                    </w:ins>
                  </m:r>
                  <m:acc>
                    <m:accPr>
                      <m:chr m:val="̇"/>
                      <m:ctrlPr>
                        <w:ins w:id="1792" w:author="محمد زكريا سيد سيد ابوسبع" w:date="2023-03-31T16:34:00Z">
                          <w:rPr>
                            <w:rFonts w:ascii="Cambria Math" w:hAnsi="Cambria Math" w:cs="Times New Roman"/>
                            <w:i/>
                            <w:sz w:val="20"/>
                            <w:szCs w:val="20"/>
                          </w:rPr>
                        </w:ins>
                      </m:ctrlPr>
                    </m:accPr>
                    <m:e>
                      <m:r>
                        <w:ins w:id="1793" w:author="محمد زكريا سيد سيد ابوسبع" w:date="2023-03-31T16:34:00Z">
                          <w:rPr>
                            <w:rFonts w:ascii="Cambria Math" w:hAnsi="Cambria Math"/>
                            <w:sz w:val="20"/>
                            <w:szCs w:val="20"/>
                          </w:rPr>
                          <m:t>w</m:t>
                        </w:ins>
                      </m:r>
                    </m:e>
                  </m:acc>
                  <m:ctrlPr>
                    <w:ins w:id="1794" w:author="محمد زكريا سيد سيد ابوسبع" w:date="2023-03-31T16:34:00Z">
                      <w:rPr>
                        <w:rFonts w:ascii="Cambria Math" w:eastAsia="Cambria Math" w:hAnsi="Cambria Math" w:cs="Cambria Math"/>
                        <w:i/>
                        <w:sz w:val="20"/>
                        <w:szCs w:val="20"/>
                      </w:rPr>
                    </w:ins>
                  </m:ctrlPr>
                </m:e>
                <m:e>
                  <m:r>
                    <w:ins w:id="1795" w:author="محمد زكريا سيد سيد ابوسبع" w:date="2023-03-31T16:34:00Z">
                      <m:rPr>
                        <m:sty m:val="p"/>
                      </m:rPr>
                      <w:rPr>
                        <w:rFonts w:ascii="Cambria Math" w:hAnsi="Cambria Math"/>
                        <w:sz w:val="20"/>
                        <w:szCs w:val="20"/>
                      </w:rPr>
                      <m:t>Δ</m:t>
                    </w:ins>
                  </m:r>
                  <m:acc>
                    <m:accPr>
                      <m:chr m:val="̇"/>
                      <m:ctrlPr>
                        <w:ins w:id="1796" w:author="محمد زكريا سيد سيد ابوسبع" w:date="2023-03-31T16:34:00Z">
                          <w:rPr>
                            <w:rFonts w:ascii="Cambria Math" w:hAnsi="Cambria Math" w:cs="Times New Roman"/>
                            <w:i/>
                            <w:sz w:val="20"/>
                            <w:szCs w:val="20"/>
                          </w:rPr>
                        </w:ins>
                      </m:ctrlPr>
                    </m:accPr>
                    <m:e>
                      <m:r>
                        <w:ins w:id="1797" w:author="محمد زكريا سيد سيد ابوسبع" w:date="2023-03-31T16:34:00Z">
                          <w:rPr>
                            <w:rFonts w:ascii="Cambria Math" w:hAnsi="Cambria Math"/>
                            <w:sz w:val="20"/>
                            <w:szCs w:val="20"/>
                          </w:rPr>
                          <m:t>q</m:t>
                        </w:ins>
                      </m:r>
                    </m:e>
                  </m:acc>
                  <m:ctrlPr>
                    <w:ins w:id="1798" w:author="محمد زكريا سيد سيد ابوسبع" w:date="2023-03-31T16:34:00Z">
                      <w:rPr>
                        <w:rFonts w:ascii="Cambria Math" w:eastAsia="Cambria Math" w:hAnsi="Cambria Math" w:cs="Cambria Math"/>
                        <w:i/>
                        <w:sz w:val="20"/>
                        <w:szCs w:val="20"/>
                      </w:rPr>
                    </w:ins>
                  </m:ctrlPr>
                </m:e>
                <m:e>
                  <m:r>
                    <w:ins w:id="1799" w:author="محمد زكريا سيد سيد ابوسبع" w:date="2023-03-31T16:34:00Z">
                      <m:rPr>
                        <m:sty m:val="p"/>
                      </m:rPr>
                      <w:rPr>
                        <w:rFonts w:ascii="Cambria Math" w:hAnsi="Cambria Math"/>
                        <w:sz w:val="20"/>
                        <w:szCs w:val="20"/>
                      </w:rPr>
                      <m:t>Δ</m:t>
                    </w:ins>
                  </m:r>
                  <m:acc>
                    <m:accPr>
                      <m:chr m:val="̇"/>
                      <m:ctrlPr>
                        <w:ins w:id="1800" w:author="محمد زكريا سيد سيد ابوسبع" w:date="2023-03-31T16:34:00Z">
                          <w:rPr>
                            <w:rFonts w:ascii="Cambria Math" w:hAnsi="Cambria Math" w:cs="Times New Roman"/>
                            <w:i/>
                            <w:sz w:val="20"/>
                            <w:szCs w:val="20"/>
                          </w:rPr>
                        </w:ins>
                      </m:ctrlPr>
                    </m:accPr>
                    <m:e>
                      <m:r>
                        <w:ins w:id="1801" w:author="محمد زكريا سيد سيد ابوسبع" w:date="2023-03-31T16:34:00Z">
                          <w:rPr>
                            <w:rFonts w:ascii="Cambria Math" w:hAnsi="Cambria Math"/>
                            <w:sz w:val="20"/>
                            <w:szCs w:val="20"/>
                          </w:rPr>
                          <m:t>θ</m:t>
                        </w:ins>
                      </m:r>
                    </m:e>
                  </m:acc>
                  <m:ctrlPr>
                    <w:ins w:id="1802" w:author="محمد زكريا سيد سيد ابوسبع" w:date="2023-03-31T16:34:00Z">
                      <w:rPr>
                        <w:rFonts w:ascii="Cambria Math" w:hAnsi="Cambria Math" w:cs="Times New Roman"/>
                        <w:i/>
                        <w:sz w:val="20"/>
                        <w:szCs w:val="20"/>
                      </w:rPr>
                    </w:ins>
                  </m:ctrlPr>
                </m:e>
              </m:eqArr>
            </m:e>
          </m:d>
          <m:r>
            <w:ins w:id="1803" w:author="محمد زكريا سيد سيد ابوسبع" w:date="2023-03-31T16:34:00Z">
              <w:rPr>
                <w:rFonts w:ascii="Cambria Math" w:hAnsi="Cambria Math"/>
                <w:sz w:val="20"/>
                <w:szCs w:val="20"/>
              </w:rPr>
              <m:t>=</m:t>
            </w:ins>
          </m:r>
          <m:d>
            <m:dPr>
              <m:begChr m:val="["/>
              <m:endChr m:val="]"/>
              <m:ctrlPr>
                <w:ins w:id="1804" w:author="محمد زكريا سيد سيد ابوسبع" w:date="2023-03-31T16:34:00Z">
                  <w:rPr>
                    <w:rFonts w:ascii="Cambria Math" w:hAnsi="Cambria Math" w:cs="Times New Roman"/>
                    <w:i/>
                    <w:sz w:val="20"/>
                    <w:szCs w:val="20"/>
                  </w:rPr>
                </w:ins>
              </m:ctrlPr>
            </m:dPr>
            <m:e>
              <m:m>
                <m:mPr>
                  <m:mcs>
                    <m:mc>
                      <m:mcPr>
                        <m:count m:val="4"/>
                        <m:mcJc m:val="center"/>
                      </m:mcPr>
                    </m:mc>
                  </m:mcs>
                  <m:ctrlPr>
                    <w:ins w:id="1805" w:author="محمد زكريا سيد سيد ابوسبع" w:date="2023-03-31T16:34:00Z">
                      <w:rPr>
                        <w:rFonts w:ascii="Cambria Math" w:hAnsi="Cambria Math" w:cs="Times New Roman"/>
                        <w:i/>
                        <w:sz w:val="20"/>
                        <w:szCs w:val="20"/>
                      </w:rPr>
                    </w:ins>
                  </m:ctrlPr>
                </m:mPr>
                <m:mr>
                  <m:e>
                    <m:sSub>
                      <m:sSubPr>
                        <m:ctrlPr>
                          <w:ins w:id="1806" w:author="محمد زكريا سيد سيد ابوسبع" w:date="2023-03-31T16:34:00Z">
                            <w:rPr>
                              <w:rFonts w:ascii="Cambria Math" w:hAnsi="Cambria Math" w:cs="Times New Roman"/>
                              <w:i/>
                              <w:sz w:val="20"/>
                              <w:szCs w:val="20"/>
                            </w:rPr>
                          </w:ins>
                        </m:ctrlPr>
                      </m:sSubPr>
                      <m:e>
                        <m:r>
                          <w:ins w:id="1807" w:author="محمد زكريا سيد سيد ابوسبع" w:date="2023-03-31T16:34:00Z">
                            <w:rPr>
                              <w:rFonts w:ascii="Cambria Math" w:hAnsi="Cambria Math"/>
                              <w:sz w:val="20"/>
                              <w:szCs w:val="20"/>
                            </w:rPr>
                            <m:t>X</m:t>
                          </w:ins>
                        </m:r>
                      </m:e>
                      <m:sub>
                        <m:r>
                          <w:ins w:id="1808" w:author="محمد زكريا سيد سيد ابوسبع" w:date="2023-03-31T16:34:00Z">
                            <w:rPr>
                              <w:rFonts w:ascii="Cambria Math" w:hAnsi="Cambria Math"/>
                              <w:sz w:val="20"/>
                              <w:szCs w:val="20"/>
                            </w:rPr>
                            <m:t>u</m:t>
                          </w:ins>
                        </m:r>
                      </m:sub>
                    </m:sSub>
                    <m:ctrlPr>
                      <w:ins w:id="1809" w:author="محمد زكريا سيد سيد ابوسبع" w:date="2023-03-31T16:34:00Z">
                        <w:rPr>
                          <w:rFonts w:ascii="Cambria Math" w:eastAsia="Cambria Math" w:hAnsi="Cambria Math" w:cs="Cambria Math"/>
                          <w:i/>
                          <w:sz w:val="20"/>
                          <w:szCs w:val="20"/>
                        </w:rPr>
                      </w:ins>
                    </m:ctrlPr>
                  </m:e>
                  <m:e>
                    <m:sSub>
                      <m:sSubPr>
                        <m:ctrlPr>
                          <w:ins w:id="1810" w:author="محمد زكريا سيد سيد ابوسبع" w:date="2023-03-31T16:34:00Z">
                            <w:rPr>
                              <w:rFonts w:ascii="Cambria Math" w:hAnsi="Cambria Math" w:cs="Times New Roman"/>
                              <w:i/>
                              <w:sz w:val="20"/>
                              <w:szCs w:val="20"/>
                            </w:rPr>
                          </w:ins>
                        </m:ctrlPr>
                      </m:sSubPr>
                      <m:e>
                        <m:r>
                          <w:ins w:id="1811" w:author="محمد زكريا سيد سيد ابوسبع" w:date="2023-03-31T16:34:00Z">
                            <w:rPr>
                              <w:rFonts w:ascii="Cambria Math" w:hAnsi="Cambria Math"/>
                              <w:sz w:val="20"/>
                              <w:szCs w:val="20"/>
                            </w:rPr>
                            <m:t>X</m:t>
                          </w:ins>
                        </m:r>
                      </m:e>
                      <m:sub>
                        <m:r>
                          <w:ins w:id="1812" w:author="محمد زكريا سيد سيد ابوسبع" w:date="2023-03-31T16:34:00Z">
                            <w:rPr>
                              <w:rFonts w:ascii="Cambria Math" w:hAnsi="Cambria Math"/>
                              <w:sz w:val="20"/>
                              <w:szCs w:val="20"/>
                            </w:rPr>
                            <m:t>w</m:t>
                          </w:ins>
                        </m:r>
                      </m:sub>
                    </m:sSub>
                    <m:ctrlPr>
                      <w:ins w:id="1813" w:author="محمد زكريا سيد سيد ابوسبع" w:date="2023-03-31T16:34:00Z">
                        <w:rPr>
                          <w:rFonts w:ascii="Cambria Math" w:eastAsia="Cambria Math" w:hAnsi="Cambria Math" w:cs="Cambria Math"/>
                          <w:i/>
                          <w:sz w:val="20"/>
                          <w:szCs w:val="20"/>
                        </w:rPr>
                      </w:ins>
                    </m:ctrlPr>
                  </m:e>
                  <m:e>
                    <m:r>
                      <w:ins w:id="1814" w:author="محمد زكريا سيد سيد ابوسبع" w:date="2023-03-31T16:34:00Z">
                        <w:rPr>
                          <w:rFonts w:ascii="Cambria Math" w:eastAsia="Cambria Math" w:hAnsi="Cambria Math" w:cs="Cambria Math"/>
                          <w:sz w:val="20"/>
                          <w:szCs w:val="20"/>
                        </w:rPr>
                        <m:t>-</m:t>
                      </w:ins>
                    </m:r>
                    <m:sSub>
                      <m:sSubPr>
                        <m:ctrlPr>
                          <w:ins w:id="1815" w:author="محمد زكريا سيد سيد ابوسبع" w:date="2023-03-31T16:34:00Z">
                            <w:rPr>
                              <w:rFonts w:ascii="Cambria Math" w:hAnsi="Cambria Math"/>
                              <w:i/>
                              <w:sz w:val="20"/>
                              <w:szCs w:val="20"/>
                            </w:rPr>
                          </w:ins>
                        </m:ctrlPr>
                      </m:sSubPr>
                      <m:e>
                        <m:r>
                          <w:ins w:id="1816" w:author="محمد زكريا سيد سيد ابوسبع" w:date="2023-03-31T16:34:00Z">
                            <w:rPr>
                              <w:rFonts w:ascii="Cambria Math" w:hAnsi="Cambria Math"/>
                              <w:sz w:val="20"/>
                              <w:szCs w:val="20"/>
                            </w:rPr>
                            <m:t>w</m:t>
                          </w:ins>
                        </m:r>
                      </m:e>
                      <m:sub>
                        <m:r>
                          <w:ins w:id="1817" w:author="محمد زكريا سيد سيد ابوسبع" w:date="2023-03-31T16:34:00Z">
                            <w:rPr>
                              <w:rFonts w:ascii="Cambria Math" w:hAnsi="Cambria Math"/>
                              <w:sz w:val="20"/>
                              <w:szCs w:val="20"/>
                            </w:rPr>
                            <m:t>o</m:t>
                          </w:ins>
                        </m:r>
                      </m:sub>
                    </m:sSub>
                    <m:ctrlPr>
                      <w:ins w:id="1818" w:author="محمد زكريا سيد سيد ابوسبع" w:date="2023-03-31T16:34:00Z">
                        <w:rPr>
                          <w:rFonts w:ascii="Cambria Math" w:eastAsia="Cambria Math" w:hAnsi="Cambria Math" w:cs="Cambria Math"/>
                          <w:i/>
                          <w:sz w:val="20"/>
                          <w:szCs w:val="20"/>
                        </w:rPr>
                      </w:ins>
                    </m:ctrlPr>
                  </m:e>
                  <m:e>
                    <m:r>
                      <w:ins w:id="1819" w:author="محمد زكريا سيد سيد ابوسبع" w:date="2023-03-31T16:34:00Z">
                        <w:rPr>
                          <w:rFonts w:ascii="Cambria Math" w:eastAsiaTheme="minorEastAsia" w:hAnsi="Cambria Math"/>
                          <w:sz w:val="20"/>
                          <w:szCs w:val="20"/>
                        </w:rPr>
                        <m:t>-</m:t>
                      </w:ins>
                    </m:r>
                    <m:r>
                      <w:ins w:id="1820" w:author="محمد زكريا سيد سيد ابوسبع" w:date="2023-03-31T16:34:00Z">
                        <w:rPr>
                          <w:rFonts w:ascii="Cambria Math" w:hAnsi="Cambria Math"/>
                          <w:sz w:val="20"/>
                          <w:szCs w:val="20"/>
                        </w:rPr>
                        <m:t xml:space="preserve">g </m:t>
                      </w:ins>
                    </m:r>
                    <m:func>
                      <m:funcPr>
                        <m:ctrlPr>
                          <w:ins w:id="1821" w:author="محمد زكريا سيد سيد ابوسبع" w:date="2023-03-31T16:34:00Z">
                            <w:rPr>
                              <w:rFonts w:ascii="Cambria Math" w:eastAsiaTheme="minorEastAsia" w:hAnsi="Cambria Math" w:cs="Times New Roman"/>
                              <w:i/>
                              <w:sz w:val="20"/>
                              <w:szCs w:val="20"/>
                            </w:rPr>
                          </w:ins>
                        </m:ctrlPr>
                      </m:funcPr>
                      <m:fName>
                        <m:r>
                          <w:ins w:id="1822" w:author="محمد زكريا سيد سيد ابوسبع" w:date="2023-03-31T16:34:00Z">
                            <m:rPr>
                              <m:sty m:val="p"/>
                            </m:rPr>
                            <w:rPr>
                              <w:rFonts w:ascii="Cambria Math" w:hAnsi="Cambria Math"/>
                              <w:sz w:val="20"/>
                              <w:szCs w:val="20"/>
                            </w:rPr>
                            <m:t>cos</m:t>
                          </w:ins>
                        </m:r>
                      </m:fName>
                      <m:e>
                        <m:d>
                          <m:dPr>
                            <m:ctrlPr>
                              <w:ins w:id="1823" w:author="محمد زكريا سيد سيد ابوسبع" w:date="2023-03-31T16:34:00Z">
                                <w:rPr>
                                  <w:rFonts w:ascii="Cambria Math" w:eastAsiaTheme="minorEastAsia" w:hAnsi="Cambria Math" w:cs="Times New Roman"/>
                                  <w:i/>
                                  <w:sz w:val="20"/>
                                  <w:szCs w:val="20"/>
                                </w:rPr>
                              </w:ins>
                            </m:ctrlPr>
                          </m:dPr>
                          <m:e>
                            <m:sSub>
                              <m:sSubPr>
                                <m:ctrlPr>
                                  <w:ins w:id="1824" w:author="محمد زكريا سيد سيد ابوسبع" w:date="2023-03-31T16:34:00Z">
                                    <w:rPr>
                                      <w:rFonts w:ascii="Cambria Math" w:hAnsi="Cambria Math"/>
                                      <w:i/>
                                      <w:sz w:val="20"/>
                                      <w:szCs w:val="20"/>
                                    </w:rPr>
                                  </w:ins>
                                </m:ctrlPr>
                              </m:sSubPr>
                              <m:e>
                                <m:r>
                                  <w:ins w:id="1825" w:author="محمد زكريا سيد سيد ابوسبع" w:date="2023-03-31T16:34:00Z">
                                    <w:rPr>
                                      <w:rFonts w:ascii="Cambria Math" w:hAnsi="Cambria Math"/>
                                      <w:sz w:val="20"/>
                                      <w:szCs w:val="20"/>
                                    </w:rPr>
                                    <m:t>θ</m:t>
                                  </w:ins>
                                </m:r>
                              </m:e>
                              <m:sub>
                                <m:r>
                                  <w:ins w:id="1826" w:author="محمد زكريا سيد سيد ابوسبع" w:date="2023-03-31T16:34:00Z">
                                    <w:rPr>
                                      <w:rFonts w:ascii="Cambria Math" w:hAnsi="Cambria Math"/>
                                      <w:sz w:val="20"/>
                                      <w:szCs w:val="20"/>
                                    </w:rPr>
                                    <m:t>o</m:t>
                                  </w:ins>
                                </m:r>
                              </m:sub>
                            </m:sSub>
                          </m:e>
                        </m:d>
                      </m:e>
                    </m:func>
                    <m:ctrlPr>
                      <w:ins w:id="1827" w:author="محمد زكريا سيد سيد ابوسبع" w:date="2023-03-31T16:34:00Z">
                        <w:rPr>
                          <w:rFonts w:ascii="Cambria Math" w:eastAsia="Cambria Math" w:hAnsi="Cambria Math" w:cs="Cambria Math"/>
                          <w:i/>
                          <w:sz w:val="20"/>
                          <w:szCs w:val="20"/>
                        </w:rPr>
                      </w:ins>
                    </m:ctrlPr>
                  </m:e>
                </m:mr>
                <m:mr>
                  <m:e>
                    <m:f>
                      <m:fPr>
                        <m:ctrlPr>
                          <w:ins w:id="1828" w:author="محمد زكريا سيد سيد ابوسبع" w:date="2023-03-31T16:34:00Z">
                            <w:rPr>
                              <w:rFonts w:ascii="Cambria Math" w:hAnsi="Cambria Math"/>
                              <w:i/>
                              <w:sz w:val="20"/>
                              <w:szCs w:val="20"/>
                            </w:rPr>
                          </w:ins>
                        </m:ctrlPr>
                      </m:fPr>
                      <m:num>
                        <m:sSub>
                          <m:sSubPr>
                            <m:ctrlPr>
                              <w:ins w:id="1829" w:author="محمد زكريا سيد سيد ابوسبع" w:date="2023-03-31T16:34:00Z">
                                <w:rPr>
                                  <w:rFonts w:ascii="Cambria Math" w:hAnsi="Cambria Math"/>
                                  <w:i/>
                                  <w:sz w:val="20"/>
                                  <w:szCs w:val="20"/>
                                </w:rPr>
                              </w:ins>
                            </m:ctrlPr>
                          </m:sSubPr>
                          <m:e>
                            <m:r>
                              <w:ins w:id="1830" w:author="محمد زكريا سيد سيد ابوسبع" w:date="2023-03-31T16:34:00Z">
                                <w:rPr>
                                  <w:rFonts w:ascii="Cambria Math" w:hAnsi="Cambria Math"/>
                                  <w:sz w:val="20"/>
                                  <w:szCs w:val="20"/>
                                </w:rPr>
                                <m:t>Z</m:t>
                              </w:ins>
                            </m:r>
                          </m:e>
                          <m:sub>
                            <m:r>
                              <w:ins w:id="1831" w:author="محمد زكريا سيد سيد ابوسبع" w:date="2023-03-31T16:34:00Z">
                                <w:rPr>
                                  <w:rFonts w:ascii="Cambria Math" w:hAnsi="Cambria Math"/>
                                  <w:sz w:val="20"/>
                                  <w:szCs w:val="20"/>
                                </w:rPr>
                                <m:t>u</m:t>
                              </w:ins>
                            </m:r>
                          </m:sub>
                        </m:sSub>
                      </m:num>
                      <m:den>
                        <m:d>
                          <m:dPr>
                            <m:ctrlPr>
                              <w:ins w:id="1832" w:author="محمد زكريا سيد سيد ابوسبع" w:date="2023-03-31T16:34:00Z">
                                <w:rPr>
                                  <w:rFonts w:ascii="Cambria Math" w:eastAsiaTheme="minorEastAsia" w:hAnsi="Cambria Math"/>
                                  <w:i/>
                                  <w:sz w:val="20"/>
                                  <w:szCs w:val="20"/>
                                </w:rPr>
                              </w:ins>
                            </m:ctrlPr>
                          </m:dPr>
                          <m:e>
                            <m:r>
                              <w:ins w:id="1833" w:author="محمد زكريا سيد سيد ابوسبع" w:date="2023-03-31T16:34:00Z">
                                <w:rPr>
                                  <w:rFonts w:ascii="Cambria Math" w:eastAsiaTheme="minorEastAsia" w:hAnsi="Cambria Math"/>
                                  <w:sz w:val="20"/>
                                  <w:szCs w:val="20"/>
                                </w:rPr>
                                <m:t>1-</m:t>
                              </w:ins>
                            </m:r>
                            <m:sSub>
                              <m:sSubPr>
                                <m:ctrlPr>
                                  <w:ins w:id="1834" w:author="محمد زكريا سيد سيد ابوسبع" w:date="2023-03-31T16:34:00Z">
                                    <w:rPr>
                                      <w:rFonts w:ascii="Cambria Math" w:hAnsi="Cambria Math"/>
                                      <w:i/>
                                      <w:sz w:val="20"/>
                                      <w:szCs w:val="20"/>
                                    </w:rPr>
                                  </w:ins>
                                </m:ctrlPr>
                              </m:sSubPr>
                              <m:e>
                                <m:r>
                                  <w:ins w:id="1835" w:author="محمد زكريا سيد سيد ابوسبع" w:date="2023-03-31T16:34:00Z">
                                    <w:rPr>
                                      <w:rFonts w:ascii="Cambria Math" w:hAnsi="Cambria Math"/>
                                      <w:sz w:val="20"/>
                                      <w:szCs w:val="20"/>
                                    </w:rPr>
                                    <m:t>Z</m:t>
                                  </w:ins>
                                </m:r>
                              </m:e>
                              <m:sub>
                                <m:acc>
                                  <m:accPr>
                                    <m:chr m:val="̇"/>
                                    <m:ctrlPr>
                                      <w:ins w:id="1836" w:author="محمد زكريا سيد سيد ابوسبع" w:date="2023-03-31T16:34:00Z">
                                        <w:rPr>
                                          <w:rFonts w:ascii="Cambria Math" w:hAnsi="Cambria Math"/>
                                          <w:i/>
                                          <w:sz w:val="20"/>
                                          <w:szCs w:val="20"/>
                                        </w:rPr>
                                      </w:ins>
                                    </m:ctrlPr>
                                  </m:accPr>
                                  <m:e>
                                    <m:r>
                                      <w:ins w:id="1837" w:author="محمد زكريا سيد سيد ابوسبع" w:date="2023-03-31T16:34:00Z">
                                        <w:rPr>
                                          <w:rFonts w:ascii="Cambria Math" w:hAnsi="Cambria Math"/>
                                          <w:sz w:val="20"/>
                                          <w:szCs w:val="20"/>
                                        </w:rPr>
                                        <m:t>w</m:t>
                                      </w:ins>
                                    </m:r>
                                  </m:e>
                                </m:acc>
                              </m:sub>
                            </m:sSub>
                          </m:e>
                        </m:d>
                      </m:den>
                    </m:f>
                  </m:e>
                  <m:e>
                    <m:f>
                      <m:fPr>
                        <m:ctrlPr>
                          <w:ins w:id="1838" w:author="محمد زكريا سيد سيد ابوسبع" w:date="2023-03-31T16:34:00Z">
                            <w:rPr>
                              <w:rFonts w:ascii="Cambria Math" w:hAnsi="Cambria Math"/>
                              <w:i/>
                              <w:sz w:val="20"/>
                              <w:szCs w:val="20"/>
                            </w:rPr>
                          </w:ins>
                        </m:ctrlPr>
                      </m:fPr>
                      <m:num>
                        <m:sSub>
                          <m:sSubPr>
                            <m:ctrlPr>
                              <w:ins w:id="1839" w:author="محمد زكريا سيد سيد ابوسبع" w:date="2023-03-31T16:34:00Z">
                                <w:rPr>
                                  <w:rFonts w:ascii="Cambria Math" w:hAnsi="Cambria Math"/>
                                  <w:i/>
                                  <w:sz w:val="20"/>
                                  <w:szCs w:val="20"/>
                                </w:rPr>
                              </w:ins>
                            </m:ctrlPr>
                          </m:sSubPr>
                          <m:e>
                            <m:r>
                              <w:ins w:id="1840" w:author="محمد زكريا سيد سيد ابوسبع" w:date="2023-03-31T16:34:00Z">
                                <w:rPr>
                                  <w:rFonts w:ascii="Cambria Math" w:hAnsi="Cambria Math"/>
                                  <w:sz w:val="20"/>
                                  <w:szCs w:val="20"/>
                                </w:rPr>
                                <m:t>Z</m:t>
                              </w:ins>
                            </m:r>
                          </m:e>
                          <m:sub>
                            <m:r>
                              <w:ins w:id="1841" w:author="محمد زكريا سيد سيد ابوسبع" w:date="2023-03-31T16:34:00Z">
                                <w:rPr>
                                  <w:rFonts w:ascii="Cambria Math" w:hAnsi="Cambria Math"/>
                                  <w:sz w:val="20"/>
                                  <w:szCs w:val="20"/>
                                </w:rPr>
                                <m:t>w</m:t>
                              </w:ins>
                            </m:r>
                          </m:sub>
                        </m:sSub>
                      </m:num>
                      <m:den>
                        <m:d>
                          <m:dPr>
                            <m:ctrlPr>
                              <w:ins w:id="1842" w:author="محمد زكريا سيد سيد ابوسبع" w:date="2023-03-31T16:34:00Z">
                                <w:rPr>
                                  <w:rFonts w:ascii="Cambria Math" w:eastAsiaTheme="minorEastAsia" w:hAnsi="Cambria Math"/>
                                  <w:i/>
                                  <w:sz w:val="20"/>
                                  <w:szCs w:val="20"/>
                                </w:rPr>
                              </w:ins>
                            </m:ctrlPr>
                          </m:dPr>
                          <m:e>
                            <m:r>
                              <w:ins w:id="1843" w:author="محمد زكريا سيد سيد ابوسبع" w:date="2023-03-31T16:34:00Z">
                                <w:rPr>
                                  <w:rFonts w:ascii="Cambria Math" w:eastAsiaTheme="minorEastAsia" w:hAnsi="Cambria Math"/>
                                  <w:sz w:val="20"/>
                                  <w:szCs w:val="20"/>
                                </w:rPr>
                                <m:t>1-</m:t>
                              </w:ins>
                            </m:r>
                            <m:sSub>
                              <m:sSubPr>
                                <m:ctrlPr>
                                  <w:ins w:id="1844" w:author="محمد زكريا سيد سيد ابوسبع" w:date="2023-03-31T16:34:00Z">
                                    <w:rPr>
                                      <w:rFonts w:ascii="Cambria Math" w:hAnsi="Cambria Math"/>
                                      <w:i/>
                                      <w:sz w:val="20"/>
                                      <w:szCs w:val="20"/>
                                    </w:rPr>
                                  </w:ins>
                                </m:ctrlPr>
                              </m:sSubPr>
                              <m:e>
                                <m:r>
                                  <w:ins w:id="1845" w:author="محمد زكريا سيد سيد ابوسبع" w:date="2023-03-31T16:34:00Z">
                                    <w:rPr>
                                      <w:rFonts w:ascii="Cambria Math" w:hAnsi="Cambria Math"/>
                                      <w:sz w:val="20"/>
                                      <w:szCs w:val="20"/>
                                    </w:rPr>
                                    <m:t>Z</m:t>
                                  </w:ins>
                                </m:r>
                              </m:e>
                              <m:sub>
                                <m:acc>
                                  <m:accPr>
                                    <m:chr m:val="̇"/>
                                    <m:ctrlPr>
                                      <w:ins w:id="1846" w:author="محمد زكريا سيد سيد ابوسبع" w:date="2023-03-31T16:34:00Z">
                                        <w:rPr>
                                          <w:rFonts w:ascii="Cambria Math" w:hAnsi="Cambria Math"/>
                                          <w:i/>
                                          <w:sz w:val="20"/>
                                          <w:szCs w:val="20"/>
                                        </w:rPr>
                                      </w:ins>
                                    </m:ctrlPr>
                                  </m:accPr>
                                  <m:e>
                                    <m:r>
                                      <w:ins w:id="1847" w:author="محمد زكريا سيد سيد ابوسبع" w:date="2023-03-31T16:34:00Z">
                                        <w:rPr>
                                          <w:rFonts w:ascii="Cambria Math" w:hAnsi="Cambria Math"/>
                                          <w:sz w:val="20"/>
                                          <w:szCs w:val="20"/>
                                        </w:rPr>
                                        <m:t>w</m:t>
                                      </w:ins>
                                    </m:r>
                                  </m:e>
                                </m:acc>
                              </m:sub>
                            </m:sSub>
                          </m:e>
                        </m:d>
                      </m:den>
                    </m:f>
                  </m:e>
                  <m:e>
                    <m:f>
                      <m:fPr>
                        <m:ctrlPr>
                          <w:ins w:id="1848" w:author="محمد زكريا سيد سيد ابوسبع" w:date="2023-03-31T16:34:00Z">
                            <w:rPr>
                              <w:rFonts w:ascii="Cambria Math" w:hAnsi="Cambria Math"/>
                              <w:i/>
                              <w:sz w:val="20"/>
                              <w:szCs w:val="20"/>
                            </w:rPr>
                          </w:ins>
                        </m:ctrlPr>
                      </m:fPr>
                      <m:num>
                        <m:d>
                          <m:dPr>
                            <m:ctrlPr>
                              <w:ins w:id="1849" w:author="محمد زكريا سيد سيد ابوسبع" w:date="2023-03-31T16:34:00Z">
                                <w:rPr>
                                  <w:rFonts w:ascii="Cambria Math" w:hAnsi="Cambria Math"/>
                                  <w:i/>
                                  <w:sz w:val="20"/>
                                  <w:szCs w:val="20"/>
                                </w:rPr>
                              </w:ins>
                            </m:ctrlPr>
                          </m:dPr>
                          <m:e>
                            <m:sSub>
                              <m:sSubPr>
                                <m:ctrlPr>
                                  <w:ins w:id="1850" w:author="محمد زكريا سيد سيد ابوسبع" w:date="2023-03-31T16:34:00Z">
                                    <w:rPr>
                                      <w:rFonts w:ascii="Cambria Math" w:hAnsi="Cambria Math"/>
                                      <w:i/>
                                      <w:sz w:val="20"/>
                                      <w:szCs w:val="20"/>
                                    </w:rPr>
                                  </w:ins>
                                </m:ctrlPr>
                              </m:sSubPr>
                              <m:e>
                                <m:r>
                                  <w:ins w:id="1851" w:author="محمد زكريا سيد سيد ابوسبع" w:date="2023-03-31T16:34:00Z">
                                    <w:rPr>
                                      <w:rFonts w:ascii="Cambria Math" w:hAnsi="Cambria Math"/>
                                      <w:sz w:val="20"/>
                                      <w:szCs w:val="20"/>
                                    </w:rPr>
                                    <m:t>Z</m:t>
                                  </w:ins>
                                </m:r>
                              </m:e>
                              <m:sub>
                                <m:r>
                                  <w:ins w:id="1852" w:author="محمد زكريا سيد سيد ابوسبع" w:date="2023-03-31T16:34:00Z">
                                    <w:rPr>
                                      <w:rFonts w:ascii="Cambria Math" w:hAnsi="Cambria Math"/>
                                      <w:sz w:val="20"/>
                                      <w:szCs w:val="20"/>
                                    </w:rPr>
                                    <m:t>q</m:t>
                                  </w:ins>
                                </m:r>
                              </m:sub>
                            </m:sSub>
                            <m:r>
                              <w:ins w:id="1853" w:author="محمد زكريا سيد سيد ابوسبع" w:date="2023-03-31T16:34:00Z">
                                <w:rPr>
                                  <w:rFonts w:ascii="Cambria Math" w:hAnsi="Cambria Math"/>
                                  <w:sz w:val="20"/>
                                  <w:szCs w:val="20"/>
                                </w:rPr>
                                <m:t>+</m:t>
                              </w:ins>
                            </m:r>
                            <m:sSub>
                              <m:sSubPr>
                                <m:ctrlPr>
                                  <w:ins w:id="1854" w:author="محمد زكريا سيد سيد ابوسبع" w:date="2023-03-31T16:34:00Z">
                                    <w:rPr>
                                      <w:rFonts w:ascii="Cambria Math" w:hAnsi="Cambria Math"/>
                                      <w:i/>
                                      <w:sz w:val="20"/>
                                      <w:szCs w:val="20"/>
                                    </w:rPr>
                                  </w:ins>
                                </m:ctrlPr>
                              </m:sSubPr>
                              <m:e>
                                <m:r>
                                  <w:ins w:id="1855" w:author="محمد زكريا سيد سيد ابوسبع" w:date="2023-03-31T16:34:00Z">
                                    <w:rPr>
                                      <w:rFonts w:ascii="Cambria Math" w:hAnsi="Cambria Math"/>
                                      <w:sz w:val="20"/>
                                      <w:szCs w:val="20"/>
                                    </w:rPr>
                                    <m:t>u</m:t>
                                  </w:ins>
                                </m:r>
                              </m:e>
                              <m:sub>
                                <m:r>
                                  <w:ins w:id="1856" w:author="محمد زكريا سيد سيد ابوسبع" w:date="2023-03-31T16:34:00Z">
                                    <w:rPr>
                                      <w:rFonts w:ascii="Cambria Math" w:hAnsi="Cambria Math"/>
                                      <w:sz w:val="20"/>
                                      <w:szCs w:val="20"/>
                                    </w:rPr>
                                    <m:t>o</m:t>
                                  </w:ins>
                                </m:r>
                              </m:sub>
                            </m:sSub>
                          </m:e>
                        </m:d>
                        <m:ctrlPr>
                          <w:ins w:id="1857" w:author="محمد زكريا سيد سيد ابوسبع" w:date="2023-03-31T16:34:00Z">
                            <w:rPr>
                              <w:rFonts w:ascii="Cambria Math" w:eastAsiaTheme="minorEastAsia" w:hAnsi="Cambria Math"/>
                              <w:i/>
                              <w:sz w:val="20"/>
                              <w:szCs w:val="20"/>
                            </w:rPr>
                          </w:ins>
                        </m:ctrlPr>
                      </m:num>
                      <m:den>
                        <m:d>
                          <m:dPr>
                            <m:ctrlPr>
                              <w:ins w:id="1858" w:author="محمد زكريا سيد سيد ابوسبع" w:date="2023-03-31T16:34:00Z">
                                <w:rPr>
                                  <w:rFonts w:ascii="Cambria Math" w:eastAsiaTheme="minorEastAsia" w:hAnsi="Cambria Math"/>
                                  <w:i/>
                                  <w:sz w:val="20"/>
                                  <w:szCs w:val="20"/>
                                </w:rPr>
                              </w:ins>
                            </m:ctrlPr>
                          </m:dPr>
                          <m:e>
                            <m:r>
                              <w:ins w:id="1859" w:author="محمد زكريا سيد سيد ابوسبع" w:date="2023-03-31T16:34:00Z">
                                <w:rPr>
                                  <w:rFonts w:ascii="Cambria Math" w:eastAsiaTheme="minorEastAsia" w:hAnsi="Cambria Math"/>
                                  <w:sz w:val="20"/>
                                  <w:szCs w:val="20"/>
                                </w:rPr>
                                <m:t>1-</m:t>
                              </w:ins>
                            </m:r>
                            <m:sSub>
                              <m:sSubPr>
                                <m:ctrlPr>
                                  <w:ins w:id="1860" w:author="محمد زكريا سيد سيد ابوسبع" w:date="2023-03-31T16:34:00Z">
                                    <w:rPr>
                                      <w:rFonts w:ascii="Cambria Math" w:hAnsi="Cambria Math"/>
                                      <w:i/>
                                      <w:sz w:val="20"/>
                                      <w:szCs w:val="20"/>
                                    </w:rPr>
                                  </w:ins>
                                </m:ctrlPr>
                              </m:sSubPr>
                              <m:e>
                                <m:r>
                                  <w:ins w:id="1861" w:author="محمد زكريا سيد سيد ابوسبع" w:date="2023-03-31T16:34:00Z">
                                    <w:rPr>
                                      <w:rFonts w:ascii="Cambria Math" w:hAnsi="Cambria Math"/>
                                      <w:sz w:val="20"/>
                                      <w:szCs w:val="20"/>
                                    </w:rPr>
                                    <m:t>Z</m:t>
                                  </w:ins>
                                </m:r>
                              </m:e>
                              <m:sub>
                                <m:acc>
                                  <m:accPr>
                                    <m:chr m:val="̇"/>
                                    <m:ctrlPr>
                                      <w:ins w:id="1862" w:author="محمد زكريا سيد سيد ابوسبع" w:date="2023-03-31T16:34:00Z">
                                        <w:rPr>
                                          <w:rFonts w:ascii="Cambria Math" w:hAnsi="Cambria Math"/>
                                          <w:i/>
                                          <w:sz w:val="20"/>
                                          <w:szCs w:val="20"/>
                                        </w:rPr>
                                      </w:ins>
                                    </m:ctrlPr>
                                  </m:accPr>
                                  <m:e>
                                    <m:r>
                                      <w:ins w:id="1863" w:author="محمد زكريا سيد سيد ابوسبع" w:date="2023-03-31T16:34:00Z">
                                        <w:rPr>
                                          <w:rFonts w:ascii="Cambria Math" w:hAnsi="Cambria Math"/>
                                          <w:sz w:val="20"/>
                                          <w:szCs w:val="20"/>
                                        </w:rPr>
                                        <m:t>w</m:t>
                                      </w:ins>
                                    </m:r>
                                  </m:e>
                                </m:acc>
                              </m:sub>
                            </m:sSub>
                          </m:e>
                        </m:d>
                      </m:den>
                    </m:f>
                    <m:ctrlPr>
                      <w:ins w:id="1864" w:author="محمد زكريا سيد سيد ابوسبع" w:date="2023-03-31T16:34:00Z">
                        <w:rPr>
                          <w:rFonts w:ascii="Cambria Math" w:eastAsia="Cambria Math" w:hAnsi="Cambria Math" w:cs="Cambria Math"/>
                          <w:i/>
                          <w:sz w:val="20"/>
                          <w:szCs w:val="20"/>
                        </w:rPr>
                      </w:ins>
                    </m:ctrlPr>
                  </m:e>
                  <m:e>
                    <m:f>
                      <m:fPr>
                        <m:ctrlPr>
                          <w:ins w:id="1865" w:author="محمد زكريا سيد سيد ابوسبع" w:date="2023-03-31T16:34:00Z">
                            <w:rPr>
                              <w:rFonts w:ascii="Cambria Math" w:hAnsi="Cambria Math"/>
                              <w:i/>
                              <w:sz w:val="20"/>
                              <w:szCs w:val="20"/>
                            </w:rPr>
                          </w:ins>
                        </m:ctrlPr>
                      </m:fPr>
                      <m:num>
                        <m:r>
                          <w:ins w:id="1866" w:author="محمد زكريا سيد سيد ابوسبع" w:date="2023-03-31T16:34:00Z">
                            <w:rPr>
                              <w:rFonts w:ascii="Cambria Math" w:hAnsi="Cambria Math"/>
                              <w:sz w:val="20"/>
                              <w:szCs w:val="20"/>
                            </w:rPr>
                            <m:t xml:space="preserve">-g </m:t>
                          </w:ins>
                        </m:r>
                        <m:func>
                          <m:funcPr>
                            <m:ctrlPr>
                              <w:ins w:id="1867" w:author="محمد زكريا سيد سيد ابوسبع" w:date="2023-03-31T16:34:00Z">
                                <w:rPr>
                                  <w:rFonts w:ascii="Cambria Math" w:eastAsiaTheme="minorEastAsia" w:hAnsi="Cambria Math" w:cs="Times New Roman"/>
                                  <w:i/>
                                  <w:sz w:val="20"/>
                                  <w:szCs w:val="20"/>
                                </w:rPr>
                              </w:ins>
                            </m:ctrlPr>
                          </m:funcPr>
                          <m:fName>
                            <m:r>
                              <w:ins w:id="1868" w:author="محمد زكريا سيد سيد ابوسبع" w:date="2023-03-31T16:34:00Z">
                                <m:rPr>
                                  <m:sty m:val="p"/>
                                </m:rPr>
                                <w:rPr>
                                  <w:rFonts w:ascii="Cambria Math" w:hAnsi="Cambria Math"/>
                                  <w:sz w:val="20"/>
                                  <w:szCs w:val="20"/>
                                </w:rPr>
                                <m:t>sin</m:t>
                              </w:ins>
                            </m:r>
                          </m:fName>
                          <m:e>
                            <m:d>
                              <m:dPr>
                                <m:ctrlPr>
                                  <w:ins w:id="1869" w:author="محمد زكريا سيد سيد ابوسبع" w:date="2023-03-31T16:34:00Z">
                                    <w:rPr>
                                      <w:rFonts w:ascii="Cambria Math" w:eastAsiaTheme="minorEastAsia" w:hAnsi="Cambria Math" w:cs="Times New Roman"/>
                                      <w:i/>
                                      <w:sz w:val="20"/>
                                      <w:szCs w:val="20"/>
                                    </w:rPr>
                                  </w:ins>
                                </m:ctrlPr>
                              </m:dPr>
                              <m:e>
                                <m:sSub>
                                  <m:sSubPr>
                                    <m:ctrlPr>
                                      <w:ins w:id="1870" w:author="محمد زكريا سيد سيد ابوسبع" w:date="2023-03-31T16:34:00Z">
                                        <w:rPr>
                                          <w:rFonts w:ascii="Cambria Math" w:hAnsi="Cambria Math"/>
                                          <w:i/>
                                          <w:sz w:val="20"/>
                                          <w:szCs w:val="20"/>
                                        </w:rPr>
                                      </w:ins>
                                    </m:ctrlPr>
                                  </m:sSubPr>
                                  <m:e>
                                    <m:r>
                                      <w:ins w:id="1871" w:author="محمد زكريا سيد سيد ابوسبع" w:date="2023-03-31T16:34:00Z">
                                        <w:rPr>
                                          <w:rFonts w:ascii="Cambria Math" w:hAnsi="Cambria Math"/>
                                          <w:sz w:val="20"/>
                                          <w:szCs w:val="20"/>
                                        </w:rPr>
                                        <m:t>θ</m:t>
                                      </w:ins>
                                    </m:r>
                                  </m:e>
                                  <m:sub>
                                    <m:r>
                                      <w:ins w:id="1872" w:author="محمد زكريا سيد سيد ابوسبع" w:date="2023-03-31T16:34:00Z">
                                        <w:rPr>
                                          <w:rFonts w:ascii="Cambria Math" w:hAnsi="Cambria Math"/>
                                          <w:sz w:val="20"/>
                                          <w:szCs w:val="20"/>
                                        </w:rPr>
                                        <m:t>o</m:t>
                                      </w:ins>
                                    </m:r>
                                  </m:sub>
                                </m:sSub>
                              </m:e>
                            </m:d>
                          </m:e>
                        </m:func>
                      </m:num>
                      <m:den>
                        <m:d>
                          <m:dPr>
                            <m:ctrlPr>
                              <w:ins w:id="1873" w:author="محمد زكريا سيد سيد ابوسبع" w:date="2023-03-31T16:34:00Z">
                                <w:rPr>
                                  <w:rFonts w:ascii="Cambria Math" w:eastAsiaTheme="minorEastAsia" w:hAnsi="Cambria Math"/>
                                  <w:i/>
                                  <w:sz w:val="20"/>
                                  <w:szCs w:val="20"/>
                                </w:rPr>
                              </w:ins>
                            </m:ctrlPr>
                          </m:dPr>
                          <m:e>
                            <m:r>
                              <w:ins w:id="1874" w:author="محمد زكريا سيد سيد ابوسبع" w:date="2023-03-31T16:34:00Z">
                                <w:rPr>
                                  <w:rFonts w:ascii="Cambria Math" w:eastAsiaTheme="minorEastAsia" w:hAnsi="Cambria Math"/>
                                  <w:sz w:val="20"/>
                                  <w:szCs w:val="20"/>
                                </w:rPr>
                                <m:t>1-</m:t>
                              </w:ins>
                            </m:r>
                            <m:sSub>
                              <m:sSubPr>
                                <m:ctrlPr>
                                  <w:ins w:id="1875" w:author="محمد زكريا سيد سيد ابوسبع" w:date="2023-03-31T16:34:00Z">
                                    <w:rPr>
                                      <w:rFonts w:ascii="Cambria Math" w:hAnsi="Cambria Math"/>
                                      <w:i/>
                                      <w:sz w:val="20"/>
                                      <w:szCs w:val="20"/>
                                    </w:rPr>
                                  </w:ins>
                                </m:ctrlPr>
                              </m:sSubPr>
                              <m:e>
                                <m:r>
                                  <w:ins w:id="1876" w:author="محمد زكريا سيد سيد ابوسبع" w:date="2023-03-31T16:34:00Z">
                                    <w:rPr>
                                      <w:rFonts w:ascii="Cambria Math" w:hAnsi="Cambria Math"/>
                                      <w:sz w:val="20"/>
                                      <w:szCs w:val="20"/>
                                    </w:rPr>
                                    <m:t>Z</m:t>
                                  </w:ins>
                                </m:r>
                              </m:e>
                              <m:sub>
                                <m:acc>
                                  <m:accPr>
                                    <m:chr m:val="̇"/>
                                    <m:ctrlPr>
                                      <w:ins w:id="1877" w:author="محمد زكريا سيد سيد ابوسبع" w:date="2023-03-31T16:34:00Z">
                                        <w:rPr>
                                          <w:rFonts w:ascii="Cambria Math" w:hAnsi="Cambria Math"/>
                                          <w:i/>
                                          <w:sz w:val="20"/>
                                          <w:szCs w:val="20"/>
                                        </w:rPr>
                                      </w:ins>
                                    </m:ctrlPr>
                                  </m:accPr>
                                  <m:e>
                                    <m:r>
                                      <w:ins w:id="1878" w:author="محمد زكريا سيد سيد ابوسبع" w:date="2023-03-31T16:34:00Z">
                                        <w:rPr>
                                          <w:rFonts w:ascii="Cambria Math" w:hAnsi="Cambria Math"/>
                                          <w:sz w:val="20"/>
                                          <w:szCs w:val="20"/>
                                        </w:rPr>
                                        <m:t>w</m:t>
                                      </w:ins>
                                    </m:r>
                                  </m:e>
                                </m:acc>
                              </m:sub>
                            </m:sSub>
                          </m:e>
                        </m:d>
                      </m:den>
                    </m:f>
                  </m:e>
                </m:mr>
                <m:mr>
                  <m:e>
                    <m:sSub>
                      <m:sSubPr>
                        <m:ctrlPr>
                          <w:ins w:id="1879" w:author="محمد زكريا سيد سيد ابوسبع" w:date="2023-03-31T16:34:00Z">
                            <w:rPr>
                              <w:rFonts w:ascii="Cambria Math" w:hAnsi="Cambria Math"/>
                              <w:i/>
                              <w:sz w:val="20"/>
                              <w:szCs w:val="20"/>
                            </w:rPr>
                          </w:ins>
                        </m:ctrlPr>
                      </m:sSubPr>
                      <m:e>
                        <m:r>
                          <w:ins w:id="1880" w:author="محمد زكريا سيد سيد ابوسبع" w:date="2023-03-31T16:34:00Z">
                            <w:rPr>
                              <w:rFonts w:ascii="Cambria Math" w:hAnsi="Cambria Math"/>
                              <w:sz w:val="20"/>
                              <w:szCs w:val="20"/>
                            </w:rPr>
                            <m:t>M</m:t>
                          </w:ins>
                        </m:r>
                      </m:e>
                      <m:sub>
                        <m:r>
                          <w:ins w:id="1881" w:author="محمد زكريا سيد سيد ابوسبع" w:date="2023-03-31T16:34:00Z">
                            <w:rPr>
                              <w:rFonts w:ascii="Cambria Math" w:hAnsi="Cambria Math"/>
                              <w:sz w:val="20"/>
                              <w:szCs w:val="20"/>
                            </w:rPr>
                            <m:t>u</m:t>
                          </w:ins>
                        </m:r>
                      </m:sub>
                    </m:sSub>
                    <m:r>
                      <w:ins w:id="1882" w:author="محمد زكريا سيد سيد ابوسبع" w:date="2023-03-31T16:34:00Z">
                        <w:rPr>
                          <w:rFonts w:ascii="Cambria Math" w:hAnsi="Cambria Math"/>
                          <w:sz w:val="20"/>
                          <w:szCs w:val="20"/>
                        </w:rPr>
                        <m:t>+</m:t>
                      </w:ins>
                    </m:r>
                    <m:r>
                      <w:ins w:id="1883" w:author="محمد زكريا سيد سيد ابوسبع" w:date="2023-03-31T16:34:00Z">
                        <w:rPr>
                          <w:rFonts w:ascii="Cambria Math" w:eastAsiaTheme="minorEastAsia" w:hAnsi="Cambria Math"/>
                          <w:sz w:val="20"/>
                          <w:szCs w:val="20"/>
                        </w:rPr>
                        <m:t xml:space="preserve"> </m:t>
                      </w:ins>
                    </m:r>
                    <m:sSub>
                      <m:sSubPr>
                        <m:ctrlPr>
                          <w:ins w:id="1884" w:author="محمد زكريا سيد سيد ابوسبع" w:date="2023-03-31T16:34:00Z">
                            <w:rPr>
                              <w:rFonts w:ascii="Cambria Math" w:hAnsi="Cambria Math"/>
                              <w:i/>
                              <w:sz w:val="20"/>
                              <w:szCs w:val="20"/>
                            </w:rPr>
                          </w:ins>
                        </m:ctrlPr>
                      </m:sSubPr>
                      <m:e>
                        <m:r>
                          <w:ins w:id="1885" w:author="محمد زكريا سيد سيد ابوسبع" w:date="2023-03-31T16:34:00Z">
                            <w:rPr>
                              <w:rFonts w:ascii="Cambria Math" w:hAnsi="Cambria Math"/>
                              <w:sz w:val="20"/>
                              <w:szCs w:val="20"/>
                            </w:rPr>
                            <m:t>M</m:t>
                          </w:ins>
                        </m:r>
                      </m:e>
                      <m:sub>
                        <m:acc>
                          <m:accPr>
                            <m:chr m:val="̇"/>
                            <m:ctrlPr>
                              <w:ins w:id="1886" w:author="محمد زكريا سيد سيد ابوسبع" w:date="2023-03-31T16:34:00Z">
                                <w:rPr>
                                  <w:rFonts w:ascii="Cambria Math" w:hAnsi="Cambria Math"/>
                                  <w:i/>
                                  <w:sz w:val="20"/>
                                  <w:szCs w:val="20"/>
                                </w:rPr>
                              </w:ins>
                            </m:ctrlPr>
                          </m:accPr>
                          <m:e>
                            <m:r>
                              <w:ins w:id="1887" w:author="محمد زكريا سيد سيد ابوسبع" w:date="2023-03-31T16:34:00Z">
                                <w:rPr>
                                  <w:rFonts w:ascii="Cambria Math" w:hAnsi="Cambria Math"/>
                                  <w:sz w:val="20"/>
                                  <w:szCs w:val="20"/>
                                </w:rPr>
                                <m:t>w</m:t>
                              </w:ins>
                            </m:r>
                          </m:e>
                        </m:acc>
                      </m:sub>
                    </m:sSub>
                    <m:f>
                      <m:fPr>
                        <m:ctrlPr>
                          <w:ins w:id="1888" w:author="محمد زكريا سيد سيد ابوسبع" w:date="2023-03-31T16:34:00Z">
                            <w:rPr>
                              <w:rFonts w:ascii="Cambria Math" w:hAnsi="Cambria Math"/>
                              <w:i/>
                              <w:sz w:val="20"/>
                              <w:szCs w:val="20"/>
                            </w:rPr>
                          </w:ins>
                        </m:ctrlPr>
                      </m:fPr>
                      <m:num>
                        <m:sSub>
                          <m:sSubPr>
                            <m:ctrlPr>
                              <w:ins w:id="1889" w:author="محمد زكريا سيد سيد ابوسبع" w:date="2023-03-31T16:34:00Z">
                                <w:rPr>
                                  <w:rFonts w:ascii="Cambria Math" w:hAnsi="Cambria Math"/>
                                  <w:i/>
                                  <w:sz w:val="20"/>
                                  <w:szCs w:val="20"/>
                                </w:rPr>
                              </w:ins>
                            </m:ctrlPr>
                          </m:sSubPr>
                          <m:e>
                            <m:r>
                              <w:ins w:id="1890" w:author="محمد زكريا سيد سيد ابوسبع" w:date="2023-03-31T16:34:00Z">
                                <w:rPr>
                                  <w:rFonts w:ascii="Cambria Math" w:hAnsi="Cambria Math"/>
                                  <w:sz w:val="20"/>
                                  <w:szCs w:val="20"/>
                                </w:rPr>
                                <m:t>Z</m:t>
                              </w:ins>
                            </m:r>
                          </m:e>
                          <m:sub>
                            <m:r>
                              <w:ins w:id="1891" w:author="محمد زكريا سيد سيد ابوسبع" w:date="2023-03-31T16:34:00Z">
                                <w:rPr>
                                  <w:rFonts w:ascii="Cambria Math" w:hAnsi="Cambria Math"/>
                                  <w:sz w:val="20"/>
                                  <w:szCs w:val="20"/>
                                </w:rPr>
                                <m:t>u</m:t>
                              </w:ins>
                            </m:r>
                          </m:sub>
                        </m:sSub>
                      </m:num>
                      <m:den>
                        <m:d>
                          <m:dPr>
                            <m:ctrlPr>
                              <w:ins w:id="1892" w:author="محمد زكريا سيد سيد ابوسبع" w:date="2023-03-31T16:34:00Z">
                                <w:rPr>
                                  <w:rFonts w:ascii="Cambria Math" w:eastAsiaTheme="minorEastAsia" w:hAnsi="Cambria Math"/>
                                  <w:i/>
                                  <w:sz w:val="20"/>
                                  <w:szCs w:val="20"/>
                                </w:rPr>
                              </w:ins>
                            </m:ctrlPr>
                          </m:dPr>
                          <m:e>
                            <m:r>
                              <w:ins w:id="1893" w:author="محمد زكريا سيد سيد ابوسبع" w:date="2023-03-31T16:34:00Z">
                                <w:rPr>
                                  <w:rFonts w:ascii="Cambria Math" w:eastAsiaTheme="minorEastAsia" w:hAnsi="Cambria Math"/>
                                  <w:sz w:val="20"/>
                                  <w:szCs w:val="20"/>
                                </w:rPr>
                                <m:t>1-</m:t>
                              </w:ins>
                            </m:r>
                            <m:sSub>
                              <m:sSubPr>
                                <m:ctrlPr>
                                  <w:ins w:id="1894" w:author="محمد زكريا سيد سيد ابوسبع" w:date="2023-03-31T16:34:00Z">
                                    <w:rPr>
                                      <w:rFonts w:ascii="Cambria Math" w:hAnsi="Cambria Math"/>
                                      <w:i/>
                                      <w:sz w:val="20"/>
                                      <w:szCs w:val="20"/>
                                    </w:rPr>
                                  </w:ins>
                                </m:ctrlPr>
                              </m:sSubPr>
                              <m:e>
                                <m:r>
                                  <w:ins w:id="1895" w:author="محمد زكريا سيد سيد ابوسبع" w:date="2023-03-31T16:34:00Z">
                                    <w:rPr>
                                      <w:rFonts w:ascii="Cambria Math" w:hAnsi="Cambria Math"/>
                                      <w:sz w:val="20"/>
                                      <w:szCs w:val="20"/>
                                    </w:rPr>
                                    <m:t>Z</m:t>
                                  </w:ins>
                                </m:r>
                              </m:e>
                              <m:sub>
                                <m:acc>
                                  <m:accPr>
                                    <m:chr m:val="̇"/>
                                    <m:ctrlPr>
                                      <w:ins w:id="1896" w:author="محمد زكريا سيد سيد ابوسبع" w:date="2023-03-31T16:34:00Z">
                                        <w:rPr>
                                          <w:rFonts w:ascii="Cambria Math" w:hAnsi="Cambria Math"/>
                                          <w:i/>
                                          <w:sz w:val="20"/>
                                          <w:szCs w:val="20"/>
                                        </w:rPr>
                                      </w:ins>
                                    </m:ctrlPr>
                                  </m:accPr>
                                  <m:e>
                                    <m:r>
                                      <w:ins w:id="1897" w:author="محمد زكريا سيد سيد ابوسبع" w:date="2023-03-31T16:34:00Z">
                                        <w:rPr>
                                          <w:rFonts w:ascii="Cambria Math" w:hAnsi="Cambria Math"/>
                                          <w:sz w:val="20"/>
                                          <w:szCs w:val="20"/>
                                        </w:rPr>
                                        <m:t>w</m:t>
                                      </w:ins>
                                    </m:r>
                                  </m:e>
                                </m:acc>
                              </m:sub>
                            </m:sSub>
                          </m:e>
                        </m:d>
                      </m:den>
                    </m:f>
                  </m:e>
                  <m:e>
                    <m:sSub>
                      <m:sSubPr>
                        <m:ctrlPr>
                          <w:ins w:id="1898" w:author="محمد زكريا سيد سيد ابوسبع" w:date="2023-03-31T16:34:00Z">
                            <w:rPr>
                              <w:rFonts w:ascii="Cambria Math" w:hAnsi="Cambria Math"/>
                              <w:i/>
                              <w:sz w:val="20"/>
                              <w:szCs w:val="20"/>
                            </w:rPr>
                          </w:ins>
                        </m:ctrlPr>
                      </m:sSubPr>
                      <m:e>
                        <m:r>
                          <w:ins w:id="1899" w:author="محمد زكريا سيد سيد ابوسبع" w:date="2023-03-31T16:34:00Z">
                            <w:rPr>
                              <w:rFonts w:ascii="Cambria Math" w:hAnsi="Cambria Math"/>
                              <w:sz w:val="20"/>
                              <w:szCs w:val="20"/>
                            </w:rPr>
                            <m:t>M</m:t>
                          </w:ins>
                        </m:r>
                      </m:e>
                      <m:sub>
                        <m:r>
                          <w:ins w:id="1900" w:author="محمد زكريا سيد سيد ابوسبع" w:date="2023-03-31T16:34:00Z">
                            <w:rPr>
                              <w:rFonts w:ascii="Cambria Math" w:hAnsi="Cambria Math"/>
                              <w:sz w:val="20"/>
                              <w:szCs w:val="20"/>
                            </w:rPr>
                            <m:t>w</m:t>
                          </w:ins>
                        </m:r>
                      </m:sub>
                    </m:sSub>
                    <m:r>
                      <w:ins w:id="1901" w:author="محمد زكريا سيد سيد ابوسبع" w:date="2023-03-31T16:34:00Z">
                        <w:rPr>
                          <w:rFonts w:ascii="Cambria Math" w:hAnsi="Cambria Math"/>
                          <w:sz w:val="20"/>
                          <w:szCs w:val="20"/>
                        </w:rPr>
                        <m:t>+</m:t>
                      </w:ins>
                    </m:r>
                    <m:r>
                      <w:ins w:id="1902" w:author="محمد زكريا سيد سيد ابوسبع" w:date="2023-03-31T16:34:00Z">
                        <w:rPr>
                          <w:rFonts w:ascii="Cambria Math" w:eastAsiaTheme="minorEastAsia" w:hAnsi="Cambria Math"/>
                          <w:sz w:val="20"/>
                          <w:szCs w:val="20"/>
                        </w:rPr>
                        <m:t xml:space="preserve"> </m:t>
                      </w:ins>
                    </m:r>
                    <m:sSub>
                      <m:sSubPr>
                        <m:ctrlPr>
                          <w:ins w:id="1903" w:author="محمد زكريا سيد سيد ابوسبع" w:date="2023-03-31T16:34:00Z">
                            <w:rPr>
                              <w:rFonts w:ascii="Cambria Math" w:hAnsi="Cambria Math"/>
                              <w:i/>
                              <w:sz w:val="20"/>
                              <w:szCs w:val="20"/>
                            </w:rPr>
                          </w:ins>
                        </m:ctrlPr>
                      </m:sSubPr>
                      <m:e>
                        <m:r>
                          <w:ins w:id="1904" w:author="محمد زكريا سيد سيد ابوسبع" w:date="2023-03-31T16:34:00Z">
                            <w:rPr>
                              <w:rFonts w:ascii="Cambria Math" w:hAnsi="Cambria Math"/>
                              <w:sz w:val="20"/>
                              <w:szCs w:val="20"/>
                            </w:rPr>
                            <m:t>M</m:t>
                          </w:ins>
                        </m:r>
                      </m:e>
                      <m:sub>
                        <m:acc>
                          <m:accPr>
                            <m:chr m:val="̇"/>
                            <m:ctrlPr>
                              <w:ins w:id="1905" w:author="محمد زكريا سيد سيد ابوسبع" w:date="2023-03-31T16:34:00Z">
                                <w:rPr>
                                  <w:rFonts w:ascii="Cambria Math" w:hAnsi="Cambria Math"/>
                                  <w:i/>
                                  <w:sz w:val="20"/>
                                  <w:szCs w:val="20"/>
                                </w:rPr>
                              </w:ins>
                            </m:ctrlPr>
                          </m:accPr>
                          <m:e>
                            <m:r>
                              <w:ins w:id="1906" w:author="محمد زكريا سيد سيد ابوسبع" w:date="2023-03-31T16:34:00Z">
                                <w:rPr>
                                  <w:rFonts w:ascii="Cambria Math" w:hAnsi="Cambria Math"/>
                                  <w:sz w:val="20"/>
                                  <w:szCs w:val="20"/>
                                </w:rPr>
                                <m:t>w</m:t>
                              </w:ins>
                            </m:r>
                          </m:e>
                        </m:acc>
                      </m:sub>
                    </m:sSub>
                    <m:f>
                      <m:fPr>
                        <m:ctrlPr>
                          <w:ins w:id="1907" w:author="محمد زكريا سيد سيد ابوسبع" w:date="2023-03-31T16:34:00Z">
                            <w:rPr>
                              <w:rFonts w:ascii="Cambria Math" w:hAnsi="Cambria Math"/>
                              <w:i/>
                              <w:sz w:val="20"/>
                              <w:szCs w:val="20"/>
                            </w:rPr>
                          </w:ins>
                        </m:ctrlPr>
                      </m:fPr>
                      <m:num>
                        <m:sSub>
                          <m:sSubPr>
                            <m:ctrlPr>
                              <w:ins w:id="1908" w:author="محمد زكريا سيد سيد ابوسبع" w:date="2023-03-31T16:34:00Z">
                                <w:rPr>
                                  <w:rFonts w:ascii="Cambria Math" w:hAnsi="Cambria Math"/>
                                  <w:i/>
                                  <w:sz w:val="20"/>
                                  <w:szCs w:val="20"/>
                                </w:rPr>
                              </w:ins>
                            </m:ctrlPr>
                          </m:sSubPr>
                          <m:e>
                            <m:r>
                              <w:ins w:id="1909" w:author="محمد زكريا سيد سيد ابوسبع" w:date="2023-03-31T16:34:00Z">
                                <w:rPr>
                                  <w:rFonts w:ascii="Cambria Math" w:hAnsi="Cambria Math"/>
                                  <w:sz w:val="20"/>
                                  <w:szCs w:val="20"/>
                                </w:rPr>
                                <m:t>Z</m:t>
                              </w:ins>
                            </m:r>
                          </m:e>
                          <m:sub>
                            <m:r>
                              <w:ins w:id="1910" w:author="محمد زكريا سيد سيد ابوسبع" w:date="2023-03-31T16:34:00Z">
                                <w:rPr>
                                  <w:rFonts w:ascii="Cambria Math" w:hAnsi="Cambria Math"/>
                                  <w:sz w:val="20"/>
                                  <w:szCs w:val="20"/>
                                </w:rPr>
                                <m:t>w</m:t>
                              </w:ins>
                            </m:r>
                          </m:sub>
                        </m:sSub>
                      </m:num>
                      <m:den>
                        <m:d>
                          <m:dPr>
                            <m:ctrlPr>
                              <w:ins w:id="1911" w:author="محمد زكريا سيد سيد ابوسبع" w:date="2023-03-31T16:34:00Z">
                                <w:rPr>
                                  <w:rFonts w:ascii="Cambria Math" w:eastAsiaTheme="minorEastAsia" w:hAnsi="Cambria Math"/>
                                  <w:i/>
                                  <w:sz w:val="20"/>
                                  <w:szCs w:val="20"/>
                                </w:rPr>
                              </w:ins>
                            </m:ctrlPr>
                          </m:dPr>
                          <m:e>
                            <m:r>
                              <w:ins w:id="1912" w:author="محمد زكريا سيد سيد ابوسبع" w:date="2023-03-31T16:34:00Z">
                                <w:rPr>
                                  <w:rFonts w:ascii="Cambria Math" w:eastAsiaTheme="minorEastAsia" w:hAnsi="Cambria Math"/>
                                  <w:sz w:val="20"/>
                                  <w:szCs w:val="20"/>
                                </w:rPr>
                                <m:t>1-</m:t>
                              </w:ins>
                            </m:r>
                            <m:sSub>
                              <m:sSubPr>
                                <m:ctrlPr>
                                  <w:ins w:id="1913" w:author="محمد زكريا سيد سيد ابوسبع" w:date="2023-03-31T16:34:00Z">
                                    <w:rPr>
                                      <w:rFonts w:ascii="Cambria Math" w:hAnsi="Cambria Math"/>
                                      <w:i/>
                                      <w:sz w:val="20"/>
                                      <w:szCs w:val="20"/>
                                    </w:rPr>
                                  </w:ins>
                                </m:ctrlPr>
                              </m:sSubPr>
                              <m:e>
                                <m:r>
                                  <w:ins w:id="1914" w:author="محمد زكريا سيد سيد ابوسبع" w:date="2023-03-31T16:34:00Z">
                                    <w:rPr>
                                      <w:rFonts w:ascii="Cambria Math" w:hAnsi="Cambria Math"/>
                                      <w:sz w:val="20"/>
                                      <w:szCs w:val="20"/>
                                    </w:rPr>
                                    <m:t>Z</m:t>
                                  </w:ins>
                                </m:r>
                              </m:e>
                              <m:sub>
                                <m:acc>
                                  <m:accPr>
                                    <m:chr m:val="̇"/>
                                    <m:ctrlPr>
                                      <w:ins w:id="1915" w:author="محمد زكريا سيد سيد ابوسبع" w:date="2023-03-31T16:34:00Z">
                                        <w:rPr>
                                          <w:rFonts w:ascii="Cambria Math" w:hAnsi="Cambria Math"/>
                                          <w:i/>
                                          <w:sz w:val="20"/>
                                          <w:szCs w:val="20"/>
                                        </w:rPr>
                                      </w:ins>
                                    </m:ctrlPr>
                                  </m:accPr>
                                  <m:e>
                                    <m:r>
                                      <w:ins w:id="1916" w:author="محمد زكريا سيد سيد ابوسبع" w:date="2023-03-31T16:34:00Z">
                                        <w:rPr>
                                          <w:rFonts w:ascii="Cambria Math" w:hAnsi="Cambria Math"/>
                                          <w:sz w:val="20"/>
                                          <w:szCs w:val="20"/>
                                        </w:rPr>
                                        <m:t>w</m:t>
                                      </w:ins>
                                    </m:r>
                                  </m:e>
                                </m:acc>
                              </m:sub>
                            </m:sSub>
                          </m:e>
                        </m:d>
                      </m:den>
                    </m:f>
                  </m:e>
                  <m:e>
                    <m:sSub>
                      <m:sSubPr>
                        <m:ctrlPr>
                          <w:ins w:id="1917" w:author="محمد زكريا سيد سيد ابوسبع" w:date="2023-03-31T16:34:00Z">
                            <w:rPr>
                              <w:rFonts w:ascii="Cambria Math" w:hAnsi="Cambria Math"/>
                              <w:i/>
                              <w:sz w:val="20"/>
                              <w:szCs w:val="20"/>
                            </w:rPr>
                          </w:ins>
                        </m:ctrlPr>
                      </m:sSubPr>
                      <m:e>
                        <m:r>
                          <w:ins w:id="1918" w:author="محمد زكريا سيد سيد ابوسبع" w:date="2023-03-31T16:34:00Z">
                            <w:rPr>
                              <w:rFonts w:ascii="Cambria Math" w:hAnsi="Cambria Math"/>
                              <w:sz w:val="20"/>
                              <w:szCs w:val="20"/>
                            </w:rPr>
                            <m:t>M</m:t>
                          </w:ins>
                        </m:r>
                      </m:e>
                      <m:sub>
                        <m:r>
                          <w:ins w:id="1919" w:author="محمد زكريا سيد سيد ابوسبع" w:date="2023-03-31T16:34:00Z">
                            <w:rPr>
                              <w:rFonts w:ascii="Cambria Math" w:hAnsi="Cambria Math"/>
                              <w:sz w:val="20"/>
                              <w:szCs w:val="20"/>
                            </w:rPr>
                            <m:t>q</m:t>
                          </w:ins>
                        </m:r>
                      </m:sub>
                    </m:sSub>
                    <m:r>
                      <w:ins w:id="1920" w:author="محمد زكريا سيد سيد ابوسبع" w:date="2023-03-31T16:34:00Z">
                        <w:rPr>
                          <w:rFonts w:ascii="Cambria Math" w:hAnsi="Cambria Math"/>
                          <w:sz w:val="20"/>
                          <w:szCs w:val="20"/>
                        </w:rPr>
                        <m:t>+</m:t>
                      </w:ins>
                    </m:r>
                    <m:r>
                      <w:ins w:id="1921" w:author="محمد زكريا سيد سيد ابوسبع" w:date="2023-03-31T16:34:00Z">
                        <w:rPr>
                          <w:rFonts w:ascii="Cambria Math" w:eastAsiaTheme="minorEastAsia" w:hAnsi="Cambria Math"/>
                          <w:sz w:val="20"/>
                          <w:szCs w:val="20"/>
                        </w:rPr>
                        <m:t xml:space="preserve"> </m:t>
                      </w:ins>
                    </m:r>
                    <m:sSub>
                      <m:sSubPr>
                        <m:ctrlPr>
                          <w:ins w:id="1922" w:author="محمد زكريا سيد سيد ابوسبع" w:date="2023-03-31T16:34:00Z">
                            <w:rPr>
                              <w:rFonts w:ascii="Cambria Math" w:hAnsi="Cambria Math"/>
                              <w:i/>
                              <w:sz w:val="20"/>
                              <w:szCs w:val="20"/>
                            </w:rPr>
                          </w:ins>
                        </m:ctrlPr>
                      </m:sSubPr>
                      <m:e>
                        <m:r>
                          <w:ins w:id="1923" w:author="محمد زكريا سيد سيد ابوسبع" w:date="2023-03-31T16:34:00Z">
                            <w:rPr>
                              <w:rFonts w:ascii="Cambria Math" w:hAnsi="Cambria Math"/>
                              <w:sz w:val="20"/>
                              <w:szCs w:val="20"/>
                            </w:rPr>
                            <m:t>M</m:t>
                          </w:ins>
                        </m:r>
                      </m:e>
                      <m:sub>
                        <m:acc>
                          <m:accPr>
                            <m:chr m:val="̇"/>
                            <m:ctrlPr>
                              <w:ins w:id="1924" w:author="محمد زكريا سيد سيد ابوسبع" w:date="2023-03-31T16:34:00Z">
                                <w:rPr>
                                  <w:rFonts w:ascii="Cambria Math" w:hAnsi="Cambria Math"/>
                                  <w:i/>
                                  <w:sz w:val="20"/>
                                  <w:szCs w:val="20"/>
                                </w:rPr>
                              </w:ins>
                            </m:ctrlPr>
                          </m:accPr>
                          <m:e>
                            <m:r>
                              <w:ins w:id="1925" w:author="محمد زكريا سيد سيد ابوسبع" w:date="2023-03-31T16:34:00Z">
                                <w:rPr>
                                  <w:rFonts w:ascii="Cambria Math" w:hAnsi="Cambria Math"/>
                                  <w:sz w:val="20"/>
                                  <w:szCs w:val="20"/>
                                </w:rPr>
                                <m:t>w</m:t>
                              </w:ins>
                            </m:r>
                          </m:e>
                        </m:acc>
                      </m:sub>
                    </m:sSub>
                    <m:f>
                      <m:fPr>
                        <m:ctrlPr>
                          <w:ins w:id="1926" w:author="محمد زكريا سيد سيد ابوسبع" w:date="2023-03-31T16:34:00Z">
                            <w:rPr>
                              <w:rFonts w:ascii="Cambria Math" w:hAnsi="Cambria Math"/>
                              <w:i/>
                              <w:sz w:val="20"/>
                              <w:szCs w:val="20"/>
                            </w:rPr>
                          </w:ins>
                        </m:ctrlPr>
                      </m:fPr>
                      <m:num>
                        <m:d>
                          <m:dPr>
                            <m:ctrlPr>
                              <w:ins w:id="1927" w:author="محمد زكريا سيد سيد ابوسبع" w:date="2023-03-31T16:34:00Z">
                                <w:rPr>
                                  <w:rFonts w:ascii="Cambria Math" w:hAnsi="Cambria Math"/>
                                  <w:i/>
                                  <w:sz w:val="20"/>
                                  <w:szCs w:val="20"/>
                                </w:rPr>
                              </w:ins>
                            </m:ctrlPr>
                          </m:dPr>
                          <m:e>
                            <m:sSub>
                              <m:sSubPr>
                                <m:ctrlPr>
                                  <w:ins w:id="1928" w:author="محمد زكريا سيد سيد ابوسبع" w:date="2023-03-31T16:34:00Z">
                                    <w:rPr>
                                      <w:rFonts w:ascii="Cambria Math" w:hAnsi="Cambria Math"/>
                                      <w:i/>
                                      <w:sz w:val="20"/>
                                      <w:szCs w:val="20"/>
                                    </w:rPr>
                                  </w:ins>
                                </m:ctrlPr>
                              </m:sSubPr>
                              <m:e>
                                <m:r>
                                  <w:ins w:id="1929" w:author="محمد زكريا سيد سيد ابوسبع" w:date="2023-03-31T16:34:00Z">
                                    <w:rPr>
                                      <w:rFonts w:ascii="Cambria Math" w:hAnsi="Cambria Math"/>
                                      <w:sz w:val="20"/>
                                      <w:szCs w:val="20"/>
                                    </w:rPr>
                                    <m:t>Z</m:t>
                                  </w:ins>
                                </m:r>
                              </m:e>
                              <m:sub>
                                <m:r>
                                  <w:ins w:id="1930" w:author="محمد زكريا سيد سيد ابوسبع" w:date="2023-03-31T16:34:00Z">
                                    <w:rPr>
                                      <w:rFonts w:ascii="Cambria Math" w:hAnsi="Cambria Math"/>
                                      <w:sz w:val="20"/>
                                      <w:szCs w:val="20"/>
                                    </w:rPr>
                                    <m:t>q</m:t>
                                  </w:ins>
                                </m:r>
                              </m:sub>
                            </m:sSub>
                            <m:r>
                              <w:ins w:id="1931" w:author="محمد زكريا سيد سيد ابوسبع" w:date="2023-03-31T16:34:00Z">
                                <w:rPr>
                                  <w:rFonts w:ascii="Cambria Math" w:hAnsi="Cambria Math"/>
                                  <w:sz w:val="20"/>
                                  <w:szCs w:val="20"/>
                                </w:rPr>
                                <m:t>+</m:t>
                              </w:ins>
                            </m:r>
                            <m:sSub>
                              <m:sSubPr>
                                <m:ctrlPr>
                                  <w:ins w:id="1932" w:author="محمد زكريا سيد سيد ابوسبع" w:date="2023-03-31T16:34:00Z">
                                    <w:rPr>
                                      <w:rFonts w:ascii="Cambria Math" w:hAnsi="Cambria Math"/>
                                      <w:i/>
                                      <w:sz w:val="20"/>
                                      <w:szCs w:val="20"/>
                                    </w:rPr>
                                  </w:ins>
                                </m:ctrlPr>
                              </m:sSubPr>
                              <m:e>
                                <m:r>
                                  <w:ins w:id="1933" w:author="محمد زكريا سيد سيد ابوسبع" w:date="2023-03-31T16:34:00Z">
                                    <w:rPr>
                                      <w:rFonts w:ascii="Cambria Math" w:hAnsi="Cambria Math"/>
                                      <w:sz w:val="20"/>
                                      <w:szCs w:val="20"/>
                                    </w:rPr>
                                    <m:t>u</m:t>
                                  </w:ins>
                                </m:r>
                              </m:e>
                              <m:sub>
                                <m:r>
                                  <w:ins w:id="1934" w:author="محمد زكريا سيد سيد ابوسبع" w:date="2023-03-31T16:34:00Z">
                                    <w:rPr>
                                      <w:rFonts w:ascii="Cambria Math" w:hAnsi="Cambria Math"/>
                                      <w:sz w:val="20"/>
                                      <w:szCs w:val="20"/>
                                    </w:rPr>
                                    <m:t>o</m:t>
                                  </w:ins>
                                </m:r>
                              </m:sub>
                            </m:sSub>
                          </m:e>
                        </m:d>
                        <m:ctrlPr>
                          <w:ins w:id="1935" w:author="محمد زكريا سيد سيد ابوسبع" w:date="2023-03-31T16:34:00Z">
                            <w:rPr>
                              <w:rFonts w:ascii="Cambria Math" w:eastAsiaTheme="minorEastAsia" w:hAnsi="Cambria Math"/>
                              <w:i/>
                              <w:sz w:val="20"/>
                              <w:szCs w:val="20"/>
                            </w:rPr>
                          </w:ins>
                        </m:ctrlPr>
                      </m:num>
                      <m:den>
                        <m:d>
                          <m:dPr>
                            <m:ctrlPr>
                              <w:ins w:id="1936" w:author="محمد زكريا سيد سيد ابوسبع" w:date="2023-03-31T16:34:00Z">
                                <w:rPr>
                                  <w:rFonts w:ascii="Cambria Math" w:eastAsiaTheme="minorEastAsia" w:hAnsi="Cambria Math"/>
                                  <w:i/>
                                  <w:sz w:val="20"/>
                                  <w:szCs w:val="20"/>
                                </w:rPr>
                              </w:ins>
                            </m:ctrlPr>
                          </m:dPr>
                          <m:e>
                            <m:r>
                              <w:ins w:id="1937" w:author="محمد زكريا سيد سيد ابوسبع" w:date="2023-03-31T16:34:00Z">
                                <w:rPr>
                                  <w:rFonts w:ascii="Cambria Math" w:eastAsiaTheme="minorEastAsia" w:hAnsi="Cambria Math"/>
                                  <w:sz w:val="20"/>
                                  <w:szCs w:val="20"/>
                                </w:rPr>
                                <m:t>1-</m:t>
                              </w:ins>
                            </m:r>
                            <m:sSub>
                              <m:sSubPr>
                                <m:ctrlPr>
                                  <w:ins w:id="1938" w:author="محمد زكريا سيد سيد ابوسبع" w:date="2023-03-31T16:34:00Z">
                                    <w:rPr>
                                      <w:rFonts w:ascii="Cambria Math" w:hAnsi="Cambria Math"/>
                                      <w:i/>
                                      <w:sz w:val="20"/>
                                      <w:szCs w:val="20"/>
                                    </w:rPr>
                                  </w:ins>
                                </m:ctrlPr>
                              </m:sSubPr>
                              <m:e>
                                <m:r>
                                  <w:ins w:id="1939" w:author="محمد زكريا سيد سيد ابوسبع" w:date="2023-03-31T16:34:00Z">
                                    <w:rPr>
                                      <w:rFonts w:ascii="Cambria Math" w:hAnsi="Cambria Math"/>
                                      <w:sz w:val="20"/>
                                      <w:szCs w:val="20"/>
                                    </w:rPr>
                                    <m:t>Z</m:t>
                                  </w:ins>
                                </m:r>
                              </m:e>
                              <m:sub>
                                <m:acc>
                                  <m:accPr>
                                    <m:chr m:val="̇"/>
                                    <m:ctrlPr>
                                      <w:ins w:id="1940" w:author="محمد زكريا سيد سيد ابوسبع" w:date="2023-03-31T16:34:00Z">
                                        <w:rPr>
                                          <w:rFonts w:ascii="Cambria Math" w:hAnsi="Cambria Math"/>
                                          <w:i/>
                                          <w:sz w:val="20"/>
                                          <w:szCs w:val="20"/>
                                        </w:rPr>
                                      </w:ins>
                                    </m:ctrlPr>
                                  </m:accPr>
                                  <m:e>
                                    <m:r>
                                      <w:ins w:id="1941" w:author="محمد زكريا سيد سيد ابوسبع" w:date="2023-03-31T16:34:00Z">
                                        <w:rPr>
                                          <w:rFonts w:ascii="Cambria Math" w:hAnsi="Cambria Math"/>
                                          <w:sz w:val="20"/>
                                          <w:szCs w:val="20"/>
                                        </w:rPr>
                                        <m:t>w</m:t>
                                      </w:ins>
                                    </m:r>
                                  </m:e>
                                </m:acc>
                              </m:sub>
                            </m:sSub>
                          </m:e>
                        </m:d>
                      </m:den>
                    </m:f>
                    <m:ctrlPr>
                      <w:ins w:id="1942" w:author="محمد زكريا سيد سيد ابوسبع" w:date="2023-03-31T16:34:00Z">
                        <w:rPr>
                          <w:rFonts w:ascii="Cambria Math" w:eastAsia="Cambria Math" w:hAnsi="Cambria Math" w:cs="Cambria Math"/>
                          <w:i/>
                          <w:sz w:val="20"/>
                          <w:szCs w:val="20"/>
                        </w:rPr>
                      </w:ins>
                    </m:ctrlPr>
                  </m:e>
                  <m:e>
                    <m:r>
                      <w:ins w:id="1943" w:author="محمد زكريا سيد سيد ابوسبع" w:date="2023-03-31T16:34:00Z">
                        <w:rPr>
                          <w:rFonts w:ascii="Cambria Math" w:hAnsi="Cambria Math"/>
                          <w:sz w:val="20"/>
                          <w:szCs w:val="20"/>
                        </w:rPr>
                        <m:t>-</m:t>
                      </w:ins>
                    </m:r>
                    <m:r>
                      <w:ins w:id="1944" w:author="محمد زكريا سيد سيد ابوسبع" w:date="2023-03-31T16:34:00Z">
                        <w:rPr>
                          <w:rFonts w:ascii="Cambria Math" w:eastAsiaTheme="minorEastAsia" w:hAnsi="Cambria Math"/>
                          <w:sz w:val="20"/>
                          <w:szCs w:val="20"/>
                        </w:rPr>
                        <m:t xml:space="preserve"> </m:t>
                      </w:ins>
                    </m:r>
                    <m:sSub>
                      <m:sSubPr>
                        <m:ctrlPr>
                          <w:ins w:id="1945" w:author="محمد زكريا سيد سيد ابوسبع" w:date="2023-03-31T16:34:00Z">
                            <w:rPr>
                              <w:rFonts w:ascii="Cambria Math" w:hAnsi="Cambria Math"/>
                              <w:i/>
                              <w:sz w:val="20"/>
                              <w:szCs w:val="20"/>
                            </w:rPr>
                          </w:ins>
                        </m:ctrlPr>
                      </m:sSubPr>
                      <m:e>
                        <m:r>
                          <w:ins w:id="1946" w:author="محمد زكريا سيد سيد ابوسبع" w:date="2023-03-31T16:34:00Z">
                            <w:rPr>
                              <w:rFonts w:ascii="Cambria Math" w:hAnsi="Cambria Math"/>
                              <w:sz w:val="20"/>
                              <w:szCs w:val="20"/>
                            </w:rPr>
                            <m:t>M</m:t>
                          </w:ins>
                        </m:r>
                      </m:e>
                      <m:sub>
                        <m:acc>
                          <m:accPr>
                            <m:chr m:val="̇"/>
                            <m:ctrlPr>
                              <w:ins w:id="1947" w:author="محمد زكريا سيد سيد ابوسبع" w:date="2023-03-31T16:34:00Z">
                                <w:rPr>
                                  <w:rFonts w:ascii="Cambria Math" w:hAnsi="Cambria Math"/>
                                  <w:i/>
                                  <w:sz w:val="20"/>
                                  <w:szCs w:val="20"/>
                                </w:rPr>
                              </w:ins>
                            </m:ctrlPr>
                          </m:accPr>
                          <m:e>
                            <m:r>
                              <w:ins w:id="1948" w:author="محمد زكريا سيد سيد ابوسبع" w:date="2023-03-31T16:34:00Z">
                                <w:rPr>
                                  <w:rFonts w:ascii="Cambria Math" w:hAnsi="Cambria Math"/>
                                  <w:sz w:val="20"/>
                                  <w:szCs w:val="20"/>
                                </w:rPr>
                                <m:t>w</m:t>
                              </w:ins>
                            </m:r>
                          </m:e>
                        </m:acc>
                      </m:sub>
                    </m:sSub>
                    <m:r>
                      <w:ins w:id="1949" w:author="محمد زكريا سيد سيد ابوسبع" w:date="2023-03-31T16:34:00Z">
                        <w:rPr>
                          <w:rFonts w:ascii="Cambria Math" w:hAnsi="Cambria Math"/>
                          <w:sz w:val="20"/>
                          <w:szCs w:val="20"/>
                        </w:rPr>
                        <m:t>*</m:t>
                      </w:ins>
                    </m:r>
                    <m:f>
                      <m:fPr>
                        <m:ctrlPr>
                          <w:ins w:id="1950" w:author="محمد زكريا سيد سيد ابوسبع" w:date="2023-03-31T16:34:00Z">
                            <w:rPr>
                              <w:rFonts w:ascii="Cambria Math" w:hAnsi="Cambria Math"/>
                              <w:i/>
                              <w:sz w:val="20"/>
                              <w:szCs w:val="20"/>
                            </w:rPr>
                          </w:ins>
                        </m:ctrlPr>
                      </m:fPr>
                      <m:num>
                        <m:r>
                          <w:ins w:id="1951" w:author="محمد زكريا سيد سيد ابوسبع" w:date="2023-03-31T16:34:00Z">
                            <w:rPr>
                              <w:rFonts w:ascii="Cambria Math" w:hAnsi="Cambria Math"/>
                              <w:sz w:val="20"/>
                              <w:szCs w:val="20"/>
                            </w:rPr>
                            <m:t xml:space="preserve">g </m:t>
                          </w:ins>
                        </m:r>
                        <m:func>
                          <m:funcPr>
                            <m:ctrlPr>
                              <w:ins w:id="1952" w:author="محمد زكريا سيد سيد ابوسبع" w:date="2023-03-31T16:34:00Z">
                                <w:rPr>
                                  <w:rFonts w:ascii="Cambria Math" w:eastAsiaTheme="minorEastAsia" w:hAnsi="Cambria Math" w:cs="Times New Roman"/>
                                  <w:i/>
                                  <w:sz w:val="20"/>
                                  <w:szCs w:val="20"/>
                                </w:rPr>
                              </w:ins>
                            </m:ctrlPr>
                          </m:funcPr>
                          <m:fName>
                            <m:r>
                              <w:ins w:id="1953" w:author="محمد زكريا سيد سيد ابوسبع" w:date="2023-03-31T16:34:00Z">
                                <m:rPr>
                                  <m:sty m:val="p"/>
                                </m:rPr>
                                <w:rPr>
                                  <w:rFonts w:ascii="Cambria Math" w:hAnsi="Cambria Math"/>
                                  <w:sz w:val="20"/>
                                  <w:szCs w:val="20"/>
                                </w:rPr>
                                <m:t>sin</m:t>
                              </w:ins>
                            </m:r>
                          </m:fName>
                          <m:e>
                            <m:d>
                              <m:dPr>
                                <m:ctrlPr>
                                  <w:ins w:id="1954" w:author="محمد زكريا سيد سيد ابوسبع" w:date="2023-03-31T16:34:00Z">
                                    <w:rPr>
                                      <w:rFonts w:ascii="Cambria Math" w:eastAsiaTheme="minorEastAsia" w:hAnsi="Cambria Math" w:cs="Times New Roman"/>
                                      <w:i/>
                                      <w:sz w:val="20"/>
                                      <w:szCs w:val="20"/>
                                    </w:rPr>
                                  </w:ins>
                                </m:ctrlPr>
                              </m:dPr>
                              <m:e>
                                <m:sSub>
                                  <m:sSubPr>
                                    <m:ctrlPr>
                                      <w:ins w:id="1955" w:author="محمد زكريا سيد سيد ابوسبع" w:date="2023-03-31T16:34:00Z">
                                        <w:rPr>
                                          <w:rFonts w:ascii="Cambria Math" w:hAnsi="Cambria Math"/>
                                          <w:i/>
                                          <w:sz w:val="20"/>
                                          <w:szCs w:val="20"/>
                                        </w:rPr>
                                      </w:ins>
                                    </m:ctrlPr>
                                  </m:sSubPr>
                                  <m:e>
                                    <m:r>
                                      <w:ins w:id="1956" w:author="محمد زكريا سيد سيد ابوسبع" w:date="2023-03-31T16:34:00Z">
                                        <w:rPr>
                                          <w:rFonts w:ascii="Cambria Math" w:hAnsi="Cambria Math"/>
                                          <w:sz w:val="20"/>
                                          <w:szCs w:val="20"/>
                                        </w:rPr>
                                        <m:t>θ</m:t>
                                      </w:ins>
                                    </m:r>
                                  </m:e>
                                  <m:sub>
                                    <m:r>
                                      <w:ins w:id="1957" w:author="محمد زكريا سيد سيد ابوسبع" w:date="2023-03-31T16:34:00Z">
                                        <w:rPr>
                                          <w:rFonts w:ascii="Cambria Math" w:hAnsi="Cambria Math"/>
                                          <w:sz w:val="20"/>
                                          <w:szCs w:val="20"/>
                                        </w:rPr>
                                        <m:t>o</m:t>
                                      </w:ins>
                                    </m:r>
                                  </m:sub>
                                </m:sSub>
                              </m:e>
                            </m:d>
                          </m:e>
                        </m:func>
                      </m:num>
                      <m:den>
                        <m:d>
                          <m:dPr>
                            <m:ctrlPr>
                              <w:ins w:id="1958" w:author="محمد زكريا سيد سيد ابوسبع" w:date="2023-03-31T16:34:00Z">
                                <w:rPr>
                                  <w:rFonts w:ascii="Cambria Math" w:eastAsiaTheme="minorEastAsia" w:hAnsi="Cambria Math"/>
                                  <w:i/>
                                  <w:sz w:val="20"/>
                                  <w:szCs w:val="20"/>
                                </w:rPr>
                              </w:ins>
                            </m:ctrlPr>
                          </m:dPr>
                          <m:e>
                            <m:r>
                              <w:ins w:id="1959" w:author="محمد زكريا سيد سيد ابوسبع" w:date="2023-03-31T16:34:00Z">
                                <w:rPr>
                                  <w:rFonts w:ascii="Cambria Math" w:eastAsiaTheme="minorEastAsia" w:hAnsi="Cambria Math"/>
                                  <w:sz w:val="20"/>
                                  <w:szCs w:val="20"/>
                                </w:rPr>
                                <m:t>1-</m:t>
                              </w:ins>
                            </m:r>
                            <m:sSub>
                              <m:sSubPr>
                                <m:ctrlPr>
                                  <w:ins w:id="1960" w:author="محمد زكريا سيد سيد ابوسبع" w:date="2023-03-31T16:34:00Z">
                                    <w:rPr>
                                      <w:rFonts w:ascii="Cambria Math" w:hAnsi="Cambria Math"/>
                                      <w:i/>
                                      <w:sz w:val="20"/>
                                      <w:szCs w:val="20"/>
                                    </w:rPr>
                                  </w:ins>
                                </m:ctrlPr>
                              </m:sSubPr>
                              <m:e>
                                <m:r>
                                  <w:ins w:id="1961" w:author="محمد زكريا سيد سيد ابوسبع" w:date="2023-03-31T16:34:00Z">
                                    <w:rPr>
                                      <w:rFonts w:ascii="Cambria Math" w:hAnsi="Cambria Math"/>
                                      <w:sz w:val="20"/>
                                      <w:szCs w:val="20"/>
                                    </w:rPr>
                                    <m:t>Z</m:t>
                                  </w:ins>
                                </m:r>
                              </m:e>
                              <m:sub>
                                <m:acc>
                                  <m:accPr>
                                    <m:chr m:val="̇"/>
                                    <m:ctrlPr>
                                      <w:ins w:id="1962" w:author="محمد زكريا سيد سيد ابوسبع" w:date="2023-03-31T16:34:00Z">
                                        <w:rPr>
                                          <w:rFonts w:ascii="Cambria Math" w:hAnsi="Cambria Math"/>
                                          <w:i/>
                                          <w:sz w:val="20"/>
                                          <w:szCs w:val="20"/>
                                        </w:rPr>
                                      </w:ins>
                                    </m:ctrlPr>
                                  </m:accPr>
                                  <m:e>
                                    <m:r>
                                      <w:ins w:id="1963" w:author="محمد زكريا سيد سيد ابوسبع" w:date="2023-03-31T16:34:00Z">
                                        <w:rPr>
                                          <w:rFonts w:ascii="Cambria Math" w:hAnsi="Cambria Math"/>
                                          <w:sz w:val="20"/>
                                          <w:szCs w:val="20"/>
                                        </w:rPr>
                                        <m:t>w</m:t>
                                      </w:ins>
                                    </m:r>
                                  </m:e>
                                </m:acc>
                              </m:sub>
                            </m:sSub>
                          </m:e>
                        </m:d>
                      </m:den>
                    </m:f>
                  </m:e>
                </m:mr>
                <m:mr>
                  <m:e>
                    <m:r>
                      <w:ins w:id="1964" w:author="محمد زكريا سيد سيد ابوسبع" w:date="2023-03-31T16:34:00Z">
                        <w:rPr>
                          <w:rFonts w:ascii="Cambria Math" w:hAnsi="Cambria Math" w:cs="Times New Roman"/>
                          <w:sz w:val="20"/>
                          <w:szCs w:val="20"/>
                        </w:rPr>
                        <m:t>0</m:t>
                      </w:ins>
                    </m:r>
                  </m:e>
                  <m:e>
                    <m:r>
                      <w:ins w:id="1965" w:author="محمد زكريا سيد سيد ابوسبع" w:date="2023-03-31T16:34:00Z">
                        <w:rPr>
                          <w:rFonts w:ascii="Cambria Math" w:hAnsi="Cambria Math" w:cs="Times New Roman"/>
                          <w:sz w:val="20"/>
                          <w:szCs w:val="20"/>
                        </w:rPr>
                        <m:t>0</m:t>
                      </w:ins>
                    </m:r>
                  </m:e>
                  <m:e>
                    <m:r>
                      <w:ins w:id="1966" w:author="محمد زكريا سيد سيد ابوسبع" w:date="2023-03-31T16:34:00Z">
                        <w:rPr>
                          <w:rFonts w:ascii="Cambria Math" w:hAnsi="Cambria Math" w:cs="Times New Roman"/>
                          <w:sz w:val="20"/>
                          <w:szCs w:val="20"/>
                        </w:rPr>
                        <m:t>1</m:t>
                      </w:ins>
                    </m:r>
                    <m:ctrlPr>
                      <w:ins w:id="1967" w:author="محمد زكريا سيد سيد ابوسبع" w:date="2023-03-31T16:34:00Z">
                        <w:rPr>
                          <w:rFonts w:ascii="Cambria Math" w:eastAsia="Cambria Math" w:hAnsi="Cambria Math" w:cs="Cambria Math"/>
                          <w:i/>
                          <w:sz w:val="20"/>
                          <w:szCs w:val="20"/>
                        </w:rPr>
                      </w:ins>
                    </m:ctrlPr>
                  </m:e>
                  <m:e>
                    <m:r>
                      <w:ins w:id="1968" w:author="محمد زكريا سيد سيد ابوسبع" w:date="2023-03-31T16:34:00Z">
                        <w:rPr>
                          <w:rFonts w:ascii="Cambria Math" w:eastAsia="Cambria Math" w:hAnsi="Cambria Math" w:cs="Cambria Math"/>
                          <w:sz w:val="20"/>
                          <w:szCs w:val="20"/>
                        </w:rPr>
                        <m:t>0</m:t>
                      </w:ins>
                    </m:r>
                  </m:e>
                </m:mr>
              </m:m>
            </m:e>
          </m:d>
          <m:d>
            <m:dPr>
              <m:begChr m:val="["/>
              <m:endChr m:val="]"/>
              <m:ctrlPr>
                <w:ins w:id="1969" w:author="محمد زكريا سيد سيد ابوسبع" w:date="2023-03-31T16:34:00Z">
                  <w:rPr>
                    <w:rFonts w:ascii="Cambria Math" w:hAnsi="Cambria Math" w:cs="Times New Roman"/>
                    <w:i/>
                    <w:sz w:val="20"/>
                    <w:szCs w:val="20"/>
                  </w:rPr>
                </w:ins>
              </m:ctrlPr>
            </m:dPr>
            <m:e>
              <m:eqArr>
                <m:eqArrPr>
                  <m:ctrlPr>
                    <w:ins w:id="1970" w:author="محمد زكريا سيد سيد ابوسبع" w:date="2023-03-31T16:34:00Z">
                      <w:rPr>
                        <w:rFonts w:ascii="Cambria Math" w:hAnsi="Cambria Math" w:cs="Times New Roman"/>
                        <w:sz w:val="20"/>
                        <w:szCs w:val="20"/>
                      </w:rPr>
                    </w:ins>
                  </m:ctrlPr>
                </m:eqArrPr>
                <m:e>
                  <m:r>
                    <w:ins w:id="1971" w:author="محمد زكريا سيد سيد ابوسبع" w:date="2023-03-31T16:34:00Z">
                      <m:rPr>
                        <m:sty m:val="p"/>
                      </m:rPr>
                      <w:rPr>
                        <w:rFonts w:ascii="Cambria Math" w:hAnsi="Cambria Math"/>
                        <w:sz w:val="20"/>
                        <w:szCs w:val="20"/>
                      </w:rPr>
                      <m:t>Δ</m:t>
                    </w:ins>
                  </m:r>
                  <m:r>
                    <w:ins w:id="1972" w:author="محمد زكريا سيد سيد ابوسبع" w:date="2023-03-31T16:34:00Z">
                      <w:rPr>
                        <w:rFonts w:ascii="Cambria Math" w:hAnsi="Cambria Math"/>
                        <w:sz w:val="20"/>
                        <w:szCs w:val="20"/>
                      </w:rPr>
                      <m:t>u</m:t>
                    </w:ins>
                  </m:r>
                  <m:ctrlPr>
                    <w:ins w:id="1973" w:author="محمد زكريا سيد سيد ابوسبع" w:date="2023-03-31T16:34:00Z">
                      <w:rPr>
                        <w:rFonts w:ascii="Cambria Math" w:hAnsi="Cambria Math" w:cs="Times New Roman"/>
                        <w:i/>
                        <w:sz w:val="20"/>
                        <w:szCs w:val="20"/>
                      </w:rPr>
                    </w:ins>
                  </m:ctrlPr>
                </m:e>
                <m:e>
                  <m:r>
                    <w:ins w:id="1974" w:author="محمد زكريا سيد سيد ابوسبع" w:date="2023-03-31T16:34:00Z">
                      <m:rPr>
                        <m:sty m:val="p"/>
                      </m:rPr>
                      <w:rPr>
                        <w:rFonts w:ascii="Cambria Math" w:hAnsi="Cambria Math"/>
                        <w:sz w:val="20"/>
                        <w:szCs w:val="20"/>
                      </w:rPr>
                      <m:t>Δ</m:t>
                    </w:ins>
                  </m:r>
                  <m:r>
                    <w:ins w:id="1975" w:author="محمد زكريا سيد سيد ابوسبع" w:date="2023-03-31T16:34:00Z">
                      <w:rPr>
                        <w:rFonts w:ascii="Cambria Math" w:hAnsi="Cambria Math"/>
                        <w:sz w:val="20"/>
                        <w:szCs w:val="20"/>
                      </w:rPr>
                      <m:t>w</m:t>
                    </w:ins>
                  </m:r>
                  <m:ctrlPr>
                    <w:ins w:id="1976" w:author="محمد زكريا سيد سيد ابوسبع" w:date="2023-03-31T16:34:00Z">
                      <w:rPr>
                        <w:rFonts w:ascii="Cambria Math" w:eastAsia="Cambria Math" w:hAnsi="Cambria Math" w:cs="Cambria Math"/>
                        <w:i/>
                        <w:sz w:val="20"/>
                        <w:szCs w:val="20"/>
                      </w:rPr>
                    </w:ins>
                  </m:ctrlPr>
                </m:e>
                <m:e>
                  <m:r>
                    <w:ins w:id="1977" w:author="محمد زكريا سيد سيد ابوسبع" w:date="2023-03-31T16:34:00Z">
                      <m:rPr>
                        <m:sty m:val="p"/>
                      </m:rPr>
                      <w:rPr>
                        <w:rFonts w:ascii="Cambria Math" w:hAnsi="Cambria Math"/>
                        <w:sz w:val="20"/>
                        <w:szCs w:val="20"/>
                      </w:rPr>
                      <m:t>Δ</m:t>
                    </w:ins>
                  </m:r>
                  <m:r>
                    <w:ins w:id="1978" w:author="محمد زكريا سيد سيد ابوسبع" w:date="2023-03-31T16:34:00Z">
                      <w:rPr>
                        <w:rFonts w:ascii="Cambria Math" w:hAnsi="Cambria Math"/>
                        <w:sz w:val="20"/>
                        <w:szCs w:val="20"/>
                      </w:rPr>
                      <m:t>q</m:t>
                    </w:ins>
                  </m:r>
                  <m:ctrlPr>
                    <w:ins w:id="1979" w:author="محمد زكريا سيد سيد ابوسبع" w:date="2023-03-31T16:34:00Z">
                      <w:rPr>
                        <w:rFonts w:ascii="Cambria Math" w:eastAsia="Cambria Math" w:hAnsi="Cambria Math" w:cs="Cambria Math"/>
                        <w:i/>
                        <w:sz w:val="20"/>
                        <w:szCs w:val="20"/>
                      </w:rPr>
                    </w:ins>
                  </m:ctrlPr>
                </m:e>
                <m:e>
                  <m:r>
                    <w:ins w:id="1980" w:author="محمد زكريا سيد سيد ابوسبع" w:date="2023-03-31T16:34:00Z">
                      <m:rPr>
                        <m:sty m:val="p"/>
                      </m:rPr>
                      <w:rPr>
                        <w:rFonts w:ascii="Cambria Math" w:hAnsi="Cambria Math"/>
                        <w:sz w:val="20"/>
                        <w:szCs w:val="20"/>
                      </w:rPr>
                      <m:t>Δ</m:t>
                    </w:ins>
                  </m:r>
                  <m:r>
                    <w:ins w:id="1981" w:author="محمد زكريا سيد سيد ابوسبع" w:date="2023-03-31T16:34:00Z">
                      <w:rPr>
                        <w:rFonts w:ascii="Cambria Math" w:hAnsi="Cambria Math"/>
                        <w:sz w:val="20"/>
                        <w:szCs w:val="20"/>
                      </w:rPr>
                      <m:t>θ</m:t>
                    </w:ins>
                  </m:r>
                  <m:ctrlPr>
                    <w:ins w:id="1982" w:author="محمد زكريا سيد سيد ابوسبع" w:date="2023-03-31T16:34:00Z">
                      <w:rPr>
                        <w:rFonts w:ascii="Cambria Math" w:hAnsi="Cambria Math" w:cs="Times New Roman"/>
                        <w:i/>
                        <w:sz w:val="20"/>
                        <w:szCs w:val="20"/>
                      </w:rPr>
                    </w:ins>
                  </m:ctrlPr>
                </m:e>
              </m:eqArr>
            </m:e>
          </m:d>
          <m:r>
            <w:ins w:id="1983" w:author="محمد زكريا سيد سيد ابوسبع" w:date="2023-03-31T16:34:00Z">
              <w:rPr>
                <w:rFonts w:ascii="Cambria Math" w:hAnsi="Cambria Math"/>
                <w:sz w:val="20"/>
                <w:szCs w:val="20"/>
              </w:rPr>
              <m:t>+</m:t>
            </w:ins>
          </m:r>
          <m:d>
            <m:dPr>
              <m:begChr m:val="["/>
              <m:endChr m:val="]"/>
              <m:ctrlPr>
                <w:ins w:id="1984" w:author="محمد زكريا سيد سيد ابوسبع" w:date="2023-03-31T16:34:00Z">
                  <w:rPr>
                    <w:rFonts w:ascii="Cambria Math" w:hAnsi="Cambria Math" w:cs="Times New Roman"/>
                    <w:i/>
                    <w:sz w:val="20"/>
                    <w:szCs w:val="20"/>
                  </w:rPr>
                </w:ins>
              </m:ctrlPr>
            </m:dPr>
            <m:e>
              <m:m>
                <m:mPr>
                  <m:mcs>
                    <m:mc>
                      <m:mcPr>
                        <m:count m:val="2"/>
                        <m:mcJc m:val="center"/>
                      </m:mcPr>
                    </m:mc>
                  </m:mcs>
                  <m:ctrlPr>
                    <w:ins w:id="1985" w:author="محمد زكريا سيد سيد ابوسبع" w:date="2023-03-31T16:34:00Z">
                      <w:rPr>
                        <w:rFonts w:ascii="Cambria Math" w:hAnsi="Cambria Math" w:cs="Times New Roman"/>
                        <w:i/>
                        <w:sz w:val="20"/>
                        <w:szCs w:val="20"/>
                      </w:rPr>
                    </w:ins>
                  </m:ctrlPr>
                </m:mPr>
                <m:mr>
                  <m:e>
                    <m:sSub>
                      <m:sSubPr>
                        <m:ctrlPr>
                          <w:ins w:id="1986" w:author="محمد زكريا سيد سيد ابوسبع" w:date="2023-03-31T16:34:00Z">
                            <w:rPr>
                              <w:rFonts w:ascii="Cambria Math" w:hAnsi="Cambria Math" w:cs="Times New Roman"/>
                              <w:i/>
                              <w:sz w:val="20"/>
                              <w:szCs w:val="20"/>
                            </w:rPr>
                          </w:ins>
                        </m:ctrlPr>
                      </m:sSubPr>
                      <m:e>
                        <m:r>
                          <w:ins w:id="1987" w:author="محمد زكريا سيد سيد ابوسبع" w:date="2023-03-31T16:34:00Z">
                            <w:rPr>
                              <w:rFonts w:ascii="Cambria Math" w:hAnsi="Cambria Math"/>
                              <w:sz w:val="20"/>
                              <w:szCs w:val="20"/>
                            </w:rPr>
                            <m:t>X</m:t>
                          </w:ins>
                        </m:r>
                      </m:e>
                      <m:sub>
                        <m:sSub>
                          <m:sSubPr>
                            <m:ctrlPr>
                              <w:ins w:id="1988" w:author="محمد زكريا سيد سيد ابوسبع" w:date="2023-03-31T16:34:00Z">
                                <w:rPr>
                                  <w:rFonts w:ascii="Cambria Math" w:hAnsi="Cambria Math" w:cs="Times New Roman"/>
                                  <w:i/>
                                  <w:sz w:val="20"/>
                                  <w:szCs w:val="20"/>
                                </w:rPr>
                              </w:ins>
                            </m:ctrlPr>
                          </m:sSubPr>
                          <m:e>
                            <m:r>
                              <w:ins w:id="1989" w:author="محمد زكريا سيد سيد ابوسبع" w:date="2023-03-31T16:34:00Z">
                                <w:rPr>
                                  <w:rFonts w:ascii="Cambria Math" w:hAnsi="Cambria Math"/>
                                  <w:sz w:val="20"/>
                                  <w:szCs w:val="20"/>
                                </w:rPr>
                                <m:t>δ</m:t>
                              </w:ins>
                            </m:r>
                          </m:e>
                          <m:sub>
                            <m:r>
                              <w:ins w:id="1990" w:author="محمد زكريا سيد سيد ابوسبع" w:date="2023-03-31T16:34:00Z">
                                <w:rPr>
                                  <w:rFonts w:ascii="Cambria Math" w:hAnsi="Cambria Math"/>
                                  <w:sz w:val="20"/>
                                  <w:szCs w:val="20"/>
                                </w:rPr>
                                <m:t>e</m:t>
                              </w:ins>
                            </m:r>
                          </m:sub>
                        </m:sSub>
                      </m:sub>
                    </m:sSub>
                  </m:e>
                  <m:e>
                    <m:sSub>
                      <m:sSubPr>
                        <m:ctrlPr>
                          <w:ins w:id="1991" w:author="محمد زكريا سيد سيد ابوسبع" w:date="2023-03-31T16:34:00Z">
                            <w:rPr>
                              <w:rFonts w:ascii="Cambria Math" w:hAnsi="Cambria Math" w:cs="Times New Roman"/>
                              <w:i/>
                              <w:sz w:val="20"/>
                              <w:szCs w:val="20"/>
                            </w:rPr>
                          </w:ins>
                        </m:ctrlPr>
                      </m:sSubPr>
                      <m:e>
                        <m:r>
                          <w:ins w:id="1992" w:author="محمد زكريا سيد سيد ابوسبع" w:date="2023-03-31T16:34:00Z">
                            <w:rPr>
                              <w:rFonts w:ascii="Cambria Math" w:hAnsi="Cambria Math"/>
                              <w:sz w:val="20"/>
                              <w:szCs w:val="20"/>
                            </w:rPr>
                            <m:t>X</m:t>
                          </w:ins>
                        </m:r>
                      </m:e>
                      <m:sub>
                        <m:sSub>
                          <m:sSubPr>
                            <m:ctrlPr>
                              <w:ins w:id="1993" w:author="محمد زكريا سيد سيد ابوسبع" w:date="2023-03-31T16:34:00Z">
                                <w:rPr>
                                  <w:rFonts w:ascii="Cambria Math" w:hAnsi="Cambria Math" w:cs="Times New Roman"/>
                                  <w:i/>
                                  <w:sz w:val="20"/>
                                  <w:szCs w:val="20"/>
                                </w:rPr>
                              </w:ins>
                            </m:ctrlPr>
                          </m:sSubPr>
                          <m:e>
                            <m:r>
                              <w:ins w:id="1994" w:author="محمد زكريا سيد سيد ابوسبع" w:date="2023-03-31T16:34:00Z">
                                <w:rPr>
                                  <w:rFonts w:ascii="Cambria Math" w:hAnsi="Cambria Math"/>
                                  <w:sz w:val="20"/>
                                  <w:szCs w:val="20"/>
                                </w:rPr>
                                <m:t>δ</m:t>
                              </w:ins>
                            </m:r>
                          </m:e>
                          <m:sub>
                            <m:r>
                              <w:ins w:id="1995" w:author="محمد زكريا سيد سيد ابوسبع" w:date="2023-03-31T16:34:00Z">
                                <w:rPr>
                                  <w:rFonts w:ascii="Cambria Math" w:hAnsi="Cambria Math"/>
                                  <w:sz w:val="20"/>
                                  <w:szCs w:val="20"/>
                                </w:rPr>
                                <m:t>th</m:t>
                              </w:ins>
                            </m:r>
                          </m:sub>
                        </m:sSub>
                      </m:sub>
                    </m:sSub>
                  </m:e>
                </m:mr>
                <m:mr>
                  <m:e>
                    <m:f>
                      <m:fPr>
                        <m:ctrlPr>
                          <w:ins w:id="1996" w:author="محمد زكريا سيد سيد ابوسبع" w:date="2023-03-31T16:34:00Z">
                            <w:rPr>
                              <w:rFonts w:ascii="Cambria Math" w:hAnsi="Cambria Math"/>
                              <w:i/>
                              <w:sz w:val="20"/>
                              <w:szCs w:val="20"/>
                            </w:rPr>
                          </w:ins>
                        </m:ctrlPr>
                      </m:fPr>
                      <m:num>
                        <m:sSub>
                          <m:sSubPr>
                            <m:ctrlPr>
                              <w:ins w:id="1997" w:author="محمد زكريا سيد سيد ابوسبع" w:date="2023-03-31T16:34:00Z">
                                <w:rPr>
                                  <w:rFonts w:ascii="Cambria Math" w:hAnsi="Cambria Math"/>
                                  <w:i/>
                                  <w:sz w:val="20"/>
                                  <w:szCs w:val="20"/>
                                </w:rPr>
                              </w:ins>
                            </m:ctrlPr>
                          </m:sSubPr>
                          <m:e>
                            <m:r>
                              <w:ins w:id="1998" w:author="محمد زكريا سيد سيد ابوسبع" w:date="2023-03-31T16:34:00Z">
                                <w:rPr>
                                  <w:rFonts w:ascii="Cambria Math" w:hAnsi="Cambria Math"/>
                                  <w:sz w:val="20"/>
                                  <w:szCs w:val="20"/>
                                </w:rPr>
                                <m:t>Z</m:t>
                              </w:ins>
                            </m:r>
                          </m:e>
                          <m:sub>
                            <m:sSub>
                              <m:sSubPr>
                                <m:ctrlPr>
                                  <w:ins w:id="1999" w:author="محمد زكريا سيد سيد ابوسبع" w:date="2023-03-31T16:34:00Z">
                                    <w:rPr>
                                      <w:rFonts w:ascii="Cambria Math" w:hAnsi="Cambria Math"/>
                                      <w:i/>
                                      <w:sz w:val="20"/>
                                      <w:szCs w:val="20"/>
                                    </w:rPr>
                                  </w:ins>
                                </m:ctrlPr>
                              </m:sSubPr>
                              <m:e>
                                <m:r>
                                  <w:ins w:id="2000" w:author="محمد زكريا سيد سيد ابوسبع" w:date="2023-03-31T16:34:00Z">
                                    <w:rPr>
                                      <w:rFonts w:ascii="Cambria Math" w:hAnsi="Cambria Math"/>
                                      <w:sz w:val="20"/>
                                      <w:szCs w:val="20"/>
                                    </w:rPr>
                                    <m:t>δ</m:t>
                                  </w:ins>
                                </m:r>
                              </m:e>
                              <m:sub>
                                <m:r>
                                  <w:ins w:id="2001" w:author="محمد زكريا سيد سيد ابوسبع" w:date="2023-03-31T16:34:00Z">
                                    <w:rPr>
                                      <w:rFonts w:ascii="Cambria Math" w:hAnsi="Cambria Math"/>
                                      <w:sz w:val="20"/>
                                      <w:szCs w:val="20"/>
                                    </w:rPr>
                                    <m:t>e</m:t>
                                  </w:ins>
                                </m:r>
                              </m:sub>
                            </m:sSub>
                          </m:sub>
                        </m:sSub>
                        <m:ctrlPr>
                          <w:ins w:id="2002" w:author="محمد زكريا سيد سيد ابوسبع" w:date="2023-03-31T16:34:00Z">
                            <w:rPr>
                              <w:rFonts w:ascii="Cambria Math" w:eastAsiaTheme="minorEastAsia" w:hAnsi="Cambria Math"/>
                              <w:i/>
                              <w:sz w:val="20"/>
                              <w:szCs w:val="20"/>
                            </w:rPr>
                          </w:ins>
                        </m:ctrlPr>
                      </m:num>
                      <m:den>
                        <m:d>
                          <m:dPr>
                            <m:ctrlPr>
                              <w:ins w:id="2003" w:author="محمد زكريا سيد سيد ابوسبع" w:date="2023-03-31T16:34:00Z">
                                <w:rPr>
                                  <w:rFonts w:ascii="Cambria Math" w:eastAsiaTheme="minorEastAsia" w:hAnsi="Cambria Math"/>
                                  <w:i/>
                                  <w:sz w:val="20"/>
                                  <w:szCs w:val="20"/>
                                </w:rPr>
                              </w:ins>
                            </m:ctrlPr>
                          </m:dPr>
                          <m:e>
                            <m:r>
                              <w:ins w:id="2004" w:author="محمد زكريا سيد سيد ابوسبع" w:date="2023-03-31T16:34:00Z">
                                <w:rPr>
                                  <w:rFonts w:ascii="Cambria Math" w:eastAsiaTheme="minorEastAsia" w:hAnsi="Cambria Math"/>
                                  <w:sz w:val="20"/>
                                  <w:szCs w:val="20"/>
                                </w:rPr>
                                <m:t>1-</m:t>
                              </w:ins>
                            </m:r>
                            <m:sSub>
                              <m:sSubPr>
                                <m:ctrlPr>
                                  <w:ins w:id="2005" w:author="محمد زكريا سيد سيد ابوسبع" w:date="2023-03-31T16:34:00Z">
                                    <w:rPr>
                                      <w:rFonts w:ascii="Cambria Math" w:hAnsi="Cambria Math"/>
                                      <w:i/>
                                      <w:sz w:val="20"/>
                                      <w:szCs w:val="20"/>
                                    </w:rPr>
                                  </w:ins>
                                </m:ctrlPr>
                              </m:sSubPr>
                              <m:e>
                                <m:r>
                                  <w:ins w:id="2006" w:author="محمد زكريا سيد سيد ابوسبع" w:date="2023-03-31T16:34:00Z">
                                    <w:rPr>
                                      <w:rFonts w:ascii="Cambria Math" w:hAnsi="Cambria Math"/>
                                      <w:sz w:val="20"/>
                                      <w:szCs w:val="20"/>
                                    </w:rPr>
                                    <m:t>Z</m:t>
                                  </w:ins>
                                </m:r>
                              </m:e>
                              <m:sub>
                                <m:acc>
                                  <m:accPr>
                                    <m:chr m:val="̇"/>
                                    <m:ctrlPr>
                                      <w:ins w:id="2007" w:author="محمد زكريا سيد سيد ابوسبع" w:date="2023-03-31T16:34:00Z">
                                        <w:rPr>
                                          <w:rFonts w:ascii="Cambria Math" w:hAnsi="Cambria Math"/>
                                          <w:i/>
                                          <w:sz w:val="20"/>
                                          <w:szCs w:val="20"/>
                                        </w:rPr>
                                      </w:ins>
                                    </m:ctrlPr>
                                  </m:accPr>
                                  <m:e>
                                    <m:r>
                                      <w:ins w:id="2008" w:author="محمد زكريا سيد سيد ابوسبع" w:date="2023-03-31T16:34:00Z">
                                        <w:rPr>
                                          <w:rFonts w:ascii="Cambria Math" w:hAnsi="Cambria Math"/>
                                          <w:sz w:val="20"/>
                                          <w:szCs w:val="20"/>
                                        </w:rPr>
                                        <m:t>w</m:t>
                                      </w:ins>
                                    </m:r>
                                  </m:e>
                                </m:acc>
                              </m:sub>
                            </m:sSub>
                          </m:e>
                        </m:d>
                      </m:den>
                    </m:f>
                  </m:e>
                  <m:e>
                    <m:f>
                      <m:fPr>
                        <m:ctrlPr>
                          <w:ins w:id="2009" w:author="محمد زكريا سيد سيد ابوسبع" w:date="2023-03-31T16:34:00Z">
                            <w:rPr>
                              <w:rFonts w:ascii="Cambria Math" w:hAnsi="Cambria Math"/>
                              <w:i/>
                              <w:sz w:val="20"/>
                              <w:szCs w:val="20"/>
                            </w:rPr>
                          </w:ins>
                        </m:ctrlPr>
                      </m:fPr>
                      <m:num>
                        <m:sSub>
                          <m:sSubPr>
                            <m:ctrlPr>
                              <w:ins w:id="2010" w:author="محمد زكريا سيد سيد ابوسبع" w:date="2023-03-31T16:34:00Z">
                                <w:rPr>
                                  <w:rFonts w:ascii="Cambria Math" w:hAnsi="Cambria Math"/>
                                  <w:i/>
                                  <w:sz w:val="20"/>
                                  <w:szCs w:val="20"/>
                                </w:rPr>
                              </w:ins>
                            </m:ctrlPr>
                          </m:sSubPr>
                          <m:e>
                            <m:r>
                              <w:ins w:id="2011" w:author="محمد زكريا سيد سيد ابوسبع" w:date="2023-03-31T16:34:00Z">
                                <w:rPr>
                                  <w:rFonts w:ascii="Cambria Math" w:hAnsi="Cambria Math"/>
                                  <w:sz w:val="20"/>
                                  <w:szCs w:val="20"/>
                                </w:rPr>
                                <m:t>Z</m:t>
                              </w:ins>
                            </m:r>
                          </m:e>
                          <m:sub>
                            <m:sSub>
                              <m:sSubPr>
                                <m:ctrlPr>
                                  <w:ins w:id="2012" w:author="محمد زكريا سيد سيد ابوسبع" w:date="2023-03-31T16:34:00Z">
                                    <w:rPr>
                                      <w:rFonts w:ascii="Cambria Math" w:hAnsi="Cambria Math"/>
                                      <w:i/>
                                      <w:sz w:val="20"/>
                                      <w:szCs w:val="20"/>
                                    </w:rPr>
                                  </w:ins>
                                </m:ctrlPr>
                              </m:sSubPr>
                              <m:e>
                                <m:r>
                                  <w:ins w:id="2013" w:author="محمد زكريا سيد سيد ابوسبع" w:date="2023-03-31T16:34:00Z">
                                    <w:rPr>
                                      <w:rFonts w:ascii="Cambria Math" w:hAnsi="Cambria Math"/>
                                      <w:sz w:val="20"/>
                                      <w:szCs w:val="20"/>
                                    </w:rPr>
                                    <m:t>δ</m:t>
                                  </w:ins>
                                </m:r>
                              </m:e>
                              <m:sub>
                                <m:r>
                                  <w:ins w:id="2014" w:author="محمد زكريا سيد سيد ابوسبع" w:date="2023-03-31T16:34:00Z">
                                    <w:rPr>
                                      <w:rFonts w:ascii="Cambria Math" w:hAnsi="Cambria Math"/>
                                      <w:sz w:val="20"/>
                                      <w:szCs w:val="20"/>
                                    </w:rPr>
                                    <m:t>th</m:t>
                                  </w:ins>
                                </m:r>
                              </m:sub>
                            </m:sSub>
                          </m:sub>
                        </m:sSub>
                      </m:num>
                      <m:den>
                        <m:d>
                          <m:dPr>
                            <m:ctrlPr>
                              <w:ins w:id="2015" w:author="محمد زكريا سيد سيد ابوسبع" w:date="2023-03-31T16:34:00Z">
                                <w:rPr>
                                  <w:rFonts w:ascii="Cambria Math" w:eastAsiaTheme="minorEastAsia" w:hAnsi="Cambria Math"/>
                                  <w:i/>
                                  <w:sz w:val="20"/>
                                  <w:szCs w:val="20"/>
                                </w:rPr>
                              </w:ins>
                            </m:ctrlPr>
                          </m:dPr>
                          <m:e>
                            <m:r>
                              <w:ins w:id="2016" w:author="محمد زكريا سيد سيد ابوسبع" w:date="2023-03-31T16:34:00Z">
                                <w:rPr>
                                  <w:rFonts w:ascii="Cambria Math" w:eastAsiaTheme="minorEastAsia" w:hAnsi="Cambria Math"/>
                                  <w:sz w:val="20"/>
                                  <w:szCs w:val="20"/>
                                </w:rPr>
                                <m:t>1-</m:t>
                              </w:ins>
                            </m:r>
                            <m:sSub>
                              <m:sSubPr>
                                <m:ctrlPr>
                                  <w:ins w:id="2017" w:author="محمد زكريا سيد سيد ابوسبع" w:date="2023-03-31T16:34:00Z">
                                    <w:rPr>
                                      <w:rFonts w:ascii="Cambria Math" w:hAnsi="Cambria Math"/>
                                      <w:i/>
                                      <w:sz w:val="20"/>
                                      <w:szCs w:val="20"/>
                                    </w:rPr>
                                  </w:ins>
                                </m:ctrlPr>
                              </m:sSubPr>
                              <m:e>
                                <m:r>
                                  <w:ins w:id="2018" w:author="محمد زكريا سيد سيد ابوسبع" w:date="2023-03-31T16:34:00Z">
                                    <w:rPr>
                                      <w:rFonts w:ascii="Cambria Math" w:hAnsi="Cambria Math"/>
                                      <w:sz w:val="20"/>
                                      <w:szCs w:val="20"/>
                                    </w:rPr>
                                    <m:t>Z</m:t>
                                  </w:ins>
                                </m:r>
                              </m:e>
                              <m:sub>
                                <m:acc>
                                  <m:accPr>
                                    <m:chr m:val="̇"/>
                                    <m:ctrlPr>
                                      <w:ins w:id="2019" w:author="محمد زكريا سيد سيد ابوسبع" w:date="2023-03-31T16:34:00Z">
                                        <w:rPr>
                                          <w:rFonts w:ascii="Cambria Math" w:hAnsi="Cambria Math"/>
                                          <w:i/>
                                          <w:sz w:val="20"/>
                                          <w:szCs w:val="20"/>
                                        </w:rPr>
                                      </w:ins>
                                    </m:ctrlPr>
                                  </m:accPr>
                                  <m:e>
                                    <m:r>
                                      <w:ins w:id="2020" w:author="محمد زكريا سيد سيد ابوسبع" w:date="2023-03-31T16:34:00Z">
                                        <w:rPr>
                                          <w:rFonts w:ascii="Cambria Math" w:hAnsi="Cambria Math"/>
                                          <w:sz w:val="20"/>
                                          <w:szCs w:val="20"/>
                                        </w:rPr>
                                        <m:t>w</m:t>
                                      </w:ins>
                                    </m:r>
                                  </m:e>
                                </m:acc>
                              </m:sub>
                            </m:sSub>
                          </m:e>
                        </m:d>
                      </m:den>
                    </m:f>
                  </m:e>
                </m:mr>
                <m:mr>
                  <m:e>
                    <m:sSub>
                      <m:sSubPr>
                        <m:ctrlPr>
                          <w:ins w:id="2021" w:author="محمد زكريا سيد سيد ابوسبع" w:date="2023-03-31T16:34:00Z">
                            <w:rPr>
                              <w:rFonts w:ascii="Cambria Math" w:hAnsi="Cambria Math"/>
                              <w:i/>
                            </w:rPr>
                          </w:ins>
                        </m:ctrlPr>
                      </m:sSubPr>
                      <m:e>
                        <m:r>
                          <w:ins w:id="2022" w:author="محمد زكريا سيد سيد ابوسبع" w:date="2023-03-31T16:34:00Z">
                            <w:rPr>
                              <w:rFonts w:ascii="Cambria Math" w:hAnsi="Cambria Math"/>
                            </w:rPr>
                            <m:t>M</m:t>
                          </w:ins>
                        </m:r>
                      </m:e>
                      <m:sub>
                        <m:sSub>
                          <m:sSubPr>
                            <m:ctrlPr>
                              <w:ins w:id="2023" w:author="محمد زكريا سيد سيد ابوسبع" w:date="2023-03-31T16:34:00Z">
                                <w:rPr>
                                  <w:rFonts w:ascii="Cambria Math" w:hAnsi="Cambria Math"/>
                                  <w:i/>
                                </w:rPr>
                              </w:ins>
                            </m:ctrlPr>
                          </m:sSubPr>
                          <m:e>
                            <m:r>
                              <w:ins w:id="2024" w:author="محمد زكريا سيد سيد ابوسبع" w:date="2023-03-31T16:34:00Z">
                                <w:rPr>
                                  <w:rFonts w:ascii="Cambria Math" w:hAnsi="Cambria Math"/>
                                </w:rPr>
                                <m:t>δ</m:t>
                              </w:ins>
                            </m:r>
                          </m:e>
                          <m:sub>
                            <m:r>
                              <w:ins w:id="2025" w:author="محمد زكريا سيد سيد ابوسبع" w:date="2023-03-31T16:34:00Z">
                                <w:rPr>
                                  <w:rFonts w:ascii="Cambria Math" w:hAnsi="Cambria Math"/>
                                </w:rPr>
                                <m:t>e</m:t>
                              </w:ins>
                            </m:r>
                          </m:sub>
                        </m:sSub>
                      </m:sub>
                    </m:sSub>
                    <m:r>
                      <w:ins w:id="2026" w:author="محمد زكريا سيد سيد ابوسبع" w:date="2023-03-31T16:34:00Z">
                        <w:rPr>
                          <w:rFonts w:ascii="Cambria Math" w:hAnsi="Cambria Math"/>
                        </w:rPr>
                        <m:t>+</m:t>
                      </w:ins>
                    </m:r>
                    <m:r>
                      <w:ins w:id="2027" w:author="محمد زكريا سيد سيد ابوسبع" w:date="2023-03-31T16:34:00Z">
                        <w:rPr>
                          <w:rFonts w:ascii="Cambria Math" w:eastAsiaTheme="minorEastAsia" w:hAnsi="Cambria Math"/>
                        </w:rPr>
                        <m:t xml:space="preserve"> </m:t>
                      </w:ins>
                    </m:r>
                    <m:sSub>
                      <m:sSubPr>
                        <m:ctrlPr>
                          <w:ins w:id="2028" w:author="محمد زكريا سيد سيد ابوسبع" w:date="2023-03-31T16:34:00Z">
                            <w:rPr>
                              <w:rFonts w:ascii="Cambria Math" w:hAnsi="Cambria Math"/>
                              <w:i/>
                            </w:rPr>
                          </w:ins>
                        </m:ctrlPr>
                      </m:sSubPr>
                      <m:e>
                        <m:r>
                          <w:ins w:id="2029" w:author="محمد زكريا سيد سيد ابوسبع" w:date="2023-03-31T16:34:00Z">
                            <w:rPr>
                              <w:rFonts w:ascii="Cambria Math" w:hAnsi="Cambria Math"/>
                            </w:rPr>
                            <m:t>M</m:t>
                          </w:ins>
                        </m:r>
                      </m:e>
                      <m:sub>
                        <m:acc>
                          <m:accPr>
                            <m:chr m:val="̇"/>
                            <m:ctrlPr>
                              <w:ins w:id="2030" w:author="محمد زكريا سيد سيد ابوسبع" w:date="2023-03-31T16:34:00Z">
                                <w:rPr>
                                  <w:rFonts w:ascii="Cambria Math" w:hAnsi="Cambria Math"/>
                                  <w:i/>
                                </w:rPr>
                              </w:ins>
                            </m:ctrlPr>
                          </m:accPr>
                          <m:e>
                            <m:r>
                              <w:ins w:id="2031" w:author="محمد زكريا سيد سيد ابوسبع" w:date="2023-03-31T16:34:00Z">
                                <w:rPr>
                                  <w:rFonts w:ascii="Cambria Math" w:hAnsi="Cambria Math"/>
                                </w:rPr>
                                <m:t>w</m:t>
                              </w:ins>
                            </m:r>
                          </m:e>
                        </m:acc>
                      </m:sub>
                    </m:sSub>
                    <m:f>
                      <m:fPr>
                        <m:ctrlPr>
                          <w:ins w:id="2032" w:author="محمد زكريا سيد سيد ابوسبع" w:date="2023-03-31T16:34:00Z">
                            <w:rPr>
                              <w:rFonts w:ascii="Cambria Math" w:hAnsi="Cambria Math"/>
                              <w:i/>
                            </w:rPr>
                          </w:ins>
                        </m:ctrlPr>
                      </m:fPr>
                      <m:num>
                        <m:sSub>
                          <m:sSubPr>
                            <m:ctrlPr>
                              <w:ins w:id="2033" w:author="محمد زكريا سيد سيد ابوسبع" w:date="2023-03-31T16:34:00Z">
                                <w:rPr>
                                  <w:rFonts w:ascii="Cambria Math" w:hAnsi="Cambria Math"/>
                                  <w:i/>
                                </w:rPr>
                              </w:ins>
                            </m:ctrlPr>
                          </m:sSubPr>
                          <m:e>
                            <m:r>
                              <w:ins w:id="2034" w:author="محمد زكريا سيد سيد ابوسبع" w:date="2023-03-31T16:34:00Z">
                                <w:rPr>
                                  <w:rFonts w:ascii="Cambria Math" w:hAnsi="Cambria Math"/>
                                </w:rPr>
                                <m:t>Z</m:t>
                              </w:ins>
                            </m:r>
                          </m:e>
                          <m:sub>
                            <m:sSub>
                              <m:sSubPr>
                                <m:ctrlPr>
                                  <w:ins w:id="2035" w:author="محمد زكريا سيد سيد ابوسبع" w:date="2023-03-31T16:34:00Z">
                                    <w:rPr>
                                      <w:rFonts w:ascii="Cambria Math" w:hAnsi="Cambria Math"/>
                                      <w:i/>
                                    </w:rPr>
                                  </w:ins>
                                </m:ctrlPr>
                              </m:sSubPr>
                              <m:e>
                                <m:r>
                                  <w:ins w:id="2036" w:author="محمد زكريا سيد سيد ابوسبع" w:date="2023-03-31T16:34:00Z">
                                    <w:rPr>
                                      <w:rFonts w:ascii="Cambria Math" w:hAnsi="Cambria Math"/>
                                    </w:rPr>
                                    <m:t>δ</m:t>
                                  </w:ins>
                                </m:r>
                              </m:e>
                              <m:sub>
                                <m:r>
                                  <w:ins w:id="2037" w:author="محمد زكريا سيد سيد ابوسبع" w:date="2023-03-31T16:34:00Z">
                                    <w:rPr>
                                      <w:rFonts w:ascii="Cambria Math" w:hAnsi="Cambria Math"/>
                                    </w:rPr>
                                    <m:t>e</m:t>
                                  </w:ins>
                                </m:r>
                              </m:sub>
                            </m:sSub>
                          </m:sub>
                        </m:sSub>
                        <m:ctrlPr>
                          <w:ins w:id="2038" w:author="محمد زكريا سيد سيد ابوسبع" w:date="2023-03-31T16:34:00Z">
                            <w:rPr>
                              <w:rFonts w:ascii="Cambria Math" w:eastAsiaTheme="minorEastAsia" w:hAnsi="Cambria Math"/>
                              <w:i/>
                            </w:rPr>
                          </w:ins>
                        </m:ctrlPr>
                      </m:num>
                      <m:den>
                        <m:d>
                          <m:dPr>
                            <m:ctrlPr>
                              <w:ins w:id="2039" w:author="محمد زكريا سيد سيد ابوسبع" w:date="2023-03-31T16:34:00Z">
                                <w:rPr>
                                  <w:rFonts w:ascii="Cambria Math" w:eastAsiaTheme="minorEastAsia" w:hAnsi="Cambria Math"/>
                                  <w:i/>
                                </w:rPr>
                              </w:ins>
                            </m:ctrlPr>
                          </m:dPr>
                          <m:e>
                            <m:r>
                              <w:ins w:id="2040" w:author="محمد زكريا سيد سيد ابوسبع" w:date="2023-03-31T16:34:00Z">
                                <w:rPr>
                                  <w:rFonts w:ascii="Cambria Math" w:eastAsiaTheme="minorEastAsia" w:hAnsi="Cambria Math"/>
                                </w:rPr>
                                <m:t>1-</m:t>
                              </w:ins>
                            </m:r>
                            <m:sSub>
                              <m:sSubPr>
                                <m:ctrlPr>
                                  <w:ins w:id="2041" w:author="محمد زكريا سيد سيد ابوسبع" w:date="2023-03-31T16:34:00Z">
                                    <w:rPr>
                                      <w:rFonts w:ascii="Cambria Math" w:hAnsi="Cambria Math"/>
                                      <w:i/>
                                    </w:rPr>
                                  </w:ins>
                                </m:ctrlPr>
                              </m:sSubPr>
                              <m:e>
                                <m:r>
                                  <w:ins w:id="2042" w:author="محمد زكريا سيد سيد ابوسبع" w:date="2023-03-31T16:34:00Z">
                                    <w:rPr>
                                      <w:rFonts w:ascii="Cambria Math" w:hAnsi="Cambria Math"/>
                                    </w:rPr>
                                    <m:t>Z</m:t>
                                  </w:ins>
                                </m:r>
                              </m:e>
                              <m:sub>
                                <m:acc>
                                  <m:accPr>
                                    <m:chr m:val="̇"/>
                                    <m:ctrlPr>
                                      <w:ins w:id="2043" w:author="محمد زكريا سيد سيد ابوسبع" w:date="2023-03-31T16:34:00Z">
                                        <w:rPr>
                                          <w:rFonts w:ascii="Cambria Math" w:hAnsi="Cambria Math"/>
                                          <w:i/>
                                        </w:rPr>
                                      </w:ins>
                                    </m:ctrlPr>
                                  </m:accPr>
                                  <m:e>
                                    <m:r>
                                      <w:ins w:id="2044" w:author="محمد زكريا سيد سيد ابوسبع" w:date="2023-03-31T16:34:00Z">
                                        <w:rPr>
                                          <w:rFonts w:ascii="Cambria Math" w:hAnsi="Cambria Math"/>
                                        </w:rPr>
                                        <m:t>w</m:t>
                                      </w:ins>
                                    </m:r>
                                  </m:e>
                                </m:acc>
                              </m:sub>
                            </m:sSub>
                          </m:e>
                        </m:d>
                      </m:den>
                    </m:f>
                    <m:ctrlPr>
                      <w:ins w:id="2045" w:author="محمد زكريا سيد سيد ابوسبع" w:date="2023-03-31T16:34:00Z">
                        <w:rPr>
                          <w:rFonts w:ascii="Cambria Math" w:eastAsia="Cambria Math" w:hAnsi="Cambria Math" w:cs="Cambria Math"/>
                          <w:i/>
                          <w:sz w:val="20"/>
                          <w:szCs w:val="20"/>
                        </w:rPr>
                      </w:ins>
                    </m:ctrlPr>
                  </m:e>
                  <m:e>
                    <m:sSub>
                      <m:sSubPr>
                        <m:ctrlPr>
                          <w:ins w:id="2046" w:author="محمد زكريا سيد سيد ابوسبع" w:date="2023-03-31T16:34:00Z">
                            <w:rPr>
                              <w:rFonts w:ascii="Cambria Math" w:hAnsi="Cambria Math"/>
                              <w:i/>
                            </w:rPr>
                          </w:ins>
                        </m:ctrlPr>
                      </m:sSubPr>
                      <m:e>
                        <m:r>
                          <w:ins w:id="2047" w:author="محمد زكريا سيد سيد ابوسبع" w:date="2023-03-31T16:34:00Z">
                            <w:rPr>
                              <w:rFonts w:ascii="Cambria Math" w:hAnsi="Cambria Math"/>
                            </w:rPr>
                            <m:t>M</m:t>
                          </w:ins>
                        </m:r>
                      </m:e>
                      <m:sub>
                        <m:sSub>
                          <m:sSubPr>
                            <m:ctrlPr>
                              <w:ins w:id="2048" w:author="محمد زكريا سيد سيد ابوسبع" w:date="2023-03-31T16:34:00Z">
                                <w:rPr>
                                  <w:rFonts w:ascii="Cambria Math" w:hAnsi="Cambria Math"/>
                                  <w:i/>
                                </w:rPr>
                              </w:ins>
                            </m:ctrlPr>
                          </m:sSubPr>
                          <m:e>
                            <m:r>
                              <w:ins w:id="2049" w:author="محمد زكريا سيد سيد ابوسبع" w:date="2023-03-31T16:34:00Z">
                                <w:rPr>
                                  <w:rFonts w:ascii="Cambria Math" w:hAnsi="Cambria Math"/>
                                </w:rPr>
                                <m:t>δ</m:t>
                              </w:ins>
                            </m:r>
                          </m:e>
                          <m:sub>
                            <m:r>
                              <w:ins w:id="2050" w:author="محمد زكريا سيد سيد ابوسبع" w:date="2023-03-31T16:34:00Z">
                                <w:rPr>
                                  <w:rFonts w:ascii="Cambria Math" w:hAnsi="Cambria Math"/>
                                </w:rPr>
                                <m:t>th</m:t>
                              </w:ins>
                            </m:r>
                          </m:sub>
                        </m:sSub>
                      </m:sub>
                    </m:sSub>
                    <m:r>
                      <w:ins w:id="2051" w:author="محمد زكريا سيد سيد ابوسبع" w:date="2023-03-31T16:34:00Z">
                        <w:rPr>
                          <w:rFonts w:ascii="Cambria Math" w:hAnsi="Cambria Math"/>
                        </w:rPr>
                        <m:t>+</m:t>
                      </w:ins>
                    </m:r>
                    <m:r>
                      <w:ins w:id="2052" w:author="محمد زكريا سيد سيد ابوسبع" w:date="2023-03-31T16:34:00Z">
                        <w:rPr>
                          <w:rFonts w:ascii="Cambria Math" w:eastAsiaTheme="minorEastAsia" w:hAnsi="Cambria Math"/>
                        </w:rPr>
                        <m:t xml:space="preserve"> </m:t>
                      </w:ins>
                    </m:r>
                    <m:sSub>
                      <m:sSubPr>
                        <m:ctrlPr>
                          <w:ins w:id="2053" w:author="محمد زكريا سيد سيد ابوسبع" w:date="2023-03-31T16:34:00Z">
                            <w:rPr>
                              <w:rFonts w:ascii="Cambria Math" w:hAnsi="Cambria Math"/>
                              <w:i/>
                            </w:rPr>
                          </w:ins>
                        </m:ctrlPr>
                      </m:sSubPr>
                      <m:e>
                        <m:r>
                          <w:ins w:id="2054" w:author="محمد زكريا سيد سيد ابوسبع" w:date="2023-03-31T16:34:00Z">
                            <w:rPr>
                              <w:rFonts w:ascii="Cambria Math" w:hAnsi="Cambria Math"/>
                            </w:rPr>
                            <m:t>M</m:t>
                          </w:ins>
                        </m:r>
                      </m:e>
                      <m:sub>
                        <m:acc>
                          <m:accPr>
                            <m:chr m:val="̇"/>
                            <m:ctrlPr>
                              <w:ins w:id="2055" w:author="محمد زكريا سيد سيد ابوسبع" w:date="2023-03-31T16:34:00Z">
                                <w:rPr>
                                  <w:rFonts w:ascii="Cambria Math" w:hAnsi="Cambria Math"/>
                                  <w:i/>
                                </w:rPr>
                              </w:ins>
                            </m:ctrlPr>
                          </m:accPr>
                          <m:e>
                            <m:r>
                              <w:ins w:id="2056" w:author="محمد زكريا سيد سيد ابوسبع" w:date="2023-03-31T16:34:00Z">
                                <w:rPr>
                                  <w:rFonts w:ascii="Cambria Math" w:hAnsi="Cambria Math"/>
                                </w:rPr>
                                <m:t>w</m:t>
                              </w:ins>
                            </m:r>
                          </m:e>
                        </m:acc>
                      </m:sub>
                    </m:sSub>
                    <m:f>
                      <m:fPr>
                        <m:ctrlPr>
                          <w:ins w:id="2057" w:author="محمد زكريا سيد سيد ابوسبع" w:date="2023-03-31T16:34:00Z">
                            <w:rPr>
                              <w:rFonts w:ascii="Cambria Math" w:hAnsi="Cambria Math"/>
                              <w:i/>
                            </w:rPr>
                          </w:ins>
                        </m:ctrlPr>
                      </m:fPr>
                      <m:num>
                        <m:sSub>
                          <m:sSubPr>
                            <m:ctrlPr>
                              <w:ins w:id="2058" w:author="محمد زكريا سيد سيد ابوسبع" w:date="2023-03-31T16:34:00Z">
                                <w:rPr>
                                  <w:rFonts w:ascii="Cambria Math" w:hAnsi="Cambria Math"/>
                                  <w:i/>
                                </w:rPr>
                              </w:ins>
                            </m:ctrlPr>
                          </m:sSubPr>
                          <m:e>
                            <m:r>
                              <w:ins w:id="2059" w:author="محمد زكريا سيد سيد ابوسبع" w:date="2023-03-31T16:34:00Z">
                                <w:rPr>
                                  <w:rFonts w:ascii="Cambria Math" w:hAnsi="Cambria Math"/>
                                </w:rPr>
                                <m:t>Z</m:t>
                              </w:ins>
                            </m:r>
                          </m:e>
                          <m:sub>
                            <m:sSub>
                              <m:sSubPr>
                                <m:ctrlPr>
                                  <w:ins w:id="2060" w:author="محمد زكريا سيد سيد ابوسبع" w:date="2023-03-31T16:34:00Z">
                                    <w:rPr>
                                      <w:rFonts w:ascii="Cambria Math" w:hAnsi="Cambria Math"/>
                                      <w:i/>
                                    </w:rPr>
                                  </w:ins>
                                </m:ctrlPr>
                              </m:sSubPr>
                              <m:e>
                                <m:r>
                                  <w:ins w:id="2061" w:author="محمد زكريا سيد سيد ابوسبع" w:date="2023-03-31T16:34:00Z">
                                    <w:rPr>
                                      <w:rFonts w:ascii="Cambria Math" w:hAnsi="Cambria Math"/>
                                    </w:rPr>
                                    <m:t>δ</m:t>
                                  </w:ins>
                                </m:r>
                              </m:e>
                              <m:sub>
                                <m:r>
                                  <w:ins w:id="2062" w:author="محمد زكريا سيد سيد ابوسبع" w:date="2023-03-31T16:34:00Z">
                                    <w:rPr>
                                      <w:rFonts w:ascii="Cambria Math" w:hAnsi="Cambria Math"/>
                                    </w:rPr>
                                    <m:t>th</m:t>
                                  </w:ins>
                                </m:r>
                              </m:sub>
                            </m:sSub>
                          </m:sub>
                        </m:sSub>
                      </m:num>
                      <m:den>
                        <m:d>
                          <m:dPr>
                            <m:ctrlPr>
                              <w:ins w:id="2063" w:author="محمد زكريا سيد سيد ابوسبع" w:date="2023-03-31T16:34:00Z">
                                <w:rPr>
                                  <w:rFonts w:ascii="Cambria Math" w:eastAsiaTheme="minorEastAsia" w:hAnsi="Cambria Math"/>
                                  <w:i/>
                                </w:rPr>
                              </w:ins>
                            </m:ctrlPr>
                          </m:dPr>
                          <m:e>
                            <m:r>
                              <w:ins w:id="2064" w:author="محمد زكريا سيد سيد ابوسبع" w:date="2023-03-31T16:34:00Z">
                                <w:rPr>
                                  <w:rFonts w:ascii="Cambria Math" w:eastAsiaTheme="minorEastAsia" w:hAnsi="Cambria Math"/>
                                </w:rPr>
                                <m:t>1-</m:t>
                              </w:ins>
                            </m:r>
                            <m:sSub>
                              <m:sSubPr>
                                <m:ctrlPr>
                                  <w:ins w:id="2065" w:author="محمد زكريا سيد سيد ابوسبع" w:date="2023-03-31T16:34:00Z">
                                    <w:rPr>
                                      <w:rFonts w:ascii="Cambria Math" w:hAnsi="Cambria Math"/>
                                      <w:i/>
                                    </w:rPr>
                                  </w:ins>
                                </m:ctrlPr>
                              </m:sSubPr>
                              <m:e>
                                <m:r>
                                  <w:ins w:id="2066" w:author="محمد زكريا سيد سيد ابوسبع" w:date="2023-03-31T16:34:00Z">
                                    <w:rPr>
                                      <w:rFonts w:ascii="Cambria Math" w:hAnsi="Cambria Math"/>
                                    </w:rPr>
                                    <m:t>Z</m:t>
                                  </w:ins>
                                </m:r>
                              </m:e>
                              <m:sub>
                                <m:acc>
                                  <m:accPr>
                                    <m:chr m:val="̇"/>
                                    <m:ctrlPr>
                                      <w:ins w:id="2067" w:author="محمد زكريا سيد سيد ابوسبع" w:date="2023-03-31T16:34:00Z">
                                        <w:rPr>
                                          <w:rFonts w:ascii="Cambria Math" w:hAnsi="Cambria Math"/>
                                          <w:i/>
                                        </w:rPr>
                                      </w:ins>
                                    </m:ctrlPr>
                                  </m:accPr>
                                  <m:e>
                                    <m:r>
                                      <w:ins w:id="2068" w:author="محمد زكريا سيد سيد ابوسبع" w:date="2023-03-31T16:34:00Z">
                                        <w:rPr>
                                          <w:rFonts w:ascii="Cambria Math" w:hAnsi="Cambria Math"/>
                                        </w:rPr>
                                        <m:t>w</m:t>
                                      </w:ins>
                                    </m:r>
                                  </m:e>
                                </m:acc>
                              </m:sub>
                            </m:sSub>
                          </m:e>
                        </m:d>
                      </m:den>
                    </m:f>
                    <m:ctrlPr>
                      <w:ins w:id="2069" w:author="محمد زكريا سيد سيد ابوسبع" w:date="2023-03-31T16:34:00Z">
                        <w:rPr>
                          <w:rFonts w:ascii="Cambria Math" w:eastAsia="Cambria Math" w:hAnsi="Cambria Math" w:cs="Cambria Math"/>
                          <w:i/>
                          <w:sz w:val="20"/>
                          <w:szCs w:val="20"/>
                        </w:rPr>
                      </w:ins>
                    </m:ctrlPr>
                  </m:e>
                </m:mr>
                <m:mr>
                  <m:e>
                    <m:r>
                      <w:ins w:id="2070" w:author="محمد زكريا سيد سيد ابوسبع" w:date="2023-03-31T16:34:00Z">
                        <w:rPr>
                          <w:rFonts w:ascii="Cambria Math" w:eastAsia="Cambria Math" w:hAnsi="Cambria Math" w:cs="Cambria Math"/>
                          <w:sz w:val="20"/>
                          <w:szCs w:val="20"/>
                        </w:rPr>
                        <m:t>0</m:t>
                      </w:ins>
                    </m:r>
                  </m:e>
                  <m:e>
                    <m:r>
                      <w:ins w:id="2071" w:author="محمد زكريا سيد سيد ابوسبع" w:date="2023-03-31T16:34:00Z">
                        <w:rPr>
                          <w:rFonts w:ascii="Cambria Math" w:hAnsi="Cambria Math" w:cs="Times New Roman"/>
                          <w:sz w:val="20"/>
                          <w:szCs w:val="20"/>
                        </w:rPr>
                        <m:t>0</m:t>
                      </w:ins>
                    </m:r>
                  </m:e>
                </m:mr>
              </m:m>
            </m:e>
          </m:d>
          <m:d>
            <m:dPr>
              <m:begChr m:val="["/>
              <m:endChr m:val="]"/>
              <m:ctrlPr>
                <w:ins w:id="2072" w:author="محمد زكريا سيد سيد ابوسبع" w:date="2023-03-31T16:34:00Z">
                  <w:rPr>
                    <w:rFonts w:ascii="Cambria Math" w:hAnsi="Cambria Math" w:cs="Times New Roman"/>
                    <w:i/>
                    <w:sz w:val="20"/>
                    <w:szCs w:val="20"/>
                  </w:rPr>
                </w:ins>
              </m:ctrlPr>
            </m:dPr>
            <m:e>
              <m:eqArr>
                <m:eqArrPr>
                  <m:ctrlPr>
                    <w:ins w:id="2073" w:author="محمد زكريا سيد سيد ابوسبع" w:date="2023-03-31T16:34:00Z">
                      <w:rPr>
                        <w:rFonts w:ascii="Cambria Math" w:hAnsi="Cambria Math" w:cs="Times New Roman"/>
                        <w:i/>
                        <w:sz w:val="20"/>
                        <w:szCs w:val="20"/>
                      </w:rPr>
                    </w:ins>
                  </m:ctrlPr>
                </m:eqArrPr>
                <m:e>
                  <m:r>
                    <w:ins w:id="2074" w:author="محمد زكريا سيد سيد ابوسبع" w:date="2023-03-31T16:34:00Z">
                      <w:rPr>
                        <w:rFonts w:ascii="Cambria Math" w:hAnsi="Cambria Math"/>
                        <w:sz w:val="20"/>
                        <w:szCs w:val="20"/>
                      </w:rPr>
                      <m:t>∆</m:t>
                    </w:ins>
                  </m:r>
                  <m:sSub>
                    <m:sSubPr>
                      <m:ctrlPr>
                        <w:ins w:id="2075" w:author="محمد زكريا سيد سيد ابوسبع" w:date="2023-03-31T16:34:00Z">
                          <w:rPr>
                            <w:rFonts w:ascii="Cambria Math" w:hAnsi="Cambria Math" w:cs="Times New Roman"/>
                            <w:i/>
                            <w:sz w:val="20"/>
                            <w:szCs w:val="20"/>
                          </w:rPr>
                        </w:ins>
                      </m:ctrlPr>
                    </m:sSubPr>
                    <m:e>
                      <m:r>
                        <w:ins w:id="2076" w:author="محمد زكريا سيد سيد ابوسبع" w:date="2023-03-31T16:34:00Z">
                          <w:rPr>
                            <w:rFonts w:ascii="Cambria Math" w:hAnsi="Cambria Math"/>
                            <w:sz w:val="20"/>
                            <w:szCs w:val="20"/>
                          </w:rPr>
                          <m:t>δ</m:t>
                        </w:ins>
                      </m:r>
                    </m:e>
                    <m:sub>
                      <m:r>
                        <w:ins w:id="2077" w:author="محمد زكريا سيد سيد ابوسبع" w:date="2023-03-31T16:34:00Z">
                          <w:rPr>
                            <w:rFonts w:ascii="Cambria Math" w:hAnsi="Cambria Math"/>
                            <w:sz w:val="20"/>
                            <w:szCs w:val="20"/>
                          </w:rPr>
                          <m:t>e</m:t>
                        </w:ins>
                      </m:r>
                    </m:sub>
                  </m:sSub>
                </m:e>
                <m:e>
                  <m:r>
                    <w:ins w:id="2078" w:author="محمد زكريا سيد سيد ابوسبع" w:date="2023-03-31T16:34:00Z">
                      <w:rPr>
                        <w:rFonts w:ascii="Cambria Math" w:hAnsi="Cambria Math"/>
                        <w:sz w:val="20"/>
                        <w:szCs w:val="20"/>
                      </w:rPr>
                      <m:t xml:space="preserve"> ∆</m:t>
                    </w:ins>
                  </m:r>
                  <m:sSub>
                    <m:sSubPr>
                      <m:ctrlPr>
                        <w:ins w:id="2079" w:author="محمد زكريا سيد سيد ابوسبع" w:date="2023-03-31T16:34:00Z">
                          <w:rPr>
                            <w:rFonts w:ascii="Cambria Math" w:hAnsi="Cambria Math" w:cs="Times New Roman"/>
                            <w:i/>
                            <w:sz w:val="20"/>
                            <w:szCs w:val="20"/>
                          </w:rPr>
                        </w:ins>
                      </m:ctrlPr>
                    </m:sSubPr>
                    <m:e>
                      <m:r>
                        <w:ins w:id="2080" w:author="محمد زكريا سيد سيد ابوسبع" w:date="2023-03-31T16:34:00Z">
                          <w:rPr>
                            <w:rFonts w:ascii="Cambria Math" w:hAnsi="Cambria Math"/>
                            <w:sz w:val="20"/>
                            <w:szCs w:val="20"/>
                          </w:rPr>
                          <m:t>δ</m:t>
                        </w:ins>
                      </m:r>
                    </m:e>
                    <m:sub>
                      <m:r>
                        <w:ins w:id="2081" w:author="محمد زكريا سيد سيد ابوسبع" w:date="2023-03-31T16:34:00Z">
                          <w:rPr>
                            <w:rFonts w:ascii="Cambria Math" w:hAnsi="Cambria Math"/>
                            <w:sz w:val="20"/>
                            <w:szCs w:val="20"/>
                          </w:rPr>
                          <m:t>th</m:t>
                        </w:ins>
                      </m:r>
                    </m:sub>
                  </m:sSub>
                </m:e>
              </m:eqArr>
            </m:e>
          </m:d>
        </m:oMath>
      </m:oMathPara>
    </w:p>
    <w:p w14:paraId="4212717A" w14:textId="77777777" w:rsidR="00E93874" w:rsidRDefault="00E93874" w:rsidP="00E93874">
      <w:pPr>
        <w:rPr>
          <w:ins w:id="2082" w:author="محمد زكريا سيد سيد ابوسبع" w:date="2023-03-31T16:34:00Z"/>
        </w:rPr>
      </w:pPr>
      <w:ins w:id="2083" w:author="محمد زكريا سيد سيد ابوسبع" w:date="2023-03-31T16:34:00Z">
        <w:r>
          <w:t>For simple calculation of the aircraft response t we can use the next approximations.</w:t>
        </w:r>
      </w:ins>
    </w:p>
    <w:p w14:paraId="5898359A" w14:textId="77777777" w:rsidR="00E93874" w:rsidRDefault="00E93874" w:rsidP="00E93874">
      <w:pPr>
        <w:spacing w:after="200"/>
        <w:ind w:left="0" w:right="0"/>
        <w:jc w:val="left"/>
        <w:rPr>
          <w:ins w:id="2084" w:author="محمد زكريا سيد سيد ابوسبع" w:date="2023-03-31T16:34:00Z"/>
          <w:b/>
          <w:bCs/>
          <w:rtl/>
        </w:rPr>
      </w:pPr>
      <w:bookmarkStart w:id="2085" w:name="_Toc98614653"/>
      <w:ins w:id="2086" w:author="محمد زكريا سيد سيد ابوسبع" w:date="2023-03-31T16:34:00Z">
        <w:r>
          <w:rPr>
            <w:b/>
            <w:bCs/>
          </w:rPr>
          <w:br w:type="page"/>
        </w:r>
      </w:ins>
    </w:p>
    <w:p w14:paraId="624D3E71" w14:textId="77777777" w:rsidR="00E93874" w:rsidRPr="00887189" w:rsidRDefault="00E93874" w:rsidP="00E93874">
      <w:pPr>
        <w:rPr>
          <w:ins w:id="2087" w:author="محمد زكريا سيد سيد ابوسبع" w:date="2023-03-31T16:34:00Z"/>
          <w:b/>
          <w:bCs/>
        </w:rPr>
      </w:pPr>
      <w:ins w:id="2088" w:author="محمد زكريا سيد سيد ابوسبع" w:date="2023-03-31T16:34:00Z">
        <w:r w:rsidRPr="00887189">
          <w:rPr>
            <w:b/>
            <w:bCs/>
          </w:rPr>
          <w:lastRenderedPageBreak/>
          <w:t>Long period approximation (mode)</w:t>
        </w:r>
        <w:bookmarkEnd w:id="2085"/>
      </w:ins>
    </w:p>
    <w:p w14:paraId="48616BA9" w14:textId="77777777" w:rsidR="00E93874" w:rsidRDefault="00E93874" w:rsidP="00E93874">
      <w:pPr>
        <w:jc w:val="center"/>
        <w:rPr>
          <w:ins w:id="2089" w:author="محمد زكريا سيد سيد ابوسبع" w:date="2023-03-31T16:34:00Z"/>
        </w:rPr>
      </w:pPr>
      <w:ins w:id="2090" w:author="محمد زكريا سيد سيد ابوسبع" w:date="2023-03-31T16:34:00Z">
        <w:r>
          <w:rPr>
            <w:noProof/>
          </w:rPr>
          <w:drawing>
            <wp:inline distT="0" distB="0" distL="0" distR="0" wp14:anchorId="19AA16FF" wp14:editId="2D40ED49">
              <wp:extent cx="2538095" cy="1631669"/>
              <wp:effectExtent l="0" t="0" r="0" b="6985"/>
              <wp:docPr id="87" name="Picture 8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Diagram&#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544549" cy="1635818"/>
                      </a:xfrm>
                      <a:prstGeom prst="rect">
                        <a:avLst/>
                      </a:prstGeom>
                      <a:noFill/>
                    </pic:spPr>
                  </pic:pic>
                </a:graphicData>
              </a:graphic>
            </wp:inline>
          </w:drawing>
        </w:r>
      </w:ins>
    </w:p>
    <w:p w14:paraId="5C6C20D6" w14:textId="77777777" w:rsidR="00E93874" w:rsidRPr="0082238B" w:rsidRDefault="00E93874" w:rsidP="00E93874">
      <w:pPr>
        <w:rPr>
          <w:ins w:id="2091" w:author="محمد زكريا سيد سيد ابوسبع" w:date="2023-03-31T16:34:00Z"/>
        </w:rPr>
      </w:pPr>
      <w:ins w:id="2092" w:author="محمد زكريا سيد سيد ابوسبع" w:date="2023-03-31T16:34:00Z">
        <w:r>
          <w:t>When the aircraft is exposed to some disturbances in the longitudinal direction a change in the altitude is formed due to this disturbance assuming that the angle of attack is constant t</w:t>
        </w:r>
        <w:r w:rsidRPr="00706F77">
          <w:t>he approximation to the long period mode is obtained by neglecting the pitching moment equation and assuming that the changes in angle of attack is zero.</w:t>
        </w:r>
      </w:ins>
    </w:p>
    <w:p w14:paraId="3B34A7E8" w14:textId="77777777" w:rsidR="00E93874" w:rsidRDefault="00E93874" w:rsidP="00E93874">
      <w:pPr>
        <w:rPr>
          <w:ins w:id="2093" w:author="محمد زكريا سيد سيد ابوسبع" w:date="2023-03-31T16:34:00Z"/>
          <w:rFonts w:ascii="Cambria Math" w:eastAsia="Cambria Math" w:hAnsi="Cambria Math" w:cs="Cambria Math"/>
        </w:rPr>
      </w:pPr>
      <m:oMathPara>
        <m:oMath>
          <m:r>
            <w:ins w:id="2094" w:author="محمد زكريا سيد سيد ابوسبع" w:date="2023-03-31T16:34:00Z">
              <w:rPr>
                <w:rFonts w:ascii="Cambria Math" w:eastAsia="Cambria Math" w:hAnsi="Cambria Math" w:cs="Cambria Math"/>
              </w:rPr>
              <m:t xml:space="preserve"> △α=0    </m:t>
            </w:ins>
          </m:r>
          <m:r>
            <w:ins w:id="2095" w:author="محمد زكريا سيد سيد ابوسبع" w:date="2023-03-31T16:34:00Z">
              <m:rPr>
                <m:sty m:val="p"/>
              </m:rPr>
              <w:rPr>
                <w:rFonts w:ascii="Cambria Math" w:eastAsia="Cambria Math" w:hAnsi="Cambria Math" w:cs="Cambria Math"/>
              </w:rPr>
              <m:t>Δ</m:t>
            </w:ins>
          </m:r>
          <m:acc>
            <m:accPr>
              <m:chr m:val="̇"/>
              <m:ctrlPr>
                <w:ins w:id="2096" w:author="محمد زكريا سيد سيد ابوسبع" w:date="2023-03-31T16:34:00Z">
                  <w:rPr>
                    <w:rFonts w:ascii="Cambria Math" w:eastAsia="Cambria Math" w:hAnsi="Cambria Math" w:cs="Cambria Math"/>
                    <w:i/>
                  </w:rPr>
                </w:ins>
              </m:ctrlPr>
            </m:accPr>
            <m:e>
              <m:r>
                <w:ins w:id="2097" w:author="محمد زكريا سيد سيد ابوسبع" w:date="2023-03-31T16:34:00Z">
                  <w:rPr>
                    <w:rFonts w:ascii="Cambria Math" w:eastAsia="Cambria Math" w:hAnsi="Cambria Math" w:cs="Cambria Math"/>
                  </w:rPr>
                  <m:t>w</m:t>
                </w:ins>
              </m:r>
            </m:e>
          </m:acc>
          <m:r>
            <w:ins w:id="2098" w:author="محمد زكريا سيد سيد ابوسبع" w:date="2023-03-31T16:34:00Z">
              <w:rPr>
                <w:rFonts w:ascii="Cambria Math" w:eastAsia="Cambria Math" w:hAnsi="Cambria Math" w:cs="Cambria Math"/>
              </w:rPr>
              <m:t>=0</m:t>
            </w:ins>
          </m:r>
        </m:oMath>
      </m:oMathPara>
    </w:p>
    <w:p w14:paraId="6E1A33EA" w14:textId="77777777" w:rsidR="00E93874" w:rsidRPr="00BD19E8" w:rsidRDefault="00E93874" w:rsidP="00E93874">
      <w:pPr>
        <w:rPr>
          <w:ins w:id="2099" w:author="محمد زكريا سيد سيد ابوسبع" w:date="2023-03-31T16:34:00Z"/>
          <w:rFonts w:ascii="Cambria Math" w:eastAsia="Cambria Math" w:hAnsi="Cambria Math" w:cs="Cambria Math"/>
        </w:rPr>
      </w:pPr>
      <m:oMathPara>
        <m:oMathParaPr>
          <m:jc m:val="center"/>
        </m:oMathParaPr>
        <m:oMath>
          <m:r>
            <w:ins w:id="2100" w:author="محمد زكريا سيد سيد ابوسبع" w:date="2023-03-31T16:34:00Z">
              <w:rPr>
                <w:rFonts w:ascii="Cambria Math" w:eastAsia="Cambria Math" w:hAnsi="Cambria Math" w:cs="Cambria Math"/>
              </w:rPr>
              <m:t>△α=</m:t>
            </w:ins>
          </m:r>
          <m:f>
            <m:fPr>
              <m:ctrlPr>
                <w:ins w:id="2101" w:author="محمد زكريا سيد سيد ابوسبع" w:date="2023-03-31T16:34:00Z">
                  <w:rPr>
                    <w:rFonts w:ascii="Cambria Math" w:eastAsia="Cambria Math" w:hAnsi="Cambria Math" w:cs="Cambria Math"/>
                  </w:rPr>
                </w:ins>
              </m:ctrlPr>
            </m:fPr>
            <m:num>
              <m:r>
                <w:ins w:id="2102" w:author="محمد زكريا سيد سيد ابوسبع" w:date="2023-03-31T16:34:00Z">
                  <w:rPr>
                    <w:rFonts w:ascii="Cambria Math" w:eastAsia="Cambria Math" w:hAnsi="Cambria Math" w:cs="Cambria Math"/>
                  </w:rPr>
                  <m:t>∆w</m:t>
                </w:ins>
              </m:r>
            </m:num>
            <m:den>
              <m:sSub>
                <m:sSubPr>
                  <m:ctrlPr>
                    <w:ins w:id="2103" w:author="محمد زكريا سيد سيد ابوسبع" w:date="2023-03-31T16:34:00Z">
                      <w:rPr>
                        <w:rFonts w:ascii="Cambria Math" w:eastAsia="Cambria Math" w:hAnsi="Cambria Math" w:cs="Cambria Math"/>
                      </w:rPr>
                    </w:ins>
                  </m:ctrlPr>
                </m:sSubPr>
                <m:e>
                  <m:r>
                    <w:ins w:id="2104" w:author="محمد زكريا سيد سيد ابوسبع" w:date="2023-03-31T16:34:00Z">
                      <w:rPr>
                        <w:rFonts w:ascii="Cambria Math" w:eastAsia="Cambria Math" w:hAnsi="Cambria Math" w:cs="Cambria Math"/>
                      </w:rPr>
                      <m:t>U</m:t>
                    </w:ins>
                  </m:r>
                </m:e>
                <m:sub>
                  <m:r>
                    <w:ins w:id="2105" w:author="محمد زكريا سيد سيد ابوسبع" w:date="2023-03-31T16:34:00Z">
                      <w:rPr>
                        <w:rFonts w:ascii="Cambria Math" w:eastAsia="Cambria Math" w:hAnsi="Cambria Math" w:cs="Cambria Math"/>
                      </w:rPr>
                      <m:t>o</m:t>
                    </w:ins>
                  </m:r>
                </m:sub>
              </m:sSub>
            </m:den>
          </m:f>
          <m:r>
            <w:ins w:id="2106" w:author="محمد زكريا سيد سيد ابوسبع" w:date="2023-03-31T16:34:00Z">
              <w:rPr>
                <w:rFonts w:ascii="Cambria Math" w:eastAsia="Cambria Math" w:hAnsi="Cambria Math" w:cs="Cambria Math"/>
              </w:rPr>
              <m:t xml:space="preserve">    </m:t>
            </w:ins>
          </m:r>
          <m:r>
            <w:ins w:id="2107" w:author="محمد زكريا سيد سيد ابوسبع" w:date="2023-03-31T16:34:00Z">
              <m:rPr>
                <m:sty m:val="p"/>
              </m:rPr>
              <w:rPr>
                <w:rFonts w:ascii="Cambria Math" w:eastAsia="Cambria Math" w:hAnsi="Cambria Math" w:cs="Cambria Math"/>
              </w:rPr>
              <m:t>Δ</m:t>
            </w:ins>
          </m:r>
          <m:acc>
            <m:accPr>
              <m:chr m:val="̇"/>
              <m:ctrlPr>
                <w:ins w:id="2108" w:author="محمد زكريا سيد سيد ابوسبع" w:date="2023-03-31T16:34:00Z">
                  <w:rPr>
                    <w:rFonts w:ascii="Cambria Math" w:eastAsia="Cambria Math" w:hAnsi="Cambria Math" w:cs="Cambria Math"/>
                    <w:i/>
                  </w:rPr>
                </w:ins>
              </m:ctrlPr>
            </m:accPr>
            <m:e>
              <m:r>
                <w:ins w:id="2109" w:author="محمد زكريا سيد سيد ابوسبع" w:date="2023-03-31T16:34:00Z">
                  <w:rPr>
                    <w:rFonts w:ascii="Cambria Math" w:eastAsia="Cambria Math" w:hAnsi="Cambria Math" w:cs="Cambria Math"/>
                  </w:rPr>
                  <m:t>q</m:t>
                </w:ins>
              </m:r>
            </m:e>
          </m:acc>
          <m:r>
            <w:ins w:id="2110" w:author="محمد زكريا سيد سيد ابوسبع" w:date="2023-03-31T16:34:00Z">
              <w:rPr>
                <w:rFonts w:ascii="Cambria Math" w:eastAsia="Cambria Math" w:hAnsi="Cambria Math" w:cs="Cambria Math"/>
              </w:rPr>
              <m:t>= 0</m:t>
            </w:ins>
          </m:r>
        </m:oMath>
      </m:oMathPara>
    </w:p>
    <w:p w14:paraId="7E468088" w14:textId="77777777" w:rsidR="00E93874" w:rsidRPr="00D43E4A" w:rsidRDefault="00000000" w:rsidP="00E93874">
      <w:pPr>
        <w:ind w:left="0"/>
        <w:rPr>
          <w:ins w:id="2111" w:author="محمد زكريا سيد سيد ابوسبع" w:date="2023-03-31T16:34:00Z"/>
          <w:rFonts w:eastAsiaTheme="minorEastAsia"/>
        </w:rPr>
      </w:pPr>
      <m:oMathPara>
        <m:oMath>
          <m:d>
            <m:dPr>
              <m:begChr m:val="["/>
              <m:endChr m:val="]"/>
              <m:ctrlPr>
                <w:ins w:id="2112" w:author="محمد زكريا سيد سيد ابوسبع" w:date="2023-03-31T16:34:00Z">
                  <w:rPr>
                    <w:rFonts w:ascii="Cambria Math" w:hAnsi="Cambria Math"/>
                    <w:i/>
                  </w:rPr>
                </w:ins>
              </m:ctrlPr>
            </m:dPr>
            <m:e>
              <m:eqArr>
                <m:eqArrPr>
                  <m:ctrlPr>
                    <w:ins w:id="2113" w:author="محمد زكريا سيد سيد ابوسبع" w:date="2023-03-31T16:34:00Z">
                      <w:rPr>
                        <w:rFonts w:ascii="Cambria Math" w:hAnsi="Cambria Math"/>
                      </w:rPr>
                    </w:ins>
                  </m:ctrlPr>
                </m:eqArrPr>
                <m:e>
                  <m:acc>
                    <m:accPr>
                      <m:chr m:val="̇"/>
                      <m:ctrlPr>
                        <w:ins w:id="2114" w:author="محمد زكريا سيد سيد ابوسبع" w:date="2023-03-31T16:34:00Z">
                          <w:rPr>
                            <w:rFonts w:ascii="Cambria Math" w:hAnsi="Cambria Math"/>
                            <w:i/>
                          </w:rPr>
                        </w:ins>
                      </m:ctrlPr>
                    </m:accPr>
                    <m:e>
                      <m:r>
                        <w:ins w:id="2115" w:author="محمد زكريا سيد سيد ابوسبع" w:date="2023-03-31T16:34:00Z">
                          <w:rPr>
                            <w:rFonts w:ascii="Cambria Math" w:hAnsi="Cambria Math"/>
                          </w:rPr>
                          <m:t>u</m:t>
                        </w:ins>
                      </m:r>
                    </m:e>
                  </m:acc>
                  <m:ctrlPr>
                    <w:ins w:id="2116" w:author="محمد زكريا سيد سيد ابوسبع" w:date="2023-03-31T16:34:00Z">
                      <w:rPr>
                        <w:rFonts w:ascii="Cambria Math" w:hAnsi="Cambria Math"/>
                        <w:i/>
                      </w:rPr>
                    </w:ins>
                  </m:ctrlPr>
                </m:e>
                <m:e>
                  <m:acc>
                    <m:accPr>
                      <m:chr m:val="̇"/>
                      <m:ctrlPr>
                        <w:ins w:id="2117" w:author="محمد زكريا سيد سيد ابوسبع" w:date="2023-03-31T16:34:00Z">
                          <w:rPr>
                            <w:rFonts w:ascii="Cambria Math" w:hAnsi="Cambria Math"/>
                            <w:i/>
                          </w:rPr>
                        </w:ins>
                      </m:ctrlPr>
                    </m:accPr>
                    <m:e>
                      <m:r>
                        <w:ins w:id="2118" w:author="محمد زكريا سيد سيد ابوسبع" w:date="2023-03-31T16:34:00Z">
                          <w:rPr>
                            <w:rFonts w:ascii="Cambria Math" w:hAnsi="Cambria Math"/>
                          </w:rPr>
                          <m:t>θ</m:t>
                        </w:ins>
                      </m:r>
                    </m:e>
                  </m:acc>
                  <m:ctrlPr>
                    <w:ins w:id="2119" w:author="محمد زكريا سيد سيد ابوسبع" w:date="2023-03-31T16:34:00Z">
                      <w:rPr>
                        <w:rFonts w:ascii="Cambria Math" w:hAnsi="Cambria Math"/>
                        <w:i/>
                      </w:rPr>
                    </w:ins>
                  </m:ctrlPr>
                </m:e>
              </m:eqArr>
            </m:e>
          </m:d>
          <m:r>
            <w:ins w:id="2120" w:author="محمد زكريا سيد سيد ابوسبع" w:date="2023-03-31T16:34:00Z">
              <w:rPr>
                <w:rFonts w:ascii="Cambria Math" w:hAnsi="Cambria Math"/>
              </w:rPr>
              <m:t>=</m:t>
            </w:ins>
          </m:r>
          <m:d>
            <m:dPr>
              <m:begChr m:val="["/>
              <m:endChr m:val="]"/>
              <m:ctrlPr>
                <w:ins w:id="2121" w:author="محمد زكريا سيد سيد ابوسبع" w:date="2023-03-31T16:34:00Z">
                  <w:rPr>
                    <w:rFonts w:ascii="Cambria Math" w:hAnsi="Cambria Math"/>
                    <w:i/>
                  </w:rPr>
                </w:ins>
              </m:ctrlPr>
            </m:dPr>
            <m:e>
              <m:eqArr>
                <m:eqArrPr>
                  <m:ctrlPr>
                    <w:ins w:id="2122" w:author="محمد زكريا سيد سيد ابوسبع" w:date="2023-03-31T16:34:00Z">
                      <w:rPr>
                        <w:rFonts w:ascii="Cambria Math" w:hAnsi="Cambria Math"/>
                        <w:i/>
                      </w:rPr>
                    </w:ins>
                  </m:ctrlPr>
                </m:eqArrPr>
                <m:e>
                  <m:eqArr>
                    <m:eqArrPr>
                      <m:ctrlPr>
                        <w:ins w:id="2123" w:author="محمد زكريا سيد سيد ابوسبع" w:date="2023-03-31T16:34:00Z">
                          <w:rPr>
                            <w:rFonts w:ascii="Cambria Math" w:hAnsi="Cambria Math"/>
                            <w:i/>
                          </w:rPr>
                        </w:ins>
                      </m:ctrlPr>
                    </m:eqArrPr>
                    <m:e>
                      <m:sSub>
                        <m:sSubPr>
                          <m:ctrlPr>
                            <w:ins w:id="2124" w:author="محمد زكريا سيد سيد ابوسبع" w:date="2023-03-31T16:34:00Z">
                              <w:rPr>
                                <w:rFonts w:ascii="Cambria Math" w:hAnsi="Cambria Math"/>
                                <w:i/>
                              </w:rPr>
                            </w:ins>
                          </m:ctrlPr>
                        </m:sSubPr>
                        <m:e>
                          <m:r>
                            <w:ins w:id="2125" w:author="محمد زكريا سيد سيد ابوسبع" w:date="2023-03-31T16:34:00Z">
                              <w:rPr>
                                <w:rFonts w:ascii="Cambria Math" w:hAnsi="Cambria Math"/>
                              </w:rPr>
                              <m:t xml:space="preserve">             X</m:t>
                            </w:ins>
                          </m:r>
                        </m:e>
                        <m:sub>
                          <m:r>
                            <w:ins w:id="2126" w:author="محمد زكريا سيد سيد ابوسبع" w:date="2023-03-31T16:34:00Z">
                              <w:rPr>
                                <w:rFonts w:ascii="Cambria Math" w:hAnsi="Cambria Math"/>
                              </w:rPr>
                              <m:t>u</m:t>
                            </w:ins>
                          </m:r>
                        </m:sub>
                      </m:sSub>
                      <m:r>
                        <w:ins w:id="2127" w:author="محمد زكريا سيد سيد ابوسبع" w:date="2023-03-31T16:34:00Z">
                          <w:rPr>
                            <w:rFonts w:ascii="Cambria Math" w:hAnsi="Cambria Math"/>
                          </w:rPr>
                          <m:t>+</m:t>
                        </w:ins>
                      </m:r>
                      <m:f>
                        <m:fPr>
                          <m:ctrlPr>
                            <w:ins w:id="2128" w:author="محمد زكريا سيد سيد ابوسبع" w:date="2023-03-31T16:34:00Z">
                              <w:rPr>
                                <w:rFonts w:ascii="Cambria Math" w:hAnsi="Cambria Math"/>
                                <w:i/>
                              </w:rPr>
                            </w:ins>
                          </m:ctrlPr>
                        </m:fPr>
                        <m:num>
                          <m:sSub>
                            <m:sSubPr>
                              <m:ctrlPr>
                                <w:ins w:id="2129" w:author="محمد زكريا سيد سيد ابوسبع" w:date="2023-03-31T16:34:00Z">
                                  <w:rPr>
                                    <w:rFonts w:ascii="Cambria Math" w:hAnsi="Cambria Math"/>
                                    <w:i/>
                                  </w:rPr>
                                </w:ins>
                              </m:ctrlPr>
                            </m:sSubPr>
                            <m:e>
                              <m:r>
                                <w:ins w:id="2130" w:author="محمد زكريا سيد سيد ابوسبع" w:date="2023-03-31T16:34:00Z">
                                  <w:rPr>
                                    <w:rFonts w:ascii="Cambria Math" w:hAnsi="Cambria Math"/>
                                  </w:rPr>
                                  <m:t>w</m:t>
                                </w:ins>
                              </m:r>
                            </m:e>
                            <m:sub>
                              <m:r>
                                <w:ins w:id="2131" w:author="محمد زكريا سيد سيد ابوسبع" w:date="2023-03-31T16:34:00Z">
                                  <w:rPr>
                                    <w:rFonts w:ascii="Cambria Math" w:hAnsi="Cambria Math"/>
                                  </w:rPr>
                                  <m:t>o</m:t>
                                </w:ins>
                              </m:r>
                            </m:sub>
                          </m:sSub>
                          <m:sSub>
                            <m:sSubPr>
                              <m:ctrlPr>
                                <w:ins w:id="2132" w:author="محمد زكريا سيد سيد ابوسبع" w:date="2023-03-31T16:34:00Z">
                                  <w:rPr>
                                    <w:rFonts w:ascii="Cambria Math" w:hAnsi="Cambria Math"/>
                                    <w:i/>
                                  </w:rPr>
                                </w:ins>
                              </m:ctrlPr>
                            </m:sSubPr>
                            <m:e>
                              <m:r>
                                <w:ins w:id="2133" w:author="محمد زكريا سيد سيد ابوسبع" w:date="2023-03-31T16:34:00Z">
                                  <w:rPr>
                                    <w:rFonts w:ascii="Cambria Math" w:hAnsi="Cambria Math"/>
                                  </w:rPr>
                                  <m:t>Z</m:t>
                                </w:ins>
                              </m:r>
                            </m:e>
                            <m:sub>
                              <m:r>
                                <w:ins w:id="2134" w:author="محمد زكريا سيد سيد ابوسبع" w:date="2023-03-31T16:34:00Z">
                                  <w:rPr>
                                    <w:rFonts w:ascii="Cambria Math" w:hAnsi="Cambria Math"/>
                                  </w:rPr>
                                  <m:t>u</m:t>
                                </w:ins>
                              </m:r>
                            </m:sub>
                          </m:sSub>
                        </m:num>
                        <m:den>
                          <m:sSub>
                            <m:sSubPr>
                              <m:ctrlPr>
                                <w:ins w:id="2135" w:author="محمد زكريا سيد سيد ابوسبع" w:date="2023-03-31T16:34:00Z">
                                  <w:rPr>
                                    <w:rFonts w:ascii="Cambria Math" w:hAnsi="Cambria Math"/>
                                    <w:i/>
                                  </w:rPr>
                                </w:ins>
                              </m:ctrlPr>
                            </m:sSubPr>
                            <m:e>
                              <m:r>
                                <w:ins w:id="2136" w:author="محمد زكريا سيد سيد ابوسبع" w:date="2023-03-31T16:34:00Z">
                                  <w:rPr>
                                    <w:rFonts w:ascii="Cambria Math" w:hAnsi="Cambria Math"/>
                                  </w:rPr>
                                  <m:t>Z</m:t>
                                </w:ins>
                              </m:r>
                            </m:e>
                            <m:sub>
                              <m:r>
                                <w:ins w:id="2137" w:author="محمد زكريا سيد سيد ابوسبع" w:date="2023-03-31T16:34:00Z">
                                  <w:rPr>
                                    <w:rFonts w:ascii="Cambria Math" w:hAnsi="Cambria Math"/>
                                  </w:rPr>
                                  <m:t>q</m:t>
                                </w:ins>
                              </m:r>
                            </m:sub>
                          </m:sSub>
                          <m:r>
                            <w:ins w:id="2138" w:author="محمد زكريا سيد سيد ابوسبع" w:date="2023-03-31T16:34:00Z">
                              <w:rPr>
                                <w:rFonts w:ascii="Cambria Math" w:hAnsi="Cambria Math"/>
                              </w:rPr>
                              <m:t>+</m:t>
                            </w:ins>
                          </m:r>
                          <m:sSub>
                            <m:sSubPr>
                              <m:ctrlPr>
                                <w:ins w:id="2139" w:author="محمد زكريا سيد سيد ابوسبع" w:date="2023-03-31T16:34:00Z">
                                  <w:rPr>
                                    <w:rFonts w:ascii="Cambria Math" w:hAnsi="Cambria Math"/>
                                    <w:i/>
                                  </w:rPr>
                                </w:ins>
                              </m:ctrlPr>
                            </m:sSubPr>
                            <m:e>
                              <m:r>
                                <w:ins w:id="2140" w:author="محمد زكريا سيد سيد ابوسبع" w:date="2023-03-31T16:34:00Z">
                                  <w:rPr>
                                    <w:rFonts w:ascii="Cambria Math" w:hAnsi="Cambria Math"/>
                                  </w:rPr>
                                  <m:t>u</m:t>
                                </w:ins>
                              </m:r>
                            </m:e>
                            <m:sub>
                              <m:r>
                                <w:ins w:id="2141" w:author="محمد زكريا سيد سيد ابوسبع" w:date="2023-03-31T16:34:00Z">
                                  <w:rPr>
                                    <w:rFonts w:ascii="Cambria Math" w:hAnsi="Cambria Math"/>
                                  </w:rPr>
                                  <m:t>o</m:t>
                                </w:ins>
                              </m:r>
                            </m:sub>
                          </m:sSub>
                        </m:den>
                      </m:f>
                      <m:r>
                        <w:ins w:id="2142" w:author="محمد زكريا سيد سيد ابوسبع" w:date="2023-03-31T16:34:00Z">
                          <w:rPr>
                            <w:rFonts w:ascii="Cambria Math" w:hAnsi="Cambria Math"/>
                          </w:rPr>
                          <m:t xml:space="preserve">           -g</m:t>
                        </w:ins>
                      </m:r>
                      <m:func>
                        <m:funcPr>
                          <m:ctrlPr>
                            <w:ins w:id="2143" w:author="محمد زكريا سيد سيد ابوسبع" w:date="2023-03-31T16:34:00Z">
                              <w:rPr>
                                <w:rFonts w:ascii="Cambria Math" w:hAnsi="Cambria Math"/>
                                <w:i/>
                              </w:rPr>
                            </w:ins>
                          </m:ctrlPr>
                        </m:funcPr>
                        <m:fName>
                          <m:r>
                            <w:ins w:id="2144" w:author="محمد زكريا سيد سيد ابوسبع" w:date="2023-03-31T16:34:00Z">
                              <m:rPr>
                                <m:sty m:val="p"/>
                              </m:rPr>
                              <w:rPr>
                                <w:rFonts w:ascii="Cambria Math" w:hAnsi="Cambria Math"/>
                              </w:rPr>
                              <m:t>cos</m:t>
                            </w:ins>
                          </m:r>
                        </m:fName>
                        <m:e>
                          <m:d>
                            <m:dPr>
                              <m:ctrlPr>
                                <w:ins w:id="2145" w:author="محمد زكريا سيد سيد ابوسبع" w:date="2023-03-31T16:34:00Z">
                                  <w:rPr>
                                    <w:rFonts w:ascii="Cambria Math" w:hAnsi="Cambria Math"/>
                                    <w:i/>
                                  </w:rPr>
                                </w:ins>
                              </m:ctrlPr>
                            </m:dPr>
                            <m:e>
                              <m:sSub>
                                <m:sSubPr>
                                  <m:ctrlPr>
                                    <w:ins w:id="2146" w:author="محمد زكريا سيد سيد ابوسبع" w:date="2023-03-31T16:34:00Z">
                                      <w:rPr>
                                        <w:rFonts w:ascii="Cambria Math" w:hAnsi="Cambria Math"/>
                                        <w:i/>
                                      </w:rPr>
                                    </w:ins>
                                  </m:ctrlPr>
                                </m:sSubPr>
                                <m:e>
                                  <m:r>
                                    <w:ins w:id="2147" w:author="محمد زكريا سيد سيد ابوسبع" w:date="2023-03-31T16:34:00Z">
                                      <w:rPr>
                                        <w:rFonts w:ascii="Cambria Math" w:hAnsi="Cambria Math"/>
                                      </w:rPr>
                                      <m:t>θ</m:t>
                                    </w:ins>
                                  </m:r>
                                </m:e>
                                <m:sub>
                                  <m:r>
                                    <w:ins w:id="2148" w:author="محمد زكريا سيد سيد ابوسبع" w:date="2023-03-31T16:34:00Z">
                                      <w:rPr>
                                        <w:rFonts w:ascii="Cambria Math" w:hAnsi="Cambria Math"/>
                                      </w:rPr>
                                      <m:t>o</m:t>
                                    </w:ins>
                                  </m:r>
                                </m:sub>
                              </m:sSub>
                            </m:e>
                          </m:d>
                        </m:e>
                      </m:func>
                      <m:r>
                        <w:ins w:id="2149" w:author="محمد زكريا سيد سيد ابوسبع" w:date="2023-03-31T16:34:00Z">
                          <w:rPr>
                            <w:rFonts w:ascii="Cambria Math" w:hAnsi="Cambria Math"/>
                          </w:rPr>
                          <m:t>-</m:t>
                        </w:ins>
                      </m:r>
                      <m:f>
                        <m:fPr>
                          <m:ctrlPr>
                            <w:ins w:id="2150" w:author="محمد زكريا سيد سيد ابوسبع" w:date="2023-03-31T16:34:00Z">
                              <w:rPr>
                                <w:rFonts w:ascii="Cambria Math" w:hAnsi="Cambria Math"/>
                                <w:i/>
                              </w:rPr>
                            </w:ins>
                          </m:ctrlPr>
                        </m:fPr>
                        <m:num>
                          <m:sSub>
                            <m:sSubPr>
                              <m:ctrlPr>
                                <w:ins w:id="2151" w:author="محمد زكريا سيد سيد ابوسبع" w:date="2023-03-31T16:34:00Z">
                                  <w:rPr>
                                    <w:rFonts w:ascii="Cambria Math" w:hAnsi="Cambria Math"/>
                                    <w:i/>
                                  </w:rPr>
                                </w:ins>
                              </m:ctrlPr>
                            </m:sSubPr>
                            <m:e>
                              <m:r>
                                <w:ins w:id="2152" w:author="محمد زكريا سيد سيد ابوسبع" w:date="2023-03-31T16:34:00Z">
                                  <w:rPr>
                                    <w:rFonts w:ascii="Cambria Math" w:hAnsi="Cambria Math"/>
                                  </w:rPr>
                                  <m:t>w</m:t>
                                </w:ins>
                              </m:r>
                            </m:e>
                            <m:sub>
                              <m:r>
                                <w:ins w:id="2153" w:author="محمد زكريا سيد سيد ابوسبع" w:date="2023-03-31T16:34:00Z">
                                  <w:rPr>
                                    <w:rFonts w:ascii="Cambria Math" w:hAnsi="Cambria Math"/>
                                  </w:rPr>
                                  <m:t>o</m:t>
                                </w:ins>
                              </m:r>
                            </m:sub>
                          </m:sSub>
                          <m:r>
                            <w:ins w:id="2154" w:author="محمد زكريا سيد سيد ابوسبع" w:date="2023-03-31T16:34:00Z">
                              <w:rPr>
                                <w:rFonts w:ascii="Cambria Math" w:hAnsi="Cambria Math"/>
                              </w:rPr>
                              <m:t>gsin(</m:t>
                            </w:ins>
                          </m:r>
                          <m:sSub>
                            <m:sSubPr>
                              <m:ctrlPr>
                                <w:ins w:id="2155" w:author="محمد زكريا سيد سيد ابوسبع" w:date="2023-03-31T16:34:00Z">
                                  <w:rPr>
                                    <w:rFonts w:ascii="Cambria Math" w:hAnsi="Cambria Math"/>
                                    <w:i/>
                                  </w:rPr>
                                </w:ins>
                              </m:ctrlPr>
                            </m:sSubPr>
                            <m:e>
                              <m:r>
                                <w:ins w:id="2156" w:author="محمد زكريا سيد سيد ابوسبع" w:date="2023-03-31T16:34:00Z">
                                  <w:rPr>
                                    <w:rFonts w:ascii="Cambria Math" w:hAnsi="Cambria Math"/>
                                  </w:rPr>
                                  <m:t>θ</m:t>
                                </w:ins>
                              </m:r>
                            </m:e>
                            <m:sub>
                              <m:r>
                                <w:ins w:id="2157" w:author="محمد زكريا سيد سيد ابوسبع" w:date="2023-03-31T16:34:00Z">
                                  <w:rPr>
                                    <w:rFonts w:ascii="Cambria Math" w:hAnsi="Cambria Math"/>
                                  </w:rPr>
                                  <m:t>o</m:t>
                                </w:ins>
                              </m:r>
                            </m:sub>
                          </m:sSub>
                          <m:r>
                            <w:ins w:id="2158" w:author="محمد زكريا سيد سيد ابوسبع" w:date="2023-03-31T16:34:00Z">
                              <w:rPr>
                                <w:rFonts w:ascii="Cambria Math" w:hAnsi="Cambria Math"/>
                              </w:rPr>
                              <m:t>)</m:t>
                            </w:ins>
                          </m:r>
                        </m:num>
                        <m:den>
                          <m:sSub>
                            <m:sSubPr>
                              <m:ctrlPr>
                                <w:ins w:id="2159" w:author="محمد زكريا سيد سيد ابوسبع" w:date="2023-03-31T16:34:00Z">
                                  <w:rPr>
                                    <w:rFonts w:ascii="Cambria Math" w:hAnsi="Cambria Math"/>
                                    <w:i/>
                                  </w:rPr>
                                </w:ins>
                              </m:ctrlPr>
                            </m:sSubPr>
                            <m:e>
                              <m:r>
                                <w:ins w:id="2160" w:author="محمد زكريا سيد سيد ابوسبع" w:date="2023-03-31T16:34:00Z">
                                  <w:rPr>
                                    <w:rFonts w:ascii="Cambria Math" w:hAnsi="Cambria Math"/>
                                  </w:rPr>
                                  <m:t>Z</m:t>
                                </w:ins>
                              </m:r>
                            </m:e>
                            <m:sub>
                              <m:r>
                                <w:ins w:id="2161" w:author="محمد زكريا سيد سيد ابوسبع" w:date="2023-03-31T16:34:00Z">
                                  <w:rPr>
                                    <w:rFonts w:ascii="Cambria Math" w:hAnsi="Cambria Math"/>
                                  </w:rPr>
                                  <m:t>q</m:t>
                                </w:ins>
                              </m:r>
                            </m:sub>
                          </m:sSub>
                          <m:r>
                            <w:ins w:id="2162" w:author="محمد زكريا سيد سيد ابوسبع" w:date="2023-03-31T16:34:00Z">
                              <w:rPr>
                                <w:rFonts w:ascii="Cambria Math" w:hAnsi="Cambria Math"/>
                              </w:rPr>
                              <m:t>+</m:t>
                            </w:ins>
                          </m:r>
                          <m:sSub>
                            <m:sSubPr>
                              <m:ctrlPr>
                                <w:ins w:id="2163" w:author="محمد زكريا سيد سيد ابوسبع" w:date="2023-03-31T16:34:00Z">
                                  <w:rPr>
                                    <w:rFonts w:ascii="Cambria Math" w:hAnsi="Cambria Math"/>
                                    <w:i/>
                                  </w:rPr>
                                </w:ins>
                              </m:ctrlPr>
                            </m:sSubPr>
                            <m:e>
                              <m:r>
                                <w:ins w:id="2164" w:author="محمد زكريا سيد سيد ابوسبع" w:date="2023-03-31T16:34:00Z">
                                  <w:rPr>
                                    <w:rFonts w:ascii="Cambria Math" w:hAnsi="Cambria Math"/>
                                  </w:rPr>
                                  <m:t>u</m:t>
                                </w:ins>
                              </m:r>
                            </m:e>
                            <m:sub>
                              <m:r>
                                <w:ins w:id="2165" w:author="محمد زكريا سيد سيد ابوسبع" w:date="2023-03-31T16:34:00Z">
                                  <w:rPr>
                                    <w:rFonts w:ascii="Cambria Math" w:hAnsi="Cambria Math"/>
                                  </w:rPr>
                                  <m:t>o</m:t>
                                </w:ins>
                              </m:r>
                            </m:sub>
                          </m:sSub>
                        </m:den>
                      </m:f>
                    </m:e>
                  </m:eqArr>
                </m:e>
                <m:e>
                  <m:r>
                    <w:ins w:id="2166" w:author="محمد زكريا سيد سيد ابوسبع" w:date="2023-03-31T16:34:00Z">
                      <w:rPr>
                        <w:rFonts w:ascii="Cambria Math" w:eastAsia="Cambria Math" w:hAnsi="Cambria Math" w:cs="Cambria Math"/>
                      </w:rPr>
                      <m:t xml:space="preserve"> </m:t>
                    </w:ins>
                  </m:r>
                  <m:f>
                    <m:fPr>
                      <m:ctrlPr>
                        <w:ins w:id="2167" w:author="محمد زكريا سيد سيد ابوسبع" w:date="2023-03-31T16:34:00Z">
                          <w:rPr>
                            <w:rFonts w:ascii="Cambria Math" w:eastAsia="Cambria Math" w:hAnsi="Cambria Math" w:cs="Cambria Math"/>
                            <w:i/>
                          </w:rPr>
                        </w:ins>
                      </m:ctrlPr>
                    </m:fPr>
                    <m:num>
                      <m:r>
                        <w:ins w:id="2168" w:author="محمد زكريا سيد سيد ابوسبع" w:date="2023-03-31T16:34:00Z">
                          <w:rPr>
                            <w:rFonts w:ascii="Cambria Math" w:eastAsia="Cambria Math" w:hAnsi="Cambria Math" w:cs="Cambria Math"/>
                          </w:rPr>
                          <m:t>-</m:t>
                        </w:ins>
                      </m:r>
                      <m:sSub>
                        <m:sSubPr>
                          <m:ctrlPr>
                            <w:ins w:id="2169" w:author="محمد زكريا سيد سيد ابوسبع" w:date="2023-03-31T16:34:00Z">
                              <w:rPr>
                                <w:rFonts w:ascii="Cambria Math" w:eastAsia="Cambria Math" w:hAnsi="Cambria Math" w:cs="Cambria Math"/>
                                <w:i/>
                              </w:rPr>
                            </w:ins>
                          </m:ctrlPr>
                        </m:sSubPr>
                        <m:e>
                          <m:r>
                            <w:ins w:id="2170" w:author="محمد زكريا سيد سيد ابوسبع" w:date="2023-03-31T16:34:00Z">
                              <w:rPr>
                                <w:rFonts w:ascii="Cambria Math" w:eastAsia="Cambria Math" w:hAnsi="Cambria Math" w:cs="Cambria Math"/>
                              </w:rPr>
                              <m:t>Z</m:t>
                            </w:ins>
                          </m:r>
                        </m:e>
                        <m:sub>
                          <m:r>
                            <w:ins w:id="2171" w:author="محمد زكريا سيد سيد ابوسبع" w:date="2023-03-31T16:34:00Z">
                              <w:rPr>
                                <w:rFonts w:ascii="Cambria Math" w:eastAsia="Cambria Math" w:hAnsi="Cambria Math" w:cs="Cambria Math"/>
                              </w:rPr>
                              <m:t>u</m:t>
                            </w:ins>
                          </m:r>
                        </m:sub>
                      </m:sSub>
                    </m:num>
                    <m:den>
                      <m:sSub>
                        <m:sSubPr>
                          <m:ctrlPr>
                            <w:ins w:id="2172" w:author="محمد زكريا سيد سيد ابوسبع" w:date="2023-03-31T16:34:00Z">
                              <w:rPr>
                                <w:rFonts w:ascii="Cambria Math" w:eastAsia="Cambria Math" w:hAnsi="Cambria Math" w:cs="Cambria Math"/>
                                <w:i/>
                              </w:rPr>
                            </w:ins>
                          </m:ctrlPr>
                        </m:sSubPr>
                        <m:e>
                          <m:r>
                            <w:ins w:id="2173" w:author="محمد زكريا سيد سيد ابوسبع" w:date="2023-03-31T16:34:00Z">
                              <w:rPr>
                                <w:rFonts w:ascii="Cambria Math" w:eastAsia="Cambria Math" w:hAnsi="Cambria Math" w:cs="Cambria Math"/>
                              </w:rPr>
                              <m:t>Z</m:t>
                            </w:ins>
                          </m:r>
                        </m:e>
                        <m:sub>
                          <m:r>
                            <w:ins w:id="2174" w:author="محمد زكريا سيد سيد ابوسبع" w:date="2023-03-31T16:34:00Z">
                              <w:rPr>
                                <w:rFonts w:ascii="Cambria Math" w:eastAsia="Cambria Math" w:hAnsi="Cambria Math" w:cs="Cambria Math"/>
                              </w:rPr>
                              <m:t>q</m:t>
                            </w:ins>
                          </m:r>
                        </m:sub>
                      </m:sSub>
                      <m:r>
                        <w:ins w:id="2175" w:author="محمد زكريا سيد سيد ابوسبع" w:date="2023-03-31T16:34:00Z">
                          <w:rPr>
                            <w:rFonts w:ascii="Cambria Math" w:eastAsia="Cambria Math" w:hAnsi="Cambria Math" w:cs="Cambria Math"/>
                          </w:rPr>
                          <m:t>+</m:t>
                        </w:ins>
                      </m:r>
                      <m:sSub>
                        <m:sSubPr>
                          <m:ctrlPr>
                            <w:ins w:id="2176" w:author="محمد زكريا سيد سيد ابوسبع" w:date="2023-03-31T16:34:00Z">
                              <w:rPr>
                                <w:rFonts w:ascii="Cambria Math" w:eastAsia="Cambria Math" w:hAnsi="Cambria Math" w:cs="Cambria Math"/>
                                <w:i/>
                              </w:rPr>
                            </w:ins>
                          </m:ctrlPr>
                        </m:sSubPr>
                        <m:e>
                          <m:r>
                            <w:ins w:id="2177" w:author="محمد زكريا سيد سيد ابوسبع" w:date="2023-03-31T16:34:00Z">
                              <w:rPr>
                                <w:rFonts w:ascii="Cambria Math" w:eastAsia="Cambria Math" w:hAnsi="Cambria Math" w:cs="Cambria Math"/>
                              </w:rPr>
                              <m:t>u</m:t>
                            </w:ins>
                          </m:r>
                        </m:e>
                        <m:sub>
                          <m:r>
                            <w:ins w:id="2178" w:author="محمد زكريا سيد سيد ابوسبع" w:date="2023-03-31T16:34:00Z">
                              <w:rPr>
                                <w:rFonts w:ascii="Cambria Math" w:eastAsia="Cambria Math" w:hAnsi="Cambria Math" w:cs="Cambria Math"/>
                              </w:rPr>
                              <m:t>o</m:t>
                            </w:ins>
                          </m:r>
                        </m:sub>
                      </m:sSub>
                    </m:den>
                  </m:f>
                  <m:r>
                    <w:ins w:id="2179" w:author="محمد زكريا سيد سيد ابوسبع" w:date="2023-03-31T16:34:00Z">
                      <w:rPr>
                        <w:rFonts w:ascii="Cambria Math" w:eastAsia="Cambria Math" w:hAnsi="Cambria Math" w:cs="Cambria Math"/>
                      </w:rPr>
                      <m:t xml:space="preserve">               </m:t>
                    </w:ins>
                  </m:r>
                  <m:f>
                    <m:fPr>
                      <m:ctrlPr>
                        <w:ins w:id="2180" w:author="محمد زكريا سيد سيد ابوسبع" w:date="2023-03-31T16:34:00Z">
                          <w:rPr>
                            <w:rFonts w:ascii="Cambria Math" w:eastAsia="Cambria Math" w:hAnsi="Cambria Math" w:cs="Cambria Math"/>
                            <w:i/>
                          </w:rPr>
                        </w:ins>
                      </m:ctrlPr>
                    </m:fPr>
                    <m:num>
                      <m:r>
                        <w:ins w:id="2181" w:author="محمد زكريا سيد سيد ابوسبع" w:date="2023-03-31T16:34:00Z">
                          <w:rPr>
                            <w:rFonts w:ascii="Cambria Math" w:eastAsia="Cambria Math" w:hAnsi="Cambria Math" w:cs="Cambria Math"/>
                          </w:rPr>
                          <m:t>gsin</m:t>
                        </w:ins>
                      </m:r>
                      <m:d>
                        <m:dPr>
                          <m:ctrlPr>
                            <w:ins w:id="2182" w:author="محمد زكريا سيد سيد ابوسبع" w:date="2023-03-31T16:34:00Z">
                              <w:rPr>
                                <w:rFonts w:ascii="Cambria Math" w:eastAsia="Cambria Math" w:hAnsi="Cambria Math" w:cs="Cambria Math"/>
                                <w:i/>
                              </w:rPr>
                            </w:ins>
                          </m:ctrlPr>
                        </m:dPr>
                        <m:e>
                          <m:sSub>
                            <m:sSubPr>
                              <m:ctrlPr>
                                <w:ins w:id="2183" w:author="محمد زكريا سيد سيد ابوسبع" w:date="2023-03-31T16:34:00Z">
                                  <w:rPr>
                                    <w:rFonts w:ascii="Cambria Math" w:hAnsi="Cambria Math"/>
                                    <w:i/>
                                  </w:rPr>
                                </w:ins>
                              </m:ctrlPr>
                            </m:sSubPr>
                            <m:e>
                              <m:r>
                                <w:ins w:id="2184" w:author="محمد زكريا سيد سيد ابوسبع" w:date="2023-03-31T16:34:00Z">
                                  <w:rPr>
                                    <w:rFonts w:ascii="Cambria Math" w:hAnsi="Cambria Math"/>
                                  </w:rPr>
                                  <m:t>θ</m:t>
                                </w:ins>
                              </m:r>
                            </m:e>
                            <m:sub>
                              <m:r>
                                <w:ins w:id="2185" w:author="محمد زكريا سيد سيد ابوسبع" w:date="2023-03-31T16:34:00Z">
                                  <w:rPr>
                                    <w:rFonts w:ascii="Cambria Math" w:hAnsi="Cambria Math"/>
                                  </w:rPr>
                                  <m:t>o</m:t>
                                </w:ins>
                              </m:r>
                            </m:sub>
                          </m:sSub>
                        </m:e>
                      </m:d>
                    </m:num>
                    <m:den>
                      <m:sSub>
                        <m:sSubPr>
                          <m:ctrlPr>
                            <w:ins w:id="2186" w:author="محمد زكريا سيد سيد ابوسبع" w:date="2023-03-31T16:34:00Z">
                              <w:rPr>
                                <w:rFonts w:ascii="Cambria Math" w:eastAsia="Cambria Math" w:hAnsi="Cambria Math" w:cs="Cambria Math"/>
                                <w:i/>
                              </w:rPr>
                            </w:ins>
                          </m:ctrlPr>
                        </m:sSubPr>
                        <m:e>
                          <m:r>
                            <w:ins w:id="2187" w:author="محمد زكريا سيد سيد ابوسبع" w:date="2023-03-31T16:34:00Z">
                              <w:rPr>
                                <w:rFonts w:ascii="Cambria Math" w:eastAsia="Cambria Math" w:hAnsi="Cambria Math" w:cs="Cambria Math"/>
                              </w:rPr>
                              <m:t>Z</m:t>
                            </w:ins>
                          </m:r>
                        </m:e>
                        <m:sub>
                          <m:r>
                            <w:ins w:id="2188" w:author="محمد زكريا سيد سيد ابوسبع" w:date="2023-03-31T16:34:00Z">
                              <w:rPr>
                                <w:rFonts w:ascii="Cambria Math" w:eastAsia="Cambria Math" w:hAnsi="Cambria Math" w:cs="Cambria Math"/>
                              </w:rPr>
                              <m:t>q</m:t>
                            </w:ins>
                          </m:r>
                        </m:sub>
                      </m:sSub>
                      <m:r>
                        <w:ins w:id="2189" w:author="محمد زكريا سيد سيد ابوسبع" w:date="2023-03-31T16:34:00Z">
                          <w:rPr>
                            <w:rFonts w:ascii="Cambria Math" w:eastAsia="Cambria Math" w:hAnsi="Cambria Math" w:cs="Cambria Math"/>
                          </w:rPr>
                          <m:t>+</m:t>
                        </w:ins>
                      </m:r>
                      <m:sSub>
                        <m:sSubPr>
                          <m:ctrlPr>
                            <w:ins w:id="2190" w:author="محمد زكريا سيد سيد ابوسبع" w:date="2023-03-31T16:34:00Z">
                              <w:rPr>
                                <w:rFonts w:ascii="Cambria Math" w:eastAsia="Cambria Math" w:hAnsi="Cambria Math" w:cs="Cambria Math"/>
                                <w:i/>
                              </w:rPr>
                            </w:ins>
                          </m:ctrlPr>
                        </m:sSubPr>
                        <m:e>
                          <m:r>
                            <w:ins w:id="2191" w:author="محمد زكريا سيد سيد ابوسبع" w:date="2023-03-31T16:34:00Z">
                              <w:rPr>
                                <w:rFonts w:ascii="Cambria Math" w:eastAsia="Cambria Math" w:hAnsi="Cambria Math" w:cs="Cambria Math"/>
                              </w:rPr>
                              <m:t>u</m:t>
                            </w:ins>
                          </m:r>
                        </m:e>
                        <m:sub>
                          <m:r>
                            <w:ins w:id="2192" w:author="محمد زكريا سيد سيد ابوسبع" w:date="2023-03-31T16:34:00Z">
                              <w:rPr>
                                <w:rFonts w:ascii="Cambria Math" w:eastAsia="Cambria Math" w:hAnsi="Cambria Math" w:cs="Cambria Math"/>
                              </w:rPr>
                              <m:t>o</m:t>
                            </w:ins>
                          </m:r>
                        </m:sub>
                      </m:sSub>
                    </m:den>
                  </m:f>
                  <m:r>
                    <w:ins w:id="2193" w:author="محمد زكريا سيد سيد ابوسبع" w:date="2023-03-31T16:34:00Z">
                      <w:rPr>
                        <w:rFonts w:ascii="Cambria Math" w:eastAsia="Cambria Math" w:hAnsi="Cambria Math" w:cs="Cambria Math"/>
                      </w:rPr>
                      <m:t xml:space="preserve">       </m:t>
                    </w:ins>
                  </m:r>
                </m:e>
              </m:eqArr>
            </m:e>
          </m:d>
          <m:d>
            <m:dPr>
              <m:begChr m:val="["/>
              <m:endChr m:val="]"/>
              <m:ctrlPr>
                <w:ins w:id="2194" w:author="محمد زكريا سيد سيد ابوسبع" w:date="2023-03-31T16:34:00Z">
                  <w:rPr>
                    <w:rFonts w:ascii="Cambria Math" w:hAnsi="Cambria Math"/>
                    <w:i/>
                  </w:rPr>
                </w:ins>
              </m:ctrlPr>
            </m:dPr>
            <m:e>
              <m:eqArr>
                <m:eqArrPr>
                  <m:ctrlPr>
                    <w:ins w:id="2195" w:author="محمد زكريا سيد سيد ابوسبع" w:date="2023-03-31T16:34:00Z">
                      <w:rPr>
                        <w:rFonts w:ascii="Cambria Math" w:hAnsi="Cambria Math"/>
                      </w:rPr>
                    </w:ins>
                  </m:ctrlPr>
                </m:eqArrPr>
                <m:e>
                  <m:r>
                    <w:ins w:id="2196" w:author="محمد زكريا سيد سيد ابوسبع" w:date="2023-03-31T16:34:00Z">
                      <w:rPr>
                        <w:rFonts w:ascii="Cambria Math" w:hAnsi="Cambria Math"/>
                      </w:rPr>
                      <m:t>u</m:t>
                    </w:ins>
                  </m:r>
                  <m:ctrlPr>
                    <w:ins w:id="2197" w:author="محمد زكريا سيد سيد ابوسبع" w:date="2023-03-31T16:34:00Z">
                      <w:rPr>
                        <w:rFonts w:ascii="Cambria Math" w:hAnsi="Cambria Math"/>
                        <w:i/>
                      </w:rPr>
                    </w:ins>
                  </m:ctrlPr>
                </m:e>
                <m:e>
                  <m:r>
                    <w:ins w:id="2198" w:author="محمد زكريا سيد سيد ابوسبع" w:date="2023-03-31T16:34:00Z">
                      <w:rPr>
                        <w:rFonts w:ascii="Cambria Math" w:hAnsi="Cambria Math"/>
                      </w:rPr>
                      <m:t>θ</m:t>
                    </w:ins>
                  </m:r>
                  <m:ctrlPr>
                    <w:ins w:id="2199" w:author="محمد زكريا سيد سيد ابوسبع" w:date="2023-03-31T16:34:00Z">
                      <w:rPr>
                        <w:rFonts w:ascii="Cambria Math" w:hAnsi="Cambria Math"/>
                        <w:i/>
                      </w:rPr>
                    </w:ins>
                  </m:ctrlPr>
                </m:e>
              </m:eqArr>
            </m:e>
          </m:d>
          <m:r>
            <w:ins w:id="2200" w:author="محمد زكريا سيد سيد ابوسبع" w:date="2023-03-31T16:34:00Z">
              <w:rPr>
                <w:rFonts w:ascii="Cambria Math" w:hAnsi="Cambria Math"/>
              </w:rPr>
              <m:t>+</m:t>
            </w:ins>
          </m:r>
          <m:d>
            <m:dPr>
              <m:begChr m:val="["/>
              <m:endChr m:val="]"/>
              <m:ctrlPr>
                <w:ins w:id="2201" w:author="محمد زكريا سيد سيد ابوسبع" w:date="2023-03-31T16:34:00Z">
                  <w:rPr>
                    <w:rFonts w:ascii="Cambria Math" w:hAnsi="Cambria Math"/>
                    <w:i/>
                  </w:rPr>
                </w:ins>
              </m:ctrlPr>
            </m:dPr>
            <m:e>
              <m:eqArr>
                <m:eqArrPr>
                  <m:ctrlPr>
                    <w:ins w:id="2202" w:author="محمد زكريا سيد سيد ابوسبع" w:date="2023-03-31T16:34:00Z">
                      <w:rPr>
                        <w:rFonts w:ascii="Cambria Math" w:hAnsi="Cambria Math"/>
                        <w:i/>
                      </w:rPr>
                    </w:ins>
                  </m:ctrlPr>
                </m:eqArrPr>
                <m:e>
                  <m:sSub>
                    <m:sSubPr>
                      <m:ctrlPr>
                        <w:ins w:id="2203" w:author="محمد زكريا سيد سيد ابوسبع" w:date="2023-03-31T16:34:00Z">
                          <w:rPr>
                            <w:rFonts w:ascii="Cambria Math" w:hAnsi="Cambria Math"/>
                            <w:i/>
                          </w:rPr>
                        </w:ins>
                      </m:ctrlPr>
                    </m:sSubPr>
                    <m:e>
                      <m:r>
                        <w:ins w:id="2204" w:author="محمد زكريا سيد سيد ابوسبع" w:date="2023-03-31T16:34:00Z">
                          <w:rPr>
                            <w:rFonts w:ascii="Cambria Math" w:hAnsi="Cambria Math"/>
                          </w:rPr>
                          <m:t xml:space="preserve">  X</m:t>
                        </w:ins>
                      </m:r>
                    </m:e>
                    <m:sub>
                      <m:sSub>
                        <m:sSubPr>
                          <m:ctrlPr>
                            <w:ins w:id="2205" w:author="محمد زكريا سيد سيد ابوسبع" w:date="2023-03-31T16:34:00Z">
                              <w:rPr>
                                <w:rFonts w:ascii="Cambria Math" w:hAnsi="Cambria Math"/>
                                <w:i/>
                              </w:rPr>
                            </w:ins>
                          </m:ctrlPr>
                        </m:sSubPr>
                        <m:e>
                          <m:r>
                            <w:ins w:id="2206" w:author="محمد زكريا سيد سيد ابوسبع" w:date="2023-03-31T16:34:00Z">
                              <w:rPr>
                                <w:rFonts w:ascii="Cambria Math" w:hAnsi="Cambria Math"/>
                              </w:rPr>
                              <m:t>δ</m:t>
                            </w:ins>
                          </m:r>
                        </m:e>
                        <m:sub>
                          <m:r>
                            <w:ins w:id="2207" w:author="محمد زكريا سيد سيد ابوسبع" w:date="2023-03-31T16:34:00Z">
                              <w:rPr>
                                <w:rFonts w:ascii="Cambria Math" w:hAnsi="Cambria Math"/>
                              </w:rPr>
                              <m:t>e</m:t>
                            </w:ins>
                          </m:r>
                        </m:sub>
                      </m:sSub>
                    </m:sub>
                  </m:sSub>
                  <m:r>
                    <w:ins w:id="2208" w:author="محمد زكريا سيد سيد ابوسبع" w:date="2023-03-31T16:34:00Z">
                      <w:rPr>
                        <w:rFonts w:ascii="Cambria Math" w:hAnsi="Cambria Math"/>
                      </w:rPr>
                      <m:t>+</m:t>
                    </w:ins>
                  </m:r>
                  <m:f>
                    <m:fPr>
                      <m:ctrlPr>
                        <w:ins w:id="2209" w:author="محمد زكريا سيد سيد ابوسبع" w:date="2023-03-31T16:34:00Z">
                          <w:rPr>
                            <w:rFonts w:ascii="Cambria Math" w:hAnsi="Cambria Math"/>
                            <w:i/>
                          </w:rPr>
                        </w:ins>
                      </m:ctrlPr>
                    </m:fPr>
                    <m:num>
                      <m:sSub>
                        <m:sSubPr>
                          <m:ctrlPr>
                            <w:ins w:id="2210" w:author="محمد زكريا سيد سيد ابوسبع" w:date="2023-03-31T16:34:00Z">
                              <w:rPr>
                                <w:rFonts w:ascii="Cambria Math" w:hAnsi="Cambria Math"/>
                                <w:i/>
                              </w:rPr>
                            </w:ins>
                          </m:ctrlPr>
                        </m:sSubPr>
                        <m:e>
                          <m:r>
                            <w:ins w:id="2211" w:author="محمد زكريا سيد سيد ابوسبع" w:date="2023-03-31T16:34:00Z">
                              <w:rPr>
                                <w:rFonts w:ascii="Cambria Math" w:hAnsi="Cambria Math"/>
                              </w:rPr>
                              <m:t>w</m:t>
                            </w:ins>
                          </m:r>
                        </m:e>
                        <m:sub>
                          <m:r>
                            <w:ins w:id="2212" w:author="محمد زكريا سيد سيد ابوسبع" w:date="2023-03-31T16:34:00Z">
                              <w:rPr>
                                <w:rFonts w:ascii="Cambria Math" w:hAnsi="Cambria Math"/>
                              </w:rPr>
                              <m:t>o</m:t>
                            </w:ins>
                          </m:r>
                        </m:sub>
                      </m:sSub>
                      <m:sSub>
                        <m:sSubPr>
                          <m:ctrlPr>
                            <w:ins w:id="2213" w:author="محمد زكريا سيد سيد ابوسبع" w:date="2023-03-31T16:34:00Z">
                              <w:rPr>
                                <w:rFonts w:ascii="Cambria Math" w:hAnsi="Cambria Math"/>
                                <w:i/>
                              </w:rPr>
                            </w:ins>
                          </m:ctrlPr>
                        </m:sSubPr>
                        <m:e>
                          <m:r>
                            <w:ins w:id="2214" w:author="محمد زكريا سيد سيد ابوسبع" w:date="2023-03-31T16:34:00Z">
                              <w:rPr>
                                <w:rFonts w:ascii="Cambria Math" w:hAnsi="Cambria Math"/>
                              </w:rPr>
                              <m:t>Z</m:t>
                            </w:ins>
                          </m:r>
                        </m:e>
                        <m:sub>
                          <m:sSub>
                            <m:sSubPr>
                              <m:ctrlPr>
                                <w:ins w:id="2215" w:author="محمد زكريا سيد سيد ابوسبع" w:date="2023-03-31T16:34:00Z">
                                  <w:rPr>
                                    <w:rFonts w:ascii="Cambria Math" w:hAnsi="Cambria Math"/>
                                    <w:i/>
                                  </w:rPr>
                                </w:ins>
                              </m:ctrlPr>
                            </m:sSubPr>
                            <m:e>
                              <m:r>
                                <w:ins w:id="2216" w:author="محمد زكريا سيد سيد ابوسبع" w:date="2023-03-31T16:34:00Z">
                                  <w:rPr>
                                    <w:rFonts w:ascii="Cambria Math" w:hAnsi="Cambria Math"/>
                                  </w:rPr>
                                  <m:t>δ</m:t>
                                </w:ins>
                              </m:r>
                            </m:e>
                            <m:sub>
                              <m:r>
                                <w:ins w:id="2217" w:author="محمد زكريا سيد سيد ابوسبع" w:date="2023-03-31T16:34:00Z">
                                  <w:rPr>
                                    <w:rFonts w:ascii="Cambria Math" w:hAnsi="Cambria Math"/>
                                  </w:rPr>
                                  <m:t>e</m:t>
                                </w:ins>
                              </m:r>
                            </m:sub>
                          </m:sSub>
                        </m:sub>
                      </m:sSub>
                    </m:num>
                    <m:den>
                      <m:sSub>
                        <m:sSubPr>
                          <m:ctrlPr>
                            <w:ins w:id="2218" w:author="محمد زكريا سيد سيد ابوسبع" w:date="2023-03-31T16:34:00Z">
                              <w:rPr>
                                <w:rFonts w:ascii="Cambria Math" w:hAnsi="Cambria Math"/>
                                <w:i/>
                              </w:rPr>
                            </w:ins>
                          </m:ctrlPr>
                        </m:sSubPr>
                        <m:e>
                          <m:r>
                            <w:ins w:id="2219" w:author="محمد زكريا سيد سيد ابوسبع" w:date="2023-03-31T16:34:00Z">
                              <w:rPr>
                                <w:rFonts w:ascii="Cambria Math" w:hAnsi="Cambria Math"/>
                              </w:rPr>
                              <m:t>Z</m:t>
                            </w:ins>
                          </m:r>
                        </m:e>
                        <m:sub>
                          <m:r>
                            <w:ins w:id="2220" w:author="محمد زكريا سيد سيد ابوسبع" w:date="2023-03-31T16:34:00Z">
                              <w:rPr>
                                <w:rFonts w:ascii="Cambria Math" w:hAnsi="Cambria Math"/>
                              </w:rPr>
                              <m:t>q</m:t>
                            </w:ins>
                          </m:r>
                        </m:sub>
                      </m:sSub>
                      <m:r>
                        <w:ins w:id="2221" w:author="محمد زكريا سيد سيد ابوسبع" w:date="2023-03-31T16:34:00Z">
                          <w:rPr>
                            <w:rFonts w:ascii="Cambria Math" w:hAnsi="Cambria Math"/>
                          </w:rPr>
                          <m:t>+</m:t>
                        </w:ins>
                      </m:r>
                      <m:sSub>
                        <m:sSubPr>
                          <m:ctrlPr>
                            <w:ins w:id="2222" w:author="محمد زكريا سيد سيد ابوسبع" w:date="2023-03-31T16:34:00Z">
                              <w:rPr>
                                <w:rFonts w:ascii="Cambria Math" w:hAnsi="Cambria Math"/>
                                <w:i/>
                              </w:rPr>
                            </w:ins>
                          </m:ctrlPr>
                        </m:sSubPr>
                        <m:e>
                          <m:r>
                            <w:ins w:id="2223" w:author="محمد زكريا سيد سيد ابوسبع" w:date="2023-03-31T16:34:00Z">
                              <w:rPr>
                                <w:rFonts w:ascii="Cambria Math" w:hAnsi="Cambria Math"/>
                              </w:rPr>
                              <m:t>u</m:t>
                            </w:ins>
                          </m:r>
                        </m:e>
                        <m:sub>
                          <m:r>
                            <w:ins w:id="2224" w:author="محمد زكريا سيد سيد ابوسبع" w:date="2023-03-31T16:34:00Z">
                              <w:rPr>
                                <w:rFonts w:ascii="Cambria Math" w:hAnsi="Cambria Math"/>
                              </w:rPr>
                              <m:t>o</m:t>
                            </w:ins>
                          </m:r>
                        </m:sub>
                      </m:sSub>
                    </m:den>
                  </m:f>
                  <m:r>
                    <w:ins w:id="2225" w:author="محمد زكريا سيد سيد ابوسبع" w:date="2023-03-31T16:34:00Z">
                      <w:rPr>
                        <w:rFonts w:ascii="Cambria Math" w:hAnsi="Cambria Math"/>
                      </w:rPr>
                      <m:t xml:space="preserve">                     </m:t>
                    </w:ins>
                  </m:r>
                  <m:sSub>
                    <m:sSubPr>
                      <m:ctrlPr>
                        <w:ins w:id="2226" w:author="محمد زكريا سيد سيد ابوسبع" w:date="2023-03-31T16:34:00Z">
                          <w:rPr>
                            <w:rFonts w:ascii="Cambria Math" w:hAnsi="Cambria Math"/>
                            <w:i/>
                          </w:rPr>
                        </w:ins>
                      </m:ctrlPr>
                    </m:sSubPr>
                    <m:e>
                      <m:r>
                        <w:ins w:id="2227" w:author="محمد زكريا سيد سيد ابوسبع" w:date="2023-03-31T16:34:00Z">
                          <w:rPr>
                            <w:rFonts w:ascii="Cambria Math" w:hAnsi="Cambria Math"/>
                          </w:rPr>
                          <m:t xml:space="preserve"> X</m:t>
                        </w:ins>
                      </m:r>
                    </m:e>
                    <m:sub>
                      <m:sSub>
                        <m:sSubPr>
                          <m:ctrlPr>
                            <w:ins w:id="2228" w:author="محمد زكريا سيد سيد ابوسبع" w:date="2023-03-31T16:34:00Z">
                              <w:rPr>
                                <w:rFonts w:ascii="Cambria Math" w:hAnsi="Cambria Math"/>
                                <w:i/>
                              </w:rPr>
                            </w:ins>
                          </m:ctrlPr>
                        </m:sSubPr>
                        <m:e>
                          <m:r>
                            <w:ins w:id="2229" w:author="محمد زكريا سيد سيد ابوسبع" w:date="2023-03-31T16:34:00Z">
                              <w:rPr>
                                <w:rFonts w:ascii="Cambria Math" w:hAnsi="Cambria Math"/>
                              </w:rPr>
                              <m:t>δ</m:t>
                            </w:ins>
                          </m:r>
                        </m:e>
                        <m:sub>
                          <m:r>
                            <w:ins w:id="2230" w:author="محمد زكريا سيد سيد ابوسبع" w:date="2023-03-31T16:34:00Z">
                              <w:rPr>
                                <w:rFonts w:ascii="Cambria Math" w:hAnsi="Cambria Math"/>
                              </w:rPr>
                              <m:t>th</m:t>
                            </w:ins>
                          </m:r>
                        </m:sub>
                      </m:sSub>
                    </m:sub>
                  </m:sSub>
                  <m:r>
                    <w:ins w:id="2231" w:author="محمد زكريا سيد سيد ابوسبع" w:date="2023-03-31T16:34:00Z">
                      <w:rPr>
                        <w:rFonts w:ascii="Cambria Math" w:hAnsi="Cambria Math"/>
                      </w:rPr>
                      <m:t>+</m:t>
                    </w:ins>
                  </m:r>
                  <m:f>
                    <m:fPr>
                      <m:ctrlPr>
                        <w:ins w:id="2232" w:author="محمد زكريا سيد سيد ابوسبع" w:date="2023-03-31T16:34:00Z">
                          <w:rPr>
                            <w:rFonts w:ascii="Cambria Math" w:hAnsi="Cambria Math"/>
                            <w:i/>
                          </w:rPr>
                        </w:ins>
                      </m:ctrlPr>
                    </m:fPr>
                    <m:num>
                      <m:sSub>
                        <m:sSubPr>
                          <m:ctrlPr>
                            <w:ins w:id="2233" w:author="محمد زكريا سيد سيد ابوسبع" w:date="2023-03-31T16:34:00Z">
                              <w:rPr>
                                <w:rFonts w:ascii="Cambria Math" w:hAnsi="Cambria Math"/>
                                <w:i/>
                              </w:rPr>
                            </w:ins>
                          </m:ctrlPr>
                        </m:sSubPr>
                        <m:e>
                          <m:r>
                            <w:ins w:id="2234" w:author="محمد زكريا سيد سيد ابوسبع" w:date="2023-03-31T16:34:00Z">
                              <w:rPr>
                                <w:rFonts w:ascii="Cambria Math" w:hAnsi="Cambria Math"/>
                              </w:rPr>
                              <m:t>w</m:t>
                            </w:ins>
                          </m:r>
                        </m:e>
                        <m:sub>
                          <m:r>
                            <w:ins w:id="2235" w:author="محمد زكريا سيد سيد ابوسبع" w:date="2023-03-31T16:34:00Z">
                              <w:rPr>
                                <w:rFonts w:ascii="Cambria Math" w:hAnsi="Cambria Math"/>
                              </w:rPr>
                              <m:t>o</m:t>
                            </w:ins>
                          </m:r>
                        </m:sub>
                      </m:sSub>
                      <m:sSub>
                        <m:sSubPr>
                          <m:ctrlPr>
                            <w:ins w:id="2236" w:author="محمد زكريا سيد سيد ابوسبع" w:date="2023-03-31T16:34:00Z">
                              <w:rPr>
                                <w:rFonts w:ascii="Cambria Math" w:hAnsi="Cambria Math"/>
                                <w:i/>
                              </w:rPr>
                            </w:ins>
                          </m:ctrlPr>
                        </m:sSubPr>
                        <m:e>
                          <m:r>
                            <w:ins w:id="2237" w:author="محمد زكريا سيد سيد ابوسبع" w:date="2023-03-31T16:34:00Z">
                              <w:rPr>
                                <w:rFonts w:ascii="Cambria Math" w:hAnsi="Cambria Math"/>
                              </w:rPr>
                              <m:t>Z</m:t>
                            </w:ins>
                          </m:r>
                        </m:e>
                        <m:sub>
                          <m:sSub>
                            <m:sSubPr>
                              <m:ctrlPr>
                                <w:ins w:id="2238" w:author="محمد زكريا سيد سيد ابوسبع" w:date="2023-03-31T16:34:00Z">
                                  <w:rPr>
                                    <w:rFonts w:ascii="Cambria Math" w:hAnsi="Cambria Math"/>
                                    <w:i/>
                                  </w:rPr>
                                </w:ins>
                              </m:ctrlPr>
                            </m:sSubPr>
                            <m:e>
                              <m:r>
                                <w:ins w:id="2239" w:author="محمد زكريا سيد سيد ابوسبع" w:date="2023-03-31T16:34:00Z">
                                  <w:rPr>
                                    <w:rFonts w:ascii="Cambria Math" w:hAnsi="Cambria Math"/>
                                  </w:rPr>
                                  <m:t>δ</m:t>
                                </w:ins>
                              </m:r>
                            </m:e>
                            <m:sub>
                              <m:r>
                                <w:ins w:id="2240" w:author="محمد زكريا سيد سيد ابوسبع" w:date="2023-03-31T16:34:00Z">
                                  <w:rPr>
                                    <w:rFonts w:ascii="Cambria Math" w:hAnsi="Cambria Math"/>
                                  </w:rPr>
                                  <m:t>th</m:t>
                                </w:ins>
                              </m:r>
                            </m:sub>
                          </m:sSub>
                        </m:sub>
                      </m:sSub>
                    </m:num>
                    <m:den>
                      <m:sSub>
                        <m:sSubPr>
                          <m:ctrlPr>
                            <w:ins w:id="2241" w:author="محمد زكريا سيد سيد ابوسبع" w:date="2023-03-31T16:34:00Z">
                              <w:rPr>
                                <w:rFonts w:ascii="Cambria Math" w:hAnsi="Cambria Math"/>
                                <w:i/>
                              </w:rPr>
                            </w:ins>
                          </m:ctrlPr>
                        </m:sSubPr>
                        <m:e>
                          <m:r>
                            <w:ins w:id="2242" w:author="محمد زكريا سيد سيد ابوسبع" w:date="2023-03-31T16:34:00Z">
                              <w:rPr>
                                <w:rFonts w:ascii="Cambria Math" w:hAnsi="Cambria Math"/>
                              </w:rPr>
                              <m:t>Z</m:t>
                            </w:ins>
                          </m:r>
                        </m:e>
                        <m:sub>
                          <m:r>
                            <w:ins w:id="2243" w:author="محمد زكريا سيد سيد ابوسبع" w:date="2023-03-31T16:34:00Z">
                              <w:rPr>
                                <w:rFonts w:ascii="Cambria Math" w:hAnsi="Cambria Math"/>
                              </w:rPr>
                              <m:t>q</m:t>
                            </w:ins>
                          </m:r>
                        </m:sub>
                      </m:sSub>
                      <m:r>
                        <w:ins w:id="2244" w:author="محمد زكريا سيد سيد ابوسبع" w:date="2023-03-31T16:34:00Z">
                          <w:rPr>
                            <w:rFonts w:ascii="Cambria Math" w:hAnsi="Cambria Math"/>
                          </w:rPr>
                          <m:t>+</m:t>
                        </w:ins>
                      </m:r>
                      <m:sSub>
                        <m:sSubPr>
                          <m:ctrlPr>
                            <w:ins w:id="2245" w:author="محمد زكريا سيد سيد ابوسبع" w:date="2023-03-31T16:34:00Z">
                              <w:rPr>
                                <w:rFonts w:ascii="Cambria Math" w:hAnsi="Cambria Math"/>
                                <w:i/>
                              </w:rPr>
                            </w:ins>
                          </m:ctrlPr>
                        </m:sSubPr>
                        <m:e>
                          <m:r>
                            <w:ins w:id="2246" w:author="محمد زكريا سيد سيد ابوسبع" w:date="2023-03-31T16:34:00Z">
                              <w:rPr>
                                <w:rFonts w:ascii="Cambria Math" w:hAnsi="Cambria Math"/>
                              </w:rPr>
                              <m:t>u</m:t>
                            </w:ins>
                          </m:r>
                        </m:e>
                        <m:sub>
                          <m:r>
                            <w:ins w:id="2247" w:author="محمد زكريا سيد سيد ابوسبع" w:date="2023-03-31T16:34:00Z">
                              <w:rPr>
                                <w:rFonts w:ascii="Cambria Math" w:hAnsi="Cambria Math"/>
                              </w:rPr>
                              <m:t>o</m:t>
                            </w:ins>
                          </m:r>
                        </m:sub>
                      </m:sSub>
                    </m:den>
                  </m:f>
                </m:e>
                <m:e>
                  <m:r>
                    <w:ins w:id="2248" w:author="محمد زكريا سيد سيد ابوسبع" w:date="2023-03-31T16:34:00Z">
                      <w:rPr>
                        <w:rFonts w:ascii="Cambria Math" w:eastAsia="Cambria Math" w:hAnsi="Cambria Math" w:cs="Cambria Math"/>
                      </w:rPr>
                      <m:t xml:space="preserve">           </m:t>
                    </w:ins>
                  </m:r>
                  <m:f>
                    <m:fPr>
                      <m:ctrlPr>
                        <w:ins w:id="2249" w:author="محمد زكريا سيد سيد ابوسبع" w:date="2023-03-31T16:34:00Z">
                          <w:rPr>
                            <w:rFonts w:ascii="Cambria Math" w:eastAsia="Cambria Math" w:hAnsi="Cambria Math" w:cs="Cambria Math"/>
                            <w:i/>
                          </w:rPr>
                        </w:ins>
                      </m:ctrlPr>
                    </m:fPr>
                    <m:num>
                      <m:r>
                        <w:ins w:id="2250" w:author="محمد زكريا سيد سيد ابوسبع" w:date="2023-03-31T16:34:00Z">
                          <w:rPr>
                            <w:rFonts w:ascii="Cambria Math" w:eastAsia="Cambria Math" w:hAnsi="Cambria Math" w:cs="Cambria Math"/>
                          </w:rPr>
                          <m:t>-</m:t>
                        </w:ins>
                      </m:r>
                      <m:sSub>
                        <m:sSubPr>
                          <m:ctrlPr>
                            <w:ins w:id="2251" w:author="محمد زكريا سيد سيد ابوسبع" w:date="2023-03-31T16:34:00Z">
                              <w:rPr>
                                <w:rFonts w:ascii="Cambria Math" w:eastAsia="Cambria Math" w:hAnsi="Cambria Math" w:cs="Cambria Math"/>
                                <w:i/>
                              </w:rPr>
                            </w:ins>
                          </m:ctrlPr>
                        </m:sSubPr>
                        <m:e>
                          <m:r>
                            <w:ins w:id="2252" w:author="محمد زكريا سيد سيد ابوسبع" w:date="2023-03-31T16:34:00Z">
                              <w:rPr>
                                <w:rFonts w:ascii="Cambria Math" w:eastAsia="Cambria Math" w:hAnsi="Cambria Math" w:cs="Cambria Math"/>
                              </w:rPr>
                              <m:t>Z</m:t>
                            </w:ins>
                          </m:r>
                        </m:e>
                        <m:sub>
                          <m:sSub>
                            <m:sSubPr>
                              <m:ctrlPr>
                                <w:ins w:id="2253" w:author="محمد زكريا سيد سيد ابوسبع" w:date="2023-03-31T16:34:00Z">
                                  <w:rPr>
                                    <w:rFonts w:ascii="Cambria Math" w:hAnsi="Cambria Math"/>
                                    <w:i/>
                                  </w:rPr>
                                </w:ins>
                              </m:ctrlPr>
                            </m:sSubPr>
                            <m:e>
                              <m:r>
                                <w:ins w:id="2254" w:author="محمد زكريا سيد سيد ابوسبع" w:date="2023-03-31T16:34:00Z">
                                  <w:rPr>
                                    <w:rFonts w:ascii="Cambria Math" w:hAnsi="Cambria Math"/>
                                  </w:rPr>
                                  <m:t>δ</m:t>
                                </w:ins>
                              </m:r>
                            </m:e>
                            <m:sub>
                              <m:r>
                                <w:ins w:id="2255" w:author="محمد زكريا سيد سيد ابوسبع" w:date="2023-03-31T16:34:00Z">
                                  <w:rPr>
                                    <w:rFonts w:ascii="Cambria Math" w:hAnsi="Cambria Math"/>
                                  </w:rPr>
                                  <m:t>e</m:t>
                                </w:ins>
                              </m:r>
                            </m:sub>
                          </m:sSub>
                        </m:sub>
                      </m:sSub>
                    </m:num>
                    <m:den>
                      <m:sSub>
                        <m:sSubPr>
                          <m:ctrlPr>
                            <w:ins w:id="2256" w:author="محمد زكريا سيد سيد ابوسبع" w:date="2023-03-31T16:34:00Z">
                              <w:rPr>
                                <w:rFonts w:ascii="Cambria Math" w:eastAsia="Cambria Math" w:hAnsi="Cambria Math" w:cs="Cambria Math"/>
                                <w:i/>
                              </w:rPr>
                            </w:ins>
                          </m:ctrlPr>
                        </m:sSubPr>
                        <m:e>
                          <m:r>
                            <w:ins w:id="2257" w:author="محمد زكريا سيد سيد ابوسبع" w:date="2023-03-31T16:34:00Z">
                              <w:rPr>
                                <w:rFonts w:ascii="Cambria Math" w:eastAsia="Cambria Math" w:hAnsi="Cambria Math" w:cs="Cambria Math"/>
                              </w:rPr>
                              <m:t>Z</m:t>
                            </w:ins>
                          </m:r>
                        </m:e>
                        <m:sub>
                          <m:r>
                            <w:ins w:id="2258" w:author="محمد زكريا سيد سيد ابوسبع" w:date="2023-03-31T16:34:00Z">
                              <w:rPr>
                                <w:rFonts w:ascii="Cambria Math" w:eastAsia="Cambria Math" w:hAnsi="Cambria Math" w:cs="Cambria Math"/>
                              </w:rPr>
                              <m:t>q</m:t>
                            </w:ins>
                          </m:r>
                        </m:sub>
                      </m:sSub>
                      <m:r>
                        <w:ins w:id="2259" w:author="محمد زكريا سيد سيد ابوسبع" w:date="2023-03-31T16:34:00Z">
                          <w:rPr>
                            <w:rFonts w:ascii="Cambria Math" w:eastAsia="Cambria Math" w:hAnsi="Cambria Math" w:cs="Cambria Math"/>
                          </w:rPr>
                          <m:t>+</m:t>
                        </w:ins>
                      </m:r>
                      <m:sSub>
                        <m:sSubPr>
                          <m:ctrlPr>
                            <w:ins w:id="2260" w:author="محمد زكريا سيد سيد ابوسبع" w:date="2023-03-31T16:34:00Z">
                              <w:rPr>
                                <w:rFonts w:ascii="Cambria Math" w:eastAsia="Cambria Math" w:hAnsi="Cambria Math" w:cs="Cambria Math"/>
                                <w:i/>
                              </w:rPr>
                            </w:ins>
                          </m:ctrlPr>
                        </m:sSubPr>
                        <m:e>
                          <m:r>
                            <w:ins w:id="2261" w:author="محمد زكريا سيد سيد ابوسبع" w:date="2023-03-31T16:34:00Z">
                              <w:rPr>
                                <w:rFonts w:ascii="Cambria Math" w:eastAsia="Cambria Math" w:hAnsi="Cambria Math" w:cs="Cambria Math"/>
                              </w:rPr>
                              <m:t>u</m:t>
                            </w:ins>
                          </m:r>
                        </m:e>
                        <m:sub>
                          <m:r>
                            <w:ins w:id="2262" w:author="محمد زكريا سيد سيد ابوسبع" w:date="2023-03-31T16:34:00Z">
                              <w:rPr>
                                <w:rFonts w:ascii="Cambria Math" w:eastAsia="Cambria Math" w:hAnsi="Cambria Math" w:cs="Cambria Math"/>
                              </w:rPr>
                              <m:t>o</m:t>
                            </w:ins>
                          </m:r>
                        </m:sub>
                      </m:sSub>
                    </m:den>
                  </m:f>
                  <m:r>
                    <w:ins w:id="2263" w:author="محمد زكريا سيد سيد ابوسبع" w:date="2023-03-31T16:34:00Z">
                      <w:rPr>
                        <w:rFonts w:ascii="Cambria Math" w:eastAsia="Cambria Math" w:hAnsi="Cambria Math" w:cs="Cambria Math"/>
                      </w:rPr>
                      <m:t xml:space="preserve">            </m:t>
                    </w:ins>
                  </m:r>
                  <m:f>
                    <m:fPr>
                      <m:ctrlPr>
                        <w:ins w:id="2264" w:author="محمد زكريا سيد سيد ابوسبع" w:date="2023-03-31T16:34:00Z">
                          <w:rPr>
                            <w:rFonts w:ascii="Cambria Math" w:eastAsia="Cambria Math" w:hAnsi="Cambria Math" w:cs="Cambria Math"/>
                            <w:i/>
                          </w:rPr>
                        </w:ins>
                      </m:ctrlPr>
                    </m:fPr>
                    <m:num>
                      <m:r>
                        <w:ins w:id="2265" w:author="محمد زكريا سيد سيد ابوسبع" w:date="2023-03-31T16:34:00Z">
                          <w:rPr>
                            <w:rFonts w:ascii="Cambria Math" w:eastAsia="Cambria Math" w:hAnsi="Cambria Math" w:cs="Cambria Math"/>
                          </w:rPr>
                          <m:t>-</m:t>
                        </w:ins>
                      </m:r>
                      <m:sSub>
                        <m:sSubPr>
                          <m:ctrlPr>
                            <w:ins w:id="2266" w:author="محمد زكريا سيد سيد ابوسبع" w:date="2023-03-31T16:34:00Z">
                              <w:rPr>
                                <w:rFonts w:ascii="Cambria Math" w:eastAsia="Cambria Math" w:hAnsi="Cambria Math" w:cs="Cambria Math"/>
                                <w:i/>
                              </w:rPr>
                            </w:ins>
                          </m:ctrlPr>
                        </m:sSubPr>
                        <m:e>
                          <m:r>
                            <w:ins w:id="2267" w:author="محمد زكريا سيد سيد ابوسبع" w:date="2023-03-31T16:34:00Z">
                              <w:rPr>
                                <w:rFonts w:ascii="Cambria Math" w:eastAsia="Cambria Math" w:hAnsi="Cambria Math" w:cs="Cambria Math"/>
                              </w:rPr>
                              <m:t>Z</m:t>
                            </w:ins>
                          </m:r>
                        </m:e>
                        <m:sub>
                          <m:sSub>
                            <m:sSubPr>
                              <m:ctrlPr>
                                <w:ins w:id="2268" w:author="محمد زكريا سيد سيد ابوسبع" w:date="2023-03-31T16:34:00Z">
                                  <w:rPr>
                                    <w:rFonts w:ascii="Cambria Math" w:hAnsi="Cambria Math"/>
                                    <w:i/>
                                  </w:rPr>
                                </w:ins>
                              </m:ctrlPr>
                            </m:sSubPr>
                            <m:e>
                              <m:r>
                                <w:ins w:id="2269" w:author="محمد زكريا سيد سيد ابوسبع" w:date="2023-03-31T16:34:00Z">
                                  <w:rPr>
                                    <w:rFonts w:ascii="Cambria Math" w:hAnsi="Cambria Math"/>
                                  </w:rPr>
                                  <m:t>δ</m:t>
                                </w:ins>
                              </m:r>
                            </m:e>
                            <m:sub>
                              <m:r>
                                <w:ins w:id="2270" w:author="محمد زكريا سيد سيد ابوسبع" w:date="2023-03-31T16:34:00Z">
                                  <w:rPr>
                                    <w:rFonts w:ascii="Cambria Math" w:hAnsi="Cambria Math"/>
                                  </w:rPr>
                                  <m:t>th</m:t>
                                </w:ins>
                              </m:r>
                            </m:sub>
                          </m:sSub>
                        </m:sub>
                      </m:sSub>
                    </m:num>
                    <m:den>
                      <m:sSub>
                        <m:sSubPr>
                          <m:ctrlPr>
                            <w:ins w:id="2271" w:author="محمد زكريا سيد سيد ابوسبع" w:date="2023-03-31T16:34:00Z">
                              <w:rPr>
                                <w:rFonts w:ascii="Cambria Math" w:eastAsia="Cambria Math" w:hAnsi="Cambria Math" w:cs="Cambria Math"/>
                                <w:i/>
                              </w:rPr>
                            </w:ins>
                          </m:ctrlPr>
                        </m:sSubPr>
                        <m:e>
                          <m:r>
                            <w:ins w:id="2272" w:author="محمد زكريا سيد سيد ابوسبع" w:date="2023-03-31T16:34:00Z">
                              <w:rPr>
                                <w:rFonts w:ascii="Cambria Math" w:eastAsia="Cambria Math" w:hAnsi="Cambria Math" w:cs="Cambria Math"/>
                              </w:rPr>
                              <m:t>Z</m:t>
                            </w:ins>
                          </m:r>
                        </m:e>
                        <m:sub>
                          <m:r>
                            <w:ins w:id="2273" w:author="محمد زكريا سيد سيد ابوسبع" w:date="2023-03-31T16:34:00Z">
                              <w:rPr>
                                <w:rFonts w:ascii="Cambria Math" w:eastAsia="Cambria Math" w:hAnsi="Cambria Math" w:cs="Cambria Math"/>
                              </w:rPr>
                              <m:t>q</m:t>
                            </w:ins>
                          </m:r>
                        </m:sub>
                      </m:sSub>
                      <m:r>
                        <w:ins w:id="2274" w:author="محمد زكريا سيد سيد ابوسبع" w:date="2023-03-31T16:34:00Z">
                          <w:rPr>
                            <w:rFonts w:ascii="Cambria Math" w:eastAsia="Cambria Math" w:hAnsi="Cambria Math" w:cs="Cambria Math"/>
                          </w:rPr>
                          <m:t>+</m:t>
                        </w:ins>
                      </m:r>
                      <m:sSub>
                        <m:sSubPr>
                          <m:ctrlPr>
                            <w:ins w:id="2275" w:author="محمد زكريا سيد سيد ابوسبع" w:date="2023-03-31T16:34:00Z">
                              <w:rPr>
                                <w:rFonts w:ascii="Cambria Math" w:eastAsia="Cambria Math" w:hAnsi="Cambria Math" w:cs="Cambria Math"/>
                                <w:i/>
                              </w:rPr>
                            </w:ins>
                          </m:ctrlPr>
                        </m:sSubPr>
                        <m:e>
                          <m:r>
                            <w:ins w:id="2276" w:author="محمد زكريا سيد سيد ابوسبع" w:date="2023-03-31T16:34:00Z">
                              <w:rPr>
                                <w:rFonts w:ascii="Cambria Math" w:eastAsia="Cambria Math" w:hAnsi="Cambria Math" w:cs="Cambria Math"/>
                              </w:rPr>
                              <m:t>u</m:t>
                            </w:ins>
                          </m:r>
                        </m:e>
                        <m:sub>
                          <m:r>
                            <w:ins w:id="2277" w:author="محمد زكريا سيد سيد ابوسبع" w:date="2023-03-31T16:34:00Z">
                              <w:rPr>
                                <w:rFonts w:ascii="Cambria Math" w:eastAsia="Cambria Math" w:hAnsi="Cambria Math" w:cs="Cambria Math"/>
                              </w:rPr>
                              <m:t>o</m:t>
                            </w:ins>
                          </m:r>
                        </m:sub>
                      </m:sSub>
                    </m:den>
                  </m:f>
                  <m:r>
                    <w:ins w:id="2278" w:author="محمد زكريا سيد سيد ابوسبع" w:date="2023-03-31T16:34:00Z">
                      <w:rPr>
                        <w:rFonts w:ascii="Cambria Math" w:eastAsia="Cambria Math" w:hAnsi="Cambria Math" w:cs="Cambria Math"/>
                      </w:rPr>
                      <m:t xml:space="preserve">            </m:t>
                    </w:ins>
                  </m:r>
                </m:e>
              </m:eqArr>
            </m:e>
          </m:d>
          <m:d>
            <m:dPr>
              <m:begChr m:val="["/>
              <m:endChr m:val="]"/>
              <m:ctrlPr>
                <w:ins w:id="2279" w:author="محمد زكريا سيد سيد ابوسبع" w:date="2023-03-31T16:34:00Z">
                  <w:rPr>
                    <w:rFonts w:ascii="Cambria Math" w:hAnsi="Cambria Math"/>
                    <w:i/>
                  </w:rPr>
                </w:ins>
              </m:ctrlPr>
            </m:dPr>
            <m:e>
              <m:eqArr>
                <m:eqArrPr>
                  <m:ctrlPr>
                    <w:ins w:id="2280" w:author="محمد زكريا سيد سيد ابوسبع" w:date="2023-03-31T16:34:00Z">
                      <w:rPr>
                        <w:rFonts w:ascii="Cambria Math" w:hAnsi="Cambria Math"/>
                        <w:i/>
                      </w:rPr>
                    </w:ins>
                  </m:ctrlPr>
                </m:eqArrPr>
                <m:e>
                  <m:r>
                    <w:ins w:id="2281" w:author="محمد زكريا سيد سيد ابوسبع" w:date="2023-03-31T16:34:00Z">
                      <w:rPr>
                        <w:rFonts w:ascii="Cambria Math" w:hAnsi="Cambria Math"/>
                      </w:rPr>
                      <m:t xml:space="preserve"> ∆</m:t>
                    </w:ins>
                  </m:r>
                  <m:sSub>
                    <m:sSubPr>
                      <m:ctrlPr>
                        <w:ins w:id="2282" w:author="محمد زكريا سيد سيد ابوسبع" w:date="2023-03-31T16:34:00Z">
                          <w:rPr>
                            <w:rFonts w:ascii="Cambria Math" w:hAnsi="Cambria Math"/>
                            <w:i/>
                          </w:rPr>
                        </w:ins>
                      </m:ctrlPr>
                    </m:sSubPr>
                    <m:e>
                      <m:r>
                        <w:ins w:id="2283" w:author="محمد زكريا سيد سيد ابوسبع" w:date="2023-03-31T16:34:00Z">
                          <w:rPr>
                            <w:rFonts w:ascii="Cambria Math" w:hAnsi="Cambria Math"/>
                          </w:rPr>
                          <m:t>δ</m:t>
                        </w:ins>
                      </m:r>
                    </m:e>
                    <m:sub>
                      <m:r>
                        <w:ins w:id="2284" w:author="محمد زكريا سيد سيد ابوسبع" w:date="2023-03-31T16:34:00Z">
                          <w:rPr>
                            <w:rFonts w:ascii="Cambria Math" w:hAnsi="Cambria Math"/>
                          </w:rPr>
                          <m:t>e</m:t>
                        </w:ins>
                      </m:r>
                    </m:sub>
                  </m:sSub>
                </m:e>
                <m:e>
                  <m:r>
                    <w:ins w:id="2285" w:author="محمد زكريا سيد سيد ابوسبع" w:date="2023-03-31T16:34:00Z">
                      <w:rPr>
                        <w:rFonts w:ascii="Cambria Math" w:hAnsi="Cambria Math"/>
                      </w:rPr>
                      <m:t xml:space="preserve"> ∆</m:t>
                    </w:ins>
                  </m:r>
                  <m:sSub>
                    <m:sSubPr>
                      <m:ctrlPr>
                        <w:ins w:id="2286" w:author="محمد زكريا سيد سيد ابوسبع" w:date="2023-03-31T16:34:00Z">
                          <w:rPr>
                            <w:rFonts w:ascii="Cambria Math" w:hAnsi="Cambria Math"/>
                            <w:i/>
                          </w:rPr>
                        </w:ins>
                      </m:ctrlPr>
                    </m:sSubPr>
                    <m:e>
                      <m:r>
                        <w:ins w:id="2287" w:author="محمد زكريا سيد سيد ابوسبع" w:date="2023-03-31T16:34:00Z">
                          <w:rPr>
                            <w:rFonts w:ascii="Cambria Math" w:hAnsi="Cambria Math"/>
                          </w:rPr>
                          <m:t>δ</m:t>
                        </w:ins>
                      </m:r>
                    </m:e>
                    <m:sub>
                      <m:r>
                        <w:ins w:id="2288" w:author="محمد زكريا سيد سيد ابوسبع" w:date="2023-03-31T16:34:00Z">
                          <w:rPr>
                            <w:rFonts w:ascii="Cambria Math" w:hAnsi="Cambria Math"/>
                          </w:rPr>
                          <m:t>th</m:t>
                        </w:ins>
                      </m:r>
                    </m:sub>
                  </m:sSub>
                </m:e>
              </m:eqArr>
            </m:e>
          </m:d>
          <m:r>
            <w:ins w:id="2289" w:author="محمد زكريا سيد سيد ابوسبع" w:date="2023-03-31T16:34:00Z">
              <w:rPr>
                <w:rFonts w:ascii="Cambria Math" w:eastAsiaTheme="minorEastAsia" w:hAnsi="Cambria Math"/>
              </w:rPr>
              <m:t xml:space="preserve">     </m:t>
            </w:ins>
          </m:r>
        </m:oMath>
      </m:oMathPara>
    </w:p>
    <w:p w14:paraId="71BDCA3A" w14:textId="77777777" w:rsidR="00E93874" w:rsidRPr="00887189" w:rsidRDefault="00E93874" w:rsidP="00E93874">
      <w:pPr>
        <w:rPr>
          <w:ins w:id="2290" w:author="محمد زكريا سيد سيد ابوسبع" w:date="2023-03-31T16:34:00Z"/>
          <w:b/>
          <w:bCs/>
          <w:lang w:val="en-GB"/>
        </w:rPr>
      </w:pPr>
      <w:bookmarkStart w:id="2291" w:name="_Toc98614654"/>
      <w:ins w:id="2292" w:author="محمد زكريا سيد سيد ابوسبع" w:date="2023-03-31T16:34:00Z">
        <w:r>
          <w:rPr>
            <w:b/>
            <w:bCs/>
            <w:lang w:val="en-GB"/>
          </w:rPr>
          <w:t>S</w:t>
        </w:r>
        <w:r w:rsidRPr="00887189">
          <w:rPr>
            <w:b/>
            <w:bCs/>
            <w:lang w:val="en-GB"/>
          </w:rPr>
          <w:t>hort period approximation (mode)</w:t>
        </w:r>
        <w:bookmarkEnd w:id="2291"/>
      </w:ins>
    </w:p>
    <w:p w14:paraId="190417C5" w14:textId="77777777" w:rsidR="00E93874" w:rsidRDefault="00E93874" w:rsidP="00E93874">
      <w:pPr>
        <w:jc w:val="center"/>
        <w:rPr>
          <w:ins w:id="2293" w:author="محمد زكريا سيد سيد ابوسبع" w:date="2023-03-31T16:34:00Z"/>
          <w:lang w:val="en-GB"/>
        </w:rPr>
      </w:pPr>
      <w:ins w:id="2294" w:author="محمد زكريا سيد سيد ابوسبع" w:date="2023-03-31T16:34:00Z">
        <w:r>
          <w:rPr>
            <w:noProof/>
          </w:rPr>
          <w:drawing>
            <wp:inline distT="0" distB="0" distL="0" distR="0" wp14:anchorId="2EDBC949" wp14:editId="40C5BF19">
              <wp:extent cx="3038475" cy="1047750"/>
              <wp:effectExtent l="0" t="0" r="9525" b="0"/>
              <wp:docPr id="89" name="Picture 89" descr="A picture containing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74" name="Picture 74" descr="A picture containing diagram&#10;&#10;Description automatically generated"/>
                      <pic:cNvPicPr preferRelativeResize="0"/>
                    </pic:nvPicPr>
                    <pic:blipFill>
                      <a:blip r:embed="rId79">
                        <a:extLst>
                          <a:ext uri="{28A0092B-C50C-407E-A947-70E740481C1C}">
                            <a14:useLocalDpi xmlns:a14="http://schemas.microsoft.com/office/drawing/2010/main" val="0"/>
                          </a:ext>
                        </a:extLst>
                      </a:blip>
                      <a:srcRect/>
                      <a:stretch>
                        <a:fillRect/>
                      </a:stretch>
                    </pic:blipFill>
                    <pic:spPr>
                      <a:xfrm>
                        <a:off x="0" y="0"/>
                        <a:ext cx="3038475" cy="1047750"/>
                      </a:xfrm>
                      <a:prstGeom prst="rect">
                        <a:avLst/>
                      </a:prstGeom>
                      <a:ln/>
                    </pic:spPr>
                  </pic:pic>
                </a:graphicData>
              </a:graphic>
            </wp:inline>
          </w:drawing>
        </w:r>
      </w:ins>
    </w:p>
    <w:p w14:paraId="4D10AE6B" w14:textId="77777777" w:rsidR="00E93874" w:rsidRDefault="00E93874" w:rsidP="00E93874">
      <w:pPr>
        <w:rPr>
          <w:ins w:id="2295" w:author="محمد زكريا سيد سيد ابوسبع" w:date="2023-03-31T16:34:00Z"/>
          <w:lang w:val="en-GB"/>
        </w:rPr>
      </w:pPr>
      <w:ins w:id="2296" w:author="محمد زكريا سيد سيد ابوسبع" w:date="2023-03-31T16:34:00Z">
        <w:r>
          <w:rPr>
            <w:lang w:val="en-GB"/>
          </w:rPr>
          <w:t>The same definition which we applied in the previous mode we will use here but with taking in consideration that the disturbance will damp quickly and but there will be a change in angle of attack and neglecting the change in velocity.</w:t>
        </w:r>
      </w:ins>
    </w:p>
    <w:p w14:paraId="14000E26" w14:textId="77777777" w:rsidR="00E93874" w:rsidRPr="00393891" w:rsidRDefault="00E93874" w:rsidP="00E93874">
      <w:pPr>
        <w:rPr>
          <w:ins w:id="2297" w:author="محمد زكريا سيد سيد ابوسبع" w:date="2023-03-31T16:34:00Z"/>
          <w:rFonts w:eastAsiaTheme="minorEastAsia"/>
        </w:rPr>
      </w:pPr>
      <m:oMathPara>
        <m:oMath>
          <m:r>
            <w:ins w:id="2298" w:author="محمد زكريا سيد سيد ابوسبع" w:date="2023-03-31T16:34:00Z">
              <w:rPr>
                <w:rFonts w:ascii="Cambria Math" w:hAnsi="Cambria Math"/>
              </w:rPr>
              <m:t>Δ</m:t>
            </w:ins>
          </m:r>
          <m:r>
            <w:ins w:id="2299" w:author="محمد زكريا سيد سيد ابوسبع" w:date="2023-03-31T16:34:00Z">
              <w:rPr>
                <w:rFonts w:ascii="Cambria Math" w:eastAsia="Cambria Math" w:hAnsi="Cambria Math" w:cs="Cambria Math"/>
              </w:rPr>
              <m:t xml:space="preserve">u=0 &amp; </m:t>
            </w:ins>
          </m:r>
          <m:r>
            <w:ins w:id="2300" w:author="محمد زكريا سيد سيد ابوسبع" w:date="2023-03-31T16:34:00Z">
              <m:rPr>
                <m:sty m:val="p"/>
              </m:rPr>
              <w:rPr>
                <w:rFonts w:ascii="Cambria Math" w:eastAsiaTheme="minorEastAsia" w:hAnsi="Cambria Math"/>
              </w:rPr>
              <m:t>Δ</m:t>
            </w:ins>
          </m:r>
          <m:acc>
            <m:accPr>
              <m:chr m:val="̇"/>
              <m:ctrlPr>
                <w:ins w:id="2301" w:author="محمد زكريا سيد سيد ابوسبع" w:date="2023-03-31T16:34:00Z">
                  <w:rPr>
                    <w:rFonts w:ascii="Cambria Math" w:eastAsiaTheme="minorEastAsia" w:hAnsi="Cambria Math"/>
                    <w:i/>
                  </w:rPr>
                </w:ins>
              </m:ctrlPr>
            </m:accPr>
            <m:e>
              <m:r>
                <w:ins w:id="2302" w:author="محمد زكريا سيد سيد ابوسبع" w:date="2023-03-31T16:34:00Z">
                  <w:rPr>
                    <w:rFonts w:ascii="Cambria Math" w:eastAsiaTheme="minorEastAsia" w:hAnsi="Cambria Math"/>
                  </w:rPr>
                  <m:t>θ</m:t>
                </w:ins>
              </m:r>
            </m:e>
          </m:acc>
          <m:r>
            <w:ins w:id="2303" w:author="محمد زكريا سيد سيد ابوسبع" w:date="2023-03-31T16:34:00Z">
              <w:rPr>
                <w:rFonts w:ascii="Cambria Math" w:eastAsiaTheme="minorEastAsia" w:hAnsi="Cambria Math"/>
              </w:rPr>
              <m:t>=0</m:t>
            </w:ins>
          </m:r>
        </m:oMath>
      </m:oMathPara>
    </w:p>
    <w:p w14:paraId="612B8206" w14:textId="77777777" w:rsidR="00E93874" w:rsidRPr="00393891" w:rsidRDefault="00000000" w:rsidP="00E93874">
      <w:pPr>
        <w:jc w:val="center"/>
        <w:rPr>
          <w:ins w:id="2304" w:author="محمد زكريا سيد سيد ابوسبع" w:date="2023-03-31T16:34:00Z"/>
          <w:rFonts w:ascii="Cambria Math" w:eastAsia="Cambria Math" w:hAnsi="Cambria Math" w:cs="Cambria Math"/>
        </w:rPr>
      </w:pPr>
      <m:oMathPara>
        <m:oMath>
          <m:sSub>
            <m:sSubPr>
              <m:ctrlPr>
                <w:ins w:id="2305" w:author="محمد زكريا سيد سيد ابوسبع" w:date="2023-03-31T16:34:00Z">
                  <w:rPr>
                    <w:rFonts w:ascii="Cambria Math" w:eastAsia="Cambria Math" w:hAnsi="Cambria Math" w:cs="Cambria Math"/>
                  </w:rPr>
                </w:ins>
              </m:ctrlPr>
            </m:sSubPr>
            <m:e>
              <m:r>
                <w:ins w:id="2306" w:author="محمد زكريا سيد سيد ابوسبع" w:date="2023-03-31T16:34:00Z">
                  <w:rPr>
                    <w:rFonts w:ascii="Cambria Math" w:eastAsia="Cambria Math" w:hAnsi="Cambria Math" w:cs="Cambria Math"/>
                  </w:rPr>
                  <m:t>M</m:t>
                </w:ins>
              </m:r>
            </m:e>
            <m:sub>
              <m:r>
                <w:ins w:id="2307" w:author="محمد زكريا سيد سيد ابوسبع" w:date="2023-03-31T16:34:00Z">
                  <w:rPr>
                    <w:rFonts w:ascii="Cambria Math" w:eastAsia="Cambria Math" w:hAnsi="Cambria Math" w:cs="Cambria Math"/>
                  </w:rPr>
                  <m:t>α</m:t>
                </w:ins>
              </m:r>
            </m:sub>
          </m:sSub>
          <m:r>
            <w:ins w:id="2308" w:author="محمد زكريا سيد سيد ابوسبع" w:date="2023-03-31T16:34:00Z">
              <w:rPr>
                <w:rFonts w:ascii="Cambria Math" w:eastAsia="Cambria Math" w:hAnsi="Cambria Math" w:cs="Cambria Math"/>
              </w:rPr>
              <m:t>=</m:t>
            </w:ins>
          </m:r>
          <m:f>
            <m:fPr>
              <m:ctrlPr>
                <w:ins w:id="2309" w:author="محمد زكريا سيد سيد ابوسبع" w:date="2023-03-31T16:34:00Z">
                  <w:rPr>
                    <w:rFonts w:ascii="Cambria Math" w:eastAsia="Cambria Math" w:hAnsi="Cambria Math" w:cs="Cambria Math"/>
                  </w:rPr>
                </w:ins>
              </m:ctrlPr>
            </m:fPr>
            <m:num>
              <m:r>
                <w:ins w:id="2310" w:author="محمد زكريا سيد سيد ابوسبع" w:date="2023-03-31T16:34:00Z">
                  <w:rPr>
                    <w:rFonts w:ascii="Cambria Math" w:eastAsia="Cambria Math" w:hAnsi="Cambria Math" w:cs="Cambria Math"/>
                  </w:rPr>
                  <m:t>1</m:t>
                </w:ins>
              </m:r>
            </m:num>
            <m:den>
              <m:sSub>
                <m:sSubPr>
                  <m:ctrlPr>
                    <w:ins w:id="2311" w:author="محمد زكريا سيد سيد ابوسبع" w:date="2023-03-31T16:34:00Z">
                      <w:rPr>
                        <w:rFonts w:ascii="Cambria Math" w:eastAsia="Cambria Math" w:hAnsi="Cambria Math" w:cs="Cambria Math"/>
                      </w:rPr>
                    </w:ins>
                  </m:ctrlPr>
                </m:sSubPr>
                <m:e>
                  <m:r>
                    <w:ins w:id="2312" w:author="محمد زكريا سيد سيد ابوسبع" w:date="2023-03-31T16:34:00Z">
                      <w:rPr>
                        <w:rFonts w:ascii="Cambria Math" w:eastAsia="Cambria Math" w:hAnsi="Cambria Math" w:cs="Cambria Math"/>
                      </w:rPr>
                      <m:t>I</m:t>
                    </w:ins>
                  </m:r>
                </m:e>
                <m:sub>
                  <m:r>
                    <w:ins w:id="2313" w:author="محمد زكريا سيد سيد ابوسبع" w:date="2023-03-31T16:34:00Z">
                      <w:rPr>
                        <w:rFonts w:ascii="Cambria Math" w:eastAsia="Cambria Math" w:hAnsi="Cambria Math" w:cs="Cambria Math"/>
                      </w:rPr>
                      <m:t>y</m:t>
                    </w:ins>
                  </m:r>
                </m:sub>
              </m:sSub>
            </m:den>
          </m:f>
          <m:r>
            <w:ins w:id="2314" w:author="محمد زكريا سيد سيد ابوسبع" w:date="2023-03-31T16:34:00Z">
              <w:rPr>
                <w:rFonts w:ascii="Cambria Math" w:eastAsia="Cambria Math" w:hAnsi="Cambria Math" w:cs="Cambria Math"/>
              </w:rPr>
              <m:t>*</m:t>
            </w:ins>
          </m:r>
          <m:f>
            <m:fPr>
              <m:ctrlPr>
                <w:ins w:id="2315" w:author="محمد زكريا سيد سيد ابوسبع" w:date="2023-03-31T16:34:00Z">
                  <w:rPr>
                    <w:rFonts w:ascii="Cambria Math" w:eastAsia="Cambria Math" w:hAnsi="Cambria Math" w:cs="Cambria Math"/>
                  </w:rPr>
                </w:ins>
              </m:ctrlPr>
            </m:fPr>
            <m:num>
              <m:r>
                <w:ins w:id="2316" w:author="محمد زكريا سيد سيد ابوسبع" w:date="2023-03-31T16:34:00Z">
                  <w:rPr>
                    <w:rFonts w:ascii="Cambria Math" w:eastAsia="Cambria Math" w:hAnsi="Cambria Math" w:cs="Cambria Math"/>
                  </w:rPr>
                  <m:t>∂M</m:t>
                </w:ins>
              </m:r>
            </m:num>
            <m:den>
              <m:r>
                <w:ins w:id="2317" w:author="محمد زكريا سيد سيد ابوسبع" w:date="2023-03-31T16:34:00Z">
                  <w:rPr>
                    <w:rFonts w:ascii="Cambria Math" w:eastAsia="Cambria Math" w:hAnsi="Cambria Math" w:cs="Cambria Math"/>
                  </w:rPr>
                  <m:t>∂α</m:t>
                </w:ins>
              </m:r>
            </m:den>
          </m:f>
          <m:r>
            <w:ins w:id="2318" w:author="محمد زكريا سيد سيد ابوسبع" w:date="2023-03-31T16:34:00Z">
              <w:rPr>
                <w:rFonts w:ascii="Cambria Math" w:eastAsia="Cambria Math" w:hAnsi="Cambria Math" w:cs="Cambria Math"/>
              </w:rPr>
              <m:t>=</m:t>
            </w:ins>
          </m:r>
          <m:f>
            <m:fPr>
              <m:ctrlPr>
                <w:ins w:id="2319" w:author="محمد زكريا سيد سيد ابوسبع" w:date="2023-03-31T16:34:00Z">
                  <w:rPr>
                    <w:rFonts w:ascii="Cambria Math" w:eastAsia="Cambria Math" w:hAnsi="Cambria Math" w:cs="Cambria Math"/>
                  </w:rPr>
                </w:ins>
              </m:ctrlPr>
            </m:fPr>
            <m:num>
              <m:r>
                <w:ins w:id="2320" w:author="محمد زكريا سيد سيد ابوسبع" w:date="2023-03-31T16:34:00Z">
                  <w:rPr>
                    <w:rFonts w:ascii="Cambria Math" w:eastAsia="Cambria Math" w:hAnsi="Cambria Math" w:cs="Cambria Math"/>
                  </w:rPr>
                  <m:t>1</m:t>
                </w:ins>
              </m:r>
            </m:num>
            <m:den>
              <m:sSub>
                <m:sSubPr>
                  <m:ctrlPr>
                    <w:ins w:id="2321" w:author="محمد زكريا سيد سيد ابوسبع" w:date="2023-03-31T16:34:00Z">
                      <w:rPr>
                        <w:rFonts w:ascii="Cambria Math" w:eastAsia="Cambria Math" w:hAnsi="Cambria Math" w:cs="Cambria Math"/>
                      </w:rPr>
                    </w:ins>
                  </m:ctrlPr>
                </m:sSubPr>
                <m:e>
                  <m:r>
                    <w:ins w:id="2322" w:author="محمد زكريا سيد سيد ابوسبع" w:date="2023-03-31T16:34:00Z">
                      <w:rPr>
                        <w:rFonts w:ascii="Cambria Math" w:eastAsia="Cambria Math" w:hAnsi="Cambria Math" w:cs="Cambria Math"/>
                      </w:rPr>
                      <m:t>I</m:t>
                    </w:ins>
                  </m:r>
                </m:e>
                <m:sub>
                  <m:r>
                    <w:ins w:id="2323" w:author="محمد زكريا سيد سيد ابوسبع" w:date="2023-03-31T16:34:00Z">
                      <w:rPr>
                        <w:rFonts w:ascii="Cambria Math" w:eastAsia="Cambria Math" w:hAnsi="Cambria Math" w:cs="Cambria Math"/>
                      </w:rPr>
                      <m:t>y</m:t>
                    </w:ins>
                  </m:r>
                </m:sub>
              </m:sSub>
            </m:den>
          </m:f>
          <m:r>
            <w:ins w:id="2324" w:author="محمد زكريا سيد سيد ابوسبع" w:date="2023-03-31T16:34:00Z">
              <w:rPr>
                <w:rFonts w:ascii="Cambria Math" w:eastAsia="Cambria Math" w:hAnsi="Cambria Math" w:cs="Cambria Math"/>
              </w:rPr>
              <m:t>*</m:t>
            </w:ins>
          </m:r>
          <m:f>
            <m:fPr>
              <m:ctrlPr>
                <w:ins w:id="2325" w:author="محمد زكريا سيد سيد ابوسبع" w:date="2023-03-31T16:34:00Z">
                  <w:rPr>
                    <w:rFonts w:ascii="Cambria Math" w:eastAsia="Cambria Math" w:hAnsi="Cambria Math" w:cs="Cambria Math"/>
                  </w:rPr>
                </w:ins>
              </m:ctrlPr>
            </m:fPr>
            <m:num>
              <m:r>
                <w:ins w:id="2326" w:author="محمد زكريا سيد سيد ابوسبع" w:date="2023-03-31T16:34:00Z">
                  <w:rPr>
                    <w:rFonts w:ascii="Cambria Math" w:eastAsia="Cambria Math" w:hAnsi="Cambria Math" w:cs="Cambria Math"/>
                  </w:rPr>
                  <m:t>∂M</m:t>
                </w:ins>
              </m:r>
            </m:num>
            <m:den>
              <m:r>
                <w:ins w:id="2327" w:author="محمد زكريا سيد سيد ابوسبع" w:date="2023-03-31T16:34:00Z">
                  <w:rPr>
                    <w:rFonts w:ascii="Cambria Math" w:eastAsia="Cambria Math" w:hAnsi="Cambria Math" w:cs="Cambria Math"/>
                  </w:rPr>
                  <m:t>∂</m:t>
                </w:ins>
              </m:r>
              <m:d>
                <m:dPr>
                  <m:ctrlPr>
                    <w:ins w:id="2328" w:author="محمد زكريا سيد سيد ابوسبع" w:date="2023-03-31T16:34:00Z">
                      <w:rPr>
                        <w:rFonts w:ascii="Cambria Math" w:eastAsia="Cambria Math" w:hAnsi="Cambria Math" w:cs="Cambria Math"/>
                      </w:rPr>
                    </w:ins>
                  </m:ctrlPr>
                </m:dPr>
                <m:e>
                  <m:f>
                    <m:fPr>
                      <m:ctrlPr>
                        <w:ins w:id="2329" w:author="محمد زكريا سيد سيد ابوسبع" w:date="2023-03-31T16:34:00Z">
                          <w:rPr>
                            <w:rFonts w:ascii="Cambria Math" w:eastAsia="Cambria Math" w:hAnsi="Cambria Math" w:cs="Cambria Math"/>
                          </w:rPr>
                        </w:ins>
                      </m:ctrlPr>
                    </m:fPr>
                    <m:num>
                      <m:r>
                        <w:ins w:id="2330" w:author="محمد زكريا سيد سيد ابوسبع" w:date="2023-03-31T16:34:00Z">
                          <w:rPr>
                            <w:rFonts w:ascii="Cambria Math" w:eastAsia="Cambria Math" w:hAnsi="Cambria Math" w:cs="Cambria Math"/>
                          </w:rPr>
                          <m:t>∆w</m:t>
                        </w:ins>
                      </m:r>
                    </m:num>
                    <m:den>
                      <m:sSub>
                        <m:sSubPr>
                          <m:ctrlPr>
                            <w:ins w:id="2331" w:author="محمد زكريا سيد سيد ابوسبع" w:date="2023-03-31T16:34:00Z">
                              <w:rPr>
                                <w:rFonts w:ascii="Cambria Math" w:eastAsia="Cambria Math" w:hAnsi="Cambria Math" w:cs="Cambria Math"/>
                              </w:rPr>
                            </w:ins>
                          </m:ctrlPr>
                        </m:sSubPr>
                        <m:e>
                          <m:r>
                            <w:ins w:id="2332" w:author="محمد زكريا سيد سيد ابوسبع" w:date="2023-03-31T16:34:00Z">
                              <w:rPr>
                                <w:rFonts w:ascii="Cambria Math" w:eastAsia="Cambria Math" w:hAnsi="Cambria Math" w:cs="Cambria Math"/>
                              </w:rPr>
                              <m:t>u</m:t>
                            </w:ins>
                          </m:r>
                        </m:e>
                        <m:sub>
                          <m:r>
                            <w:ins w:id="2333" w:author="محمد زكريا سيد سيد ابوسبع" w:date="2023-03-31T16:34:00Z">
                              <w:rPr>
                                <w:rFonts w:ascii="Cambria Math" w:eastAsia="Cambria Math" w:hAnsi="Cambria Math" w:cs="Cambria Math"/>
                              </w:rPr>
                              <m:t>o</m:t>
                            </w:ins>
                          </m:r>
                        </m:sub>
                      </m:sSub>
                    </m:den>
                  </m:f>
                </m:e>
              </m:d>
            </m:den>
          </m:f>
          <m:r>
            <w:ins w:id="2334" w:author="محمد زكريا سيد سيد ابوسبع" w:date="2023-03-31T16:34:00Z">
              <w:rPr>
                <w:rFonts w:ascii="Cambria Math" w:eastAsia="Cambria Math" w:hAnsi="Cambria Math" w:cs="Cambria Math"/>
              </w:rPr>
              <m:t>=</m:t>
            </w:ins>
          </m:r>
          <m:f>
            <m:fPr>
              <m:ctrlPr>
                <w:ins w:id="2335" w:author="محمد زكريا سيد سيد ابوسبع" w:date="2023-03-31T16:34:00Z">
                  <w:rPr>
                    <w:rFonts w:ascii="Cambria Math" w:eastAsia="Cambria Math" w:hAnsi="Cambria Math" w:cs="Cambria Math"/>
                  </w:rPr>
                </w:ins>
              </m:ctrlPr>
            </m:fPr>
            <m:num>
              <m:sSub>
                <m:sSubPr>
                  <m:ctrlPr>
                    <w:ins w:id="2336" w:author="محمد زكريا سيد سيد ابوسبع" w:date="2023-03-31T16:34:00Z">
                      <w:rPr>
                        <w:rFonts w:ascii="Cambria Math" w:eastAsia="Cambria Math" w:hAnsi="Cambria Math" w:cs="Cambria Math"/>
                      </w:rPr>
                    </w:ins>
                  </m:ctrlPr>
                </m:sSubPr>
                <m:e>
                  <m:r>
                    <w:ins w:id="2337" w:author="محمد زكريا سيد سيد ابوسبع" w:date="2023-03-31T16:34:00Z">
                      <w:rPr>
                        <w:rFonts w:ascii="Cambria Math" w:eastAsia="Cambria Math" w:hAnsi="Cambria Math" w:cs="Cambria Math"/>
                      </w:rPr>
                      <m:t>u</m:t>
                    </w:ins>
                  </m:r>
                </m:e>
                <m:sub>
                  <m:r>
                    <w:ins w:id="2338" w:author="محمد زكريا سيد سيد ابوسبع" w:date="2023-03-31T16:34:00Z">
                      <w:rPr>
                        <w:rFonts w:ascii="Cambria Math" w:eastAsia="Cambria Math" w:hAnsi="Cambria Math" w:cs="Cambria Math"/>
                      </w:rPr>
                      <m:t>o</m:t>
                    </w:ins>
                  </m:r>
                </m:sub>
              </m:sSub>
            </m:num>
            <m:den>
              <m:sSub>
                <m:sSubPr>
                  <m:ctrlPr>
                    <w:ins w:id="2339" w:author="محمد زكريا سيد سيد ابوسبع" w:date="2023-03-31T16:34:00Z">
                      <w:rPr>
                        <w:rFonts w:ascii="Cambria Math" w:eastAsia="Cambria Math" w:hAnsi="Cambria Math" w:cs="Cambria Math"/>
                      </w:rPr>
                    </w:ins>
                  </m:ctrlPr>
                </m:sSubPr>
                <m:e>
                  <m:r>
                    <w:ins w:id="2340" w:author="محمد زكريا سيد سيد ابوسبع" w:date="2023-03-31T16:34:00Z">
                      <w:rPr>
                        <w:rFonts w:ascii="Cambria Math" w:eastAsia="Cambria Math" w:hAnsi="Cambria Math" w:cs="Cambria Math"/>
                      </w:rPr>
                      <m:t>I</m:t>
                    </w:ins>
                  </m:r>
                </m:e>
                <m:sub>
                  <m:r>
                    <w:ins w:id="2341" w:author="محمد زكريا سيد سيد ابوسبع" w:date="2023-03-31T16:34:00Z">
                      <w:rPr>
                        <w:rFonts w:ascii="Cambria Math" w:eastAsia="Cambria Math" w:hAnsi="Cambria Math" w:cs="Cambria Math"/>
                      </w:rPr>
                      <m:t>y</m:t>
                    </w:ins>
                  </m:r>
                </m:sub>
              </m:sSub>
            </m:den>
          </m:f>
          <m:r>
            <w:ins w:id="2342" w:author="محمد زكريا سيد سيد ابوسبع" w:date="2023-03-31T16:34:00Z">
              <w:rPr>
                <w:rFonts w:ascii="Cambria Math" w:eastAsia="Cambria Math" w:hAnsi="Cambria Math" w:cs="Cambria Math"/>
              </w:rPr>
              <m:t>*</m:t>
            </w:ins>
          </m:r>
          <m:f>
            <m:fPr>
              <m:ctrlPr>
                <w:ins w:id="2343" w:author="محمد زكريا سيد سيد ابوسبع" w:date="2023-03-31T16:34:00Z">
                  <w:rPr>
                    <w:rFonts w:ascii="Cambria Math" w:eastAsia="Cambria Math" w:hAnsi="Cambria Math" w:cs="Cambria Math"/>
                  </w:rPr>
                </w:ins>
              </m:ctrlPr>
            </m:fPr>
            <m:num>
              <m:r>
                <w:ins w:id="2344" w:author="محمد زكريا سيد سيد ابوسبع" w:date="2023-03-31T16:34:00Z">
                  <w:rPr>
                    <w:rFonts w:ascii="Cambria Math" w:eastAsia="Cambria Math" w:hAnsi="Cambria Math" w:cs="Cambria Math"/>
                  </w:rPr>
                  <m:t>∂M</m:t>
                </w:ins>
              </m:r>
            </m:num>
            <m:den>
              <m:r>
                <w:ins w:id="2345" w:author="محمد زكريا سيد سيد ابوسبع" w:date="2023-03-31T16:34:00Z">
                  <w:rPr>
                    <w:rFonts w:ascii="Cambria Math" w:eastAsia="Cambria Math" w:hAnsi="Cambria Math" w:cs="Cambria Math"/>
                  </w:rPr>
                  <m:t>∂w</m:t>
                </w:ins>
              </m:r>
            </m:den>
          </m:f>
          <m:r>
            <w:ins w:id="2346" w:author="محمد زكريا سيد سيد ابوسبع" w:date="2023-03-31T16:34:00Z">
              <w:rPr>
                <w:rFonts w:ascii="Cambria Math" w:eastAsia="Cambria Math" w:hAnsi="Cambria Math" w:cs="Cambria Math"/>
              </w:rPr>
              <m:t>=</m:t>
            </w:ins>
          </m:r>
          <m:sSub>
            <m:sSubPr>
              <m:ctrlPr>
                <w:ins w:id="2347" w:author="محمد زكريا سيد سيد ابوسبع" w:date="2023-03-31T16:34:00Z">
                  <w:rPr>
                    <w:rFonts w:ascii="Cambria Math" w:eastAsia="Cambria Math" w:hAnsi="Cambria Math" w:cs="Cambria Math"/>
                  </w:rPr>
                </w:ins>
              </m:ctrlPr>
            </m:sSubPr>
            <m:e>
              <m:r>
                <w:ins w:id="2348" w:author="محمد زكريا سيد سيد ابوسبع" w:date="2023-03-31T16:34:00Z">
                  <w:rPr>
                    <w:rFonts w:ascii="Cambria Math" w:eastAsia="Cambria Math" w:hAnsi="Cambria Math" w:cs="Cambria Math"/>
                  </w:rPr>
                  <m:t>u</m:t>
                </w:ins>
              </m:r>
            </m:e>
            <m:sub>
              <m:r>
                <w:ins w:id="2349" w:author="محمد زكريا سيد سيد ابوسبع" w:date="2023-03-31T16:34:00Z">
                  <w:rPr>
                    <w:rFonts w:ascii="Cambria Math" w:eastAsia="Cambria Math" w:hAnsi="Cambria Math" w:cs="Cambria Math"/>
                  </w:rPr>
                  <m:t>o</m:t>
                </w:ins>
              </m:r>
            </m:sub>
          </m:sSub>
          <m:sSub>
            <m:sSubPr>
              <m:ctrlPr>
                <w:ins w:id="2350" w:author="محمد زكريا سيد سيد ابوسبع" w:date="2023-03-31T16:34:00Z">
                  <w:rPr>
                    <w:rFonts w:ascii="Cambria Math" w:eastAsia="Cambria Math" w:hAnsi="Cambria Math" w:cs="Cambria Math"/>
                  </w:rPr>
                </w:ins>
              </m:ctrlPr>
            </m:sSubPr>
            <m:e>
              <m:r>
                <w:ins w:id="2351" w:author="محمد زكريا سيد سيد ابوسبع" w:date="2023-03-31T16:34:00Z">
                  <w:rPr>
                    <w:rFonts w:ascii="Cambria Math" w:eastAsia="Cambria Math" w:hAnsi="Cambria Math" w:cs="Cambria Math"/>
                  </w:rPr>
                  <m:t>M</m:t>
                </w:ins>
              </m:r>
            </m:e>
            <m:sub>
              <m:r>
                <w:ins w:id="2352" w:author="محمد زكريا سيد سيد ابوسبع" w:date="2023-03-31T16:34:00Z">
                  <w:rPr>
                    <w:rFonts w:ascii="Cambria Math" w:eastAsia="Cambria Math" w:hAnsi="Cambria Math" w:cs="Cambria Math"/>
                  </w:rPr>
                  <m:t>w</m:t>
                </w:ins>
              </m:r>
            </m:sub>
          </m:sSub>
        </m:oMath>
      </m:oMathPara>
    </w:p>
    <w:p w14:paraId="5D27FF30" w14:textId="77777777" w:rsidR="00E93874" w:rsidRDefault="00000000" w:rsidP="00E93874">
      <w:pPr>
        <w:jc w:val="center"/>
        <w:rPr>
          <w:ins w:id="2353" w:author="محمد زكريا سيد سيد ابوسبع" w:date="2023-03-31T16:34:00Z"/>
          <w:rFonts w:ascii="Cambria Math" w:eastAsia="Cambria Math" w:hAnsi="Cambria Math" w:cs="Cambria Math"/>
        </w:rPr>
      </w:pPr>
      <m:oMathPara>
        <m:oMath>
          <m:sSub>
            <m:sSubPr>
              <m:ctrlPr>
                <w:ins w:id="2354" w:author="محمد زكريا سيد سيد ابوسبع" w:date="2023-03-31T16:34:00Z">
                  <w:rPr>
                    <w:rFonts w:ascii="Cambria Math" w:eastAsia="Cambria Math" w:hAnsi="Cambria Math" w:cs="Cambria Math"/>
                  </w:rPr>
                </w:ins>
              </m:ctrlPr>
            </m:sSubPr>
            <m:e>
              <m:r>
                <w:ins w:id="2355" w:author="محمد زكريا سيد سيد ابوسبع" w:date="2023-03-31T16:34:00Z">
                  <w:rPr>
                    <w:rFonts w:ascii="Cambria Math" w:eastAsia="Cambria Math" w:hAnsi="Cambria Math" w:cs="Cambria Math"/>
                  </w:rPr>
                  <m:t>Z</m:t>
                </w:ins>
              </m:r>
            </m:e>
            <m:sub>
              <m:r>
                <w:ins w:id="2356" w:author="محمد زكريا سيد سيد ابوسبع" w:date="2023-03-31T16:34:00Z">
                  <w:rPr>
                    <w:rFonts w:ascii="Cambria Math" w:eastAsia="Cambria Math" w:hAnsi="Cambria Math" w:cs="Cambria Math"/>
                  </w:rPr>
                  <m:t>∝</m:t>
                </w:ins>
              </m:r>
            </m:sub>
          </m:sSub>
          <m:r>
            <w:ins w:id="2357" w:author="محمد زكريا سيد سيد ابوسبع" w:date="2023-03-31T16:34:00Z">
              <w:rPr>
                <w:rFonts w:ascii="Cambria Math" w:eastAsia="Cambria Math" w:hAnsi="Cambria Math" w:cs="Cambria Math"/>
              </w:rPr>
              <m:t>=</m:t>
            </w:ins>
          </m:r>
          <m:sSub>
            <m:sSubPr>
              <m:ctrlPr>
                <w:ins w:id="2358" w:author="محمد زكريا سيد سيد ابوسبع" w:date="2023-03-31T16:34:00Z">
                  <w:rPr>
                    <w:rFonts w:ascii="Cambria Math" w:eastAsia="Cambria Math" w:hAnsi="Cambria Math" w:cs="Cambria Math"/>
                  </w:rPr>
                </w:ins>
              </m:ctrlPr>
            </m:sSubPr>
            <m:e>
              <m:r>
                <w:ins w:id="2359" w:author="محمد زكريا سيد سيد ابوسبع" w:date="2023-03-31T16:34:00Z">
                  <w:rPr>
                    <w:rFonts w:ascii="Cambria Math" w:eastAsia="Cambria Math" w:hAnsi="Cambria Math" w:cs="Cambria Math"/>
                  </w:rPr>
                  <m:t>u</m:t>
                </w:ins>
              </m:r>
            </m:e>
            <m:sub>
              <m:r>
                <w:ins w:id="2360" w:author="محمد زكريا سيد سيد ابوسبع" w:date="2023-03-31T16:34:00Z">
                  <w:rPr>
                    <w:rFonts w:ascii="Cambria Math" w:eastAsia="Cambria Math" w:hAnsi="Cambria Math" w:cs="Cambria Math"/>
                  </w:rPr>
                  <m:t>o</m:t>
                </w:ins>
              </m:r>
            </m:sub>
          </m:sSub>
          <m:sSub>
            <m:sSubPr>
              <m:ctrlPr>
                <w:ins w:id="2361" w:author="محمد زكريا سيد سيد ابوسبع" w:date="2023-03-31T16:34:00Z">
                  <w:rPr>
                    <w:rFonts w:ascii="Cambria Math" w:eastAsia="Cambria Math" w:hAnsi="Cambria Math" w:cs="Cambria Math"/>
                  </w:rPr>
                </w:ins>
              </m:ctrlPr>
            </m:sSubPr>
            <m:e>
              <m:r>
                <w:ins w:id="2362" w:author="محمد زكريا سيد سيد ابوسبع" w:date="2023-03-31T16:34:00Z">
                  <w:rPr>
                    <w:rFonts w:ascii="Cambria Math" w:eastAsia="Cambria Math" w:hAnsi="Cambria Math" w:cs="Cambria Math"/>
                  </w:rPr>
                  <m:t>Z</m:t>
                </w:ins>
              </m:r>
            </m:e>
            <m:sub>
              <m:r>
                <w:ins w:id="2363" w:author="محمد زكريا سيد سيد ابوسبع" w:date="2023-03-31T16:34:00Z">
                  <w:rPr>
                    <w:rFonts w:ascii="Cambria Math" w:eastAsia="Cambria Math" w:hAnsi="Cambria Math" w:cs="Cambria Math"/>
                  </w:rPr>
                  <m:t>w</m:t>
                </w:ins>
              </m:r>
            </m:sub>
          </m:sSub>
        </m:oMath>
      </m:oMathPara>
    </w:p>
    <w:p w14:paraId="6275BA90" w14:textId="77777777" w:rsidR="00E93874" w:rsidRDefault="00000000" w:rsidP="00E93874">
      <w:pPr>
        <w:jc w:val="center"/>
        <w:rPr>
          <w:ins w:id="2364" w:author="محمد زكريا سيد سيد ابوسبع" w:date="2023-03-31T16:34:00Z"/>
          <w:rFonts w:ascii="Cambria Math" w:eastAsia="Cambria Math" w:hAnsi="Cambria Math" w:cs="Cambria Math"/>
        </w:rPr>
      </w:pPr>
      <m:oMathPara>
        <m:oMath>
          <m:sSub>
            <m:sSubPr>
              <m:ctrlPr>
                <w:ins w:id="2365" w:author="محمد زكريا سيد سيد ابوسبع" w:date="2023-03-31T16:34:00Z">
                  <w:rPr>
                    <w:rFonts w:ascii="Cambria Math" w:eastAsia="Cambria Math" w:hAnsi="Cambria Math" w:cs="Cambria Math"/>
                  </w:rPr>
                </w:ins>
              </m:ctrlPr>
            </m:sSubPr>
            <m:e>
              <m:r>
                <w:ins w:id="2366" w:author="محمد زكريا سيد سيد ابوسبع" w:date="2023-03-31T16:34:00Z">
                  <w:rPr>
                    <w:rFonts w:ascii="Cambria Math" w:eastAsia="Cambria Math" w:hAnsi="Cambria Math" w:cs="Cambria Math"/>
                  </w:rPr>
                  <m:t>M</m:t>
                </w:ins>
              </m:r>
            </m:e>
            <m:sub>
              <m:acc>
                <m:accPr>
                  <m:chr m:val="̇"/>
                  <m:ctrlPr>
                    <w:ins w:id="2367" w:author="محمد زكريا سيد سيد ابوسبع" w:date="2023-03-31T16:34:00Z">
                      <w:rPr>
                        <w:rFonts w:ascii="Cambria Math" w:eastAsia="Cambria Math" w:hAnsi="Cambria Math" w:cs="Cambria Math"/>
                      </w:rPr>
                    </w:ins>
                  </m:ctrlPr>
                </m:accPr>
                <m:e>
                  <m:r>
                    <w:ins w:id="2368" w:author="محمد زكريا سيد سيد ابوسبع" w:date="2023-03-31T16:34:00Z">
                      <w:rPr>
                        <w:rFonts w:ascii="Cambria Math" w:eastAsia="Cambria Math" w:hAnsi="Cambria Math" w:cs="Cambria Math"/>
                      </w:rPr>
                      <m:t>α</m:t>
                    </w:ins>
                  </m:r>
                </m:e>
              </m:acc>
            </m:sub>
          </m:sSub>
          <m:r>
            <w:ins w:id="2369" w:author="محمد زكريا سيد سيد ابوسبع" w:date="2023-03-31T16:34:00Z">
              <w:rPr>
                <w:rFonts w:ascii="Cambria Math" w:eastAsia="Cambria Math" w:hAnsi="Cambria Math" w:cs="Cambria Math"/>
              </w:rPr>
              <m:t>=</m:t>
            </w:ins>
          </m:r>
          <m:sSub>
            <m:sSubPr>
              <m:ctrlPr>
                <w:ins w:id="2370" w:author="محمد زكريا سيد سيد ابوسبع" w:date="2023-03-31T16:34:00Z">
                  <w:rPr>
                    <w:rFonts w:ascii="Cambria Math" w:eastAsia="Cambria Math" w:hAnsi="Cambria Math" w:cs="Cambria Math"/>
                  </w:rPr>
                </w:ins>
              </m:ctrlPr>
            </m:sSubPr>
            <m:e>
              <m:r>
                <w:ins w:id="2371" w:author="محمد زكريا سيد سيد ابوسبع" w:date="2023-03-31T16:34:00Z">
                  <w:rPr>
                    <w:rFonts w:ascii="Cambria Math" w:eastAsia="Cambria Math" w:hAnsi="Cambria Math" w:cs="Cambria Math"/>
                  </w:rPr>
                  <m:t>u</m:t>
                </w:ins>
              </m:r>
            </m:e>
            <m:sub>
              <m:r>
                <w:ins w:id="2372" w:author="محمد زكريا سيد سيد ابوسبع" w:date="2023-03-31T16:34:00Z">
                  <w:rPr>
                    <w:rFonts w:ascii="Cambria Math" w:eastAsia="Cambria Math" w:hAnsi="Cambria Math" w:cs="Cambria Math"/>
                  </w:rPr>
                  <m:t>o</m:t>
                </w:ins>
              </m:r>
            </m:sub>
          </m:sSub>
          <m:sSub>
            <m:sSubPr>
              <m:ctrlPr>
                <w:ins w:id="2373" w:author="محمد زكريا سيد سيد ابوسبع" w:date="2023-03-31T16:34:00Z">
                  <w:rPr>
                    <w:rFonts w:ascii="Cambria Math" w:eastAsia="Cambria Math" w:hAnsi="Cambria Math" w:cs="Cambria Math"/>
                  </w:rPr>
                </w:ins>
              </m:ctrlPr>
            </m:sSubPr>
            <m:e>
              <m:r>
                <w:ins w:id="2374" w:author="محمد زكريا سيد سيد ابوسبع" w:date="2023-03-31T16:34:00Z">
                  <w:rPr>
                    <w:rFonts w:ascii="Cambria Math" w:eastAsia="Cambria Math" w:hAnsi="Cambria Math" w:cs="Cambria Math"/>
                  </w:rPr>
                  <m:t>M</m:t>
                </w:ins>
              </m:r>
            </m:e>
            <m:sub>
              <m:acc>
                <m:accPr>
                  <m:chr m:val="̇"/>
                  <m:ctrlPr>
                    <w:ins w:id="2375" w:author="محمد زكريا سيد سيد ابوسبع" w:date="2023-03-31T16:34:00Z">
                      <w:rPr>
                        <w:rFonts w:ascii="Cambria Math" w:eastAsia="Cambria Math" w:hAnsi="Cambria Math" w:cs="Cambria Math"/>
                      </w:rPr>
                    </w:ins>
                  </m:ctrlPr>
                </m:accPr>
                <m:e>
                  <m:r>
                    <w:ins w:id="2376" w:author="محمد زكريا سيد سيد ابوسبع" w:date="2023-03-31T16:34:00Z">
                      <w:rPr>
                        <w:rFonts w:ascii="Cambria Math" w:eastAsia="Cambria Math" w:hAnsi="Cambria Math" w:cs="Cambria Math"/>
                      </w:rPr>
                      <m:t>w</m:t>
                    </w:ins>
                  </m:r>
                </m:e>
              </m:acc>
            </m:sub>
          </m:sSub>
        </m:oMath>
      </m:oMathPara>
    </w:p>
    <w:p w14:paraId="59831641" w14:textId="77777777" w:rsidR="00E93874" w:rsidRPr="00D16827" w:rsidRDefault="00E93874" w:rsidP="00E93874">
      <w:pPr>
        <w:ind w:left="0"/>
        <w:rPr>
          <w:ins w:id="2377" w:author="محمد زكريا سيد سيد ابوسبع" w:date="2023-03-31T16:34:00Z"/>
          <w:rFonts w:eastAsiaTheme="minorEastAsia"/>
        </w:rPr>
      </w:pPr>
    </w:p>
    <w:p w14:paraId="14F9A3B1" w14:textId="77777777" w:rsidR="00E93874" w:rsidRPr="00393891" w:rsidRDefault="00000000" w:rsidP="00E93874">
      <w:pPr>
        <w:rPr>
          <w:ins w:id="2378" w:author="محمد زكريا سيد سيد ابوسبع" w:date="2023-03-31T16:34:00Z"/>
          <w:rFonts w:eastAsiaTheme="minorEastAsia"/>
        </w:rPr>
      </w:pPr>
      <m:oMathPara>
        <m:oMath>
          <m:d>
            <m:dPr>
              <m:begChr m:val="["/>
              <m:endChr m:val="]"/>
              <m:ctrlPr>
                <w:ins w:id="2379" w:author="محمد زكريا سيد سيد ابوسبع" w:date="2023-03-31T16:34:00Z">
                  <w:rPr>
                    <w:rFonts w:ascii="Cambria Math" w:hAnsi="Cambria Math"/>
                    <w:i/>
                  </w:rPr>
                </w:ins>
              </m:ctrlPr>
            </m:dPr>
            <m:e>
              <m:eqArr>
                <m:eqArrPr>
                  <m:ctrlPr>
                    <w:ins w:id="2380" w:author="محمد زكريا سيد سيد ابوسبع" w:date="2023-03-31T16:34:00Z">
                      <w:rPr>
                        <w:rFonts w:ascii="Cambria Math" w:hAnsi="Cambria Math"/>
                      </w:rPr>
                    </w:ins>
                  </m:ctrlPr>
                </m:eqArrPr>
                <m:e>
                  <m:acc>
                    <m:accPr>
                      <m:chr m:val="̇"/>
                      <m:ctrlPr>
                        <w:ins w:id="2381" w:author="محمد زكريا سيد سيد ابوسبع" w:date="2023-03-31T16:34:00Z">
                          <w:rPr>
                            <w:rFonts w:ascii="Cambria Math" w:hAnsi="Cambria Math"/>
                          </w:rPr>
                        </w:ins>
                      </m:ctrlPr>
                    </m:accPr>
                    <m:e>
                      <m:r>
                        <w:ins w:id="2382" w:author="محمد زكريا سيد سيد ابوسبع" w:date="2023-03-31T16:34:00Z">
                          <m:rPr>
                            <m:sty m:val="p"/>
                          </m:rPr>
                          <w:rPr>
                            <w:rFonts w:ascii="Cambria Math" w:hAnsi="Cambria Math"/>
                          </w:rPr>
                          <m:t>α</m:t>
                        </w:ins>
                      </m:r>
                    </m:e>
                  </m:acc>
                  <m:ctrlPr>
                    <w:ins w:id="2383" w:author="محمد زكريا سيد سيد ابوسبع" w:date="2023-03-31T16:34:00Z">
                      <w:rPr>
                        <w:rFonts w:ascii="Cambria Math" w:eastAsia="Cambria Math" w:hAnsi="Cambria Math" w:cs="Cambria Math"/>
                        <w:i/>
                      </w:rPr>
                    </w:ins>
                  </m:ctrlPr>
                </m:e>
                <m:e>
                  <m:acc>
                    <m:accPr>
                      <m:chr m:val="̇"/>
                      <m:ctrlPr>
                        <w:ins w:id="2384" w:author="محمد زكريا سيد سيد ابوسبع" w:date="2023-03-31T16:34:00Z">
                          <w:rPr>
                            <w:rFonts w:ascii="Cambria Math" w:hAnsi="Cambria Math"/>
                            <w:i/>
                          </w:rPr>
                        </w:ins>
                      </m:ctrlPr>
                    </m:accPr>
                    <m:e>
                      <m:r>
                        <w:ins w:id="2385" w:author="محمد زكريا سيد سيد ابوسبع" w:date="2023-03-31T16:34:00Z">
                          <w:rPr>
                            <w:rFonts w:ascii="Cambria Math" w:hAnsi="Cambria Math"/>
                          </w:rPr>
                          <m:t>q</m:t>
                        </w:ins>
                      </m:r>
                    </m:e>
                  </m:acc>
                  <m:ctrlPr>
                    <w:ins w:id="2386" w:author="محمد زكريا سيد سيد ابوسبع" w:date="2023-03-31T16:34:00Z">
                      <w:rPr>
                        <w:rFonts w:ascii="Cambria Math" w:hAnsi="Cambria Math"/>
                        <w:i/>
                      </w:rPr>
                    </w:ins>
                  </m:ctrlPr>
                </m:e>
              </m:eqArr>
            </m:e>
          </m:d>
          <m:r>
            <w:ins w:id="2387" w:author="محمد زكريا سيد سيد ابوسبع" w:date="2023-03-31T16:34:00Z">
              <w:rPr>
                <w:rFonts w:ascii="Cambria Math" w:hAnsi="Cambria Math"/>
              </w:rPr>
              <m:t>=</m:t>
            </w:ins>
          </m:r>
          <m:d>
            <m:dPr>
              <m:begChr m:val="["/>
              <m:endChr m:val="]"/>
              <m:ctrlPr>
                <w:ins w:id="2388" w:author="محمد زكريا سيد سيد ابوسبع" w:date="2023-03-31T16:34:00Z">
                  <w:rPr>
                    <w:rFonts w:ascii="Cambria Math" w:hAnsi="Cambria Math"/>
                    <w:i/>
                  </w:rPr>
                </w:ins>
              </m:ctrlPr>
            </m:dPr>
            <m:e>
              <m:eqArr>
                <m:eqArrPr>
                  <m:ctrlPr>
                    <w:ins w:id="2389" w:author="محمد زكريا سيد سيد ابوسبع" w:date="2023-03-31T16:34:00Z">
                      <w:rPr>
                        <w:rFonts w:ascii="Cambria Math" w:hAnsi="Cambria Math"/>
                        <w:i/>
                      </w:rPr>
                    </w:ins>
                  </m:ctrlPr>
                </m:eqArrPr>
                <m:e>
                  <m:f>
                    <m:fPr>
                      <m:ctrlPr>
                        <w:ins w:id="2390" w:author="محمد زكريا سيد سيد ابوسبع" w:date="2023-03-31T16:34:00Z">
                          <w:rPr>
                            <w:rFonts w:ascii="Cambria Math" w:hAnsi="Cambria Math"/>
                            <w:i/>
                          </w:rPr>
                        </w:ins>
                      </m:ctrlPr>
                    </m:fPr>
                    <m:num>
                      <m:sSub>
                        <m:sSubPr>
                          <m:ctrlPr>
                            <w:ins w:id="2391" w:author="محمد زكريا سيد سيد ابوسبع" w:date="2023-03-31T16:34:00Z">
                              <w:rPr>
                                <w:rFonts w:ascii="Cambria Math" w:hAnsi="Cambria Math"/>
                                <w:i/>
                              </w:rPr>
                            </w:ins>
                          </m:ctrlPr>
                        </m:sSubPr>
                        <m:e>
                          <m:r>
                            <w:ins w:id="2392" w:author="محمد زكريا سيد سيد ابوسبع" w:date="2023-03-31T16:34:00Z">
                              <w:rPr>
                                <w:rFonts w:ascii="Cambria Math" w:hAnsi="Cambria Math"/>
                              </w:rPr>
                              <m:t>Z</m:t>
                            </w:ins>
                          </m:r>
                        </m:e>
                        <m:sub>
                          <m:r>
                            <w:ins w:id="2393" w:author="محمد زكريا سيد سيد ابوسبع" w:date="2023-03-31T16:34:00Z">
                              <w:rPr>
                                <w:rFonts w:ascii="Cambria Math" w:hAnsi="Cambria Math"/>
                              </w:rPr>
                              <m:t>α</m:t>
                            </w:ins>
                          </m:r>
                        </m:sub>
                      </m:sSub>
                    </m:num>
                    <m:den>
                      <m:sSub>
                        <m:sSubPr>
                          <m:ctrlPr>
                            <w:ins w:id="2394" w:author="محمد زكريا سيد سيد ابوسبع" w:date="2023-03-31T16:34:00Z">
                              <w:rPr>
                                <w:rFonts w:ascii="Cambria Math" w:hAnsi="Cambria Math"/>
                                <w:i/>
                              </w:rPr>
                            </w:ins>
                          </m:ctrlPr>
                        </m:sSubPr>
                        <m:e>
                          <m:r>
                            <w:ins w:id="2395" w:author="محمد زكريا سيد سيد ابوسبع" w:date="2023-03-31T16:34:00Z">
                              <w:rPr>
                                <w:rFonts w:ascii="Cambria Math" w:hAnsi="Cambria Math"/>
                              </w:rPr>
                              <m:t>u</m:t>
                            </w:ins>
                          </m:r>
                        </m:e>
                        <m:sub>
                          <m:r>
                            <w:ins w:id="2396" w:author="محمد زكريا سيد سيد ابوسبع" w:date="2023-03-31T16:34:00Z">
                              <w:rPr>
                                <w:rFonts w:ascii="Cambria Math" w:hAnsi="Cambria Math"/>
                              </w:rPr>
                              <m:t>o</m:t>
                            </w:ins>
                          </m:r>
                        </m:sub>
                      </m:sSub>
                    </m:den>
                  </m:f>
                  <m:r>
                    <w:ins w:id="2397" w:author="محمد زكريا سيد سيد ابوسبع" w:date="2023-03-31T16:34:00Z">
                      <w:rPr>
                        <w:rFonts w:ascii="Cambria Math" w:hAnsi="Cambria Math"/>
                      </w:rPr>
                      <m:t xml:space="preserve">                        1</m:t>
                    </w:ins>
                  </m:r>
                </m:e>
                <m:e>
                  <m:sSub>
                    <m:sSubPr>
                      <m:ctrlPr>
                        <w:ins w:id="2398" w:author="محمد زكريا سيد سيد ابوسبع" w:date="2023-03-31T16:34:00Z">
                          <w:rPr>
                            <w:rFonts w:ascii="Cambria Math" w:hAnsi="Cambria Math"/>
                            <w:i/>
                          </w:rPr>
                        </w:ins>
                      </m:ctrlPr>
                    </m:sSubPr>
                    <m:e>
                      <m:r>
                        <w:ins w:id="2399" w:author="محمد زكريا سيد سيد ابوسبع" w:date="2023-03-31T16:34:00Z">
                          <w:rPr>
                            <w:rFonts w:ascii="Cambria Math" w:hAnsi="Cambria Math"/>
                          </w:rPr>
                          <m:t>M</m:t>
                        </w:ins>
                      </m:r>
                    </m:e>
                    <m:sub>
                      <m:r>
                        <w:ins w:id="2400" w:author="محمد زكريا سيد سيد ابوسبع" w:date="2023-03-31T16:34:00Z">
                          <w:rPr>
                            <w:rFonts w:ascii="Cambria Math" w:hAnsi="Cambria Math"/>
                          </w:rPr>
                          <m:t>α</m:t>
                        </w:ins>
                      </m:r>
                    </m:sub>
                  </m:sSub>
                  <m:r>
                    <w:ins w:id="2401" w:author="محمد زكريا سيد سيد ابوسبع" w:date="2023-03-31T16:34:00Z">
                      <w:rPr>
                        <w:rFonts w:ascii="Cambria Math" w:hAnsi="Cambria Math"/>
                      </w:rPr>
                      <m:t>+</m:t>
                    </w:ins>
                  </m:r>
                  <m:f>
                    <m:fPr>
                      <m:ctrlPr>
                        <w:ins w:id="2402" w:author="محمد زكريا سيد سيد ابوسبع" w:date="2023-03-31T16:34:00Z">
                          <w:rPr>
                            <w:rFonts w:ascii="Cambria Math" w:hAnsi="Cambria Math"/>
                            <w:i/>
                          </w:rPr>
                        </w:ins>
                      </m:ctrlPr>
                    </m:fPr>
                    <m:num>
                      <m:sSub>
                        <m:sSubPr>
                          <m:ctrlPr>
                            <w:ins w:id="2403" w:author="محمد زكريا سيد سيد ابوسبع" w:date="2023-03-31T16:34:00Z">
                              <w:rPr>
                                <w:rFonts w:ascii="Cambria Math" w:hAnsi="Cambria Math"/>
                                <w:i/>
                              </w:rPr>
                            </w:ins>
                          </m:ctrlPr>
                        </m:sSubPr>
                        <m:e>
                          <m:sSub>
                            <m:sSubPr>
                              <m:ctrlPr>
                                <w:ins w:id="2404" w:author="محمد زكريا سيد سيد ابوسبع" w:date="2023-03-31T16:34:00Z">
                                  <w:rPr>
                                    <w:rFonts w:ascii="Cambria Math" w:hAnsi="Cambria Math"/>
                                    <w:i/>
                                  </w:rPr>
                                </w:ins>
                              </m:ctrlPr>
                            </m:sSubPr>
                            <m:e>
                              <m:r>
                                <w:ins w:id="2405" w:author="محمد زكريا سيد سيد ابوسبع" w:date="2023-03-31T16:34:00Z">
                                  <w:rPr>
                                    <w:rFonts w:ascii="Cambria Math" w:hAnsi="Cambria Math"/>
                                  </w:rPr>
                                  <m:t>M</m:t>
                                </w:ins>
                              </m:r>
                            </m:e>
                            <m:sub>
                              <m:acc>
                                <m:accPr>
                                  <m:chr m:val="̇"/>
                                  <m:ctrlPr>
                                    <w:ins w:id="2406" w:author="محمد زكريا سيد سيد ابوسبع" w:date="2023-03-31T16:34:00Z">
                                      <w:rPr>
                                        <w:rFonts w:ascii="Cambria Math" w:hAnsi="Cambria Math"/>
                                        <w:i/>
                                      </w:rPr>
                                    </w:ins>
                                  </m:ctrlPr>
                                </m:accPr>
                                <m:e>
                                  <m:r>
                                    <w:ins w:id="2407" w:author="محمد زكريا سيد سيد ابوسبع" w:date="2023-03-31T16:34:00Z">
                                      <w:rPr>
                                        <w:rFonts w:ascii="Cambria Math" w:hAnsi="Cambria Math"/>
                                      </w:rPr>
                                      <m:t>α</m:t>
                                    </w:ins>
                                  </m:r>
                                </m:e>
                              </m:acc>
                            </m:sub>
                          </m:sSub>
                          <m:r>
                            <w:ins w:id="2408" w:author="محمد زكريا سيد سيد ابوسبع" w:date="2023-03-31T16:34:00Z">
                              <w:rPr>
                                <w:rFonts w:ascii="Cambria Math" w:hAnsi="Cambria Math"/>
                              </w:rPr>
                              <m:t xml:space="preserve"> Z</m:t>
                            </w:ins>
                          </m:r>
                        </m:e>
                        <m:sub>
                          <m:r>
                            <w:ins w:id="2409" w:author="محمد زكريا سيد سيد ابوسبع" w:date="2023-03-31T16:34:00Z">
                              <w:rPr>
                                <w:rFonts w:ascii="Cambria Math" w:hAnsi="Cambria Math"/>
                              </w:rPr>
                              <m:t>α</m:t>
                            </w:ins>
                          </m:r>
                        </m:sub>
                      </m:sSub>
                    </m:num>
                    <m:den>
                      <m:sSub>
                        <m:sSubPr>
                          <m:ctrlPr>
                            <w:ins w:id="2410" w:author="محمد زكريا سيد سيد ابوسبع" w:date="2023-03-31T16:34:00Z">
                              <w:rPr>
                                <w:rFonts w:ascii="Cambria Math" w:hAnsi="Cambria Math"/>
                                <w:i/>
                              </w:rPr>
                            </w:ins>
                          </m:ctrlPr>
                        </m:sSubPr>
                        <m:e>
                          <m:r>
                            <w:ins w:id="2411" w:author="محمد زكريا سيد سيد ابوسبع" w:date="2023-03-31T16:34:00Z">
                              <w:rPr>
                                <w:rFonts w:ascii="Cambria Math" w:hAnsi="Cambria Math"/>
                              </w:rPr>
                              <m:t>u</m:t>
                            </w:ins>
                          </m:r>
                        </m:e>
                        <m:sub>
                          <m:r>
                            <w:ins w:id="2412" w:author="محمد زكريا سيد سيد ابوسبع" w:date="2023-03-31T16:34:00Z">
                              <w:rPr>
                                <w:rFonts w:ascii="Cambria Math" w:hAnsi="Cambria Math"/>
                              </w:rPr>
                              <m:t>o</m:t>
                            </w:ins>
                          </m:r>
                        </m:sub>
                      </m:sSub>
                    </m:den>
                  </m:f>
                  <m:r>
                    <w:ins w:id="2413" w:author="محمد زكريا سيد سيد ابوسبع" w:date="2023-03-31T16:34:00Z">
                      <w:rPr>
                        <w:rFonts w:ascii="Cambria Math" w:hAnsi="Cambria Math"/>
                      </w:rPr>
                      <m:t xml:space="preserve">      </m:t>
                    </w:ins>
                  </m:r>
                  <m:sSub>
                    <m:sSubPr>
                      <m:ctrlPr>
                        <w:ins w:id="2414" w:author="محمد زكريا سيد سيد ابوسبع" w:date="2023-03-31T16:34:00Z">
                          <w:rPr>
                            <w:rFonts w:ascii="Cambria Math" w:eastAsia="Cambria Math" w:hAnsi="Cambria Math" w:cs="Cambria Math"/>
                            <w:i/>
                          </w:rPr>
                        </w:ins>
                      </m:ctrlPr>
                    </m:sSubPr>
                    <m:e>
                      <m:r>
                        <w:ins w:id="2415" w:author="محمد زكريا سيد سيد ابوسبع" w:date="2023-03-31T16:34:00Z">
                          <w:rPr>
                            <w:rFonts w:ascii="Cambria Math" w:eastAsia="Cambria Math" w:hAnsi="Cambria Math" w:cs="Cambria Math"/>
                          </w:rPr>
                          <m:t>M</m:t>
                        </w:ins>
                      </m:r>
                    </m:e>
                    <m:sub>
                      <m:r>
                        <w:ins w:id="2416" w:author="محمد زكريا سيد سيد ابوسبع" w:date="2023-03-31T16:34:00Z">
                          <w:rPr>
                            <w:rFonts w:ascii="Cambria Math" w:eastAsia="Cambria Math" w:hAnsi="Cambria Math" w:cs="Cambria Math"/>
                          </w:rPr>
                          <m:t>q</m:t>
                        </w:ins>
                      </m:r>
                    </m:sub>
                  </m:sSub>
                  <m:r>
                    <w:ins w:id="2417" w:author="محمد زكريا سيد سيد ابوسبع" w:date="2023-03-31T16:34:00Z">
                      <w:rPr>
                        <w:rFonts w:ascii="Cambria Math" w:eastAsia="Cambria Math" w:hAnsi="Cambria Math" w:cs="Cambria Math"/>
                      </w:rPr>
                      <m:t>+</m:t>
                    </w:ins>
                  </m:r>
                  <m:sSub>
                    <m:sSubPr>
                      <m:ctrlPr>
                        <w:ins w:id="2418" w:author="محمد زكريا سيد سيد ابوسبع" w:date="2023-03-31T16:34:00Z">
                          <w:rPr>
                            <w:rFonts w:ascii="Cambria Math" w:hAnsi="Cambria Math"/>
                            <w:i/>
                          </w:rPr>
                        </w:ins>
                      </m:ctrlPr>
                    </m:sSubPr>
                    <m:e>
                      <m:r>
                        <w:ins w:id="2419" w:author="محمد زكريا سيد سيد ابوسبع" w:date="2023-03-31T16:34:00Z">
                          <w:rPr>
                            <w:rFonts w:ascii="Cambria Math" w:hAnsi="Cambria Math"/>
                          </w:rPr>
                          <m:t>M</m:t>
                        </w:ins>
                      </m:r>
                    </m:e>
                    <m:sub>
                      <m:acc>
                        <m:accPr>
                          <m:chr m:val="̇"/>
                          <m:ctrlPr>
                            <w:ins w:id="2420" w:author="محمد زكريا سيد سيد ابوسبع" w:date="2023-03-31T16:34:00Z">
                              <w:rPr>
                                <w:rFonts w:ascii="Cambria Math" w:hAnsi="Cambria Math"/>
                                <w:i/>
                              </w:rPr>
                            </w:ins>
                          </m:ctrlPr>
                        </m:accPr>
                        <m:e>
                          <m:r>
                            <w:ins w:id="2421" w:author="محمد زكريا سيد سيد ابوسبع" w:date="2023-03-31T16:34:00Z">
                              <w:rPr>
                                <w:rFonts w:ascii="Cambria Math" w:hAnsi="Cambria Math"/>
                              </w:rPr>
                              <m:t>α</m:t>
                            </w:ins>
                          </m:r>
                        </m:e>
                      </m:acc>
                    </m:sub>
                  </m:sSub>
                </m:e>
              </m:eqArr>
            </m:e>
          </m:d>
          <m:d>
            <m:dPr>
              <m:begChr m:val="["/>
              <m:endChr m:val="]"/>
              <m:ctrlPr>
                <w:ins w:id="2422" w:author="محمد زكريا سيد سيد ابوسبع" w:date="2023-03-31T16:34:00Z">
                  <w:rPr>
                    <w:rFonts w:ascii="Cambria Math" w:hAnsi="Cambria Math"/>
                    <w:i/>
                  </w:rPr>
                </w:ins>
              </m:ctrlPr>
            </m:dPr>
            <m:e>
              <m:eqArr>
                <m:eqArrPr>
                  <m:ctrlPr>
                    <w:ins w:id="2423" w:author="محمد زكريا سيد سيد ابوسبع" w:date="2023-03-31T16:34:00Z">
                      <w:rPr>
                        <w:rFonts w:ascii="Cambria Math" w:hAnsi="Cambria Math"/>
                        <w:i/>
                      </w:rPr>
                    </w:ins>
                  </m:ctrlPr>
                </m:eqArrPr>
                <m:e>
                  <m:r>
                    <w:ins w:id="2424" w:author="محمد زكريا سيد سيد ابوسبع" w:date="2023-03-31T16:34:00Z">
                      <w:rPr>
                        <w:rFonts w:ascii="Cambria Math" w:hAnsi="Cambria Math"/>
                      </w:rPr>
                      <m:t>α</m:t>
                    </w:ins>
                  </m:r>
                </m:e>
                <m:e>
                  <m:r>
                    <w:ins w:id="2425" w:author="محمد زكريا سيد سيد ابوسبع" w:date="2023-03-31T16:34:00Z">
                      <w:rPr>
                        <w:rFonts w:ascii="Cambria Math" w:hAnsi="Cambria Math"/>
                      </w:rPr>
                      <m:t>q</m:t>
                    </w:ins>
                  </m:r>
                </m:e>
              </m:eqArr>
            </m:e>
          </m:d>
          <m:r>
            <w:ins w:id="2426" w:author="محمد زكريا سيد سيد ابوسبع" w:date="2023-03-31T16:34:00Z">
              <w:rPr>
                <w:rFonts w:ascii="Cambria Math" w:hAnsi="Cambria Math"/>
              </w:rPr>
              <m:t>+</m:t>
            </w:ins>
          </m:r>
          <m:d>
            <m:dPr>
              <m:begChr m:val="["/>
              <m:endChr m:val="]"/>
              <m:ctrlPr>
                <w:ins w:id="2427" w:author="محمد زكريا سيد سيد ابوسبع" w:date="2023-03-31T16:34:00Z">
                  <w:rPr>
                    <w:rFonts w:ascii="Cambria Math" w:hAnsi="Cambria Math"/>
                    <w:i/>
                  </w:rPr>
                </w:ins>
              </m:ctrlPr>
            </m:dPr>
            <m:e>
              <m:eqArr>
                <m:eqArrPr>
                  <m:ctrlPr>
                    <w:ins w:id="2428" w:author="محمد زكريا سيد سيد ابوسبع" w:date="2023-03-31T16:34:00Z">
                      <w:rPr>
                        <w:rFonts w:ascii="Cambria Math" w:hAnsi="Cambria Math"/>
                        <w:i/>
                      </w:rPr>
                    </w:ins>
                  </m:ctrlPr>
                </m:eqArrPr>
                <m:e>
                  <m:sSub>
                    <m:sSubPr>
                      <m:ctrlPr>
                        <w:ins w:id="2429" w:author="محمد زكريا سيد سيد ابوسبع" w:date="2023-03-31T16:34:00Z">
                          <w:rPr>
                            <w:rFonts w:ascii="Cambria Math" w:hAnsi="Cambria Math"/>
                            <w:i/>
                          </w:rPr>
                        </w:ins>
                      </m:ctrlPr>
                    </m:sSubPr>
                    <m:e>
                      <m:r>
                        <w:ins w:id="2430" w:author="محمد زكريا سيد سيد ابوسبع" w:date="2023-03-31T16:34:00Z">
                          <w:rPr>
                            <w:rFonts w:ascii="Cambria Math" w:hAnsi="Cambria Math"/>
                          </w:rPr>
                          <m:t>Z</m:t>
                        </w:ins>
                      </m:r>
                    </m:e>
                    <m:sub>
                      <m:sSub>
                        <m:sSubPr>
                          <m:ctrlPr>
                            <w:ins w:id="2431" w:author="محمد زكريا سيد سيد ابوسبع" w:date="2023-03-31T16:34:00Z">
                              <w:rPr>
                                <w:rFonts w:ascii="Cambria Math" w:hAnsi="Cambria Math"/>
                                <w:i/>
                              </w:rPr>
                            </w:ins>
                          </m:ctrlPr>
                        </m:sSubPr>
                        <m:e>
                          <m:r>
                            <w:ins w:id="2432" w:author="محمد زكريا سيد سيد ابوسبع" w:date="2023-03-31T16:34:00Z">
                              <w:rPr>
                                <w:rFonts w:ascii="Cambria Math" w:hAnsi="Cambria Math"/>
                              </w:rPr>
                              <m:t>δ</m:t>
                            </w:ins>
                          </m:r>
                        </m:e>
                        <m:sub>
                          <m:r>
                            <w:ins w:id="2433" w:author="محمد زكريا سيد سيد ابوسبع" w:date="2023-03-31T16:34:00Z">
                              <w:rPr>
                                <w:rFonts w:ascii="Cambria Math" w:hAnsi="Cambria Math"/>
                              </w:rPr>
                              <m:t>e</m:t>
                            </w:ins>
                          </m:r>
                        </m:sub>
                      </m:sSub>
                    </m:sub>
                  </m:sSub>
                  <m:r>
                    <w:ins w:id="2434" w:author="محمد زكريا سيد سيد ابوسبع" w:date="2023-03-31T16:34:00Z">
                      <w:rPr>
                        <w:rFonts w:ascii="Cambria Math" w:hAnsi="Cambria Math"/>
                      </w:rPr>
                      <m:t xml:space="preserve">                                       </m:t>
                    </w:ins>
                  </m:r>
                  <m:sSub>
                    <m:sSubPr>
                      <m:ctrlPr>
                        <w:ins w:id="2435" w:author="محمد زكريا سيد سيد ابوسبع" w:date="2023-03-31T16:34:00Z">
                          <w:rPr>
                            <w:rFonts w:ascii="Cambria Math" w:hAnsi="Cambria Math"/>
                            <w:i/>
                          </w:rPr>
                        </w:ins>
                      </m:ctrlPr>
                    </m:sSubPr>
                    <m:e>
                      <m:r>
                        <w:ins w:id="2436" w:author="محمد زكريا سيد سيد ابوسبع" w:date="2023-03-31T16:34:00Z">
                          <w:rPr>
                            <w:rFonts w:ascii="Cambria Math" w:hAnsi="Cambria Math"/>
                          </w:rPr>
                          <m:t>Z</m:t>
                        </w:ins>
                      </m:r>
                    </m:e>
                    <m:sub>
                      <m:sSub>
                        <m:sSubPr>
                          <m:ctrlPr>
                            <w:ins w:id="2437" w:author="محمد زكريا سيد سيد ابوسبع" w:date="2023-03-31T16:34:00Z">
                              <w:rPr>
                                <w:rFonts w:ascii="Cambria Math" w:hAnsi="Cambria Math"/>
                                <w:i/>
                              </w:rPr>
                            </w:ins>
                          </m:ctrlPr>
                        </m:sSubPr>
                        <m:e>
                          <m:r>
                            <w:ins w:id="2438" w:author="محمد زكريا سيد سيد ابوسبع" w:date="2023-03-31T16:34:00Z">
                              <w:rPr>
                                <w:rFonts w:ascii="Cambria Math" w:hAnsi="Cambria Math"/>
                              </w:rPr>
                              <m:t>δ</m:t>
                            </w:ins>
                          </m:r>
                        </m:e>
                        <m:sub>
                          <m:r>
                            <w:ins w:id="2439" w:author="محمد زكريا سيد سيد ابوسبع" w:date="2023-03-31T16:34:00Z">
                              <w:rPr>
                                <w:rFonts w:ascii="Cambria Math" w:hAnsi="Cambria Math"/>
                              </w:rPr>
                              <m:t>th</m:t>
                            </w:ins>
                          </m:r>
                        </m:sub>
                      </m:sSub>
                    </m:sub>
                  </m:sSub>
                  <m:ctrlPr>
                    <w:ins w:id="2440" w:author="محمد زكريا سيد سيد ابوسبع" w:date="2023-03-31T16:34:00Z">
                      <w:rPr>
                        <w:rFonts w:ascii="Cambria Math" w:eastAsia="Cambria Math" w:hAnsi="Cambria Math" w:cs="Cambria Math"/>
                        <w:i/>
                      </w:rPr>
                    </w:ins>
                  </m:ctrlPr>
                </m:e>
                <m:e>
                  <m:sSub>
                    <m:sSubPr>
                      <m:ctrlPr>
                        <w:ins w:id="2441" w:author="محمد زكريا سيد سيد ابوسبع" w:date="2023-03-31T16:34:00Z">
                          <w:rPr>
                            <w:rFonts w:ascii="Cambria Math" w:hAnsi="Cambria Math"/>
                            <w:i/>
                          </w:rPr>
                        </w:ins>
                      </m:ctrlPr>
                    </m:sSubPr>
                    <m:e>
                      <m:r>
                        <w:ins w:id="2442" w:author="محمد زكريا سيد سيد ابوسبع" w:date="2023-03-31T16:34:00Z">
                          <w:rPr>
                            <w:rFonts w:ascii="Cambria Math" w:hAnsi="Cambria Math"/>
                          </w:rPr>
                          <m:t>M</m:t>
                        </w:ins>
                      </m:r>
                    </m:e>
                    <m:sub>
                      <m:sSub>
                        <m:sSubPr>
                          <m:ctrlPr>
                            <w:ins w:id="2443" w:author="محمد زكريا سيد سيد ابوسبع" w:date="2023-03-31T16:34:00Z">
                              <w:rPr>
                                <w:rFonts w:ascii="Cambria Math" w:hAnsi="Cambria Math"/>
                                <w:i/>
                              </w:rPr>
                            </w:ins>
                          </m:ctrlPr>
                        </m:sSubPr>
                        <m:e>
                          <m:r>
                            <w:ins w:id="2444" w:author="محمد زكريا سيد سيد ابوسبع" w:date="2023-03-31T16:34:00Z">
                              <w:rPr>
                                <w:rFonts w:ascii="Cambria Math" w:hAnsi="Cambria Math"/>
                              </w:rPr>
                              <m:t>δ</m:t>
                            </w:ins>
                          </m:r>
                        </m:e>
                        <m:sub>
                          <m:r>
                            <w:ins w:id="2445" w:author="محمد زكريا سيد سيد ابوسبع" w:date="2023-03-31T16:34:00Z">
                              <w:rPr>
                                <w:rFonts w:ascii="Cambria Math" w:hAnsi="Cambria Math"/>
                              </w:rPr>
                              <m:t>e</m:t>
                            </w:ins>
                          </m:r>
                        </m:sub>
                      </m:sSub>
                    </m:sub>
                  </m:sSub>
                  <m:r>
                    <w:ins w:id="2446" w:author="محمد زكريا سيد سيد ابوسبع" w:date="2023-03-31T16:34:00Z">
                      <w:rPr>
                        <w:rFonts w:ascii="Cambria Math" w:hAnsi="Cambria Math"/>
                      </w:rPr>
                      <m:t>+</m:t>
                    </w:ins>
                  </m:r>
                  <m:f>
                    <m:fPr>
                      <m:ctrlPr>
                        <w:ins w:id="2447" w:author="محمد زكريا سيد سيد ابوسبع" w:date="2023-03-31T16:34:00Z">
                          <w:rPr>
                            <w:rFonts w:ascii="Cambria Math" w:hAnsi="Cambria Math"/>
                            <w:i/>
                          </w:rPr>
                        </w:ins>
                      </m:ctrlPr>
                    </m:fPr>
                    <m:num>
                      <m:sSub>
                        <m:sSubPr>
                          <m:ctrlPr>
                            <w:ins w:id="2448" w:author="محمد زكريا سيد سيد ابوسبع" w:date="2023-03-31T16:34:00Z">
                              <w:rPr>
                                <w:rFonts w:ascii="Cambria Math" w:hAnsi="Cambria Math"/>
                                <w:i/>
                              </w:rPr>
                            </w:ins>
                          </m:ctrlPr>
                        </m:sSubPr>
                        <m:e>
                          <m:sSub>
                            <m:sSubPr>
                              <m:ctrlPr>
                                <w:ins w:id="2449" w:author="محمد زكريا سيد سيد ابوسبع" w:date="2023-03-31T16:34:00Z">
                                  <w:rPr>
                                    <w:rFonts w:ascii="Cambria Math" w:hAnsi="Cambria Math"/>
                                    <w:i/>
                                  </w:rPr>
                                </w:ins>
                              </m:ctrlPr>
                            </m:sSubPr>
                            <m:e>
                              <m:r>
                                <w:ins w:id="2450" w:author="محمد زكريا سيد سيد ابوسبع" w:date="2023-03-31T16:34:00Z">
                                  <w:rPr>
                                    <w:rFonts w:ascii="Cambria Math" w:hAnsi="Cambria Math"/>
                                  </w:rPr>
                                  <m:t>M</m:t>
                                </w:ins>
                              </m:r>
                            </m:e>
                            <m:sub>
                              <m:r>
                                <w:ins w:id="2451" w:author="محمد زكريا سيد سيد ابوسبع" w:date="2023-03-31T16:34:00Z">
                                  <w:rPr>
                                    <w:rFonts w:ascii="Cambria Math" w:hAnsi="Cambria Math"/>
                                  </w:rPr>
                                  <m:t>α</m:t>
                                </w:ins>
                              </m:r>
                            </m:sub>
                          </m:sSub>
                          <m:r>
                            <w:ins w:id="2452" w:author="محمد زكريا سيد سيد ابوسبع" w:date="2023-03-31T16:34:00Z">
                              <w:rPr>
                                <w:rFonts w:ascii="Cambria Math" w:hAnsi="Cambria Math"/>
                              </w:rPr>
                              <m:t xml:space="preserve"> Z</m:t>
                            </w:ins>
                          </m:r>
                        </m:e>
                        <m:sub>
                          <m:sSub>
                            <m:sSubPr>
                              <m:ctrlPr>
                                <w:ins w:id="2453" w:author="محمد زكريا سيد سيد ابوسبع" w:date="2023-03-31T16:34:00Z">
                                  <w:rPr>
                                    <w:rFonts w:ascii="Cambria Math" w:hAnsi="Cambria Math"/>
                                    <w:i/>
                                  </w:rPr>
                                </w:ins>
                              </m:ctrlPr>
                            </m:sSubPr>
                            <m:e>
                              <m:r>
                                <w:ins w:id="2454" w:author="محمد زكريا سيد سيد ابوسبع" w:date="2023-03-31T16:34:00Z">
                                  <w:rPr>
                                    <w:rFonts w:ascii="Cambria Math" w:hAnsi="Cambria Math"/>
                                  </w:rPr>
                                  <m:t>δ</m:t>
                                </w:ins>
                              </m:r>
                            </m:e>
                            <m:sub>
                              <m:r>
                                <w:ins w:id="2455" w:author="محمد زكريا سيد سيد ابوسبع" w:date="2023-03-31T16:34:00Z">
                                  <w:rPr>
                                    <w:rFonts w:ascii="Cambria Math" w:hAnsi="Cambria Math"/>
                                  </w:rPr>
                                  <m:t>e</m:t>
                                </w:ins>
                              </m:r>
                            </m:sub>
                          </m:sSub>
                        </m:sub>
                      </m:sSub>
                    </m:num>
                    <m:den>
                      <m:sSub>
                        <m:sSubPr>
                          <m:ctrlPr>
                            <w:ins w:id="2456" w:author="محمد زكريا سيد سيد ابوسبع" w:date="2023-03-31T16:34:00Z">
                              <w:rPr>
                                <w:rFonts w:ascii="Cambria Math" w:hAnsi="Cambria Math"/>
                                <w:i/>
                              </w:rPr>
                            </w:ins>
                          </m:ctrlPr>
                        </m:sSubPr>
                        <m:e>
                          <m:r>
                            <w:ins w:id="2457" w:author="محمد زكريا سيد سيد ابوسبع" w:date="2023-03-31T16:34:00Z">
                              <w:rPr>
                                <w:rFonts w:ascii="Cambria Math" w:hAnsi="Cambria Math"/>
                              </w:rPr>
                              <m:t>u</m:t>
                            </w:ins>
                          </m:r>
                        </m:e>
                        <m:sub>
                          <m:r>
                            <w:ins w:id="2458" w:author="محمد زكريا سيد سيد ابوسبع" w:date="2023-03-31T16:34:00Z">
                              <w:rPr>
                                <w:rFonts w:ascii="Cambria Math" w:hAnsi="Cambria Math"/>
                              </w:rPr>
                              <m:t>o</m:t>
                            </w:ins>
                          </m:r>
                        </m:sub>
                      </m:sSub>
                    </m:den>
                  </m:f>
                  <m:r>
                    <w:ins w:id="2459" w:author="محمد زكريا سيد سيد ابوسبع" w:date="2023-03-31T16:34:00Z">
                      <w:rPr>
                        <w:rFonts w:ascii="Cambria Math" w:hAnsi="Cambria Math"/>
                      </w:rPr>
                      <m:t xml:space="preserve">         </m:t>
                    </w:ins>
                  </m:r>
                  <m:sSub>
                    <m:sSubPr>
                      <m:ctrlPr>
                        <w:ins w:id="2460" w:author="محمد زكريا سيد سيد ابوسبع" w:date="2023-03-31T16:34:00Z">
                          <w:rPr>
                            <w:rFonts w:ascii="Cambria Math" w:hAnsi="Cambria Math"/>
                            <w:i/>
                          </w:rPr>
                        </w:ins>
                      </m:ctrlPr>
                    </m:sSubPr>
                    <m:e>
                      <m:r>
                        <w:ins w:id="2461" w:author="محمد زكريا سيد سيد ابوسبع" w:date="2023-03-31T16:34:00Z">
                          <w:rPr>
                            <w:rFonts w:ascii="Cambria Math" w:hAnsi="Cambria Math"/>
                          </w:rPr>
                          <m:t>M</m:t>
                        </w:ins>
                      </m:r>
                    </m:e>
                    <m:sub>
                      <m:acc>
                        <m:accPr>
                          <m:chr m:val="̇"/>
                          <m:ctrlPr>
                            <w:ins w:id="2462" w:author="محمد زكريا سيد سيد ابوسبع" w:date="2023-03-31T16:34:00Z">
                              <w:rPr>
                                <w:rFonts w:ascii="Cambria Math" w:hAnsi="Cambria Math"/>
                                <w:i/>
                              </w:rPr>
                            </w:ins>
                          </m:ctrlPr>
                        </m:accPr>
                        <m:e>
                          <m:r>
                            <w:ins w:id="2463" w:author="محمد زكريا سيد سيد ابوسبع" w:date="2023-03-31T16:34:00Z">
                              <w:rPr>
                                <w:rFonts w:ascii="Cambria Math" w:hAnsi="Cambria Math"/>
                              </w:rPr>
                              <m:t>α</m:t>
                            </w:ins>
                          </m:r>
                        </m:e>
                      </m:acc>
                    </m:sub>
                  </m:sSub>
                  <m:r>
                    <w:ins w:id="2464" w:author="محمد زكريا سيد سيد ابوسبع" w:date="2023-03-31T16:34:00Z">
                      <w:rPr>
                        <w:rFonts w:ascii="Cambria Math" w:hAnsi="Cambria Math"/>
                      </w:rPr>
                      <m:t>+</m:t>
                    </w:ins>
                  </m:r>
                  <m:f>
                    <m:fPr>
                      <m:ctrlPr>
                        <w:ins w:id="2465" w:author="محمد زكريا سيد سيد ابوسبع" w:date="2023-03-31T16:34:00Z">
                          <w:rPr>
                            <w:rFonts w:ascii="Cambria Math" w:hAnsi="Cambria Math"/>
                            <w:i/>
                          </w:rPr>
                        </w:ins>
                      </m:ctrlPr>
                    </m:fPr>
                    <m:num>
                      <m:sSub>
                        <m:sSubPr>
                          <m:ctrlPr>
                            <w:ins w:id="2466" w:author="محمد زكريا سيد سيد ابوسبع" w:date="2023-03-31T16:34:00Z">
                              <w:rPr>
                                <w:rFonts w:ascii="Cambria Math" w:hAnsi="Cambria Math"/>
                                <w:i/>
                              </w:rPr>
                            </w:ins>
                          </m:ctrlPr>
                        </m:sSubPr>
                        <m:e>
                          <m:sSub>
                            <m:sSubPr>
                              <m:ctrlPr>
                                <w:ins w:id="2467" w:author="محمد زكريا سيد سيد ابوسبع" w:date="2023-03-31T16:34:00Z">
                                  <w:rPr>
                                    <w:rFonts w:ascii="Cambria Math" w:hAnsi="Cambria Math"/>
                                    <w:i/>
                                  </w:rPr>
                                </w:ins>
                              </m:ctrlPr>
                            </m:sSubPr>
                            <m:e>
                              <m:r>
                                <w:ins w:id="2468" w:author="محمد زكريا سيد سيد ابوسبع" w:date="2023-03-31T16:34:00Z">
                                  <w:rPr>
                                    <w:rFonts w:ascii="Cambria Math" w:hAnsi="Cambria Math"/>
                                  </w:rPr>
                                  <m:t>M</m:t>
                                </w:ins>
                              </m:r>
                            </m:e>
                            <m:sub>
                              <m:r>
                                <w:ins w:id="2469" w:author="محمد زكريا سيد سيد ابوسبع" w:date="2023-03-31T16:34:00Z">
                                  <w:rPr>
                                    <w:rFonts w:ascii="Cambria Math" w:hAnsi="Cambria Math"/>
                                  </w:rPr>
                                  <m:t>α</m:t>
                                </w:ins>
                              </m:r>
                            </m:sub>
                          </m:sSub>
                          <m:r>
                            <w:ins w:id="2470" w:author="محمد زكريا سيد سيد ابوسبع" w:date="2023-03-31T16:34:00Z">
                              <w:rPr>
                                <w:rFonts w:ascii="Cambria Math" w:hAnsi="Cambria Math"/>
                              </w:rPr>
                              <m:t xml:space="preserve"> Z</m:t>
                            </w:ins>
                          </m:r>
                        </m:e>
                        <m:sub>
                          <m:sSub>
                            <m:sSubPr>
                              <m:ctrlPr>
                                <w:ins w:id="2471" w:author="محمد زكريا سيد سيد ابوسبع" w:date="2023-03-31T16:34:00Z">
                                  <w:rPr>
                                    <w:rFonts w:ascii="Cambria Math" w:hAnsi="Cambria Math"/>
                                    <w:i/>
                                  </w:rPr>
                                </w:ins>
                              </m:ctrlPr>
                            </m:sSubPr>
                            <m:e>
                              <m:r>
                                <w:ins w:id="2472" w:author="محمد زكريا سيد سيد ابوسبع" w:date="2023-03-31T16:34:00Z">
                                  <w:rPr>
                                    <w:rFonts w:ascii="Cambria Math" w:hAnsi="Cambria Math"/>
                                  </w:rPr>
                                  <m:t>δ</m:t>
                                </w:ins>
                              </m:r>
                            </m:e>
                            <m:sub>
                              <m:r>
                                <w:ins w:id="2473" w:author="محمد زكريا سيد سيد ابوسبع" w:date="2023-03-31T16:34:00Z">
                                  <w:rPr>
                                    <w:rFonts w:ascii="Cambria Math" w:hAnsi="Cambria Math"/>
                                  </w:rPr>
                                  <m:t>th</m:t>
                                </w:ins>
                              </m:r>
                            </m:sub>
                          </m:sSub>
                        </m:sub>
                      </m:sSub>
                    </m:num>
                    <m:den>
                      <m:sSub>
                        <m:sSubPr>
                          <m:ctrlPr>
                            <w:ins w:id="2474" w:author="محمد زكريا سيد سيد ابوسبع" w:date="2023-03-31T16:34:00Z">
                              <w:rPr>
                                <w:rFonts w:ascii="Cambria Math" w:hAnsi="Cambria Math"/>
                                <w:i/>
                              </w:rPr>
                            </w:ins>
                          </m:ctrlPr>
                        </m:sSubPr>
                        <m:e>
                          <m:r>
                            <w:ins w:id="2475" w:author="محمد زكريا سيد سيد ابوسبع" w:date="2023-03-31T16:34:00Z">
                              <w:rPr>
                                <w:rFonts w:ascii="Cambria Math" w:hAnsi="Cambria Math"/>
                              </w:rPr>
                              <m:t>u</m:t>
                            </w:ins>
                          </m:r>
                        </m:e>
                        <m:sub>
                          <m:r>
                            <w:ins w:id="2476" w:author="محمد زكريا سيد سيد ابوسبع" w:date="2023-03-31T16:34:00Z">
                              <w:rPr>
                                <w:rFonts w:ascii="Cambria Math" w:hAnsi="Cambria Math"/>
                              </w:rPr>
                              <m:t>o</m:t>
                            </w:ins>
                          </m:r>
                        </m:sub>
                      </m:sSub>
                    </m:den>
                  </m:f>
                </m:e>
              </m:eqArr>
            </m:e>
          </m:d>
          <m:d>
            <m:dPr>
              <m:begChr m:val="["/>
              <m:endChr m:val="]"/>
              <m:ctrlPr>
                <w:ins w:id="2477" w:author="محمد زكريا سيد سيد ابوسبع" w:date="2023-03-31T16:34:00Z">
                  <w:rPr>
                    <w:rFonts w:ascii="Cambria Math" w:hAnsi="Cambria Math"/>
                    <w:i/>
                  </w:rPr>
                </w:ins>
              </m:ctrlPr>
            </m:dPr>
            <m:e>
              <m:eqArr>
                <m:eqArrPr>
                  <m:ctrlPr>
                    <w:ins w:id="2478" w:author="محمد زكريا سيد سيد ابوسبع" w:date="2023-03-31T16:34:00Z">
                      <w:rPr>
                        <w:rFonts w:ascii="Cambria Math" w:hAnsi="Cambria Math"/>
                        <w:i/>
                      </w:rPr>
                    </w:ins>
                  </m:ctrlPr>
                </m:eqArrPr>
                <m:e>
                  <m:r>
                    <w:ins w:id="2479" w:author="محمد زكريا سيد سيد ابوسبع" w:date="2023-03-31T16:34:00Z">
                      <w:rPr>
                        <w:rFonts w:ascii="Cambria Math" w:hAnsi="Cambria Math"/>
                      </w:rPr>
                      <m:t xml:space="preserve"> ∆</m:t>
                    </w:ins>
                  </m:r>
                  <m:sSub>
                    <m:sSubPr>
                      <m:ctrlPr>
                        <w:ins w:id="2480" w:author="محمد زكريا سيد سيد ابوسبع" w:date="2023-03-31T16:34:00Z">
                          <w:rPr>
                            <w:rFonts w:ascii="Cambria Math" w:hAnsi="Cambria Math"/>
                            <w:i/>
                          </w:rPr>
                        </w:ins>
                      </m:ctrlPr>
                    </m:sSubPr>
                    <m:e>
                      <m:r>
                        <w:ins w:id="2481" w:author="محمد زكريا سيد سيد ابوسبع" w:date="2023-03-31T16:34:00Z">
                          <w:rPr>
                            <w:rFonts w:ascii="Cambria Math" w:hAnsi="Cambria Math"/>
                          </w:rPr>
                          <m:t>δ</m:t>
                        </w:ins>
                      </m:r>
                    </m:e>
                    <m:sub>
                      <m:r>
                        <w:ins w:id="2482" w:author="محمد زكريا سيد سيد ابوسبع" w:date="2023-03-31T16:34:00Z">
                          <w:rPr>
                            <w:rFonts w:ascii="Cambria Math" w:hAnsi="Cambria Math"/>
                          </w:rPr>
                          <m:t>e</m:t>
                        </w:ins>
                      </m:r>
                    </m:sub>
                  </m:sSub>
                </m:e>
                <m:e>
                  <m:r>
                    <w:ins w:id="2483" w:author="محمد زكريا سيد سيد ابوسبع" w:date="2023-03-31T16:34:00Z">
                      <w:rPr>
                        <w:rFonts w:ascii="Cambria Math" w:hAnsi="Cambria Math"/>
                      </w:rPr>
                      <m:t xml:space="preserve"> ∆</m:t>
                    </w:ins>
                  </m:r>
                  <m:sSub>
                    <m:sSubPr>
                      <m:ctrlPr>
                        <w:ins w:id="2484" w:author="محمد زكريا سيد سيد ابوسبع" w:date="2023-03-31T16:34:00Z">
                          <w:rPr>
                            <w:rFonts w:ascii="Cambria Math" w:hAnsi="Cambria Math"/>
                            <w:i/>
                          </w:rPr>
                        </w:ins>
                      </m:ctrlPr>
                    </m:sSubPr>
                    <m:e>
                      <m:r>
                        <w:ins w:id="2485" w:author="محمد زكريا سيد سيد ابوسبع" w:date="2023-03-31T16:34:00Z">
                          <w:rPr>
                            <w:rFonts w:ascii="Cambria Math" w:hAnsi="Cambria Math"/>
                          </w:rPr>
                          <m:t>δ</m:t>
                        </w:ins>
                      </m:r>
                    </m:e>
                    <m:sub>
                      <m:r>
                        <w:ins w:id="2486" w:author="محمد زكريا سيد سيد ابوسبع" w:date="2023-03-31T16:34:00Z">
                          <w:rPr>
                            <w:rFonts w:ascii="Cambria Math" w:hAnsi="Cambria Math"/>
                          </w:rPr>
                          <m:t>th</m:t>
                        </w:ins>
                      </m:r>
                    </m:sub>
                  </m:sSub>
                </m:e>
              </m:eqArr>
            </m:e>
          </m:d>
        </m:oMath>
      </m:oMathPara>
    </w:p>
    <w:p w14:paraId="48097C3E" w14:textId="77777777" w:rsidR="00E93874" w:rsidRDefault="00E93874" w:rsidP="00E93874">
      <w:pPr>
        <w:rPr>
          <w:ins w:id="2487" w:author="محمد زكريا سيد سيد ابوسبع" w:date="2023-03-31T16:34:00Z"/>
          <w:rFonts w:eastAsiaTheme="minorEastAsia"/>
        </w:rPr>
      </w:pPr>
    </w:p>
    <w:p w14:paraId="2EF0202E" w14:textId="77777777" w:rsidR="00E93874" w:rsidRDefault="00E93874" w:rsidP="00E93874">
      <w:pPr>
        <w:ind w:left="360"/>
        <w:rPr>
          <w:ins w:id="2488" w:author="محمد زكريا سيد سيد ابوسبع" w:date="2023-03-31T16:34:00Z"/>
        </w:rPr>
      </w:pPr>
      <w:ins w:id="2489" w:author="محمد زكريا سيد سيد ابوسبع" w:date="2023-03-31T16:34:00Z">
        <w:r>
          <w:lastRenderedPageBreak/>
          <w:t>and by solving the characteristic equation of the system and getting its Eigen values we finally reach that;</w:t>
        </w:r>
      </w:ins>
    </w:p>
    <w:p w14:paraId="4D0F4D64" w14:textId="77777777" w:rsidR="00E93874" w:rsidRDefault="00000000" w:rsidP="00E93874">
      <w:pPr>
        <w:jc w:val="center"/>
        <w:rPr>
          <w:ins w:id="2490" w:author="محمد زكريا سيد سيد ابوسبع" w:date="2023-03-31T16:34:00Z"/>
          <w:rFonts w:ascii="Cambria Math" w:eastAsia="Cambria Math" w:hAnsi="Cambria Math" w:cs="Cambria Math"/>
        </w:rPr>
      </w:pPr>
      <m:oMathPara>
        <m:oMath>
          <m:sSub>
            <m:sSubPr>
              <m:ctrlPr>
                <w:ins w:id="2491" w:author="محمد زكريا سيد سيد ابوسبع" w:date="2023-03-31T16:34:00Z">
                  <w:rPr>
                    <w:rFonts w:ascii="Cambria Math" w:eastAsia="Cambria Math" w:hAnsi="Cambria Math" w:cs="Cambria Math"/>
                  </w:rPr>
                </w:ins>
              </m:ctrlPr>
            </m:sSubPr>
            <m:e>
              <m:r>
                <w:ins w:id="2492" w:author="محمد زكريا سيد سيد ابوسبع" w:date="2023-03-31T16:34:00Z">
                  <w:rPr>
                    <w:rFonts w:ascii="Cambria Math" w:eastAsia="Cambria Math" w:hAnsi="Cambria Math" w:cs="Cambria Math"/>
                  </w:rPr>
                  <m:t>w</m:t>
                </w:ins>
              </m:r>
            </m:e>
            <m:sub>
              <m:r>
                <w:ins w:id="2493" w:author="محمد زكريا سيد سيد ابوسبع" w:date="2023-03-31T16:34:00Z">
                  <w:rPr>
                    <w:rFonts w:ascii="Cambria Math" w:eastAsia="Cambria Math" w:hAnsi="Cambria Math" w:cs="Cambria Math"/>
                  </w:rPr>
                  <m:t>n</m:t>
                </w:ins>
              </m:r>
            </m:sub>
          </m:sSub>
          <m:r>
            <w:ins w:id="2494" w:author="محمد زكريا سيد سيد ابوسبع" w:date="2023-03-31T16:34:00Z">
              <w:rPr>
                <w:rFonts w:ascii="Cambria Math" w:eastAsia="Cambria Math" w:hAnsi="Cambria Math" w:cs="Cambria Math"/>
              </w:rPr>
              <m:t>=</m:t>
            </w:ins>
          </m:r>
          <m:rad>
            <m:radPr>
              <m:degHide m:val="1"/>
              <m:ctrlPr>
                <w:ins w:id="2495" w:author="محمد زكريا سيد سيد ابوسبع" w:date="2023-03-31T16:34:00Z">
                  <w:rPr>
                    <w:rFonts w:ascii="Cambria Math" w:eastAsia="Cambria Math" w:hAnsi="Cambria Math" w:cs="Cambria Math"/>
                  </w:rPr>
                </w:ins>
              </m:ctrlPr>
            </m:radPr>
            <m:deg/>
            <m:e>
              <m:r>
                <w:ins w:id="2496" w:author="محمد زكريا سيد سيد ابوسبع" w:date="2023-03-31T16:34:00Z">
                  <w:rPr>
                    <w:rFonts w:ascii="Cambria Math" w:eastAsia="Cambria Math" w:hAnsi="Cambria Math" w:cs="Cambria Math"/>
                  </w:rPr>
                  <m:t>(</m:t>
                </w:ins>
              </m:r>
              <m:sSub>
                <m:sSubPr>
                  <m:ctrlPr>
                    <w:ins w:id="2497" w:author="محمد زكريا سيد سيد ابوسبع" w:date="2023-03-31T16:34:00Z">
                      <w:rPr>
                        <w:rFonts w:ascii="Cambria Math" w:eastAsia="Cambria Math" w:hAnsi="Cambria Math" w:cs="Cambria Math"/>
                      </w:rPr>
                    </w:ins>
                  </m:ctrlPr>
                </m:sSubPr>
                <m:e>
                  <m:r>
                    <w:ins w:id="2498" w:author="محمد زكريا سيد سيد ابوسبع" w:date="2023-03-31T16:34:00Z">
                      <w:rPr>
                        <w:rFonts w:ascii="Cambria Math" w:eastAsia="Cambria Math" w:hAnsi="Cambria Math" w:cs="Cambria Math"/>
                      </w:rPr>
                      <m:t>M</m:t>
                    </w:ins>
                  </m:r>
                </m:e>
                <m:sub>
                  <m:r>
                    <w:ins w:id="2499" w:author="محمد زكريا سيد سيد ابوسبع" w:date="2023-03-31T16:34:00Z">
                      <w:rPr>
                        <w:rFonts w:ascii="Cambria Math" w:eastAsia="Cambria Math" w:hAnsi="Cambria Math" w:cs="Cambria Math"/>
                      </w:rPr>
                      <m:t>q</m:t>
                    </w:ins>
                  </m:r>
                </m:sub>
              </m:sSub>
              <m:f>
                <m:fPr>
                  <m:ctrlPr>
                    <w:ins w:id="2500" w:author="محمد زكريا سيد سيد ابوسبع" w:date="2023-03-31T16:34:00Z">
                      <w:rPr>
                        <w:rFonts w:ascii="Cambria Math" w:eastAsia="Cambria Math" w:hAnsi="Cambria Math" w:cs="Cambria Math"/>
                      </w:rPr>
                    </w:ins>
                  </m:ctrlPr>
                </m:fPr>
                <m:num>
                  <m:sSub>
                    <m:sSubPr>
                      <m:ctrlPr>
                        <w:ins w:id="2501" w:author="محمد زكريا سيد سيد ابوسبع" w:date="2023-03-31T16:34:00Z">
                          <w:rPr>
                            <w:rFonts w:ascii="Cambria Math" w:eastAsia="Cambria Math" w:hAnsi="Cambria Math" w:cs="Cambria Math"/>
                          </w:rPr>
                        </w:ins>
                      </m:ctrlPr>
                    </m:sSubPr>
                    <m:e>
                      <m:r>
                        <w:ins w:id="2502" w:author="محمد زكريا سيد سيد ابوسبع" w:date="2023-03-31T16:34:00Z">
                          <w:rPr>
                            <w:rFonts w:ascii="Cambria Math" w:eastAsia="Cambria Math" w:hAnsi="Cambria Math" w:cs="Cambria Math"/>
                          </w:rPr>
                          <m:t>Z</m:t>
                        </w:ins>
                      </m:r>
                    </m:e>
                    <m:sub>
                      <m:r>
                        <w:ins w:id="2503" w:author="محمد زكريا سيد سيد ابوسبع" w:date="2023-03-31T16:34:00Z">
                          <w:rPr>
                            <w:rFonts w:ascii="Cambria Math" w:eastAsia="Cambria Math" w:hAnsi="Cambria Math" w:cs="Cambria Math"/>
                          </w:rPr>
                          <m:t>α</m:t>
                        </w:ins>
                      </m:r>
                    </m:sub>
                  </m:sSub>
                </m:num>
                <m:den>
                  <m:sSub>
                    <m:sSubPr>
                      <m:ctrlPr>
                        <w:ins w:id="2504" w:author="محمد زكريا سيد سيد ابوسبع" w:date="2023-03-31T16:34:00Z">
                          <w:rPr>
                            <w:rFonts w:ascii="Cambria Math" w:eastAsia="Cambria Math" w:hAnsi="Cambria Math" w:cs="Cambria Math"/>
                          </w:rPr>
                        </w:ins>
                      </m:ctrlPr>
                    </m:sSubPr>
                    <m:e>
                      <m:r>
                        <w:ins w:id="2505" w:author="محمد زكريا سيد سيد ابوسبع" w:date="2023-03-31T16:34:00Z">
                          <w:rPr>
                            <w:rFonts w:ascii="Cambria Math" w:eastAsia="Cambria Math" w:hAnsi="Cambria Math" w:cs="Cambria Math"/>
                          </w:rPr>
                          <m:t>u</m:t>
                        </w:ins>
                      </m:r>
                    </m:e>
                    <m:sub>
                      <m:r>
                        <w:ins w:id="2506" w:author="محمد زكريا سيد سيد ابوسبع" w:date="2023-03-31T16:34:00Z">
                          <w:rPr>
                            <w:rFonts w:ascii="Cambria Math" w:eastAsia="Cambria Math" w:hAnsi="Cambria Math" w:cs="Cambria Math"/>
                          </w:rPr>
                          <m:t>o</m:t>
                        </w:ins>
                      </m:r>
                    </m:sub>
                  </m:sSub>
                </m:den>
              </m:f>
            </m:e>
          </m:rad>
          <m:r>
            <w:ins w:id="2507" w:author="محمد زكريا سيد سيد ابوسبع" w:date="2023-03-31T16:34:00Z">
              <w:rPr>
                <w:rFonts w:ascii="Cambria Math" w:eastAsia="Cambria Math" w:hAnsi="Cambria Math" w:cs="Cambria Math"/>
              </w:rPr>
              <m:t>-</m:t>
            </w:ins>
          </m:r>
          <m:sSub>
            <m:sSubPr>
              <m:ctrlPr>
                <w:ins w:id="2508" w:author="محمد زكريا سيد سيد ابوسبع" w:date="2023-03-31T16:34:00Z">
                  <w:rPr>
                    <w:rFonts w:ascii="Cambria Math" w:eastAsia="Cambria Math" w:hAnsi="Cambria Math" w:cs="Cambria Math"/>
                  </w:rPr>
                </w:ins>
              </m:ctrlPr>
            </m:sSubPr>
            <m:e>
              <m:r>
                <w:ins w:id="2509" w:author="محمد زكريا سيد سيد ابوسبع" w:date="2023-03-31T16:34:00Z">
                  <w:rPr>
                    <w:rFonts w:ascii="Cambria Math" w:eastAsia="Cambria Math" w:hAnsi="Cambria Math" w:cs="Cambria Math"/>
                  </w:rPr>
                  <m:t>M</m:t>
                </w:ins>
              </m:r>
            </m:e>
            <m:sub>
              <m:r>
                <w:ins w:id="2510" w:author="محمد زكريا سيد سيد ابوسبع" w:date="2023-03-31T16:34:00Z">
                  <w:rPr>
                    <w:rFonts w:ascii="Cambria Math" w:eastAsia="Cambria Math" w:hAnsi="Cambria Math" w:cs="Cambria Math"/>
                  </w:rPr>
                  <m:t>α</m:t>
                </w:ins>
              </m:r>
            </m:sub>
          </m:sSub>
          <m:r>
            <w:ins w:id="2511" w:author="محمد زكريا سيد سيد ابوسبع" w:date="2023-03-31T16:34:00Z">
              <w:rPr>
                <w:rFonts w:ascii="Cambria Math" w:eastAsia="Cambria Math" w:hAnsi="Cambria Math" w:cs="Cambria Math"/>
              </w:rPr>
              <m:t>)</m:t>
            </w:ins>
          </m:r>
        </m:oMath>
      </m:oMathPara>
    </w:p>
    <w:p w14:paraId="5F18D682" w14:textId="77777777" w:rsidR="00E93874" w:rsidRPr="00DC41B1" w:rsidRDefault="00E93874" w:rsidP="00E93874">
      <w:pPr>
        <w:jc w:val="center"/>
        <w:rPr>
          <w:ins w:id="2512" w:author="محمد زكريا سيد سيد ابوسبع" w:date="2023-03-31T16:34:00Z"/>
          <w:rFonts w:ascii="Cambria Math" w:eastAsia="Cambria Math" w:hAnsi="Cambria Math" w:cs="Cambria Math"/>
        </w:rPr>
      </w:pPr>
      <m:oMathPara>
        <m:oMath>
          <m:r>
            <w:ins w:id="2513" w:author="محمد زكريا سيد سيد ابوسبع" w:date="2023-03-31T16:34:00Z">
              <w:rPr>
                <w:rFonts w:ascii="Cambria Math" w:eastAsia="Cambria Math" w:hAnsi="Cambria Math" w:cs="Cambria Math"/>
              </w:rPr>
              <m:t>ζ=</m:t>
            </w:ins>
          </m:r>
          <m:f>
            <m:fPr>
              <m:ctrlPr>
                <w:ins w:id="2514" w:author="محمد زكريا سيد سيد ابوسبع" w:date="2023-03-31T16:34:00Z">
                  <w:rPr>
                    <w:rFonts w:ascii="Cambria Math" w:eastAsia="Cambria Math" w:hAnsi="Cambria Math" w:cs="Cambria Math"/>
                  </w:rPr>
                </w:ins>
              </m:ctrlPr>
            </m:fPr>
            <m:num>
              <m:f>
                <m:fPr>
                  <m:ctrlPr>
                    <w:ins w:id="2515" w:author="محمد زكريا سيد سيد ابوسبع" w:date="2023-03-31T16:34:00Z">
                      <w:rPr>
                        <w:rFonts w:ascii="Cambria Math" w:eastAsia="Cambria Math" w:hAnsi="Cambria Math" w:cs="Cambria Math"/>
                      </w:rPr>
                    </w:ins>
                  </m:ctrlPr>
                </m:fPr>
                <m:num>
                  <m:sSub>
                    <m:sSubPr>
                      <m:ctrlPr>
                        <w:ins w:id="2516" w:author="محمد زكريا سيد سيد ابوسبع" w:date="2023-03-31T16:34:00Z">
                          <w:rPr>
                            <w:rFonts w:ascii="Cambria Math" w:eastAsia="Cambria Math" w:hAnsi="Cambria Math" w:cs="Cambria Math"/>
                          </w:rPr>
                        </w:ins>
                      </m:ctrlPr>
                    </m:sSubPr>
                    <m:e>
                      <m:r>
                        <w:ins w:id="2517" w:author="محمد زكريا سيد سيد ابوسبع" w:date="2023-03-31T16:34:00Z">
                          <w:rPr>
                            <w:rFonts w:ascii="Cambria Math" w:eastAsia="Cambria Math" w:hAnsi="Cambria Math" w:cs="Cambria Math"/>
                          </w:rPr>
                          <m:t>Z</m:t>
                        </w:ins>
                      </m:r>
                    </m:e>
                    <m:sub>
                      <m:r>
                        <w:ins w:id="2518" w:author="محمد زكريا سيد سيد ابوسبع" w:date="2023-03-31T16:34:00Z">
                          <w:rPr>
                            <w:rFonts w:ascii="Cambria Math" w:eastAsia="Cambria Math" w:hAnsi="Cambria Math" w:cs="Cambria Math"/>
                          </w:rPr>
                          <m:t>α</m:t>
                        </w:ins>
                      </m:r>
                    </m:sub>
                  </m:sSub>
                </m:num>
                <m:den>
                  <m:sSub>
                    <m:sSubPr>
                      <m:ctrlPr>
                        <w:ins w:id="2519" w:author="محمد زكريا سيد سيد ابوسبع" w:date="2023-03-31T16:34:00Z">
                          <w:rPr>
                            <w:rFonts w:ascii="Cambria Math" w:eastAsia="Cambria Math" w:hAnsi="Cambria Math" w:cs="Cambria Math"/>
                          </w:rPr>
                        </w:ins>
                      </m:ctrlPr>
                    </m:sSubPr>
                    <m:e>
                      <m:r>
                        <w:ins w:id="2520" w:author="محمد زكريا سيد سيد ابوسبع" w:date="2023-03-31T16:34:00Z">
                          <w:rPr>
                            <w:rFonts w:ascii="Cambria Math" w:eastAsia="Cambria Math" w:hAnsi="Cambria Math" w:cs="Cambria Math"/>
                          </w:rPr>
                          <m:t>u</m:t>
                        </w:ins>
                      </m:r>
                    </m:e>
                    <m:sub>
                      <m:r>
                        <w:ins w:id="2521" w:author="محمد زكريا سيد سيد ابوسبع" w:date="2023-03-31T16:34:00Z">
                          <w:rPr>
                            <w:rFonts w:ascii="Cambria Math" w:eastAsia="Cambria Math" w:hAnsi="Cambria Math" w:cs="Cambria Math"/>
                          </w:rPr>
                          <m:t>o</m:t>
                        </w:ins>
                      </m:r>
                    </m:sub>
                  </m:sSub>
                </m:den>
              </m:f>
              <m:r>
                <w:ins w:id="2522" w:author="محمد زكريا سيد سيد ابوسبع" w:date="2023-03-31T16:34:00Z">
                  <w:rPr>
                    <w:rFonts w:ascii="Cambria Math" w:eastAsia="Cambria Math" w:hAnsi="Cambria Math" w:cs="Cambria Math"/>
                  </w:rPr>
                  <m:t>+</m:t>
                </w:ins>
              </m:r>
              <m:sSub>
                <m:sSubPr>
                  <m:ctrlPr>
                    <w:ins w:id="2523" w:author="محمد زكريا سيد سيد ابوسبع" w:date="2023-03-31T16:34:00Z">
                      <w:rPr>
                        <w:rFonts w:ascii="Cambria Math" w:eastAsia="Cambria Math" w:hAnsi="Cambria Math" w:cs="Cambria Math"/>
                      </w:rPr>
                    </w:ins>
                  </m:ctrlPr>
                </m:sSubPr>
                <m:e>
                  <m:r>
                    <w:ins w:id="2524" w:author="محمد زكريا سيد سيد ابوسبع" w:date="2023-03-31T16:34:00Z">
                      <w:rPr>
                        <w:rFonts w:ascii="Cambria Math" w:eastAsia="Cambria Math" w:hAnsi="Cambria Math" w:cs="Cambria Math"/>
                      </w:rPr>
                      <m:t>M</m:t>
                    </w:ins>
                  </m:r>
                </m:e>
                <m:sub>
                  <m:r>
                    <w:ins w:id="2525" w:author="محمد زكريا سيد سيد ابوسبع" w:date="2023-03-31T16:34:00Z">
                      <w:rPr>
                        <w:rFonts w:ascii="Cambria Math" w:eastAsia="Cambria Math" w:hAnsi="Cambria Math" w:cs="Cambria Math"/>
                      </w:rPr>
                      <m:t>q</m:t>
                    </w:ins>
                  </m:r>
                </m:sub>
              </m:sSub>
              <m:r>
                <w:ins w:id="2526" w:author="محمد زكريا سيد سيد ابوسبع" w:date="2023-03-31T16:34:00Z">
                  <w:rPr>
                    <w:rFonts w:ascii="Cambria Math" w:eastAsia="Cambria Math" w:hAnsi="Cambria Math" w:cs="Cambria Math"/>
                  </w:rPr>
                  <m:t>+</m:t>
                </w:ins>
              </m:r>
              <m:sSub>
                <m:sSubPr>
                  <m:ctrlPr>
                    <w:ins w:id="2527" w:author="محمد زكريا سيد سيد ابوسبع" w:date="2023-03-31T16:34:00Z">
                      <w:rPr>
                        <w:rFonts w:ascii="Cambria Math" w:eastAsia="Cambria Math" w:hAnsi="Cambria Math" w:cs="Cambria Math"/>
                      </w:rPr>
                    </w:ins>
                  </m:ctrlPr>
                </m:sSubPr>
                <m:e>
                  <m:r>
                    <w:ins w:id="2528" w:author="محمد زكريا سيد سيد ابوسبع" w:date="2023-03-31T16:34:00Z">
                      <w:rPr>
                        <w:rFonts w:ascii="Cambria Math" w:eastAsia="Cambria Math" w:hAnsi="Cambria Math" w:cs="Cambria Math"/>
                      </w:rPr>
                      <m:t>M</m:t>
                    </w:ins>
                  </m:r>
                </m:e>
                <m:sub>
                  <m:acc>
                    <m:accPr>
                      <m:chr m:val="̇"/>
                      <m:ctrlPr>
                        <w:ins w:id="2529" w:author="محمد زكريا سيد سيد ابوسبع" w:date="2023-03-31T16:34:00Z">
                          <w:rPr>
                            <w:rFonts w:ascii="Cambria Math" w:eastAsia="Cambria Math" w:hAnsi="Cambria Math" w:cs="Cambria Math"/>
                          </w:rPr>
                        </w:ins>
                      </m:ctrlPr>
                    </m:accPr>
                    <m:e>
                      <m:r>
                        <w:ins w:id="2530" w:author="محمد زكريا سيد سيد ابوسبع" w:date="2023-03-31T16:34:00Z">
                          <w:rPr>
                            <w:rFonts w:ascii="Cambria Math" w:eastAsia="Cambria Math" w:hAnsi="Cambria Math" w:cs="Cambria Math"/>
                          </w:rPr>
                          <m:t>α</m:t>
                        </w:ins>
                      </m:r>
                    </m:e>
                  </m:acc>
                </m:sub>
              </m:sSub>
            </m:num>
            <m:den>
              <m:r>
                <w:ins w:id="2531" w:author="محمد زكريا سيد سيد ابوسبع" w:date="2023-03-31T16:34:00Z">
                  <w:rPr>
                    <w:rFonts w:ascii="Cambria Math" w:eastAsia="Cambria Math" w:hAnsi="Cambria Math" w:cs="Cambria Math"/>
                  </w:rPr>
                  <m:t>-2</m:t>
                </w:ins>
              </m:r>
              <m:sSub>
                <m:sSubPr>
                  <m:ctrlPr>
                    <w:ins w:id="2532" w:author="محمد زكريا سيد سيد ابوسبع" w:date="2023-03-31T16:34:00Z">
                      <w:rPr>
                        <w:rFonts w:ascii="Cambria Math" w:eastAsia="Cambria Math" w:hAnsi="Cambria Math" w:cs="Cambria Math"/>
                      </w:rPr>
                    </w:ins>
                  </m:ctrlPr>
                </m:sSubPr>
                <m:e>
                  <m:r>
                    <w:ins w:id="2533" w:author="محمد زكريا سيد سيد ابوسبع" w:date="2023-03-31T16:34:00Z">
                      <w:rPr>
                        <w:rFonts w:ascii="Cambria Math" w:eastAsia="Cambria Math" w:hAnsi="Cambria Math" w:cs="Cambria Math"/>
                      </w:rPr>
                      <m:t>w</m:t>
                    </w:ins>
                  </m:r>
                </m:e>
                <m:sub>
                  <m:r>
                    <w:ins w:id="2534" w:author="محمد زكريا سيد سيد ابوسبع" w:date="2023-03-31T16:34:00Z">
                      <w:rPr>
                        <w:rFonts w:ascii="Cambria Math" w:eastAsia="Cambria Math" w:hAnsi="Cambria Math" w:cs="Cambria Math"/>
                      </w:rPr>
                      <m:t>n</m:t>
                    </w:ins>
                  </m:r>
                </m:sub>
              </m:sSub>
            </m:den>
          </m:f>
        </m:oMath>
      </m:oMathPara>
    </w:p>
    <w:p w14:paraId="56EA299E" w14:textId="77777777" w:rsidR="00E93874" w:rsidRPr="00590B75" w:rsidRDefault="00E93874" w:rsidP="00EE2BF2">
      <w:pPr>
        <w:pStyle w:val="Heading3"/>
        <w:rPr>
          <w:ins w:id="2535" w:author="محمد زكريا سيد سيد ابوسبع" w:date="2023-03-31T16:34:00Z"/>
          <w:rtl/>
        </w:rPr>
      </w:pPr>
      <w:ins w:id="2536" w:author="محمد زكريا سيد سيد ابوسبع" w:date="2023-03-31T16:34:00Z">
        <w:r w:rsidRPr="00590B75">
          <w:t>Lateral calculations:</w:t>
        </w:r>
      </w:ins>
    </w:p>
    <w:p w14:paraId="704B7DEB" w14:textId="77777777" w:rsidR="00E93874" w:rsidRPr="00954736" w:rsidRDefault="00E93874" w:rsidP="00E93874">
      <w:pPr>
        <w:rPr>
          <w:ins w:id="2537" w:author="محمد زكريا سيد سيد ابوسبع" w:date="2023-03-31T16:34:00Z"/>
          <w:u w:val="single"/>
        </w:rPr>
      </w:pPr>
    </w:p>
    <w:p w14:paraId="1B2A9350" w14:textId="77777777" w:rsidR="00E93874" w:rsidRDefault="00E93874" w:rsidP="00E93874">
      <w:pPr>
        <w:pStyle w:val="ListParagraph"/>
        <w:numPr>
          <w:ilvl w:val="0"/>
          <w:numId w:val="25"/>
        </w:numPr>
        <w:spacing w:after="160" w:line="259" w:lineRule="auto"/>
        <w:ind w:right="0"/>
        <w:jc w:val="left"/>
        <w:rPr>
          <w:ins w:id="2538" w:author="محمد زكريا سيد سيد ابوسبع" w:date="2023-03-31T16:34:00Z"/>
          <w:rFonts w:ascii="Cambria Math" w:hAnsi="Cambria Math"/>
          <w:i/>
        </w:rPr>
      </w:pPr>
      <m:oMath>
        <m:r>
          <w:ins w:id="2539" w:author="محمد زكريا سيد سيد ابوسبع" w:date="2023-03-31T16:34:00Z">
            <w:rPr>
              <w:rFonts w:ascii="Cambria Math" w:hAnsi="Cambria Math"/>
            </w:rPr>
            <m:t xml:space="preserve">Y+mg </m:t>
          </w:ins>
        </m:r>
        <m:sSub>
          <m:sSubPr>
            <m:ctrlPr>
              <w:ins w:id="2540" w:author="محمد زكريا سيد سيد ابوسبع" w:date="2023-03-31T16:34:00Z">
                <w:rPr>
                  <w:rFonts w:ascii="Cambria Math" w:hAnsi="Cambria Math"/>
                  <w:i/>
                </w:rPr>
              </w:ins>
            </m:ctrlPr>
          </m:sSubPr>
          <m:e>
            <m:r>
              <w:ins w:id="2541" w:author="محمد زكريا سيد سيد ابوسبع" w:date="2023-03-31T16:34:00Z">
                <w:rPr>
                  <w:rFonts w:ascii="Cambria Math" w:hAnsi="Cambria Math"/>
                </w:rPr>
                <m:t>C</m:t>
              </w:ins>
            </m:r>
          </m:e>
          <m:sub>
            <m:r>
              <w:ins w:id="2542" w:author="محمد زكريا سيد سيد ابوسبع" w:date="2023-03-31T16:34:00Z">
                <w:rPr>
                  <w:rFonts w:ascii="Cambria Math" w:hAnsi="Cambria Math"/>
                </w:rPr>
                <m:t>θ</m:t>
              </w:ins>
            </m:r>
          </m:sub>
        </m:sSub>
        <m:r>
          <w:ins w:id="2543" w:author="محمد زكريا سيد سيد ابوسبع" w:date="2023-03-31T16:34:00Z">
            <w:rPr>
              <w:rFonts w:ascii="Cambria Math" w:hAnsi="Cambria Math"/>
            </w:rPr>
            <m:t xml:space="preserve"> </m:t>
          </w:ins>
        </m:r>
        <m:sSub>
          <m:sSubPr>
            <m:ctrlPr>
              <w:ins w:id="2544" w:author="محمد زكريا سيد سيد ابوسبع" w:date="2023-03-31T16:34:00Z">
                <w:rPr>
                  <w:rFonts w:ascii="Cambria Math" w:hAnsi="Cambria Math"/>
                  <w:i/>
                </w:rPr>
              </w:ins>
            </m:ctrlPr>
          </m:sSubPr>
          <m:e>
            <m:r>
              <w:ins w:id="2545" w:author="محمد زكريا سيد سيد ابوسبع" w:date="2023-03-31T16:34:00Z">
                <w:rPr>
                  <w:rFonts w:ascii="Cambria Math" w:hAnsi="Cambria Math"/>
                </w:rPr>
                <m:t>S</m:t>
              </w:ins>
            </m:r>
          </m:e>
          <m:sub>
            <m:r>
              <w:ins w:id="2546" w:author="محمد زكريا سيد سيد ابوسبع" w:date="2023-03-31T16:34:00Z">
                <w:rPr>
                  <w:rFonts w:ascii="Cambria Math" w:hAnsi="Cambria Math"/>
                </w:rPr>
                <m:t>φ</m:t>
              </w:ins>
            </m:r>
          </m:sub>
        </m:sSub>
        <m:r>
          <w:ins w:id="2547" w:author="محمد زكريا سيد سيد ابوسبع" w:date="2023-03-31T16:34:00Z">
            <w:rPr>
              <w:rFonts w:ascii="Cambria Math" w:hAnsi="Cambria Math"/>
            </w:rPr>
            <m:t>=m</m:t>
          </w:ins>
        </m:r>
        <m:d>
          <m:dPr>
            <m:ctrlPr>
              <w:ins w:id="2548" w:author="محمد زكريا سيد سيد ابوسبع" w:date="2023-03-31T16:34:00Z">
                <w:rPr>
                  <w:rFonts w:ascii="Cambria Math" w:hAnsi="Cambria Math"/>
                  <w:i/>
                </w:rPr>
              </w:ins>
            </m:ctrlPr>
          </m:dPr>
          <m:e>
            <m:acc>
              <m:accPr>
                <m:chr m:val="̇"/>
                <m:ctrlPr>
                  <w:ins w:id="2549" w:author="محمد زكريا سيد سيد ابوسبع" w:date="2023-03-31T16:34:00Z">
                    <w:rPr>
                      <w:rFonts w:ascii="Cambria Math" w:hAnsi="Cambria Math"/>
                      <w:i/>
                    </w:rPr>
                  </w:ins>
                </m:ctrlPr>
              </m:accPr>
              <m:e>
                <m:r>
                  <w:ins w:id="2550" w:author="محمد زكريا سيد سيد ابوسبع" w:date="2023-03-31T16:34:00Z">
                    <w:rPr>
                      <w:rFonts w:ascii="Cambria Math" w:hAnsi="Cambria Math"/>
                    </w:rPr>
                    <m:t>v</m:t>
                  </w:ins>
                </m:r>
              </m:e>
            </m:acc>
            <m:r>
              <w:ins w:id="2551" w:author="محمد زكريا سيد سيد ابوسبع" w:date="2023-03-31T16:34:00Z">
                <w:rPr>
                  <w:rFonts w:ascii="Cambria Math" w:hAnsi="Cambria Math"/>
                </w:rPr>
                <m:t>+ru-pw</m:t>
              </w:ins>
            </m:r>
          </m:e>
        </m:d>
      </m:oMath>
    </w:p>
    <w:p w14:paraId="4B62301D" w14:textId="77777777" w:rsidR="00E93874" w:rsidRPr="00954736" w:rsidRDefault="00E93874" w:rsidP="00E93874">
      <w:pPr>
        <w:pStyle w:val="ListParagraph"/>
        <w:spacing w:after="160" w:line="259" w:lineRule="auto"/>
        <w:ind w:right="0"/>
        <w:jc w:val="left"/>
        <w:rPr>
          <w:ins w:id="2552" w:author="محمد زكريا سيد سيد ابوسبع" w:date="2023-03-31T16:34:00Z"/>
          <w:rFonts w:ascii="Cambria Math" w:hAnsi="Cambria Math"/>
          <w:i/>
        </w:rPr>
      </w:pPr>
    </w:p>
    <w:p w14:paraId="10DCB064" w14:textId="77777777" w:rsidR="00E93874" w:rsidRPr="00172734" w:rsidRDefault="00E93874" w:rsidP="00E93874">
      <w:pPr>
        <w:pStyle w:val="ListParagraph"/>
        <w:rPr>
          <w:ins w:id="2553" w:author="محمد زكريا سيد سيد ابوسبع" w:date="2023-03-31T16:34:00Z"/>
          <w:rFonts w:eastAsiaTheme="minorEastAsia"/>
        </w:rPr>
      </w:pPr>
      <m:oMathPara>
        <m:oMath>
          <m:r>
            <w:ins w:id="2554" w:author="محمد زكريا سيد سيد ابوسبع" w:date="2023-03-31T16:34:00Z">
              <w:rPr>
                <w:rFonts w:ascii="Cambria Math" w:hAnsi="Cambria Math"/>
              </w:rPr>
              <m:t>∆</m:t>
            </w:ins>
          </m:r>
          <m:acc>
            <m:accPr>
              <m:chr m:val="̇"/>
              <m:ctrlPr>
                <w:ins w:id="2555" w:author="محمد زكريا سيد سيد ابوسبع" w:date="2023-03-31T16:34:00Z">
                  <w:rPr>
                    <w:rFonts w:ascii="Cambria Math" w:hAnsi="Cambria Math"/>
                    <w:i/>
                  </w:rPr>
                </w:ins>
              </m:ctrlPr>
            </m:accPr>
            <m:e>
              <m:r>
                <w:ins w:id="2556" w:author="محمد زكريا سيد سيد ابوسبع" w:date="2023-03-31T16:34:00Z">
                  <w:rPr>
                    <w:rFonts w:ascii="Cambria Math" w:hAnsi="Cambria Math"/>
                  </w:rPr>
                  <m:t>v</m:t>
                </w:ins>
              </m:r>
            </m:e>
          </m:acc>
          <m:r>
            <w:ins w:id="2557" w:author="محمد زكريا سيد سيد ابوسبع" w:date="2023-03-31T16:34:00Z">
              <w:rPr>
                <w:rFonts w:ascii="Cambria Math" w:hAnsi="Cambria Math"/>
              </w:rPr>
              <m:t>=</m:t>
            </w:ins>
          </m:r>
          <m:sSub>
            <m:sSubPr>
              <m:ctrlPr>
                <w:ins w:id="2558" w:author="محمد زكريا سيد سيد ابوسبع" w:date="2023-03-31T16:34:00Z">
                  <w:rPr>
                    <w:rFonts w:ascii="Cambria Math" w:hAnsi="Cambria Math"/>
                    <w:i/>
                  </w:rPr>
                </w:ins>
              </m:ctrlPr>
            </m:sSubPr>
            <m:e>
              <m:r>
                <w:ins w:id="2559" w:author="محمد زكريا سيد سيد ابوسبع" w:date="2023-03-31T16:34:00Z">
                  <w:rPr>
                    <w:rFonts w:ascii="Cambria Math" w:hAnsi="Cambria Math"/>
                  </w:rPr>
                  <m:t>Y</m:t>
                </w:ins>
              </m:r>
            </m:e>
            <m:sub>
              <m:r>
                <w:ins w:id="2560" w:author="محمد زكريا سيد سيد ابوسبع" w:date="2023-03-31T16:34:00Z">
                  <w:rPr>
                    <w:rFonts w:ascii="Cambria Math" w:hAnsi="Cambria Math"/>
                  </w:rPr>
                  <m:t>β</m:t>
                </w:ins>
              </m:r>
            </m:sub>
          </m:sSub>
          <m:r>
            <w:ins w:id="2561" w:author="محمد زكريا سيد سيد ابوسبع" w:date="2023-03-31T16:34:00Z">
              <w:rPr>
                <w:rFonts w:ascii="Cambria Math" w:hAnsi="Cambria Math"/>
              </w:rPr>
              <m:t xml:space="preserve"> ∆β+</m:t>
            </w:ins>
          </m:r>
          <m:sSub>
            <m:sSubPr>
              <m:ctrlPr>
                <w:ins w:id="2562" w:author="محمد زكريا سيد سيد ابوسبع" w:date="2023-03-31T16:34:00Z">
                  <w:rPr>
                    <w:rFonts w:ascii="Cambria Math" w:hAnsi="Cambria Math"/>
                    <w:i/>
                  </w:rPr>
                </w:ins>
              </m:ctrlPr>
            </m:sSubPr>
            <m:e>
              <m:r>
                <w:ins w:id="2563" w:author="محمد زكريا سيد سيد ابوسبع" w:date="2023-03-31T16:34:00Z">
                  <w:rPr>
                    <w:rFonts w:ascii="Cambria Math" w:hAnsi="Cambria Math"/>
                  </w:rPr>
                  <m:t>Y</m:t>
                </w:ins>
              </m:r>
            </m:e>
            <m:sub>
              <m:r>
                <w:ins w:id="2564" w:author="محمد زكريا سيد سيد ابوسبع" w:date="2023-03-31T16:34:00Z">
                  <w:rPr>
                    <w:rFonts w:ascii="Cambria Math" w:hAnsi="Cambria Math"/>
                  </w:rPr>
                  <m:t>r</m:t>
                </w:ins>
              </m:r>
            </m:sub>
          </m:sSub>
          <m:r>
            <w:ins w:id="2565" w:author="محمد زكريا سيد سيد ابوسبع" w:date="2023-03-31T16:34:00Z">
              <w:rPr>
                <w:rFonts w:ascii="Cambria Math" w:hAnsi="Cambria Math"/>
              </w:rPr>
              <m:t xml:space="preserve"> ∆r+</m:t>
            </w:ins>
          </m:r>
          <m:sSub>
            <m:sSubPr>
              <m:ctrlPr>
                <w:ins w:id="2566" w:author="محمد زكريا سيد سيد ابوسبع" w:date="2023-03-31T16:34:00Z">
                  <w:rPr>
                    <w:rFonts w:ascii="Cambria Math" w:hAnsi="Cambria Math"/>
                    <w:i/>
                  </w:rPr>
                </w:ins>
              </m:ctrlPr>
            </m:sSubPr>
            <m:e>
              <m:r>
                <w:ins w:id="2567" w:author="محمد زكريا سيد سيد ابوسبع" w:date="2023-03-31T16:34:00Z">
                  <w:rPr>
                    <w:rFonts w:ascii="Cambria Math" w:hAnsi="Cambria Math"/>
                  </w:rPr>
                  <m:t>Y</m:t>
                </w:ins>
              </m:r>
            </m:e>
            <m:sub>
              <m:r>
                <w:ins w:id="2568" w:author="محمد زكريا سيد سيد ابوسبع" w:date="2023-03-31T16:34:00Z">
                  <w:rPr>
                    <w:rFonts w:ascii="Cambria Math" w:hAnsi="Cambria Math"/>
                  </w:rPr>
                  <m:t>p</m:t>
                </w:ins>
              </m:r>
            </m:sub>
          </m:sSub>
          <m:r>
            <w:ins w:id="2569" w:author="محمد زكريا سيد سيد ابوسبع" w:date="2023-03-31T16:34:00Z">
              <w:rPr>
                <w:rFonts w:ascii="Cambria Math" w:hAnsi="Cambria Math"/>
              </w:rPr>
              <m:t xml:space="preserve"> ∆p</m:t>
            </w:ins>
          </m:r>
          <m:r>
            <w:ins w:id="2570" w:author="محمد زكريا سيد سيد ابوسبع" w:date="2023-03-31T16:34:00Z">
              <w:rPr>
                <w:rFonts w:ascii="Cambria Math" w:eastAsiaTheme="minorEastAsia" w:hAnsi="Cambria Math"/>
              </w:rPr>
              <m:t xml:space="preserve">+ </m:t>
            </w:ins>
          </m:r>
          <m:sSub>
            <m:sSubPr>
              <m:ctrlPr>
                <w:ins w:id="2571" w:author="محمد زكريا سيد سيد ابوسبع" w:date="2023-03-31T16:34:00Z">
                  <w:rPr>
                    <w:rFonts w:ascii="Cambria Math" w:hAnsi="Cambria Math"/>
                    <w:i/>
                  </w:rPr>
                </w:ins>
              </m:ctrlPr>
            </m:sSubPr>
            <m:e>
              <m:r>
                <w:ins w:id="2572" w:author="محمد زكريا سيد سيد ابوسبع" w:date="2023-03-31T16:34:00Z">
                  <w:rPr>
                    <w:rFonts w:ascii="Cambria Math" w:hAnsi="Cambria Math"/>
                  </w:rPr>
                  <m:t>Y</m:t>
                </w:ins>
              </m:r>
            </m:e>
            <m:sub>
              <m:r>
                <w:ins w:id="2573" w:author="محمد زكريا سيد سيد ابوسبع" w:date="2023-03-31T16:34:00Z">
                  <w:rPr>
                    <w:rFonts w:ascii="Cambria Math" w:hAnsi="Cambria Math"/>
                  </w:rPr>
                  <m:t>δa</m:t>
                </w:ins>
              </m:r>
            </m:sub>
          </m:sSub>
          <m:r>
            <w:ins w:id="2574" w:author="محمد زكريا سيد سيد ابوسبع" w:date="2023-03-31T16:34:00Z">
              <w:rPr>
                <w:rFonts w:ascii="Cambria Math" w:hAnsi="Cambria Math"/>
              </w:rPr>
              <m:t xml:space="preserve"> ∆</m:t>
            </w:ins>
          </m:r>
          <m:sSub>
            <m:sSubPr>
              <m:ctrlPr>
                <w:ins w:id="2575" w:author="محمد زكريا سيد سيد ابوسبع" w:date="2023-03-31T16:34:00Z">
                  <w:rPr>
                    <w:rFonts w:ascii="Cambria Math" w:hAnsi="Cambria Math"/>
                    <w:i/>
                  </w:rPr>
                </w:ins>
              </m:ctrlPr>
            </m:sSubPr>
            <m:e>
              <m:r>
                <w:ins w:id="2576" w:author="محمد زكريا سيد سيد ابوسبع" w:date="2023-03-31T16:34:00Z">
                  <w:rPr>
                    <w:rFonts w:ascii="Cambria Math" w:hAnsi="Cambria Math"/>
                  </w:rPr>
                  <m:t>δ</m:t>
                </w:ins>
              </m:r>
            </m:e>
            <m:sub>
              <m:r>
                <w:ins w:id="2577" w:author="محمد زكريا سيد سيد ابوسبع" w:date="2023-03-31T16:34:00Z">
                  <w:rPr>
                    <w:rFonts w:ascii="Cambria Math" w:hAnsi="Cambria Math"/>
                  </w:rPr>
                  <m:t>a</m:t>
                </w:ins>
              </m:r>
            </m:sub>
          </m:sSub>
          <m:r>
            <w:ins w:id="2578" w:author="محمد زكريا سيد سيد ابوسبع" w:date="2023-03-31T16:34:00Z">
              <w:rPr>
                <w:rFonts w:ascii="Cambria Math" w:hAnsi="Cambria Math"/>
              </w:rPr>
              <m:t xml:space="preserve">+ </m:t>
            </w:ins>
          </m:r>
          <m:sSub>
            <m:sSubPr>
              <m:ctrlPr>
                <w:ins w:id="2579" w:author="محمد زكريا سيد سيد ابوسبع" w:date="2023-03-31T16:34:00Z">
                  <w:rPr>
                    <w:rFonts w:ascii="Cambria Math" w:hAnsi="Cambria Math"/>
                    <w:i/>
                  </w:rPr>
                </w:ins>
              </m:ctrlPr>
            </m:sSubPr>
            <m:e>
              <m:r>
                <w:ins w:id="2580" w:author="محمد زكريا سيد سيد ابوسبع" w:date="2023-03-31T16:34:00Z">
                  <w:rPr>
                    <w:rFonts w:ascii="Cambria Math" w:hAnsi="Cambria Math"/>
                  </w:rPr>
                  <m:t>Y</m:t>
                </w:ins>
              </m:r>
            </m:e>
            <m:sub>
              <m:sSub>
                <m:sSubPr>
                  <m:ctrlPr>
                    <w:ins w:id="2581" w:author="محمد زكريا سيد سيد ابوسبع" w:date="2023-03-31T16:34:00Z">
                      <w:rPr>
                        <w:rFonts w:ascii="Cambria Math" w:hAnsi="Cambria Math"/>
                        <w:i/>
                      </w:rPr>
                    </w:ins>
                  </m:ctrlPr>
                </m:sSubPr>
                <m:e>
                  <m:r>
                    <w:ins w:id="2582" w:author="محمد زكريا سيد سيد ابوسبع" w:date="2023-03-31T16:34:00Z">
                      <w:rPr>
                        <w:rFonts w:ascii="Cambria Math" w:hAnsi="Cambria Math"/>
                      </w:rPr>
                      <m:t>δ</m:t>
                    </w:ins>
                  </m:r>
                </m:e>
                <m:sub>
                  <m:r>
                    <w:ins w:id="2583" w:author="محمد زكريا سيد سيد ابوسبع" w:date="2023-03-31T16:34:00Z">
                      <w:rPr>
                        <w:rFonts w:ascii="Cambria Math" w:hAnsi="Cambria Math"/>
                      </w:rPr>
                      <m:t>r</m:t>
                    </w:ins>
                  </m:r>
                </m:sub>
              </m:sSub>
            </m:sub>
          </m:sSub>
          <m:r>
            <w:ins w:id="2584" w:author="محمد زكريا سيد سيد ابوسبع" w:date="2023-03-31T16:34:00Z">
              <w:rPr>
                <w:rFonts w:ascii="Cambria Math" w:hAnsi="Cambria Math"/>
              </w:rPr>
              <m:t xml:space="preserve"> ∆</m:t>
            </w:ins>
          </m:r>
          <m:sSub>
            <m:sSubPr>
              <m:ctrlPr>
                <w:ins w:id="2585" w:author="محمد زكريا سيد سيد ابوسبع" w:date="2023-03-31T16:34:00Z">
                  <w:rPr>
                    <w:rFonts w:ascii="Cambria Math" w:hAnsi="Cambria Math"/>
                    <w:i/>
                  </w:rPr>
                </w:ins>
              </m:ctrlPr>
            </m:sSubPr>
            <m:e>
              <m:r>
                <w:ins w:id="2586" w:author="محمد زكريا سيد سيد ابوسبع" w:date="2023-03-31T16:34:00Z">
                  <w:rPr>
                    <w:rFonts w:ascii="Cambria Math" w:hAnsi="Cambria Math"/>
                  </w:rPr>
                  <m:t>δ</m:t>
                </w:ins>
              </m:r>
            </m:e>
            <m:sub>
              <m:r>
                <w:ins w:id="2587" w:author="محمد زكريا سيد سيد ابوسبع" w:date="2023-03-31T16:34:00Z">
                  <w:rPr>
                    <w:rFonts w:ascii="Cambria Math" w:hAnsi="Cambria Math"/>
                  </w:rPr>
                  <m:t>r</m:t>
                </w:ins>
              </m:r>
            </m:sub>
          </m:sSub>
          <m:r>
            <w:ins w:id="2588" w:author="محمد زكريا سيد سيد ابوسبع" w:date="2023-03-31T16:34:00Z">
              <w:rPr>
                <w:rFonts w:ascii="Cambria Math" w:eastAsiaTheme="minorEastAsia" w:hAnsi="Cambria Math"/>
              </w:rPr>
              <m:t>+</m:t>
            </w:ins>
          </m:r>
          <m:r>
            <w:ins w:id="2589" w:author="محمد زكريا سيد سيد ابوسبع" w:date="2023-03-31T16:34:00Z">
              <w:rPr>
                <w:rFonts w:ascii="Cambria Math" w:hAnsi="Cambria Math"/>
              </w:rPr>
              <m:t xml:space="preserve">g </m:t>
            </w:ins>
          </m:r>
          <m:func>
            <m:funcPr>
              <m:ctrlPr>
                <w:ins w:id="2590" w:author="محمد زكريا سيد سيد ابوسبع" w:date="2023-03-31T16:34:00Z">
                  <w:rPr>
                    <w:rFonts w:ascii="Cambria Math" w:eastAsiaTheme="minorEastAsia" w:hAnsi="Cambria Math" w:cs="Times New Roman"/>
                    <w:i/>
                  </w:rPr>
                </w:ins>
              </m:ctrlPr>
            </m:funcPr>
            <m:fName>
              <m:r>
                <w:ins w:id="2591" w:author="محمد زكريا سيد سيد ابوسبع" w:date="2023-03-31T16:34:00Z">
                  <m:rPr>
                    <m:sty m:val="p"/>
                  </m:rPr>
                  <w:rPr>
                    <w:rFonts w:ascii="Cambria Math" w:hAnsi="Cambria Math"/>
                  </w:rPr>
                  <m:t>cos</m:t>
                </w:ins>
              </m:r>
            </m:fName>
            <m:e>
              <m:d>
                <m:dPr>
                  <m:ctrlPr>
                    <w:ins w:id="2592" w:author="محمد زكريا سيد سيد ابوسبع" w:date="2023-03-31T16:34:00Z">
                      <w:rPr>
                        <w:rFonts w:ascii="Cambria Math" w:eastAsiaTheme="minorEastAsia" w:hAnsi="Cambria Math" w:cs="Times New Roman"/>
                        <w:i/>
                      </w:rPr>
                    </w:ins>
                  </m:ctrlPr>
                </m:dPr>
                <m:e>
                  <m:sSub>
                    <m:sSubPr>
                      <m:ctrlPr>
                        <w:ins w:id="2593" w:author="محمد زكريا سيد سيد ابوسبع" w:date="2023-03-31T16:34:00Z">
                          <w:rPr>
                            <w:rFonts w:ascii="Cambria Math" w:hAnsi="Cambria Math"/>
                            <w:i/>
                          </w:rPr>
                        </w:ins>
                      </m:ctrlPr>
                    </m:sSubPr>
                    <m:e>
                      <m:r>
                        <w:ins w:id="2594" w:author="محمد زكريا سيد سيد ابوسبع" w:date="2023-03-31T16:34:00Z">
                          <w:rPr>
                            <w:rFonts w:ascii="Cambria Math" w:hAnsi="Cambria Math"/>
                          </w:rPr>
                          <m:t>θ</m:t>
                        </w:ins>
                      </m:r>
                    </m:e>
                    <m:sub>
                      <m:r>
                        <w:ins w:id="2595" w:author="محمد زكريا سيد سيد ابوسبع" w:date="2023-03-31T16:34:00Z">
                          <w:rPr>
                            <w:rFonts w:ascii="Cambria Math" w:hAnsi="Cambria Math"/>
                          </w:rPr>
                          <m:t>o</m:t>
                        </w:ins>
                      </m:r>
                    </m:sub>
                  </m:sSub>
                </m:e>
              </m:d>
            </m:e>
          </m:func>
          <m:r>
            <w:ins w:id="2596" w:author="محمد زكريا سيد سيد ابوسبع" w:date="2023-03-31T16:34:00Z">
              <w:rPr>
                <w:rFonts w:ascii="Cambria Math" w:hAnsi="Cambria Math"/>
              </w:rPr>
              <m:t>∆∅</m:t>
            </w:ins>
          </m:r>
          <m:r>
            <w:ins w:id="2597" w:author="محمد زكريا سيد سيد ابوسبع" w:date="2023-03-31T16:34:00Z">
              <w:rPr>
                <w:rFonts w:ascii="Cambria Math" w:eastAsiaTheme="minorEastAsia" w:hAnsi="Cambria Math" w:cs="Times New Roman"/>
              </w:rPr>
              <m:t>-</m:t>
            </w:ins>
          </m:r>
          <m:r>
            <w:ins w:id="2598" w:author="محمد زكريا سيد سيد ابوسبع" w:date="2023-03-31T16:34:00Z">
              <w:rPr>
                <w:rFonts w:ascii="Cambria Math" w:hAnsi="Cambria Math"/>
              </w:rPr>
              <m:t>∆r*</m:t>
            </w:ins>
          </m:r>
          <m:sSub>
            <m:sSubPr>
              <m:ctrlPr>
                <w:ins w:id="2599" w:author="محمد زكريا سيد سيد ابوسبع" w:date="2023-03-31T16:34:00Z">
                  <w:rPr>
                    <w:rFonts w:ascii="Cambria Math" w:hAnsi="Cambria Math"/>
                    <w:i/>
                  </w:rPr>
                </w:ins>
              </m:ctrlPr>
            </m:sSubPr>
            <m:e>
              <m:r>
                <w:ins w:id="2600" w:author="محمد زكريا سيد سيد ابوسبع" w:date="2023-03-31T16:34:00Z">
                  <w:rPr>
                    <w:rFonts w:ascii="Cambria Math" w:hAnsi="Cambria Math"/>
                  </w:rPr>
                  <m:t>u</m:t>
                </w:ins>
              </m:r>
            </m:e>
            <m:sub>
              <m:r>
                <w:ins w:id="2601" w:author="محمد زكريا سيد سيد ابوسبع" w:date="2023-03-31T16:34:00Z">
                  <w:rPr>
                    <w:rFonts w:ascii="Cambria Math" w:hAnsi="Cambria Math"/>
                  </w:rPr>
                  <m:t>o</m:t>
                </w:ins>
              </m:r>
            </m:sub>
          </m:sSub>
          <m:r>
            <w:ins w:id="2602" w:author="محمد زكريا سيد سيد ابوسبع" w:date="2023-03-31T16:34:00Z">
              <w:rPr>
                <w:rFonts w:ascii="Cambria Math" w:hAnsi="Cambria Math"/>
              </w:rPr>
              <m:t>+</m:t>
            </w:ins>
          </m:r>
          <m:sSub>
            <m:sSubPr>
              <m:ctrlPr>
                <w:ins w:id="2603" w:author="محمد زكريا سيد سيد ابوسبع" w:date="2023-03-31T16:34:00Z">
                  <w:rPr>
                    <w:rFonts w:ascii="Cambria Math" w:hAnsi="Cambria Math"/>
                    <w:i/>
                  </w:rPr>
                </w:ins>
              </m:ctrlPr>
            </m:sSubPr>
            <m:e>
              <m:r>
                <w:ins w:id="2604" w:author="محمد زكريا سيد سيد ابوسبع" w:date="2023-03-31T16:34:00Z">
                  <w:rPr>
                    <w:rFonts w:ascii="Cambria Math" w:hAnsi="Cambria Math"/>
                  </w:rPr>
                  <m:t>w</m:t>
                </w:ins>
              </m:r>
            </m:e>
            <m:sub>
              <m:r>
                <w:ins w:id="2605" w:author="محمد زكريا سيد سيد ابوسبع" w:date="2023-03-31T16:34:00Z">
                  <w:rPr>
                    <w:rFonts w:ascii="Cambria Math" w:hAnsi="Cambria Math"/>
                  </w:rPr>
                  <m:t>o</m:t>
                </w:ins>
              </m:r>
            </m:sub>
          </m:sSub>
          <m:r>
            <w:ins w:id="2606" w:author="محمد زكريا سيد سيد ابوسبع" w:date="2023-03-31T16:34:00Z">
              <w:rPr>
                <w:rFonts w:ascii="Cambria Math" w:hAnsi="Cambria Math"/>
              </w:rPr>
              <m:t>*∆p</m:t>
            </w:ins>
          </m:r>
        </m:oMath>
      </m:oMathPara>
    </w:p>
    <w:p w14:paraId="7D67965C" w14:textId="77777777" w:rsidR="00E93874" w:rsidRPr="007468A4" w:rsidRDefault="00E93874" w:rsidP="00E93874">
      <w:pPr>
        <w:pStyle w:val="ListParagraph"/>
        <w:rPr>
          <w:ins w:id="2607" w:author="محمد زكريا سيد سيد ابوسبع" w:date="2023-03-31T16:34:00Z"/>
          <w:rFonts w:eastAsiaTheme="minorEastAsia"/>
        </w:rPr>
      </w:pPr>
      <m:oMathPara>
        <m:oMath>
          <m:r>
            <w:ins w:id="2608" w:author="محمد زكريا سيد سيد ابوسبع" w:date="2023-03-31T16:34:00Z">
              <w:rPr>
                <w:rFonts w:ascii="Cambria Math" w:hAnsi="Cambria Math"/>
              </w:rPr>
              <m:t>∆</m:t>
            </w:ins>
          </m:r>
          <m:acc>
            <m:accPr>
              <m:chr m:val="̇"/>
              <m:ctrlPr>
                <w:ins w:id="2609" w:author="محمد زكريا سيد سيد ابوسبع" w:date="2023-03-31T16:34:00Z">
                  <w:rPr>
                    <w:rFonts w:ascii="Cambria Math" w:hAnsi="Cambria Math"/>
                    <w:i/>
                  </w:rPr>
                </w:ins>
              </m:ctrlPr>
            </m:accPr>
            <m:e>
              <m:r>
                <w:ins w:id="2610" w:author="محمد زكريا سيد سيد ابوسبع" w:date="2023-03-31T16:34:00Z">
                  <w:rPr>
                    <w:rFonts w:ascii="Cambria Math" w:hAnsi="Cambria Math"/>
                  </w:rPr>
                  <m:t>β</m:t>
                </w:ins>
              </m:r>
            </m:e>
          </m:acc>
          <m:r>
            <w:ins w:id="2611" w:author="محمد زكريا سيد سيد ابوسبع" w:date="2023-03-31T16:34:00Z">
              <w:rPr>
                <w:rFonts w:ascii="Cambria Math" w:hAnsi="Cambria Math"/>
              </w:rPr>
              <m:t>=</m:t>
            </w:ins>
          </m:r>
          <m:f>
            <m:fPr>
              <m:ctrlPr>
                <w:ins w:id="2612" w:author="محمد زكريا سيد سيد ابوسبع" w:date="2023-03-31T16:34:00Z">
                  <w:rPr>
                    <w:rFonts w:ascii="Cambria Math" w:hAnsi="Cambria Math"/>
                    <w:i/>
                  </w:rPr>
                </w:ins>
              </m:ctrlPr>
            </m:fPr>
            <m:num>
              <m:r>
                <w:ins w:id="2613" w:author="محمد زكريا سيد سيد ابوسبع" w:date="2023-03-31T16:34:00Z">
                  <w:rPr>
                    <w:rFonts w:ascii="Cambria Math" w:hAnsi="Cambria Math"/>
                  </w:rPr>
                  <m:t>∆</m:t>
                </w:ins>
              </m:r>
              <m:acc>
                <m:accPr>
                  <m:chr m:val="̇"/>
                  <m:ctrlPr>
                    <w:ins w:id="2614" w:author="محمد زكريا سيد سيد ابوسبع" w:date="2023-03-31T16:34:00Z">
                      <w:rPr>
                        <w:rFonts w:ascii="Cambria Math" w:hAnsi="Cambria Math"/>
                        <w:i/>
                      </w:rPr>
                    </w:ins>
                  </m:ctrlPr>
                </m:accPr>
                <m:e>
                  <m:r>
                    <w:ins w:id="2615" w:author="محمد زكريا سيد سيد ابوسبع" w:date="2023-03-31T16:34:00Z">
                      <w:rPr>
                        <w:rFonts w:ascii="Cambria Math" w:hAnsi="Cambria Math"/>
                      </w:rPr>
                      <m:t>v</m:t>
                    </w:ins>
                  </m:r>
                </m:e>
              </m:acc>
              <m:ctrlPr>
                <w:ins w:id="2616" w:author="محمد زكريا سيد سيد ابوسبع" w:date="2023-03-31T16:34:00Z">
                  <w:rPr>
                    <w:rFonts w:ascii="Cambria Math" w:eastAsiaTheme="minorEastAsia" w:hAnsi="Cambria Math"/>
                    <w:i/>
                  </w:rPr>
                </w:ins>
              </m:ctrlPr>
            </m:num>
            <m:den>
              <m:sSub>
                <m:sSubPr>
                  <m:ctrlPr>
                    <w:ins w:id="2617" w:author="محمد زكريا سيد سيد ابوسبع" w:date="2023-03-31T16:34:00Z">
                      <w:rPr>
                        <w:rFonts w:ascii="Cambria Math" w:hAnsi="Cambria Math" w:cs="Times New Roman"/>
                        <w:i/>
                      </w:rPr>
                    </w:ins>
                  </m:ctrlPr>
                </m:sSubPr>
                <m:e>
                  <m:r>
                    <w:ins w:id="2618" w:author="محمد زكريا سيد سيد ابوسبع" w:date="2023-03-31T16:34:00Z">
                      <w:rPr>
                        <w:rFonts w:ascii="Cambria Math" w:hAnsi="Cambria Math"/>
                      </w:rPr>
                      <m:t>V</m:t>
                    </w:ins>
                  </m:r>
                </m:e>
                <m:sub>
                  <m:r>
                    <w:ins w:id="2619" w:author="محمد زكريا سيد سيد ابوسبع" w:date="2023-03-31T16:34:00Z">
                      <w:rPr>
                        <w:rFonts w:ascii="Cambria Math" w:hAnsi="Cambria Math"/>
                      </w:rPr>
                      <m:t>to</m:t>
                    </w:ins>
                  </m:r>
                </m:sub>
              </m:sSub>
            </m:den>
          </m:f>
        </m:oMath>
      </m:oMathPara>
    </w:p>
    <w:p w14:paraId="0A0043CE" w14:textId="77777777" w:rsidR="00E93874" w:rsidRPr="0062445C" w:rsidRDefault="00E93874" w:rsidP="00E93874">
      <w:pPr>
        <w:rPr>
          <w:ins w:id="2620" w:author="محمد زكريا سيد سيد ابوسبع" w:date="2023-03-31T16:34:00Z"/>
          <w:rFonts w:eastAsiaTheme="minorEastAsia"/>
        </w:rPr>
      </w:pPr>
      <m:oMathPara>
        <m:oMath>
          <m:r>
            <w:ins w:id="2621" w:author="محمد زكريا سيد سيد ابوسبع" w:date="2023-03-31T16:34:00Z">
              <w:rPr>
                <w:rFonts w:ascii="Cambria Math" w:hAnsi="Cambria Math"/>
                <w:highlight w:val="lightGray"/>
              </w:rPr>
              <m:t>∴∆</m:t>
            </w:ins>
          </m:r>
          <m:acc>
            <m:accPr>
              <m:chr m:val="̇"/>
              <m:ctrlPr>
                <w:ins w:id="2622" w:author="محمد زكريا سيد سيد ابوسبع" w:date="2023-03-31T16:34:00Z">
                  <w:rPr>
                    <w:rFonts w:ascii="Cambria Math" w:hAnsi="Cambria Math"/>
                    <w:i/>
                    <w:highlight w:val="lightGray"/>
                  </w:rPr>
                </w:ins>
              </m:ctrlPr>
            </m:accPr>
            <m:e>
              <m:r>
                <w:ins w:id="2623" w:author="محمد زكريا سيد سيد ابوسبع" w:date="2023-03-31T16:34:00Z">
                  <w:rPr>
                    <w:rFonts w:ascii="Cambria Math" w:hAnsi="Cambria Math"/>
                    <w:highlight w:val="lightGray"/>
                  </w:rPr>
                  <m:t>β</m:t>
                </w:ins>
              </m:r>
            </m:e>
          </m:acc>
          <m:r>
            <w:ins w:id="2624" w:author="محمد زكريا سيد سيد ابوسبع" w:date="2023-03-31T16:34:00Z">
              <w:rPr>
                <w:rFonts w:ascii="Cambria Math" w:hAnsi="Cambria Math"/>
                <w:highlight w:val="lightGray"/>
              </w:rPr>
              <m:t>=</m:t>
            </w:ins>
          </m:r>
          <m:f>
            <m:fPr>
              <m:ctrlPr>
                <w:ins w:id="2625" w:author="محمد زكريا سيد سيد ابوسبع" w:date="2023-03-31T16:34:00Z">
                  <w:rPr>
                    <w:rFonts w:ascii="Cambria Math" w:hAnsi="Cambria Math"/>
                    <w:i/>
                    <w:highlight w:val="lightGray"/>
                  </w:rPr>
                </w:ins>
              </m:ctrlPr>
            </m:fPr>
            <m:num>
              <m:sSub>
                <m:sSubPr>
                  <m:ctrlPr>
                    <w:ins w:id="2626" w:author="محمد زكريا سيد سيد ابوسبع" w:date="2023-03-31T16:34:00Z">
                      <w:rPr>
                        <w:rFonts w:ascii="Cambria Math" w:hAnsi="Cambria Math"/>
                        <w:i/>
                        <w:highlight w:val="lightGray"/>
                      </w:rPr>
                    </w:ins>
                  </m:ctrlPr>
                </m:sSubPr>
                <m:e>
                  <m:r>
                    <w:ins w:id="2627" w:author="محمد زكريا سيد سيد ابوسبع" w:date="2023-03-31T16:34:00Z">
                      <w:rPr>
                        <w:rFonts w:ascii="Cambria Math" w:hAnsi="Cambria Math"/>
                        <w:highlight w:val="lightGray"/>
                      </w:rPr>
                      <m:t>Y</m:t>
                    </w:ins>
                  </m:r>
                </m:e>
                <m:sub>
                  <m:r>
                    <w:ins w:id="2628" w:author="محمد زكريا سيد سيد ابوسبع" w:date="2023-03-31T16:34:00Z">
                      <w:rPr>
                        <w:rFonts w:ascii="Cambria Math" w:hAnsi="Cambria Math"/>
                        <w:highlight w:val="lightGray"/>
                      </w:rPr>
                      <m:t>β</m:t>
                    </w:ins>
                  </m:r>
                </m:sub>
              </m:sSub>
            </m:num>
            <m:den>
              <m:sSub>
                <m:sSubPr>
                  <m:ctrlPr>
                    <w:ins w:id="2629" w:author="محمد زكريا سيد سيد ابوسبع" w:date="2023-03-31T16:34:00Z">
                      <w:rPr>
                        <w:rFonts w:ascii="Cambria Math" w:hAnsi="Cambria Math" w:cs="Times New Roman"/>
                        <w:i/>
                        <w:highlight w:val="lightGray"/>
                      </w:rPr>
                    </w:ins>
                  </m:ctrlPr>
                </m:sSubPr>
                <m:e>
                  <m:r>
                    <w:ins w:id="2630" w:author="محمد زكريا سيد سيد ابوسبع" w:date="2023-03-31T16:34:00Z">
                      <w:rPr>
                        <w:rFonts w:ascii="Cambria Math" w:hAnsi="Cambria Math"/>
                        <w:highlight w:val="lightGray"/>
                      </w:rPr>
                      <m:t>V</m:t>
                    </w:ins>
                  </m:r>
                </m:e>
                <m:sub>
                  <m:r>
                    <w:ins w:id="2631" w:author="محمد زكريا سيد سيد ابوسبع" w:date="2023-03-31T16:34:00Z">
                      <w:rPr>
                        <w:rFonts w:ascii="Cambria Math" w:hAnsi="Cambria Math"/>
                        <w:highlight w:val="lightGray"/>
                      </w:rPr>
                      <m:t>to</m:t>
                    </w:ins>
                  </m:r>
                </m:sub>
              </m:sSub>
            </m:den>
          </m:f>
          <m:r>
            <w:ins w:id="2632" w:author="محمد زكريا سيد سيد ابوسبع" w:date="2023-03-31T16:34:00Z">
              <w:rPr>
                <w:rFonts w:ascii="Cambria Math" w:hAnsi="Cambria Math"/>
                <w:highlight w:val="lightGray"/>
              </w:rPr>
              <m:t xml:space="preserve"> ∆β+</m:t>
            </w:ins>
          </m:r>
          <m:f>
            <m:fPr>
              <m:ctrlPr>
                <w:ins w:id="2633" w:author="محمد زكريا سيد سيد ابوسبع" w:date="2023-03-31T16:34:00Z">
                  <w:rPr>
                    <w:rFonts w:ascii="Cambria Math" w:hAnsi="Cambria Math"/>
                    <w:i/>
                    <w:highlight w:val="lightGray"/>
                  </w:rPr>
                </w:ins>
              </m:ctrlPr>
            </m:fPr>
            <m:num>
              <m:sSub>
                <m:sSubPr>
                  <m:ctrlPr>
                    <w:ins w:id="2634" w:author="محمد زكريا سيد سيد ابوسبع" w:date="2023-03-31T16:34:00Z">
                      <w:rPr>
                        <w:rFonts w:ascii="Cambria Math" w:hAnsi="Cambria Math"/>
                        <w:i/>
                        <w:highlight w:val="lightGray"/>
                      </w:rPr>
                    </w:ins>
                  </m:ctrlPr>
                </m:sSubPr>
                <m:e>
                  <m:r>
                    <w:ins w:id="2635" w:author="محمد زكريا سيد سيد ابوسبع" w:date="2023-03-31T16:34:00Z">
                      <w:rPr>
                        <w:rFonts w:ascii="Cambria Math" w:hAnsi="Cambria Math"/>
                        <w:highlight w:val="lightGray"/>
                      </w:rPr>
                      <m:t>Y</m:t>
                    </w:ins>
                  </m:r>
                </m:e>
                <m:sub>
                  <m:r>
                    <w:ins w:id="2636" w:author="محمد زكريا سيد سيد ابوسبع" w:date="2023-03-31T16:34:00Z">
                      <w:rPr>
                        <w:rFonts w:ascii="Cambria Math" w:hAnsi="Cambria Math"/>
                        <w:highlight w:val="lightGray"/>
                      </w:rPr>
                      <m:t>r</m:t>
                    </w:ins>
                  </m:r>
                </m:sub>
              </m:sSub>
              <m:r>
                <w:ins w:id="2637" w:author="محمد زكريا سيد سيد ابوسبع" w:date="2023-03-31T16:34:00Z">
                  <w:rPr>
                    <w:rFonts w:ascii="Cambria Math" w:hAnsi="Cambria Math"/>
                    <w:highlight w:val="lightGray"/>
                  </w:rPr>
                  <m:t>-</m:t>
                </w:ins>
              </m:r>
              <m:sSub>
                <m:sSubPr>
                  <m:ctrlPr>
                    <w:ins w:id="2638" w:author="محمد زكريا سيد سيد ابوسبع" w:date="2023-03-31T16:34:00Z">
                      <w:rPr>
                        <w:rFonts w:ascii="Cambria Math" w:hAnsi="Cambria Math"/>
                        <w:i/>
                      </w:rPr>
                    </w:ins>
                  </m:ctrlPr>
                </m:sSubPr>
                <m:e>
                  <m:r>
                    <w:ins w:id="2639" w:author="محمد زكريا سيد سيد ابوسبع" w:date="2023-03-31T16:34:00Z">
                      <w:rPr>
                        <w:rFonts w:ascii="Cambria Math" w:hAnsi="Cambria Math"/>
                        <w:highlight w:val="lightGray"/>
                      </w:rPr>
                      <m:t>u</m:t>
                    </w:ins>
                  </m:r>
                </m:e>
                <m:sub>
                  <m:r>
                    <w:ins w:id="2640" w:author="محمد زكريا سيد سيد ابوسبع" w:date="2023-03-31T16:34:00Z">
                      <w:rPr>
                        <w:rFonts w:ascii="Cambria Math" w:hAnsi="Cambria Math"/>
                        <w:highlight w:val="lightGray"/>
                      </w:rPr>
                      <m:t>o</m:t>
                    </w:ins>
                  </m:r>
                </m:sub>
              </m:sSub>
            </m:num>
            <m:den>
              <m:sSub>
                <m:sSubPr>
                  <m:ctrlPr>
                    <w:ins w:id="2641" w:author="محمد زكريا سيد سيد ابوسبع" w:date="2023-03-31T16:34:00Z">
                      <w:rPr>
                        <w:rFonts w:ascii="Cambria Math" w:hAnsi="Cambria Math" w:cs="Times New Roman"/>
                        <w:i/>
                        <w:highlight w:val="lightGray"/>
                      </w:rPr>
                    </w:ins>
                  </m:ctrlPr>
                </m:sSubPr>
                <m:e>
                  <m:r>
                    <w:ins w:id="2642" w:author="محمد زكريا سيد سيد ابوسبع" w:date="2023-03-31T16:34:00Z">
                      <w:rPr>
                        <w:rFonts w:ascii="Cambria Math" w:hAnsi="Cambria Math"/>
                        <w:highlight w:val="lightGray"/>
                      </w:rPr>
                      <m:t>V</m:t>
                    </w:ins>
                  </m:r>
                </m:e>
                <m:sub>
                  <m:r>
                    <w:ins w:id="2643" w:author="محمد زكريا سيد سيد ابوسبع" w:date="2023-03-31T16:34:00Z">
                      <w:rPr>
                        <w:rFonts w:ascii="Cambria Math" w:hAnsi="Cambria Math"/>
                        <w:highlight w:val="lightGray"/>
                      </w:rPr>
                      <m:t>to</m:t>
                    </w:ins>
                  </m:r>
                </m:sub>
              </m:sSub>
            </m:den>
          </m:f>
          <m:r>
            <w:ins w:id="2644" w:author="محمد زكريا سيد سيد ابوسبع" w:date="2023-03-31T16:34:00Z">
              <w:rPr>
                <w:rFonts w:ascii="Cambria Math" w:hAnsi="Cambria Math"/>
                <w:highlight w:val="lightGray"/>
              </w:rPr>
              <m:t xml:space="preserve"> ∆r+</m:t>
            </w:ins>
          </m:r>
          <m:f>
            <m:fPr>
              <m:ctrlPr>
                <w:ins w:id="2645" w:author="محمد زكريا سيد سيد ابوسبع" w:date="2023-03-31T16:34:00Z">
                  <w:rPr>
                    <w:rFonts w:ascii="Cambria Math" w:hAnsi="Cambria Math"/>
                    <w:i/>
                    <w:highlight w:val="lightGray"/>
                  </w:rPr>
                </w:ins>
              </m:ctrlPr>
            </m:fPr>
            <m:num>
              <m:sSub>
                <m:sSubPr>
                  <m:ctrlPr>
                    <w:ins w:id="2646" w:author="محمد زكريا سيد سيد ابوسبع" w:date="2023-03-31T16:34:00Z">
                      <w:rPr>
                        <w:rFonts w:ascii="Cambria Math" w:hAnsi="Cambria Math"/>
                        <w:i/>
                        <w:highlight w:val="lightGray"/>
                      </w:rPr>
                    </w:ins>
                  </m:ctrlPr>
                </m:sSubPr>
                <m:e>
                  <m:r>
                    <w:ins w:id="2647" w:author="محمد زكريا سيد سيد ابوسبع" w:date="2023-03-31T16:34:00Z">
                      <w:rPr>
                        <w:rFonts w:ascii="Cambria Math" w:hAnsi="Cambria Math"/>
                        <w:highlight w:val="lightGray"/>
                      </w:rPr>
                      <m:t>Y</m:t>
                    </w:ins>
                  </m:r>
                </m:e>
                <m:sub>
                  <m:r>
                    <w:ins w:id="2648" w:author="محمد زكريا سيد سيد ابوسبع" w:date="2023-03-31T16:34:00Z">
                      <w:rPr>
                        <w:rFonts w:ascii="Cambria Math" w:hAnsi="Cambria Math"/>
                        <w:highlight w:val="lightGray"/>
                      </w:rPr>
                      <m:t>p</m:t>
                    </w:ins>
                  </m:r>
                </m:sub>
              </m:sSub>
              <m:r>
                <w:ins w:id="2649" w:author="محمد زكريا سيد سيد ابوسبع" w:date="2023-03-31T16:34:00Z">
                  <w:rPr>
                    <w:rFonts w:ascii="Cambria Math" w:hAnsi="Cambria Math"/>
                    <w:highlight w:val="lightGray"/>
                  </w:rPr>
                  <m:t>+</m:t>
                </w:ins>
              </m:r>
              <m:sSub>
                <m:sSubPr>
                  <m:ctrlPr>
                    <w:ins w:id="2650" w:author="محمد زكريا سيد سيد ابوسبع" w:date="2023-03-31T16:34:00Z">
                      <w:rPr>
                        <w:rFonts w:ascii="Cambria Math" w:hAnsi="Cambria Math"/>
                        <w:i/>
                      </w:rPr>
                    </w:ins>
                  </m:ctrlPr>
                </m:sSubPr>
                <m:e>
                  <m:r>
                    <w:ins w:id="2651" w:author="محمد زكريا سيد سيد ابوسبع" w:date="2023-03-31T16:34:00Z">
                      <w:rPr>
                        <w:rFonts w:ascii="Cambria Math" w:hAnsi="Cambria Math"/>
                        <w:highlight w:val="lightGray"/>
                      </w:rPr>
                      <m:t>w</m:t>
                    </w:ins>
                  </m:r>
                  <m:ctrlPr>
                    <w:ins w:id="2652" w:author="محمد زكريا سيد سيد ابوسبع" w:date="2023-03-31T16:34:00Z">
                      <w:rPr>
                        <w:rFonts w:ascii="Cambria Math" w:hAnsi="Cambria Math"/>
                        <w:i/>
                        <w:highlight w:val="lightGray"/>
                      </w:rPr>
                    </w:ins>
                  </m:ctrlPr>
                </m:e>
                <m:sub>
                  <m:r>
                    <w:ins w:id="2653" w:author="محمد زكريا سيد سيد ابوسبع" w:date="2023-03-31T16:34:00Z">
                      <w:rPr>
                        <w:rFonts w:ascii="Cambria Math" w:hAnsi="Cambria Math"/>
                        <w:highlight w:val="lightGray"/>
                      </w:rPr>
                      <m:t>o</m:t>
                    </w:ins>
                  </m:r>
                </m:sub>
              </m:sSub>
            </m:num>
            <m:den>
              <m:sSub>
                <m:sSubPr>
                  <m:ctrlPr>
                    <w:ins w:id="2654" w:author="محمد زكريا سيد سيد ابوسبع" w:date="2023-03-31T16:34:00Z">
                      <w:rPr>
                        <w:rFonts w:ascii="Cambria Math" w:hAnsi="Cambria Math" w:cs="Times New Roman"/>
                        <w:i/>
                        <w:highlight w:val="lightGray"/>
                      </w:rPr>
                    </w:ins>
                  </m:ctrlPr>
                </m:sSubPr>
                <m:e>
                  <m:r>
                    <w:ins w:id="2655" w:author="محمد زكريا سيد سيد ابوسبع" w:date="2023-03-31T16:34:00Z">
                      <w:rPr>
                        <w:rFonts w:ascii="Cambria Math" w:hAnsi="Cambria Math"/>
                        <w:highlight w:val="lightGray"/>
                      </w:rPr>
                      <m:t>V</m:t>
                    </w:ins>
                  </m:r>
                </m:e>
                <m:sub>
                  <m:r>
                    <w:ins w:id="2656" w:author="محمد زكريا سيد سيد ابوسبع" w:date="2023-03-31T16:34:00Z">
                      <w:rPr>
                        <w:rFonts w:ascii="Cambria Math" w:hAnsi="Cambria Math"/>
                        <w:highlight w:val="lightGray"/>
                      </w:rPr>
                      <m:t>to</m:t>
                    </w:ins>
                  </m:r>
                </m:sub>
              </m:sSub>
            </m:den>
          </m:f>
          <m:r>
            <w:ins w:id="2657" w:author="محمد زكريا سيد سيد ابوسبع" w:date="2023-03-31T16:34:00Z">
              <w:rPr>
                <w:rFonts w:ascii="Cambria Math" w:hAnsi="Cambria Math"/>
                <w:highlight w:val="lightGray"/>
              </w:rPr>
              <m:t xml:space="preserve"> ∆p</m:t>
            </w:ins>
          </m:r>
          <m:r>
            <w:ins w:id="2658" w:author="محمد زكريا سيد سيد ابوسبع" w:date="2023-03-31T16:34:00Z">
              <w:rPr>
                <w:rFonts w:ascii="Cambria Math" w:eastAsiaTheme="minorEastAsia" w:hAnsi="Cambria Math"/>
                <w:highlight w:val="lightGray"/>
              </w:rPr>
              <m:t>+</m:t>
            </w:ins>
          </m:r>
          <m:f>
            <m:fPr>
              <m:ctrlPr>
                <w:ins w:id="2659" w:author="محمد زكريا سيد سيد ابوسبع" w:date="2023-03-31T16:34:00Z">
                  <w:rPr>
                    <w:rFonts w:ascii="Cambria Math" w:hAnsi="Cambria Math"/>
                    <w:i/>
                    <w:highlight w:val="lightGray"/>
                  </w:rPr>
                </w:ins>
              </m:ctrlPr>
            </m:fPr>
            <m:num>
              <m:sSub>
                <m:sSubPr>
                  <m:ctrlPr>
                    <w:ins w:id="2660" w:author="محمد زكريا سيد سيد ابوسبع" w:date="2023-03-31T16:34:00Z">
                      <w:rPr>
                        <w:rFonts w:ascii="Cambria Math" w:hAnsi="Cambria Math"/>
                        <w:i/>
                        <w:highlight w:val="lightGray"/>
                      </w:rPr>
                    </w:ins>
                  </m:ctrlPr>
                </m:sSubPr>
                <m:e>
                  <m:r>
                    <w:ins w:id="2661" w:author="محمد زكريا سيد سيد ابوسبع" w:date="2023-03-31T16:34:00Z">
                      <w:rPr>
                        <w:rFonts w:ascii="Cambria Math" w:hAnsi="Cambria Math"/>
                        <w:highlight w:val="lightGray"/>
                      </w:rPr>
                      <m:t>Y</m:t>
                    </w:ins>
                  </m:r>
                </m:e>
                <m:sub>
                  <m:r>
                    <w:ins w:id="2662" w:author="محمد زكريا سيد سيد ابوسبع" w:date="2023-03-31T16:34:00Z">
                      <w:rPr>
                        <w:rFonts w:ascii="Cambria Math" w:hAnsi="Cambria Math"/>
                      </w:rPr>
                      <m:t>δ</m:t>
                    </w:ins>
                  </m:r>
                  <m:r>
                    <w:ins w:id="2663" w:author="محمد زكريا سيد سيد ابوسبع" w:date="2023-03-31T16:34:00Z">
                      <w:rPr>
                        <w:rFonts w:ascii="Cambria Math" w:hAnsi="Cambria Math"/>
                        <w:highlight w:val="lightGray"/>
                      </w:rPr>
                      <m:t>a</m:t>
                    </w:ins>
                  </m:r>
                </m:sub>
              </m:sSub>
              <m:ctrlPr>
                <w:ins w:id="2664" w:author="محمد زكريا سيد سيد ابوسبع" w:date="2023-03-31T16:34:00Z">
                  <w:rPr>
                    <w:rFonts w:ascii="Cambria Math" w:eastAsiaTheme="minorEastAsia" w:hAnsi="Cambria Math"/>
                    <w:i/>
                    <w:highlight w:val="lightGray"/>
                  </w:rPr>
                </w:ins>
              </m:ctrlPr>
            </m:num>
            <m:den>
              <m:sSub>
                <m:sSubPr>
                  <m:ctrlPr>
                    <w:ins w:id="2665" w:author="محمد زكريا سيد سيد ابوسبع" w:date="2023-03-31T16:34:00Z">
                      <w:rPr>
                        <w:rFonts w:ascii="Cambria Math" w:hAnsi="Cambria Math" w:cs="Times New Roman"/>
                        <w:i/>
                        <w:highlight w:val="lightGray"/>
                      </w:rPr>
                    </w:ins>
                  </m:ctrlPr>
                </m:sSubPr>
                <m:e>
                  <m:r>
                    <w:ins w:id="2666" w:author="محمد زكريا سيد سيد ابوسبع" w:date="2023-03-31T16:34:00Z">
                      <w:rPr>
                        <w:rFonts w:ascii="Cambria Math" w:hAnsi="Cambria Math"/>
                        <w:highlight w:val="lightGray"/>
                      </w:rPr>
                      <m:t>V</m:t>
                    </w:ins>
                  </m:r>
                </m:e>
                <m:sub>
                  <m:r>
                    <w:ins w:id="2667" w:author="محمد زكريا سيد سيد ابوسبع" w:date="2023-03-31T16:34:00Z">
                      <w:rPr>
                        <w:rFonts w:ascii="Cambria Math" w:hAnsi="Cambria Math"/>
                        <w:highlight w:val="lightGray"/>
                      </w:rPr>
                      <m:t>to</m:t>
                    </w:ins>
                  </m:r>
                </m:sub>
              </m:sSub>
            </m:den>
          </m:f>
          <m:r>
            <w:ins w:id="2668" w:author="محمد زكريا سيد سيد ابوسبع" w:date="2023-03-31T16:34:00Z">
              <w:rPr>
                <w:rFonts w:ascii="Cambria Math" w:hAnsi="Cambria Math"/>
                <w:highlight w:val="lightGray"/>
              </w:rPr>
              <m:t xml:space="preserve"> ∆</m:t>
            </w:ins>
          </m:r>
          <m:sSub>
            <m:sSubPr>
              <m:ctrlPr>
                <w:ins w:id="2669" w:author="محمد زكريا سيد سيد ابوسبع" w:date="2023-03-31T16:34:00Z">
                  <w:rPr>
                    <w:rFonts w:ascii="Cambria Math" w:hAnsi="Cambria Math"/>
                    <w:i/>
                    <w:highlight w:val="lightGray"/>
                  </w:rPr>
                </w:ins>
              </m:ctrlPr>
            </m:sSubPr>
            <m:e>
              <m:r>
                <w:ins w:id="2670" w:author="محمد زكريا سيد سيد ابوسبع" w:date="2023-03-31T16:34:00Z">
                  <w:rPr>
                    <w:rFonts w:ascii="Cambria Math" w:hAnsi="Cambria Math"/>
                    <w:highlight w:val="lightGray"/>
                  </w:rPr>
                  <m:t>δ</m:t>
                </w:ins>
              </m:r>
            </m:e>
            <m:sub>
              <m:r>
                <w:ins w:id="2671" w:author="محمد زكريا سيد سيد ابوسبع" w:date="2023-03-31T16:34:00Z">
                  <w:rPr>
                    <w:rFonts w:ascii="Cambria Math" w:hAnsi="Cambria Math"/>
                    <w:highlight w:val="lightGray"/>
                  </w:rPr>
                  <m:t>a</m:t>
                </w:ins>
              </m:r>
            </m:sub>
          </m:sSub>
          <m:r>
            <w:ins w:id="2672" w:author="محمد زكريا سيد سيد ابوسبع" w:date="2023-03-31T16:34:00Z">
              <w:rPr>
                <w:rFonts w:ascii="Cambria Math" w:hAnsi="Cambria Math"/>
                <w:highlight w:val="lightGray"/>
              </w:rPr>
              <m:t>+</m:t>
            </w:ins>
          </m:r>
          <m:f>
            <m:fPr>
              <m:ctrlPr>
                <w:ins w:id="2673" w:author="محمد زكريا سيد سيد ابوسبع" w:date="2023-03-31T16:34:00Z">
                  <w:rPr>
                    <w:rFonts w:ascii="Cambria Math" w:hAnsi="Cambria Math"/>
                    <w:i/>
                    <w:highlight w:val="lightGray"/>
                  </w:rPr>
                </w:ins>
              </m:ctrlPr>
            </m:fPr>
            <m:num>
              <m:sSub>
                <m:sSubPr>
                  <m:ctrlPr>
                    <w:ins w:id="2674" w:author="محمد زكريا سيد سيد ابوسبع" w:date="2023-03-31T16:34:00Z">
                      <w:rPr>
                        <w:rFonts w:ascii="Cambria Math" w:hAnsi="Cambria Math"/>
                        <w:i/>
                        <w:highlight w:val="lightGray"/>
                      </w:rPr>
                    </w:ins>
                  </m:ctrlPr>
                </m:sSubPr>
                <m:e>
                  <m:r>
                    <w:ins w:id="2675" w:author="محمد زكريا سيد سيد ابوسبع" w:date="2023-03-31T16:34:00Z">
                      <w:rPr>
                        <w:rFonts w:ascii="Cambria Math" w:hAnsi="Cambria Math"/>
                        <w:highlight w:val="lightGray"/>
                      </w:rPr>
                      <m:t>Y</m:t>
                    </w:ins>
                  </m:r>
                </m:e>
                <m:sub>
                  <m:sSub>
                    <m:sSubPr>
                      <m:ctrlPr>
                        <w:ins w:id="2676" w:author="محمد زكريا سيد سيد ابوسبع" w:date="2023-03-31T16:34:00Z">
                          <w:rPr>
                            <w:rFonts w:ascii="Cambria Math" w:hAnsi="Cambria Math"/>
                            <w:i/>
                            <w:highlight w:val="lightGray"/>
                          </w:rPr>
                        </w:ins>
                      </m:ctrlPr>
                    </m:sSubPr>
                    <m:e>
                      <m:r>
                        <w:ins w:id="2677" w:author="محمد زكريا سيد سيد ابوسبع" w:date="2023-03-31T16:34:00Z">
                          <w:rPr>
                            <w:rFonts w:ascii="Cambria Math" w:hAnsi="Cambria Math"/>
                            <w:highlight w:val="lightGray"/>
                          </w:rPr>
                          <m:t>δ</m:t>
                        </w:ins>
                      </m:r>
                    </m:e>
                    <m:sub>
                      <m:r>
                        <w:ins w:id="2678" w:author="محمد زكريا سيد سيد ابوسبع" w:date="2023-03-31T16:34:00Z">
                          <w:rPr>
                            <w:rFonts w:ascii="Cambria Math" w:hAnsi="Cambria Math"/>
                            <w:highlight w:val="lightGray"/>
                          </w:rPr>
                          <m:t>r</m:t>
                        </w:ins>
                      </m:r>
                    </m:sub>
                  </m:sSub>
                </m:sub>
              </m:sSub>
            </m:num>
            <m:den>
              <m:sSub>
                <m:sSubPr>
                  <m:ctrlPr>
                    <w:ins w:id="2679" w:author="محمد زكريا سيد سيد ابوسبع" w:date="2023-03-31T16:34:00Z">
                      <w:rPr>
                        <w:rFonts w:ascii="Cambria Math" w:hAnsi="Cambria Math" w:cs="Times New Roman"/>
                        <w:i/>
                        <w:highlight w:val="lightGray"/>
                      </w:rPr>
                    </w:ins>
                  </m:ctrlPr>
                </m:sSubPr>
                <m:e>
                  <m:r>
                    <w:ins w:id="2680" w:author="محمد زكريا سيد سيد ابوسبع" w:date="2023-03-31T16:34:00Z">
                      <w:rPr>
                        <w:rFonts w:ascii="Cambria Math" w:hAnsi="Cambria Math"/>
                        <w:highlight w:val="lightGray"/>
                      </w:rPr>
                      <m:t>V</m:t>
                    </w:ins>
                  </m:r>
                </m:e>
                <m:sub>
                  <m:r>
                    <w:ins w:id="2681" w:author="محمد زكريا سيد سيد ابوسبع" w:date="2023-03-31T16:34:00Z">
                      <w:rPr>
                        <w:rFonts w:ascii="Cambria Math" w:hAnsi="Cambria Math"/>
                        <w:highlight w:val="lightGray"/>
                      </w:rPr>
                      <m:t>to</m:t>
                    </w:ins>
                  </m:r>
                </m:sub>
              </m:sSub>
            </m:den>
          </m:f>
          <m:r>
            <w:ins w:id="2682" w:author="محمد زكريا سيد سيد ابوسبع" w:date="2023-03-31T16:34:00Z">
              <w:rPr>
                <w:rFonts w:ascii="Cambria Math" w:hAnsi="Cambria Math"/>
                <w:highlight w:val="lightGray"/>
              </w:rPr>
              <m:t xml:space="preserve"> ∆</m:t>
            </w:ins>
          </m:r>
          <m:sSub>
            <m:sSubPr>
              <m:ctrlPr>
                <w:ins w:id="2683" w:author="محمد زكريا سيد سيد ابوسبع" w:date="2023-03-31T16:34:00Z">
                  <w:rPr>
                    <w:rFonts w:ascii="Cambria Math" w:hAnsi="Cambria Math"/>
                    <w:i/>
                    <w:highlight w:val="lightGray"/>
                  </w:rPr>
                </w:ins>
              </m:ctrlPr>
            </m:sSubPr>
            <m:e>
              <m:r>
                <w:ins w:id="2684" w:author="محمد زكريا سيد سيد ابوسبع" w:date="2023-03-31T16:34:00Z">
                  <w:rPr>
                    <w:rFonts w:ascii="Cambria Math" w:hAnsi="Cambria Math"/>
                    <w:highlight w:val="lightGray"/>
                  </w:rPr>
                  <m:t>δ</m:t>
                </w:ins>
              </m:r>
            </m:e>
            <m:sub>
              <m:r>
                <w:ins w:id="2685" w:author="محمد زكريا سيد سيد ابوسبع" w:date="2023-03-31T16:34:00Z">
                  <w:rPr>
                    <w:rFonts w:ascii="Cambria Math" w:hAnsi="Cambria Math"/>
                    <w:highlight w:val="lightGray"/>
                  </w:rPr>
                  <m:t>r</m:t>
                </w:ins>
              </m:r>
            </m:sub>
          </m:sSub>
          <m:r>
            <w:ins w:id="2686" w:author="محمد زكريا سيد سيد ابوسبع" w:date="2023-03-31T16:34:00Z">
              <w:rPr>
                <w:rFonts w:ascii="Cambria Math" w:eastAsiaTheme="minorEastAsia" w:hAnsi="Cambria Math"/>
                <w:highlight w:val="lightGray"/>
              </w:rPr>
              <m:t>+</m:t>
            </w:ins>
          </m:r>
          <m:f>
            <m:fPr>
              <m:ctrlPr>
                <w:ins w:id="2687" w:author="محمد زكريا سيد سيد ابوسبع" w:date="2023-03-31T16:34:00Z">
                  <w:rPr>
                    <w:rFonts w:ascii="Cambria Math" w:hAnsi="Cambria Math"/>
                    <w:i/>
                    <w:highlight w:val="lightGray"/>
                  </w:rPr>
                </w:ins>
              </m:ctrlPr>
            </m:fPr>
            <m:num>
              <m:r>
                <w:ins w:id="2688" w:author="محمد زكريا سيد سيد ابوسبع" w:date="2023-03-31T16:34:00Z">
                  <w:rPr>
                    <w:rFonts w:ascii="Cambria Math" w:hAnsi="Cambria Math"/>
                    <w:highlight w:val="lightGray"/>
                  </w:rPr>
                  <m:t>g</m:t>
                </w:ins>
              </m:r>
            </m:num>
            <m:den>
              <m:sSub>
                <m:sSubPr>
                  <m:ctrlPr>
                    <w:ins w:id="2689" w:author="محمد زكريا سيد سيد ابوسبع" w:date="2023-03-31T16:34:00Z">
                      <w:rPr>
                        <w:rFonts w:ascii="Cambria Math" w:hAnsi="Cambria Math" w:cs="Times New Roman"/>
                        <w:i/>
                        <w:highlight w:val="lightGray"/>
                      </w:rPr>
                    </w:ins>
                  </m:ctrlPr>
                </m:sSubPr>
                <m:e>
                  <m:r>
                    <w:ins w:id="2690" w:author="محمد زكريا سيد سيد ابوسبع" w:date="2023-03-31T16:34:00Z">
                      <w:rPr>
                        <w:rFonts w:ascii="Cambria Math" w:hAnsi="Cambria Math"/>
                        <w:highlight w:val="lightGray"/>
                      </w:rPr>
                      <m:t>V</m:t>
                    </w:ins>
                  </m:r>
                </m:e>
                <m:sub>
                  <m:r>
                    <w:ins w:id="2691" w:author="محمد زكريا سيد سيد ابوسبع" w:date="2023-03-31T16:34:00Z">
                      <w:rPr>
                        <w:rFonts w:ascii="Cambria Math" w:hAnsi="Cambria Math"/>
                        <w:highlight w:val="lightGray"/>
                      </w:rPr>
                      <m:t>to</m:t>
                    </w:ins>
                  </m:r>
                </m:sub>
              </m:sSub>
            </m:den>
          </m:f>
          <m:r>
            <w:ins w:id="2692" w:author="محمد زكريا سيد سيد ابوسبع" w:date="2023-03-31T16:34:00Z">
              <w:rPr>
                <w:rFonts w:ascii="Cambria Math" w:hAnsi="Cambria Math"/>
                <w:highlight w:val="lightGray"/>
              </w:rPr>
              <m:t xml:space="preserve"> </m:t>
            </w:ins>
          </m:r>
          <m:func>
            <m:funcPr>
              <m:ctrlPr>
                <w:ins w:id="2693" w:author="محمد زكريا سيد سيد ابوسبع" w:date="2023-03-31T16:34:00Z">
                  <w:rPr>
                    <w:rFonts w:ascii="Cambria Math" w:eastAsiaTheme="minorEastAsia" w:hAnsi="Cambria Math" w:cs="Times New Roman"/>
                    <w:i/>
                    <w:highlight w:val="lightGray"/>
                  </w:rPr>
                </w:ins>
              </m:ctrlPr>
            </m:funcPr>
            <m:fName>
              <m:r>
                <w:ins w:id="2694" w:author="محمد زكريا سيد سيد ابوسبع" w:date="2023-03-31T16:34:00Z">
                  <m:rPr>
                    <m:sty m:val="p"/>
                  </m:rPr>
                  <w:rPr>
                    <w:rFonts w:ascii="Cambria Math" w:hAnsi="Cambria Math"/>
                    <w:highlight w:val="lightGray"/>
                  </w:rPr>
                  <m:t>cos</m:t>
                </w:ins>
              </m:r>
            </m:fName>
            <m:e>
              <m:d>
                <m:dPr>
                  <m:ctrlPr>
                    <w:ins w:id="2695" w:author="محمد زكريا سيد سيد ابوسبع" w:date="2023-03-31T16:34:00Z">
                      <w:rPr>
                        <w:rFonts w:ascii="Cambria Math" w:eastAsiaTheme="minorEastAsia" w:hAnsi="Cambria Math" w:cs="Times New Roman"/>
                        <w:i/>
                        <w:highlight w:val="lightGray"/>
                      </w:rPr>
                    </w:ins>
                  </m:ctrlPr>
                </m:dPr>
                <m:e>
                  <m:sSub>
                    <m:sSubPr>
                      <m:ctrlPr>
                        <w:ins w:id="2696" w:author="محمد زكريا سيد سيد ابوسبع" w:date="2023-03-31T16:34:00Z">
                          <w:rPr>
                            <w:rFonts w:ascii="Cambria Math" w:hAnsi="Cambria Math"/>
                            <w:i/>
                            <w:highlight w:val="lightGray"/>
                          </w:rPr>
                        </w:ins>
                      </m:ctrlPr>
                    </m:sSubPr>
                    <m:e>
                      <m:r>
                        <w:ins w:id="2697" w:author="محمد زكريا سيد سيد ابوسبع" w:date="2023-03-31T16:34:00Z">
                          <w:rPr>
                            <w:rFonts w:ascii="Cambria Math" w:hAnsi="Cambria Math"/>
                            <w:highlight w:val="lightGray"/>
                          </w:rPr>
                          <m:t>θ</m:t>
                        </w:ins>
                      </m:r>
                    </m:e>
                    <m:sub>
                      <m:r>
                        <w:ins w:id="2698" w:author="محمد زكريا سيد سيد ابوسبع" w:date="2023-03-31T16:34:00Z">
                          <w:rPr>
                            <w:rFonts w:ascii="Cambria Math" w:hAnsi="Cambria Math"/>
                            <w:highlight w:val="lightGray"/>
                          </w:rPr>
                          <m:t>o</m:t>
                        </w:ins>
                      </m:r>
                    </m:sub>
                  </m:sSub>
                </m:e>
              </m:d>
            </m:e>
          </m:func>
          <m:r>
            <w:ins w:id="2699" w:author="محمد زكريا سيد سيد ابوسبع" w:date="2023-03-31T16:34:00Z">
              <w:rPr>
                <w:rFonts w:ascii="Cambria Math" w:hAnsi="Cambria Math"/>
                <w:highlight w:val="lightGray"/>
              </w:rPr>
              <m:t>∆</m:t>
            </w:ins>
          </m:r>
          <m:r>
            <w:ins w:id="2700" w:author="محمد زكريا سيد سيد ابوسبع" w:date="2023-03-31T16:34:00Z">
              <w:rPr>
                <w:rFonts w:ascii="Cambria Math" w:hAnsi="Cambria Math"/>
                <w:color w:val="161718" w:themeColor="text1"/>
              </w:rPr>
              <m:t>φ</m:t>
            </w:ins>
          </m:r>
        </m:oMath>
      </m:oMathPara>
    </w:p>
    <w:p w14:paraId="4735FD64" w14:textId="77777777" w:rsidR="00E93874" w:rsidRPr="00985221" w:rsidRDefault="00E93874" w:rsidP="00E93874">
      <w:pPr>
        <w:pStyle w:val="ListParagraph"/>
        <w:rPr>
          <w:ins w:id="2701" w:author="محمد زكريا سيد سيد ابوسبع" w:date="2023-03-31T16:34:00Z"/>
          <w:rFonts w:eastAsiaTheme="minorEastAsia"/>
        </w:rPr>
      </w:pPr>
    </w:p>
    <w:p w14:paraId="7D46D112" w14:textId="77777777" w:rsidR="00E93874" w:rsidRPr="000F4588" w:rsidRDefault="00E93874" w:rsidP="00E93874">
      <w:pPr>
        <w:pStyle w:val="ListParagraph"/>
        <w:numPr>
          <w:ilvl w:val="0"/>
          <w:numId w:val="25"/>
        </w:numPr>
        <w:spacing w:after="160" w:line="259" w:lineRule="auto"/>
        <w:ind w:right="0"/>
        <w:jc w:val="left"/>
        <w:rPr>
          <w:ins w:id="2702" w:author="محمد زكريا سيد سيد ابوسبع" w:date="2023-03-31T16:34:00Z"/>
          <w:rFonts w:eastAsiaTheme="minorEastAsia"/>
        </w:rPr>
      </w:pPr>
      <m:oMath>
        <m:r>
          <w:ins w:id="2703" w:author="محمد زكريا سيد سيد ابوسبع" w:date="2023-03-31T16:34:00Z">
            <w:rPr>
              <w:rFonts w:ascii="Cambria Math" w:hAnsi="Cambria Math"/>
              <w:color w:val="161718" w:themeColor="text1"/>
            </w:rPr>
            <m:t>L=</m:t>
          </w:ins>
        </m:r>
        <m:sSub>
          <m:sSubPr>
            <m:ctrlPr>
              <w:ins w:id="2704" w:author="محمد زكريا سيد سيد ابوسبع" w:date="2023-03-31T16:34:00Z">
                <w:rPr>
                  <w:rFonts w:ascii="Cambria Math" w:hAnsi="Cambria Math"/>
                  <w:i/>
                  <w:iCs/>
                  <w:color w:val="161718" w:themeColor="text1"/>
                </w:rPr>
              </w:ins>
            </m:ctrlPr>
          </m:sSubPr>
          <m:e>
            <m:r>
              <w:ins w:id="2705" w:author="محمد زكريا سيد سيد ابوسبع" w:date="2023-03-31T16:34:00Z">
                <w:rPr>
                  <w:rFonts w:ascii="Cambria Math" w:hAnsi="Cambria Math"/>
                  <w:color w:val="161718" w:themeColor="text1"/>
                </w:rPr>
                <m:t>I</m:t>
              </w:ins>
            </m:r>
          </m:e>
          <m:sub>
            <m:r>
              <w:ins w:id="2706" w:author="محمد زكريا سيد سيد ابوسبع" w:date="2023-03-31T16:34:00Z">
                <w:rPr>
                  <w:rFonts w:ascii="Cambria Math" w:hAnsi="Cambria Math"/>
                  <w:color w:val="161718" w:themeColor="text1"/>
                </w:rPr>
                <m:t>x</m:t>
              </w:ins>
            </m:r>
          </m:sub>
        </m:sSub>
        <m:acc>
          <m:accPr>
            <m:chr m:val="̇"/>
            <m:ctrlPr>
              <w:ins w:id="2707" w:author="محمد زكريا سيد سيد ابوسبع" w:date="2023-03-31T16:34:00Z">
                <w:rPr>
                  <w:rFonts w:ascii="Cambria Math" w:hAnsi="Cambria Math"/>
                  <w:i/>
                  <w:iCs/>
                  <w:color w:val="161718" w:themeColor="text1"/>
                </w:rPr>
              </w:ins>
            </m:ctrlPr>
          </m:accPr>
          <m:e>
            <m:r>
              <w:ins w:id="2708" w:author="محمد زكريا سيد سيد ابوسبع" w:date="2023-03-31T16:34:00Z">
                <w:rPr>
                  <w:rFonts w:ascii="Cambria Math" w:hAnsi="Cambria Math"/>
                  <w:color w:val="161718" w:themeColor="text1"/>
                </w:rPr>
                <m:t>p</m:t>
              </w:ins>
            </m:r>
          </m:e>
        </m:acc>
        <m:r>
          <w:ins w:id="2709" w:author="محمد زكريا سيد سيد ابوسبع" w:date="2023-03-31T16:34:00Z">
            <w:rPr>
              <w:rFonts w:ascii="Cambria Math" w:hAnsi="Cambria Math"/>
              <w:color w:val="161718" w:themeColor="text1"/>
            </w:rPr>
            <m:t>-</m:t>
          </w:ins>
        </m:r>
        <m:sSub>
          <m:sSubPr>
            <m:ctrlPr>
              <w:ins w:id="2710" w:author="محمد زكريا سيد سيد ابوسبع" w:date="2023-03-31T16:34:00Z">
                <w:rPr>
                  <w:rFonts w:ascii="Cambria Math" w:hAnsi="Cambria Math"/>
                  <w:i/>
                  <w:iCs/>
                  <w:color w:val="161718" w:themeColor="text1"/>
                </w:rPr>
              </w:ins>
            </m:ctrlPr>
          </m:sSubPr>
          <m:e>
            <m:r>
              <w:ins w:id="2711" w:author="محمد زكريا سيد سيد ابوسبع" w:date="2023-03-31T16:34:00Z">
                <w:rPr>
                  <w:rFonts w:ascii="Cambria Math" w:hAnsi="Cambria Math"/>
                  <w:color w:val="161718" w:themeColor="text1"/>
                </w:rPr>
                <m:t>I</m:t>
              </w:ins>
            </m:r>
          </m:e>
          <m:sub>
            <m:r>
              <w:ins w:id="2712" w:author="محمد زكريا سيد سيد ابوسبع" w:date="2023-03-31T16:34:00Z">
                <w:rPr>
                  <w:rFonts w:ascii="Cambria Math" w:hAnsi="Cambria Math"/>
                  <w:color w:val="161718" w:themeColor="text1"/>
                </w:rPr>
                <m:t>xz</m:t>
              </w:ins>
            </m:r>
          </m:sub>
        </m:sSub>
        <m:acc>
          <m:accPr>
            <m:chr m:val="̇"/>
            <m:ctrlPr>
              <w:ins w:id="2713" w:author="محمد زكريا سيد سيد ابوسبع" w:date="2023-03-31T16:34:00Z">
                <w:rPr>
                  <w:rFonts w:ascii="Cambria Math" w:hAnsi="Cambria Math"/>
                  <w:i/>
                  <w:iCs/>
                  <w:color w:val="161718" w:themeColor="text1"/>
                </w:rPr>
              </w:ins>
            </m:ctrlPr>
          </m:accPr>
          <m:e>
            <m:r>
              <w:ins w:id="2714" w:author="محمد زكريا سيد سيد ابوسبع" w:date="2023-03-31T16:34:00Z">
                <w:rPr>
                  <w:rFonts w:ascii="Cambria Math" w:hAnsi="Cambria Math"/>
                  <w:color w:val="161718" w:themeColor="text1"/>
                </w:rPr>
                <m:t>r</m:t>
              </w:ins>
            </m:r>
          </m:e>
        </m:acc>
        <m:r>
          <w:ins w:id="2715" w:author="محمد زكريا سيد سيد ابوسبع" w:date="2023-03-31T16:34:00Z">
            <w:rPr>
              <w:rFonts w:ascii="Cambria Math" w:hAnsi="Cambria Math"/>
              <w:color w:val="161718" w:themeColor="text1"/>
            </w:rPr>
            <m:t>+qr</m:t>
          </w:ins>
        </m:r>
        <m:d>
          <m:dPr>
            <m:ctrlPr>
              <w:ins w:id="2716" w:author="محمد زكريا سيد سيد ابوسبع" w:date="2023-03-31T16:34:00Z">
                <w:rPr>
                  <w:rFonts w:ascii="Cambria Math" w:hAnsi="Cambria Math"/>
                  <w:i/>
                  <w:iCs/>
                  <w:color w:val="161718" w:themeColor="text1"/>
                </w:rPr>
              </w:ins>
            </m:ctrlPr>
          </m:dPr>
          <m:e>
            <m:sSub>
              <m:sSubPr>
                <m:ctrlPr>
                  <w:ins w:id="2717" w:author="محمد زكريا سيد سيد ابوسبع" w:date="2023-03-31T16:34:00Z">
                    <w:rPr>
                      <w:rFonts w:ascii="Cambria Math" w:hAnsi="Cambria Math"/>
                      <w:i/>
                      <w:iCs/>
                      <w:color w:val="161718" w:themeColor="text1"/>
                    </w:rPr>
                  </w:ins>
                </m:ctrlPr>
              </m:sSubPr>
              <m:e>
                <m:r>
                  <w:ins w:id="2718" w:author="محمد زكريا سيد سيد ابوسبع" w:date="2023-03-31T16:34:00Z">
                    <w:rPr>
                      <w:rFonts w:ascii="Cambria Math" w:hAnsi="Cambria Math"/>
                      <w:color w:val="161718" w:themeColor="text1"/>
                    </w:rPr>
                    <m:t>I</m:t>
                  </w:ins>
                </m:r>
              </m:e>
              <m:sub>
                <m:r>
                  <w:ins w:id="2719" w:author="محمد زكريا سيد سيد ابوسبع" w:date="2023-03-31T16:34:00Z">
                    <w:rPr>
                      <w:rFonts w:ascii="Cambria Math" w:hAnsi="Cambria Math"/>
                      <w:color w:val="161718" w:themeColor="text1"/>
                    </w:rPr>
                    <m:t>z</m:t>
                  </w:ins>
                </m:r>
              </m:sub>
            </m:sSub>
            <m:r>
              <w:ins w:id="2720" w:author="محمد زكريا سيد سيد ابوسبع" w:date="2023-03-31T16:34:00Z">
                <w:rPr>
                  <w:rFonts w:ascii="Cambria Math" w:hAnsi="Cambria Math"/>
                  <w:color w:val="161718" w:themeColor="text1"/>
                </w:rPr>
                <m:t>-</m:t>
              </w:ins>
            </m:r>
            <m:sSub>
              <m:sSubPr>
                <m:ctrlPr>
                  <w:ins w:id="2721" w:author="محمد زكريا سيد سيد ابوسبع" w:date="2023-03-31T16:34:00Z">
                    <w:rPr>
                      <w:rFonts w:ascii="Cambria Math" w:hAnsi="Cambria Math"/>
                      <w:i/>
                      <w:iCs/>
                      <w:color w:val="161718" w:themeColor="text1"/>
                    </w:rPr>
                  </w:ins>
                </m:ctrlPr>
              </m:sSubPr>
              <m:e>
                <m:r>
                  <w:ins w:id="2722" w:author="محمد زكريا سيد سيد ابوسبع" w:date="2023-03-31T16:34:00Z">
                    <w:rPr>
                      <w:rFonts w:ascii="Cambria Math" w:hAnsi="Cambria Math"/>
                      <w:color w:val="161718" w:themeColor="text1"/>
                    </w:rPr>
                    <m:t>I</m:t>
                  </w:ins>
                </m:r>
              </m:e>
              <m:sub>
                <m:r>
                  <w:ins w:id="2723" w:author="محمد زكريا سيد سيد ابوسبع" w:date="2023-03-31T16:34:00Z">
                    <w:rPr>
                      <w:rFonts w:ascii="Cambria Math" w:hAnsi="Cambria Math"/>
                      <w:color w:val="161718" w:themeColor="text1"/>
                    </w:rPr>
                    <m:t>y</m:t>
                  </w:ins>
                </m:r>
              </m:sub>
            </m:sSub>
          </m:e>
        </m:d>
        <m:r>
          <w:ins w:id="2724" w:author="محمد زكريا سيد سيد ابوسبع" w:date="2023-03-31T16:34:00Z">
            <w:rPr>
              <w:rFonts w:ascii="Cambria Math" w:hAnsi="Cambria Math"/>
              <w:color w:val="161718" w:themeColor="text1"/>
            </w:rPr>
            <m:t>-</m:t>
          </w:ins>
        </m:r>
        <m:sSub>
          <m:sSubPr>
            <m:ctrlPr>
              <w:ins w:id="2725" w:author="محمد زكريا سيد سيد ابوسبع" w:date="2023-03-31T16:34:00Z">
                <w:rPr>
                  <w:rFonts w:ascii="Cambria Math" w:hAnsi="Cambria Math"/>
                  <w:i/>
                  <w:iCs/>
                  <w:color w:val="161718" w:themeColor="text1"/>
                </w:rPr>
              </w:ins>
            </m:ctrlPr>
          </m:sSubPr>
          <m:e>
            <m:r>
              <w:ins w:id="2726" w:author="محمد زكريا سيد سيد ابوسبع" w:date="2023-03-31T16:34:00Z">
                <w:rPr>
                  <w:rFonts w:ascii="Cambria Math" w:hAnsi="Cambria Math"/>
                  <w:color w:val="161718" w:themeColor="text1"/>
                </w:rPr>
                <m:t>I</m:t>
              </w:ins>
            </m:r>
          </m:e>
          <m:sub>
            <m:r>
              <w:ins w:id="2727" w:author="محمد زكريا سيد سيد ابوسبع" w:date="2023-03-31T16:34:00Z">
                <w:rPr>
                  <w:rFonts w:ascii="Cambria Math" w:hAnsi="Cambria Math"/>
                  <w:color w:val="161718" w:themeColor="text1"/>
                </w:rPr>
                <m:t>xz</m:t>
              </w:ins>
            </m:r>
          </m:sub>
        </m:sSub>
        <m:r>
          <w:ins w:id="2728" w:author="محمد زكريا سيد سيد ابوسبع" w:date="2023-03-31T16:34:00Z">
            <w:rPr>
              <w:rFonts w:ascii="Cambria Math" w:hAnsi="Cambria Math"/>
              <w:color w:val="161718" w:themeColor="text1"/>
            </w:rPr>
            <m:t>pq</m:t>
          </w:ins>
        </m:r>
      </m:oMath>
    </w:p>
    <w:p w14:paraId="20CFA763" w14:textId="77777777" w:rsidR="00E93874" w:rsidRDefault="00E93874" w:rsidP="00E93874">
      <w:pPr>
        <w:pStyle w:val="ListParagraph"/>
        <w:rPr>
          <w:ins w:id="2729" w:author="محمد زكريا سيد سيد ابوسبع" w:date="2023-03-31T16:34:00Z"/>
          <w:rFonts w:eastAsiaTheme="minorEastAsia"/>
          <w:color w:val="161718" w:themeColor="text1"/>
        </w:rPr>
      </w:pPr>
    </w:p>
    <w:p w14:paraId="59554094" w14:textId="77777777" w:rsidR="00E93874" w:rsidRPr="002E1978" w:rsidRDefault="00E93874" w:rsidP="00E93874">
      <w:pPr>
        <w:pStyle w:val="ListParagraph"/>
        <w:rPr>
          <w:ins w:id="2730" w:author="محمد زكريا سيد سيد ابوسبع" w:date="2023-03-31T16:34:00Z"/>
          <w:rFonts w:eastAsiaTheme="minorEastAsia"/>
        </w:rPr>
      </w:pPr>
      <m:oMathPara>
        <m:oMath>
          <m:r>
            <w:ins w:id="2731" w:author="محمد زكريا سيد سيد ابوسبع" w:date="2023-03-31T16:34:00Z">
              <w:rPr>
                <w:rFonts w:ascii="Cambria Math" w:eastAsiaTheme="minorEastAsia" w:hAnsi="Cambria Math"/>
              </w:rPr>
              <m:t>eq</m:t>
            </w:ins>
          </m:r>
          <m:d>
            <m:dPr>
              <m:ctrlPr>
                <w:ins w:id="2732" w:author="محمد زكريا سيد سيد ابوسبع" w:date="2023-03-31T16:34:00Z">
                  <w:rPr>
                    <w:rFonts w:ascii="Cambria Math" w:eastAsiaTheme="minorEastAsia" w:hAnsi="Cambria Math"/>
                    <w:i/>
                  </w:rPr>
                </w:ins>
              </m:ctrlPr>
            </m:dPr>
            <m:e>
              <m:r>
                <w:ins w:id="2733" w:author="محمد زكريا سيد سيد ابوسبع" w:date="2023-03-31T16:34:00Z">
                  <w:rPr>
                    <w:rFonts w:ascii="Cambria Math" w:eastAsiaTheme="minorEastAsia" w:hAnsi="Cambria Math"/>
                  </w:rPr>
                  <m:t>1</m:t>
                </w:ins>
              </m:r>
            </m:e>
          </m:d>
          <m:r>
            <w:ins w:id="2734" w:author="محمد زكريا سيد سيد ابوسبع" w:date="2023-03-31T16:34:00Z">
              <w:rPr>
                <w:rFonts w:ascii="Cambria Math" w:eastAsiaTheme="minorEastAsia" w:hAnsi="Cambria Math"/>
              </w:rPr>
              <m:t xml:space="preserve">:    </m:t>
            </w:ins>
          </m:r>
          <m:r>
            <w:ins w:id="2735" w:author="محمد زكريا سيد سيد ابوسبع" w:date="2023-03-31T16:34:00Z">
              <w:rPr>
                <w:rFonts w:ascii="Cambria Math" w:hAnsi="Cambria Math"/>
              </w:rPr>
              <m:t>∆</m:t>
            </w:ins>
          </m:r>
          <m:acc>
            <m:accPr>
              <m:chr m:val="̇"/>
              <m:ctrlPr>
                <w:ins w:id="2736" w:author="محمد زكريا سيد سيد ابوسبع" w:date="2023-03-31T16:34:00Z">
                  <w:rPr>
                    <w:rFonts w:ascii="Cambria Math" w:hAnsi="Cambria Math"/>
                    <w:i/>
                  </w:rPr>
                </w:ins>
              </m:ctrlPr>
            </m:accPr>
            <m:e>
              <m:r>
                <w:ins w:id="2737" w:author="محمد زكريا سيد سيد ابوسبع" w:date="2023-03-31T16:34:00Z">
                  <w:rPr>
                    <w:rFonts w:ascii="Cambria Math" w:hAnsi="Cambria Math"/>
                  </w:rPr>
                  <m:t>p</m:t>
                </w:ins>
              </m:r>
            </m:e>
          </m:acc>
          <m:r>
            <w:ins w:id="2738" w:author="محمد زكريا سيد سيد ابوسبع" w:date="2023-03-31T16:34:00Z">
              <w:rPr>
                <w:rFonts w:ascii="Cambria Math" w:hAnsi="Cambria Math"/>
              </w:rPr>
              <m:t>-</m:t>
            </w:ins>
          </m:r>
          <m:f>
            <m:fPr>
              <m:ctrlPr>
                <w:ins w:id="2739" w:author="محمد زكريا سيد سيد ابوسبع" w:date="2023-03-31T16:34:00Z">
                  <w:rPr>
                    <w:rFonts w:ascii="Cambria Math" w:hAnsi="Cambria Math"/>
                    <w:i/>
                  </w:rPr>
                </w:ins>
              </m:ctrlPr>
            </m:fPr>
            <m:num>
              <m:sSub>
                <m:sSubPr>
                  <m:ctrlPr>
                    <w:ins w:id="2740" w:author="محمد زكريا سيد سيد ابوسبع" w:date="2023-03-31T16:34:00Z">
                      <w:rPr>
                        <w:rFonts w:ascii="Cambria Math" w:hAnsi="Cambria Math"/>
                        <w:i/>
                      </w:rPr>
                    </w:ins>
                  </m:ctrlPr>
                </m:sSubPr>
                <m:e>
                  <m:r>
                    <w:ins w:id="2741" w:author="محمد زكريا سيد سيد ابوسبع" w:date="2023-03-31T16:34:00Z">
                      <w:rPr>
                        <w:rFonts w:ascii="Cambria Math" w:hAnsi="Cambria Math"/>
                      </w:rPr>
                      <m:t>I</m:t>
                    </w:ins>
                  </m:r>
                </m:e>
                <m:sub>
                  <m:r>
                    <w:ins w:id="2742" w:author="محمد زكريا سيد سيد ابوسبع" w:date="2023-03-31T16:34:00Z">
                      <w:rPr>
                        <w:rFonts w:ascii="Cambria Math" w:hAnsi="Cambria Math"/>
                      </w:rPr>
                      <m:t>xz</m:t>
                    </w:ins>
                  </m:r>
                </m:sub>
              </m:sSub>
            </m:num>
            <m:den>
              <m:sSub>
                <m:sSubPr>
                  <m:ctrlPr>
                    <w:ins w:id="2743" w:author="محمد زكريا سيد سيد ابوسبع" w:date="2023-03-31T16:34:00Z">
                      <w:rPr>
                        <w:rFonts w:ascii="Cambria Math" w:hAnsi="Cambria Math"/>
                        <w:i/>
                      </w:rPr>
                    </w:ins>
                  </m:ctrlPr>
                </m:sSubPr>
                <m:e>
                  <m:r>
                    <w:ins w:id="2744" w:author="محمد زكريا سيد سيد ابوسبع" w:date="2023-03-31T16:34:00Z">
                      <w:rPr>
                        <w:rFonts w:ascii="Cambria Math" w:hAnsi="Cambria Math"/>
                      </w:rPr>
                      <m:t>I</m:t>
                    </w:ins>
                  </m:r>
                </m:e>
                <m:sub>
                  <m:r>
                    <w:ins w:id="2745" w:author="محمد زكريا سيد سيد ابوسبع" w:date="2023-03-31T16:34:00Z">
                      <w:rPr>
                        <w:rFonts w:ascii="Cambria Math" w:hAnsi="Cambria Math"/>
                      </w:rPr>
                      <m:t>x</m:t>
                    </w:ins>
                  </m:r>
                </m:sub>
              </m:sSub>
            </m:den>
          </m:f>
          <m:r>
            <w:ins w:id="2746" w:author="محمد زكريا سيد سيد ابوسبع" w:date="2023-03-31T16:34:00Z">
              <w:rPr>
                <w:rFonts w:ascii="Cambria Math" w:hAnsi="Cambria Math"/>
              </w:rPr>
              <m:t>*∆</m:t>
            </w:ins>
          </m:r>
          <m:acc>
            <m:accPr>
              <m:chr m:val="̇"/>
              <m:ctrlPr>
                <w:ins w:id="2747" w:author="محمد زكريا سيد سيد ابوسبع" w:date="2023-03-31T16:34:00Z">
                  <w:rPr>
                    <w:rFonts w:ascii="Cambria Math" w:hAnsi="Cambria Math"/>
                    <w:i/>
                  </w:rPr>
                </w:ins>
              </m:ctrlPr>
            </m:accPr>
            <m:e>
              <m:r>
                <w:ins w:id="2748" w:author="محمد زكريا سيد سيد ابوسبع" w:date="2023-03-31T16:34:00Z">
                  <w:rPr>
                    <w:rFonts w:ascii="Cambria Math" w:hAnsi="Cambria Math"/>
                  </w:rPr>
                  <m:t>r</m:t>
                </w:ins>
              </m:r>
            </m:e>
          </m:acc>
          <m:r>
            <w:ins w:id="2749" w:author="محمد زكريا سيد سيد ابوسبع" w:date="2023-03-31T16:34:00Z">
              <w:rPr>
                <w:rFonts w:ascii="Cambria Math" w:hAnsi="Cambria Math"/>
              </w:rPr>
              <m:t>=</m:t>
            </w:ins>
          </m:r>
          <m:f>
            <m:fPr>
              <m:ctrlPr>
                <w:ins w:id="2750" w:author="محمد زكريا سيد سيد ابوسبع" w:date="2023-03-31T16:34:00Z">
                  <w:rPr>
                    <w:rFonts w:ascii="Cambria Math" w:hAnsi="Cambria Math"/>
                    <w:i/>
                  </w:rPr>
                </w:ins>
              </m:ctrlPr>
            </m:fPr>
            <m:num>
              <m:r>
                <w:ins w:id="2751" w:author="محمد زكريا سيد سيد ابوسبع" w:date="2023-03-31T16:34:00Z">
                  <w:rPr>
                    <w:rFonts w:ascii="Cambria Math" w:hAnsi="Cambria Math"/>
                  </w:rPr>
                  <m:t>∆L</m:t>
                </w:ins>
              </m:r>
            </m:num>
            <m:den>
              <m:sSub>
                <m:sSubPr>
                  <m:ctrlPr>
                    <w:ins w:id="2752" w:author="محمد زكريا سيد سيد ابوسبع" w:date="2023-03-31T16:34:00Z">
                      <w:rPr>
                        <w:rFonts w:ascii="Cambria Math" w:hAnsi="Cambria Math" w:cs="Times New Roman"/>
                        <w:i/>
                      </w:rPr>
                    </w:ins>
                  </m:ctrlPr>
                </m:sSubPr>
                <m:e>
                  <m:r>
                    <w:ins w:id="2753" w:author="محمد زكريا سيد سيد ابوسبع" w:date="2023-03-31T16:34:00Z">
                      <w:rPr>
                        <w:rFonts w:ascii="Cambria Math" w:hAnsi="Cambria Math"/>
                      </w:rPr>
                      <m:t>I</m:t>
                    </w:ins>
                  </m:r>
                </m:e>
                <m:sub>
                  <m:r>
                    <w:ins w:id="2754" w:author="محمد زكريا سيد سيد ابوسبع" w:date="2023-03-31T16:34:00Z">
                      <w:rPr>
                        <w:rFonts w:ascii="Cambria Math" w:hAnsi="Cambria Math"/>
                      </w:rPr>
                      <m:t>x</m:t>
                    </w:ins>
                  </m:r>
                </m:sub>
              </m:sSub>
            </m:den>
          </m:f>
          <m:r>
            <w:ins w:id="2755" w:author="محمد زكريا سيد سيد ابوسبع" w:date="2023-03-31T16:34:00Z">
              <w:rPr>
                <w:rFonts w:ascii="Cambria Math" w:hAnsi="Cambria Math"/>
              </w:rPr>
              <m:t>=</m:t>
            </w:ins>
          </m:r>
          <m:sSub>
            <m:sSubPr>
              <m:ctrlPr>
                <w:ins w:id="2756" w:author="محمد زكريا سيد سيد ابوسبع" w:date="2023-03-31T16:34:00Z">
                  <w:rPr>
                    <w:rFonts w:ascii="Cambria Math" w:hAnsi="Cambria Math"/>
                    <w:i/>
                  </w:rPr>
                </w:ins>
              </m:ctrlPr>
            </m:sSubPr>
            <m:e>
              <m:r>
                <w:ins w:id="2757" w:author="محمد زكريا سيد سيد ابوسبع" w:date="2023-03-31T16:34:00Z">
                  <w:rPr>
                    <w:rFonts w:ascii="Cambria Math" w:hAnsi="Cambria Math"/>
                  </w:rPr>
                  <m:t>L</m:t>
                </w:ins>
              </m:r>
            </m:e>
            <m:sub>
              <m:r>
                <w:ins w:id="2758" w:author="محمد زكريا سيد سيد ابوسبع" w:date="2023-03-31T16:34:00Z">
                  <w:rPr>
                    <w:rFonts w:ascii="Cambria Math" w:hAnsi="Cambria Math"/>
                  </w:rPr>
                  <m:t>β</m:t>
                </w:ins>
              </m:r>
            </m:sub>
          </m:sSub>
          <m:r>
            <w:ins w:id="2759" w:author="محمد زكريا سيد سيد ابوسبع" w:date="2023-03-31T16:34:00Z">
              <w:rPr>
                <w:rFonts w:ascii="Cambria Math" w:hAnsi="Cambria Math"/>
              </w:rPr>
              <m:t xml:space="preserve"> ∆β+</m:t>
            </w:ins>
          </m:r>
          <m:sSub>
            <m:sSubPr>
              <m:ctrlPr>
                <w:ins w:id="2760" w:author="محمد زكريا سيد سيد ابوسبع" w:date="2023-03-31T16:34:00Z">
                  <w:rPr>
                    <w:rFonts w:ascii="Cambria Math" w:hAnsi="Cambria Math"/>
                    <w:i/>
                  </w:rPr>
                </w:ins>
              </m:ctrlPr>
            </m:sSubPr>
            <m:e>
              <m:r>
                <w:ins w:id="2761" w:author="محمد زكريا سيد سيد ابوسبع" w:date="2023-03-31T16:34:00Z">
                  <w:rPr>
                    <w:rFonts w:ascii="Cambria Math" w:hAnsi="Cambria Math"/>
                  </w:rPr>
                  <m:t>L</m:t>
                </w:ins>
              </m:r>
            </m:e>
            <m:sub>
              <m:r>
                <w:ins w:id="2762" w:author="محمد زكريا سيد سيد ابوسبع" w:date="2023-03-31T16:34:00Z">
                  <w:rPr>
                    <w:rFonts w:ascii="Cambria Math" w:hAnsi="Cambria Math"/>
                  </w:rPr>
                  <m:t>p</m:t>
                </w:ins>
              </m:r>
            </m:sub>
          </m:sSub>
          <m:r>
            <w:ins w:id="2763" w:author="محمد زكريا سيد سيد ابوسبع" w:date="2023-03-31T16:34:00Z">
              <w:rPr>
                <w:rFonts w:ascii="Cambria Math" w:hAnsi="Cambria Math"/>
              </w:rPr>
              <m:t xml:space="preserve"> ∆p+</m:t>
            </w:ins>
          </m:r>
          <m:sSub>
            <m:sSubPr>
              <m:ctrlPr>
                <w:ins w:id="2764" w:author="محمد زكريا سيد سيد ابوسبع" w:date="2023-03-31T16:34:00Z">
                  <w:rPr>
                    <w:rFonts w:ascii="Cambria Math" w:hAnsi="Cambria Math"/>
                    <w:i/>
                  </w:rPr>
                </w:ins>
              </m:ctrlPr>
            </m:sSubPr>
            <m:e>
              <m:r>
                <w:ins w:id="2765" w:author="محمد زكريا سيد سيد ابوسبع" w:date="2023-03-31T16:34:00Z">
                  <w:rPr>
                    <w:rFonts w:ascii="Cambria Math" w:hAnsi="Cambria Math"/>
                  </w:rPr>
                  <m:t>L</m:t>
                </w:ins>
              </m:r>
            </m:e>
            <m:sub>
              <m:r>
                <w:ins w:id="2766" w:author="محمد زكريا سيد سيد ابوسبع" w:date="2023-03-31T16:34:00Z">
                  <w:rPr>
                    <w:rFonts w:ascii="Cambria Math" w:hAnsi="Cambria Math"/>
                  </w:rPr>
                  <m:t>r</m:t>
                </w:ins>
              </m:r>
            </m:sub>
          </m:sSub>
          <m:r>
            <w:ins w:id="2767" w:author="محمد زكريا سيد سيد ابوسبع" w:date="2023-03-31T16:34:00Z">
              <w:rPr>
                <w:rFonts w:ascii="Cambria Math" w:hAnsi="Cambria Math"/>
              </w:rPr>
              <m:t xml:space="preserve"> ∆r</m:t>
            </w:ins>
          </m:r>
          <m:r>
            <w:ins w:id="2768" w:author="محمد زكريا سيد سيد ابوسبع" w:date="2023-03-31T16:34:00Z">
              <w:rPr>
                <w:rFonts w:ascii="Cambria Math" w:eastAsiaTheme="minorEastAsia" w:hAnsi="Cambria Math"/>
              </w:rPr>
              <m:t xml:space="preserve">+ </m:t>
            </w:ins>
          </m:r>
          <m:sSub>
            <m:sSubPr>
              <m:ctrlPr>
                <w:ins w:id="2769" w:author="محمد زكريا سيد سيد ابوسبع" w:date="2023-03-31T16:34:00Z">
                  <w:rPr>
                    <w:rFonts w:ascii="Cambria Math" w:hAnsi="Cambria Math"/>
                    <w:i/>
                  </w:rPr>
                </w:ins>
              </m:ctrlPr>
            </m:sSubPr>
            <m:e>
              <m:r>
                <w:ins w:id="2770" w:author="محمد زكريا سيد سيد ابوسبع" w:date="2023-03-31T16:34:00Z">
                  <w:rPr>
                    <w:rFonts w:ascii="Cambria Math" w:hAnsi="Cambria Math"/>
                  </w:rPr>
                  <m:t>L</m:t>
                </w:ins>
              </m:r>
            </m:e>
            <m:sub>
              <m:sSub>
                <m:sSubPr>
                  <m:ctrlPr>
                    <w:ins w:id="2771" w:author="محمد زكريا سيد سيد ابوسبع" w:date="2023-03-31T16:34:00Z">
                      <w:rPr>
                        <w:rFonts w:ascii="Cambria Math" w:hAnsi="Cambria Math"/>
                        <w:i/>
                      </w:rPr>
                    </w:ins>
                  </m:ctrlPr>
                </m:sSubPr>
                <m:e>
                  <m:r>
                    <w:ins w:id="2772" w:author="محمد زكريا سيد سيد ابوسبع" w:date="2023-03-31T16:34:00Z">
                      <w:rPr>
                        <w:rFonts w:ascii="Cambria Math" w:hAnsi="Cambria Math"/>
                      </w:rPr>
                      <m:t>δ</m:t>
                    </w:ins>
                  </m:r>
                </m:e>
                <m:sub>
                  <m:r>
                    <w:ins w:id="2773" w:author="محمد زكريا سيد سيد ابوسبع" w:date="2023-03-31T16:34:00Z">
                      <w:rPr>
                        <w:rFonts w:ascii="Cambria Math" w:hAnsi="Cambria Math"/>
                      </w:rPr>
                      <m:t>r</m:t>
                    </w:ins>
                  </m:r>
                </m:sub>
              </m:sSub>
            </m:sub>
          </m:sSub>
          <m:r>
            <w:ins w:id="2774" w:author="محمد زكريا سيد سيد ابوسبع" w:date="2023-03-31T16:34:00Z">
              <w:rPr>
                <w:rFonts w:ascii="Cambria Math" w:hAnsi="Cambria Math"/>
              </w:rPr>
              <m:t xml:space="preserve"> ∆</m:t>
            </w:ins>
          </m:r>
          <m:sSub>
            <m:sSubPr>
              <m:ctrlPr>
                <w:ins w:id="2775" w:author="محمد زكريا سيد سيد ابوسبع" w:date="2023-03-31T16:34:00Z">
                  <w:rPr>
                    <w:rFonts w:ascii="Cambria Math" w:hAnsi="Cambria Math"/>
                    <w:i/>
                  </w:rPr>
                </w:ins>
              </m:ctrlPr>
            </m:sSubPr>
            <m:e>
              <m:r>
                <w:ins w:id="2776" w:author="محمد زكريا سيد سيد ابوسبع" w:date="2023-03-31T16:34:00Z">
                  <w:rPr>
                    <w:rFonts w:ascii="Cambria Math" w:hAnsi="Cambria Math"/>
                  </w:rPr>
                  <m:t>δ</m:t>
                </w:ins>
              </m:r>
            </m:e>
            <m:sub>
              <m:r>
                <w:ins w:id="2777" w:author="محمد زكريا سيد سيد ابوسبع" w:date="2023-03-31T16:34:00Z">
                  <w:rPr>
                    <w:rFonts w:ascii="Cambria Math" w:hAnsi="Cambria Math"/>
                  </w:rPr>
                  <m:t>r</m:t>
                </w:ins>
              </m:r>
            </m:sub>
          </m:sSub>
          <m:r>
            <w:ins w:id="2778" w:author="محمد زكريا سيد سيد ابوسبع" w:date="2023-03-31T16:34:00Z">
              <w:rPr>
                <w:rFonts w:ascii="Cambria Math" w:hAnsi="Cambria Math"/>
              </w:rPr>
              <m:t>+</m:t>
            </w:ins>
          </m:r>
          <m:sSub>
            <m:sSubPr>
              <m:ctrlPr>
                <w:ins w:id="2779" w:author="محمد زكريا سيد سيد ابوسبع" w:date="2023-03-31T16:34:00Z">
                  <w:rPr>
                    <w:rFonts w:ascii="Cambria Math" w:hAnsi="Cambria Math"/>
                    <w:i/>
                  </w:rPr>
                </w:ins>
              </m:ctrlPr>
            </m:sSubPr>
            <m:e>
              <m:r>
                <w:ins w:id="2780" w:author="محمد زكريا سيد سيد ابوسبع" w:date="2023-03-31T16:34:00Z">
                  <w:rPr>
                    <w:rFonts w:ascii="Cambria Math" w:hAnsi="Cambria Math"/>
                  </w:rPr>
                  <m:t>L</m:t>
                </w:ins>
              </m:r>
            </m:e>
            <m:sub>
              <m:sSub>
                <m:sSubPr>
                  <m:ctrlPr>
                    <w:ins w:id="2781" w:author="محمد زكريا سيد سيد ابوسبع" w:date="2023-03-31T16:34:00Z">
                      <w:rPr>
                        <w:rFonts w:ascii="Cambria Math" w:hAnsi="Cambria Math"/>
                        <w:i/>
                      </w:rPr>
                    </w:ins>
                  </m:ctrlPr>
                </m:sSubPr>
                <m:e>
                  <m:r>
                    <w:ins w:id="2782" w:author="محمد زكريا سيد سيد ابوسبع" w:date="2023-03-31T16:34:00Z">
                      <w:rPr>
                        <w:rFonts w:ascii="Cambria Math" w:hAnsi="Cambria Math"/>
                      </w:rPr>
                      <m:t>δ</m:t>
                    </w:ins>
                  </m:r>
                </m:e>
                <m:sub>
                  <m:r>
                    <w:ins w:id="2783" w:author="محمد زكريا سيد سيد ابوسبع" w:date="2023-03-31T16:34:00Z">
                      <w:rPr>
                        <w:rFonts w:ascii="Cambria Math" w:hAnsi="Cambria Math"/>
                      </w:rPr>
                      <m:t>a</m:t>
                    </w:ins>
                  </m:r>
                </m:sub>
              </m:sSub>
            </m:sub>
          </m:sSub>
          <m:r>
            <w:ins w:id="2784" w:author="محمد زكريا سيد سيد ابوسبع" w:date="2023-03-31T16:34:00Z">
              <w:rPr>
                <w:rFonts w:ascii="Cambria Math" w:hAnsi="Cambria Math"/>
              </w:rPr>
              <m:t xml:space="preserve"> ∆</m:t>
            </w:ins>
          </m:r>
          <m:sSub>
            <m:sSubPr>
              <m:ctrlPr>
                <w:ins w:id="2785" w:author="محمد زكريا سيد سيد ابوسبع" w:date="2023-03-31T16:34:00Z">
                  <w:rPr>
                    <w:rFonts w:ascii="Cambria Math" w:hAnsi="Cambria Math"/>
                    <w:i/>
                  </w:rPr>
                </w:ins>
              </m:ctrlPr>
            </m:sSubPr>
            <m:e>
              <m:r>
                <w:ins w:id="2786" w:author="محمد زكريا سيد سيد ابوسبع" w:date="2023-03-31T16:34:00Z">
                  <w:rPr>
                    <w:rFonts w:ascii="Cambria Math" w:hAnsi="Cambria Math"/>
                  </w:rPr>
                  <m:t>δ</m:t>
                </w:ins>
              </m:r>
            </m:e>
            <m:sub>
              <m:r>
                <w:ins w:id="2787" w:author="محمد زكريا سيد سيد ابوسبع" w:date="2023-03-31T16:34:00Z">
                  <w:rPr>
                    <w:rFonts w:ascii="Cambria Math" w:hAnsi="Cambria Math"/>
                  </w:rPr>
                  <m:t>a</m:t>
                </w:ins>
              </m:r>
            </m:sub>
          </m:sSub>
        </m:oMath>
      </m:oMathPara>
    </w:p>
    <w:p w14:paraId="369B4FC6" w14:textId="77777777" w:rsidR="00E93874" w:rsidRPr="00954736" w:rsidRDefault="00E93874" w:rsidP="00E93874">
      <w:pPr>
        <w:ind w:left="0"/>
        <w:rPr>
          <w:ins w:id="2788" w:author="محمد زكريا سيد سيد ابوسبع" w:date="2023-03-31T16:34:00Z"/>
          <w:rFonts w:eastAsiaTheme="minorEastAsia"/>
        </w:rPr>
      </w:pPr>
    </w:p>
    <w:p w14:paraId="7F5028E1" w14:textId="77777777" w:rsidR="00E93874" w:rsidRPr="00F85283" w:rsidRDefault="00E93874" w:rsidP="00E93874">
      <w:pPr>
        <w:pStyle w:val="ListParagraph"/>
        <w:numPr>
          <w:ilvl w:val="0"/>
          <w:numId w:val="25"/>
        </w:numPr>
        <w:spacing w:after="160" w:line="259" w:lineRule="auto"/>
        <w:ind w:right="0"/>
        <w:jc w:val="left"/>
        <w:rPr>
          <w:ins w:id="2789" w:author="محمد زكريا سيد سيد ابوسبع" w:date="2023-03-31T16:34:00Z"/>
          <w:rFonts w:eastAsiaTheme="minorEastAsia"/>
        </w:rPr>
      </w:pPr>
      <m:oMath>
        <m:r>
          <w:ins w:id="2790" w:author="محمد زكريا سيد سيد ابوسبع" w:date="2023-03-31T16:34:00Z">
            <w:rPr>
              <w:rFonts w:ascii="Cambria Math" w:hAnsi="Cambria Math"/>
              <w:color w:val="161718" w:themeColor="text1"/>
            </w:rPr>
            <m:t>N=</m:t>
          </w:ins>
        </m:r>
        <m:sSub>
          <m:sSubPr>
            <m:ctrlPr>
              <w:ins w:id="2791" w:author="محمد زكريا سيد سيد ابوسبع" w:date="2023-03-31T16:34:00Z">
                <w:rPr>
                  <w:rFonts w:ascii="Cambria Math" w:hAnsi="Cambria Math"/>
                  <w:i/>
                  <w:iCs/>
                  <w:color w:val="161718" w:themeColor="text1"/>
                </w:rPr>
              </w:ins>
            </m:ctrlPr>
          </m:sSubPr>
          <m:e>
            <m:r>
              <w:ins w:id="2792" w:author="محمد زكريا سيد سيد ابوسبع" w:date="2023-03-31T16:34:00Z">
                <w:rPr>
                  <w:rFonts w:ascii="Cambria Math" w:hAnsi="Cambria Math"/>
                  <w:color w:val="161718" w:themeColor="text1"/>
                </w:rPr>
                <m:t>-I</m:t>
              </w:ins>
            </m:r>
          </m:e>
          <m:sub>
            <m:r>
              <w:ins w:id="2793" w:author="محمد زكريا سيد سيد ابوسبع" w:date="2023-03-31T16:34:00Z">
                <w:rPr>
                  <w:rFonts w:ascii="Cambria Math" w:hAnsi="Cambria Math"/>
                  <w:color w:val="161718" w:themeColor="text1"/>
                </w:rPr>
                <m:t>xz</m:t>
              </w:ins>
            </m:r>
          </m:sub>
        </m:sSub>
        <m:acc>
          <m:accPr>
            <m:chr m:val="̇"/>
            <m:ctrlPr>
              <w:ins w:id="2794" w:author="محمد زكريا سيد سيد ابوسبع" w:date="2023-03-31T16:34:00Z">
                <w:rPr>
                  <w:rFonts w:ascii="Cambria Math" w:hAnsi="Cambria Math"/>
                  <w:i/>
                  <w:iCs/>
                  <w:color w:val="161718" w:themeColor="text1"/>
                </w:rPr>
              </w:ins>
            </m:ctrlPr>
          </m:accPr>
          <m:e>
            <m:r>
              <w:ins w:id="2795" w:author="محمد زكريا سيد سيد ابوسبع" w:date="2023-03-31T16:34:00Z">
                <w:rPr>
                  <w:rFonts w:ascii="Cambria Math" w:hAnsi="Cambria Math"/>
                  <w:color w:val="161718" w:themeColor="text1"/>
                </w:rPr>
                <m:t>p</m:t>
              </w:ins>
            </m:r>
          </m:e>
        </m:acc>
        <m:r>
          <w:ins w:id="2796" w:author="محمد زكريا سيد سيد ابوسبع" w:date="2023-03-31T16:34:00Z">
            <w:rPr>
              <w:rFonts w:ascii="Cambria Math" w:hAnsi="Cambria Math"/>
              <w:color w:val="161718" w:themeColor="text1"/>
            </w:rPr>
            <m:t>+</m:t>
          </w:ins>
        </m:r>
        <m:sSub>
          <m:sSubPr>
            <m:ctrlPr>
              <w:ins w:id="2797" w:author="محمد زكريا سيد سيد ابوسبع" w:date="2023-03-31T16:34:00Z">
                <w:rPr>
                  <w:rFonts w:ascii="Cambria Math" w:hAnsi="Cambria Math"/>
                  <w:i/>
                  <w:iCs/>
                  <w:color w:val="161718" w:themeColor="text1"/>
                </w:rPr>
              </w:ins>
            </m:ctrlPr>
          </m:sSubPr>
          <m:e>
            <m:r>
              <w:ins w:id="2798" w:author="محمد زكريا سيد سيد ابوسبع" w:date="2023-03-31T16:34:00Z">
                <w:rPr>
                  <w:rFonts w:ascii="Cambria Math" w:hAnsi="Cambria Math"/>
                  <w:color w:val="161718" w:themeColor="text1"/>
                </w:rPr>
                <m:t>I</m:t>
              </w:ins>
            </m:r>
          </m:e>
          <m:sub>
            <m:r>
              <w:ins w:id="2799" w:author="محمد زكريا سيد سيد ابوسبع" w:date="2023-03-31T16:34:00Z">
                <w:rPr>
                  <w:rFonts w:ascii="Cambria Math" w:hAnsi="Cambria Math"/>
                  <w:color w:val="161718" w:themeColor="text1"/>
                </w:rPr>
                <m:t>z</m:t>
              </w:ins>
            </m:r>
          </m:sub>
        </m:sSub>
        <m:acc>
          <m:accPr>
            <m:chr m:val="̇"/>
            <m:ctrlPr>
              <w:ins w:id="2800" w:author="محمد زكريا سيد سيد ابوسبع" w:date="2023-03-31T16:34:00Z">
                <w:rPr>
                  <w:rFonts w:ascii="Cambria Math" w:hAnsi="Cambria Math"/>
                  <w:i/>
                  <w:iCs/>
                  <w:color w:val="161718" w:themeColor="text1"/>
                </w:rPr>
              </w:ins>
            </m:ctrlPr>
          </m:accPr>
          <m:e>
            <m:r>
              <w:ins w:id="2801" w:author="محمد زكريا سيد سيد ابوسبع" w:date="2023-03-31T16:34:00Z">
                <w:rPr>
                  <w:rFonts w:ascii="Cambria Math" w:hAnsi="Cambria Math"/>
                  <w:color w:val="161718" w:themeColor="text1"/>
                </w:rPr>
                <m:t>r</m:t>
              </w:ins>
            </m:r>
          </m:e>
        </m:acc>
        <m:r>
          <w:ins w:id="2802" w:author="محمد زكريا سيد سيد ابوسبع" w:date="2023-03-31T16:34:00Z">
            <w:rPr>
              <w:rFonts w:ascii="Cambria Math" w:hAnsi="Cambria Math"/>
              <w:color w:val="161718" w:themeColor="text1"/>
            </w:rPr>
            <m:t>+pq</m:t>
          </w:ins>
        </m:r>
        <m:d>
          <m:dPr>
            <m:ctrlPr>
              <w:ins w:id="2803" w:author="محمد زكريا سيد سيد ابوسبع" w:date="2023-03-31T16:34:00Z">
                <w:rPr>
                  <w:rFonts w:ascii="Cambria Math" w:hAnsi="Cambria Math"/>
                  <w:i/>
                  <w:iCs/>
                  <w:color w:val="161718" w:themeColor="text1"/>
                </w:rPr>
              </w:ins>
            </m:ctrlPr>
          </m:dPr>
          <m:e>
            <m:sSub>
              <m:sSubPr>
                <m:ctrlPr>
                  <w:ins w:id="2804" w:author="محمد زكريا سيد سيد ابوسبع" w:date="2023-03-31T16:34:00Z">
                    <w:rPr>
                      <w:rFonts w:ascii="Cambria Math" w:hAnsi="Cambria Math"/>
                      <w:i/>
                      <w:iCs/>
                      <w:color w:val="161718" w:themeColor="text1"/>
                    </w:rPr>
                  </w:ins>
                </m:ctrlPr>
              </m:sSubPr>
              <m:e>
                <m:r>
                  <w:ins w:id="2805" w:author="محمد زكريا سيد سيد ابوسبع" w:date="2023-03-31T16:34:00Z">
                    <w:rPr>
                      <w:rFonts w:ascii="Cambria Math" w:hAnsi="Cambria Math"/>
                      <w:color w:val="161718" w:themeColor="text1"/>
                    </w:rPr>
                    <m:t>I</m:t>
                  </w:ins>
                </m:r>
              </m:e>
              <m:sub>
                <m:r>
                  <w:ins w:id="2806" w:author="محمد زكريا سيد سيد ابوسبع" w:date="2023-03-31T16:34:00Z">
                    <w:rPr>
                      <w:rFonts w:ascii="Cambria Math" w:hAnsi="Cambria Math"/>
                      <w:color w:val="161718" w:themeColor="text1"/>
                    </w:rPr>
                    <m:t>y</m:t>
                  </w:ins>
                </m:r>
              </m:sub>
            </m:sSub>
            <m:r>
              <w:ins w:id="2807" w:author="محمد زكريا سيد سيد ابوسبع" w:date="2023-03-31T16:34:00Z">
                <w:rPr>
                  <w:rFonts w:ascii="Cambria Math" w:hAnsi="Cambria Math"/>
                  <w:color w:val="161718" w:themeColor="text1"/>
                </w:rPr>
                <m:t>-</m:t>
              </w:ins>
            </m:r>
            <m:sSub>
              <m:sSubPr>
                <m:ctrlPr>
                  <w:ins w:id="2808" w:author="محمد زكريا سيد سيد ابوسبع" w:date="2023-03-31T16:34:00Z">
                    <w:rPr>
                      <w:rFonts w:ascii="Cambria Math" w:hAnsi="Cambria Math"/>
                      <w:i/>
                      <w:iCs/>
                      <w:color w:val="161718" w:themeColor="text1"/>
                    </w:rPr>
                  </w:ins>
                </m:ctrlPr>
              </m:sSubPr>
              <m:e>
                <m:r>
                  <w:ins w:id="2809" w:author="محمد زكريا سيد سيد ابوسبع" w:date="2023-03-31T16:34:00Z">
                    <w:rPr>
                      <w:rFonts w:ascii="Cambria Math" w:hAnsi="Cambria Math"/>
                      <w:color w:val="161718" w:themeColor="text1"/>
                    </w:rPr>
                    <m:t>I</m:t>
                  </w:ins>
                </m:r>
              </m:e>
              <m:sub>
                <m:r>
                  <w:ins w:id="2810" w:author="محمد زكريا سيد سيد ابوسبع" w:date="2023-03-31T16:34:00Z">
                    <w:rPr>
                      <w:rFonts w:ascii="Cambria Math" w:hAnsi="Cambria Math"/>
                      <w:color w:val="161718" w:themeColor="text1"/>
                    </w:rPr>
                    <m:t>x</m:t>
                  </w:ins>
                </m:r>
              </m:sub>
            </m:sSub>
          </m:e>
        </m:d>
        <m:r>
          <w:ins w:id="2811" w:author="محمد زكريا سيد سيد ابوسبع" w:date="2023-03-31T16:34:00Z">
            <w:rPr>
              <w:rFonts w:ascii="Cambria Math" w:hAnsi="Cambria Math"/>
              <w:color w:val="161718" w:themeColor="text1"/>
            </w:rPr>
            <m:t>+</m:t>
          </w:ins>
        </m:r>
        <m:sSub>
          <m:sSubPr>
            <m:ctrlPr>
              <w:ins w:id="2812" w:author="محمد زكريا سيد سيد ابوسبع" w:date="2023-03-31T16:34:00Z">
                <w:rPr>
                  <w:rFonts w:ascii="Cambria Math" w:hAnsi="Cambria Math"/>
                  <w:i/>
                  <w:iCs/>
                  <w:color w:val="161718" w:themeColor="text1"/>
                </w:rPr>
              </w:ins>
            </m:ctrlPr>
          </m:sSubPr>
          <m:e>
            <m:r>
              <w:ins w:id="2813" w:author="محمد زكريا سيد سيد ابوسبع" w:date="2023-03-31T16:34:00Z">
                <w:rPr>
                  <w:rFonts w:ascii="Cambria Math" w:hAnsi="Cambria Math"/>
                  <w:color w:val="161718" w:themeColor="text1"/>
                </w:rPr>
                <m:t>I</m:t>
              </w:ins>
            </m:r>
          </m:e>
          <m:sub>
            <m:r>
              <w:ins w:id="2814" w:author="محمد زكريا سيد سيد ابوسبع" w:date="2023-03-31T16:34:00Z">
                <w:rPr>
                  <w:rFonts w:ascii="Cambria Math" w:hAnsi="Cambria Math"/>
                  <w:color w:val="161718" w:themeColor="text1"/>
                </w:rPr>
                <m:t>xz</m:t>
              </w:ins>
            </m:r>
          </m:sub>
        </m:sSub>
        <m:r>
          <w:ins w:id="2815" w:author="محمد زكريا سيد سيد ابوسبع" w:date="2023-03-31T16:34:00Z">
            <w:rPr>
              <w:rFonts w:ascii="Cambria Math" w:hAnsi="Cambria Math"/>
              <w:color w:val="161718" w:themeColor="text1"/>
            </w:rPr>
            <m:t>qr</m:t>
          </w:ins>
        </m:r>
      </m:oMath>
    </w:p>
    <w:p w14:paraId="413D4AA8" w14:textId="77777777" w:rsidR="00E93874" w:rsidRDefault="00E93874" w:rsidP="00E93874">
      <w:pPr>
        <w:pStyle w:val="ListParagraph"/>
        <w:rPr>
          <w:ins w:id="2816" w:author="محمد زكريا سيد سيد ابوسبع" w:date="2023-03-31T16:34:00Z"/>
          <w:rFonts w:eastAsiaTheme="minorEastAsia"/>
        </w:rPr>
      </w:pPr>
    </w:p>
    <w:p w14:paraId="6765DFE0" w14:textId="77777777" w:rsidR="00E93874" w:rsidRPr="00954736" w:rsidRDefault="00E93874" w:rsidP="00E93874">
      <w:pPr>
        <w:pStyle w:val="ListParagraph"/>
        <w:rPr>
          <w:ins w:id="2817" w:author="محمد زكريا سيد سيد ابوسبع" w:date="2023-03-31T16:34:00Z"/>
          <w:rFonts w:eastAsiaTheme="minorEastAsia"/>
          <w:rtl/>
        </w:rPr>
      </w:pPr>
      <m:oMathPara>
        <m:oMath>
          <m:r>
            <w:ins w:id="2818" w:author="محمد زكريا سيد سيد ابوسبع" w:date="2023-03-31T16:34:00Z">
              <w:rPr>
                <w:rFonts w:ascii="Cambria Math" w:eastAsiaTheme="minorEastAsia" w:hAnsi="Cambria Math"/>
              </w:rPr>
              <m:t>eq</m:t>
            </w:ins>
          </m:r>
          <m:d>
            <m:dPr>
              <m:ctrlPr>
                <w:ins w:id="2819" w:author="محمد زكريا سيد سيد ابوسبع" w:date="2023-03-31T16:34:00Z">
                  <w:rPr>
                    <w:rFonts w:ascii="Cambria Math" w:eastAsiaTheme="minorEastAsia" w:hAnsi="Cambria Math"/>
                    <w:i/>
                  </w:rPr>
                </w:ins>
              </m:ctrlPr>
            </m:dPr>
            <m:e>
              <m:r>
                <w:ins w:id="2820" w:author="محمد زكريا سيد سيد ابوسبع" w:date="2023-03-31T16:34:00Z">
                  <w:rPr>
                    <w:rFonts w:ascii="Cambria Math" w:eastAsiaTheme="minorEastAsia" w:hAnsi="Cambria Math"/>
                  </w:rPr>
                  <m:t>2</m:t>
                </w:ins>
              </m:r>
            </m:e>
          </m:d>
          <m:r>
            <w:ins w:id="2821" w:author="محمد زكريا سيد سيد ابوسبع" w:date="2023-03-31T16:34:00Z">
              <w:rPr>
                <w:rFonts w:ascii="Cambria Math" w:eastAsiaTheme="minorEastAsia" w:hAnsi="Cambria Math"/>
              </w:rPr>
              <m:t xml:space="preserve">:    </m:t>
            </w:ins>
          </m:r>
          <m:r>
            <w:ins w:id="2822" w:author="محمد زكريا سيد سيد ابوسبع" w:date="2023-03-31T16:34:00Z">
              <w:rPr>
                <w:rFonts w:ascii="Cambria Math" w:hAnsi="Cambria Math"/>
              </w:rPr>
              <m:t>∆</m:t>
            </w:ins>
          </m:r>
          <m:acc>
            <m:accPr>
              <m:chr m:val="̇"/>
              <m:ctrlPr>
                <w:ins w:id="2823" w:author="محمد زكريا سيد سيد ابوسبع" w:date="2023-03-31T16:34:00Z">
                  <w:rPr>
                    <w:rFonts w:ascii="Cambria Math" w:hAnsi="Cambria Math"/>
                    <w:i/>
                  </w:rPr>
                </w:ins>
              </m:ctrlPr>
            </m:accPr>
            <m:e>
              <m:r>
                <w:ins w:id="2824" w:author="محمد زكريا سيد سيد ابوسبع" w:date="2023-03-31T16:34:00Z">
                  <w:rPr>
                    <w:rFonts w:ascii="Cambria Math" w:hAnsi="Cambria Math"/>
                  </w:rPr>
                  <m:t>r</m:t>
                </w:ins>
              </m:r>
            </m:e>
          </m:acc>
          <m:r>
            <w:ins w:id="2825" w:author="محمد زكريا سيد سيد ابوسبع" w:date="2023-03-31T16:34:00Z">
              <w:rPr>
                <w:rFonts w:ascii="Cambria Math" w:hAnsi="Cambria Math"/>
              </w:rPr>
              <m:t>-</m:t>
            </w:ins>
          </m:r>
          <m:f>
            <m:fPr>
              <m:ctrlPr>
                <w:ins w:id="2826" w:author="محمد زكريا سيد سيد ابوسبع" w:date="2023-03-31T16:34:00Z">
                  <w:rPr>
                    <w:rFonts w:ascii="Cambria Math" w:hAnsi="Cambria Math"/>
                    <w:i/>
                  </w:rPr>
                </w:ins>
              </m:ctrlPr>
            </m:fPr>
            <m:num>
              <m:sSub>
                <m:sSubPr>
                  <m:ctrlPr>
                    <w:ins w:id="2827" w:author="محمد زكريا سيد سيد ابوسبع" w:date="2023-03-31T16:34:00Z">
                      <w:rPr>
                        <w:rFonts w:ascii="Cambria Math" w:hAnsi="Cambria Math"/>
                        <w:i/>
                      </w:rPr>
                    </w:ins>
                  </m:ctrlPr>
                </m:sSubPr>
                <m:e>
                  <m:r>
                    <w:ins w:id="2828" w:author="محمد زكريا سيد سيد ابوسبع" w:date="2023-03-31T16:34:00Z">
                      <w:rPr>
                        <w:rFonts w:ascii="Cambria Math" w:hAnsi="Cambria Math"/>
                      </w:rPr>
                      <m:t>I</m:t>
                    </w:ins>
                  </m:r>
                </m:e>
                <m:sub>
                  <m:r>
                    <w:ins w:id="2829" w:author="محمد زكريا سيد سيد ابوسبع" w:date="2023-03-31T16:34:00Z">
                      <w:rPr>
                        <w:rFonts w:ascii="Cambria Math" w:hAnsi="Cambria Math"/>
                      </w:rPr>
                      <m:t>xz</m:t>
                    </w:ins>
                  </m:r>
                </m:sub>
              </m:sSub>
            </m:num>
            <m:den>
              <m:sSub>
                <m:sSubPr>
                  <m:ctrlPr>
                    <w:ins w:id="2830" w:author="محمد زكريا سيد سيد ابوسبع" w:date="2023-03-31T16:34:00Z">
                      <w:rPr>
                        <w:rFonts w:ascii="Cambria Math" w:hAnsi="Cambria Math"/>
                        <w:i/>
                      </w:rPr>
                    </w:ins>
                  </m:ctrlPr>
                </m:sSubPr>
                <m:e>
                  <m:r>
                    <w:ins w:id="2831" w:author="محمد زكريا سيد سيد ابوسبع" w:date="2023-03-31T16:34:00Z">
                      <w:rPr>
                        <w:rFonts w:ascii="Cambria Math" w:hAnsi="Cambria Math"/>
                      </w:rPr>
                      <m:t>I</m:t>
                    </w:ins>
                  </m:r>
                </m:e>
                <m:sub>
                  <m:r>
                    <w:ins w:id="2832" w:author="محمد زكريا سيد سيد ابوسبع" w:date="2023-03-31T16:34:00Z">
                      <w:rPr>
                        <w:rFonts w:ascii="Cambria Math" w:hAnsi="Cambria Math"/>
                      </w:rPr>
                      <m:t>z</m:t>
                    </w:ins>
                  </m:r>
                </m:sub>
              </m:sSub>
            </m:den>
          </m:f>
          <m:r>
            <w:ins w:id="2833" w:author="محمد زكريا سيد سيد ابوسبع" w:date="2023-03-31T16:34:00Z">
              <w:rPr>
                <w:rFonts w:ascii="Cambria Math" w:hAnsi="Cambria Math"/>
              </w:rPr>
              <m:t>*∆</m:t>
            </w:ins>
          </m:r>
          <m:acc>
            <m:accPr>
              <m:chr m:val="̇"/>
              <m:ctrlPr>
                <w:ins w:id="2834" w:author="محمد زكريا سيد سيد ابوسبع" w:date="2023-03-31T16:34:00Z">
                  <w:rPr>
                    <w:rFonts w:ascii="Cambria Math" w:hAnsi="Cambria Math"/>
                    <w:i/>
                  </w:rPr>
                </w:ins>
              </m:ctrlPr>
            </m:accPr>
            <m:e>
              <m:r>
                <w:ins w:id="2835" w:author="محمد زكريا سيد سيد ابوسبع" w:date="2023-03-31T16:34:00Z">
                  <w:rPr>
                    <w:rFonts w:ascii="Cambria Math" w:hAnsi="Cambria Math"/>
                  </w:rPr>
                  <m:t>p</m:t>
                </w:ins>
              </m:r>
            </m:e>
          </m:acc>
          <m:r>
            <w:ins w:id="2836" w:author="محمد زكريا سيد سيد ابوسبع" w:date="2023-03-31T16:34:00Z">
              <w:rPr>
                <w:rFonts w:ascii="Cambria Math" w:hAnsi="Cambria Math"/>
              </w:rPr>
              <m:t>=</m:t>
            </w:ins>
          </m:r>
          <m:f>
            <m:fPr>
              <m:ctrlPr>
                <w:ins w:id="2837" w:author="محمد زكريا سيد سيد ابوسبع" w:date="2023-03-31T16:34:00Z">
                  <w:rPr>
                    <w:rFonts w:ascii="Cambria Math" w:hAnsi="Cambria Math"/>
                    <w:i/>
                  </w:rPr>
                </w:ins>
              </m:ctrlPr>
            </m:fPr>
            <m:num>
              <m:r>
                <w:ins w:id="2838" w:author="محمد زكريا سيد سيد ابوسبع" w:date="2023-03-31T16:34:00Z">
                  <w:rPr>
                    <w:rFonts w:ascii="Cambria Math" w:hAnsi="Cambria Math"/>
                  </w:rPr>
                  <m:t>∆N</m:t>
                </w:ins>
              </m:r>
            </m:num>
            <m:den>
              <m:sSub>
                <m:sSubPr>
                  <m:ctrlPr>
                    <w:ins w:id="2839" w:author="محمد زكريا سيد سيد ابوسبع" w:date="2023-03-31T16:34:00Z">
                      <w:rPr>
                        <w:rFonts w:ascii="Cambria Math" w:hAnsi="Cambria Math" w:cs="Times New Roman"/>
                        <w:i/>
                      </w:rPr>
                    </w:ins>
                  </m:ctrlPr>
                </m:sSubPr>
                <m:e>
                  <m:r>
                    <w:ins w:id="2840" w:author="محمد زكريا سيد سيد ابوسبع" w:date="2023-03-31T16:34:00Z">
                      <w:rPr>
                        <w:rFonts w:ascii="Cambria Math" w:hAnsi="Cambria Math"/>
                      </w:rPr>
                      <m:t>I</m:t>
                    </w:ins>
                  </m:r>
                </m:e>
                <m:sub>
                  <m:r>
                    <w:ins w:id="2841" w:author="محمد زكريا سيد سيد ابوسبع" w:date="2023-03-31T16:34:00Z">
                      <w:rPr>
                        <w:rFonts w:ascii="Cambria Math" w:hAnsi="Cambria Math"/>
                      </w:rPr>
                      <m:t>z</m:t>
                    </w:ins>
                  </m:r>
                </m:sub>
              </m:sSub>
            </m:den>
          </m:f>
          <m:r>
            <w:ins w:id="2842" w:author="محمد زكريا سيد سيد ابوسبع" w:date="2023-03-31T16:34:00Z">
              <w:rPr>
                <w:rFonts w:ascii="Cambria Math" w:hAnsi="Cambria Math"/>
              </w:rPr>
              <m:t>=</m:t>
            </w:ins>
          </m:r>
          <m:sSub>
            <m:sSubPr>
              <m:ctrlPr>
                <w:ins w:id="2843" w:author="محمد زكريا سيد سيد ابوسبع" w:date="2023-03-31T16:34:00Z">
                  <w:rPr>
                    <w:rFonts w:ascii="Cambria Math" w:hAnsi="Cambria Math"/>
                    <w:i/>
                  </w:rPr>
                </w:ins>
              </m:ctrlPr>
            </m:sSubPr>
            <m:e>
              <m:r>
                <w:ins w:id="2844" w:author="محمد زكريا سيد سيد ابوسبع" w:date="2023-03-31T16:34:00Z">
                  <w:rPr>
                    <w:rFonts w:ascii="Cambria Math" w:hAnsi="Cambria Math"/>
                  </w:rPr>
                  <m:t>N</m:t>
                </w:ins>
              </m:r>
            </m:e>
            <m:sub>
              <m:r>
                <w:ins w:id="2845" w:author="محمد زكريا سيد سيد ابوسبع" w:date="2023-03-31T16:34:00Z">
                  <w:rPr>
                    <w:rFonts w:ascii="Cambria Math" w:hAnsi="Cambria Math"/>
                  </w:rPr>
                  <m:t>β</m:t>
                </w:ins>
              </m:r>
            </m:sub>
          </m:sSub>
          <m:r>
            <w:ins w:id="2846" w:author="محمد زكريا سيد سيد ابوسبع" w:date="2023-03-31T16:34:00Z">
              <w:rPr>
                <w:rFonts w:ascii="Cambria Math" w:hAnsi="Cambria Math"/>
              </w:rPr>
              <m:t xml:space="preserve"> ∆β+</m:t>
            </w:ins>
          </m:r>
          <m:sSub>
            <m:sSubPr>
              <m:ctrlPr>
                <w:ins w:id="2847" w:author="محمد زكريا سيد سيد ابوسبع" w:date="2023-03-31T16:34:00Z">
                  <w:rPr>
                    <w:rFonts w:ascii="Cambria Math" w:hAnsi="Cambria Math"/>
                    <w:i/>
                  </w:rPr>
                </w:ins>
              </m:ctrlPr>
            </m:sSubPr>
            <m:e>
              <m:r>
                <w:ins w:id="2848" w:author="محمد زكريا سيد سيد ابوسبع" w:date="2023-03-31T16:34:00Z">
                  <w:rPr>
                    <w:rFonts w:ascii="Cambria Math" w:hAnsi="Cambria Math"/>
                  </w:rPr>
                  <m:t>N</m:t>
                </w:ins>
              </m:r>
            </m:e>
            <m:sub>
              <m:r>
                <w:ins w:id="2849" w:author="محمد زكريا سيد سيد ابوسبع" w:date="2023-03-31T16:34:00Z">
                  <w:rPr>
                    <w:rFonts w:ascii="Cambria Math" w:hAnsi="Cambria Math"/>
                  </w:rPr>
                  <m:t>p</m:t>
                </w:ins>
              </m:r>
            </m:sub>
          </m:sSub>
          <m:r>
            <w:ins w:id="2850" w:author="محمد زكريا سيد سيد ابوسبع" w:date="2023-03-31T16:34:00Z">
              <w:rPr>
                <w:rFonts w:ascii="Cambria Math" w:hAnsi="Cambria Math"/>
              </w:rPr>
              <m:t xml:space="preserve"> ∆p+</m:t>
            </w:ins>
          </m:r>
          <m:sSub>
            <m:sSubPr>
              <m:ctrlPr>
                <w:ins w:id="2851" w:author="محمد زكريا سيد سيد ابوسبع" w:date="2023-03-31T16:34:00Z">
                  <w:rPr>
                    <w:rFonts w:ascii="Cambria Math" w:hAnsi="Cambria Math"/>
                    <w:i/>
                  </w:rPr>
                </w:ins>
              </m:ctrlPr>
            </m:sSubPr>
            <m:e>
              <m:r>
                <w:ins w:id="2852" w:author="محمد زكريا سيد سيد ابوسبع" w:date="2023-03-31T16:34:00Z">
                  <w:rPr>
                    <w:rFonts w:ascii="Cambria Math" w:hAnsi="Cambria Math"/>
                  </w:rPr>
                  <m:t>N</m:t>
                </w:ins>
              </m:r>
            </m:e>
            <m:sub>
              <m:r>
                <w:ins w:id="2853" w:author="محمد زكريا سيد سيد ابوسبع" w:date="2023-03-31T16:34:00Z">
                  <w:rPr>
                    <w:rFonts w:ascii="Cambria Math" w:hAnsi="Cambria Math"/>
                  </w:rPr>
                  <m:t>r</m:t>
                </w:ins>
              </m:r>
            </m:sub>
          </m:sSub>
          <m:r>
            <w:ins w:id="2854" w:author="محمد زكريا سيد سيد ابوسبع" w:date="2023-03-31T16:34:00Z">
              <w:rPr>
                <w:rFonts w:ascii="Cambria Math" w:hAnsi="Cambria Math"/>
              </w:rPr>
              <m:t xml:space="preserve"> ∆r</m:t>
            </w:ins>
          </m:r>
          <m:r>
            <w:ins w:id="2855" w:author="محمد زكريا سيد سيد ابوسبع" w:date="2023-03-31T16:34:00Z">
              <w:rPr>
                <w:rFonts w:ascii="Cambria Math" w:eastAsiaTheme="minorEastAsia" w:hAnsi="Cambria Math"/>
              </w:rPr>
              <m:t xml:space="preserve">+ </m:t>
            </w:ins>
          </m:r>
          <m:sSub>
            <m:sSubPr>
              <m:ctrlPr>
                <w:ins w:id="2856" w:author="محمد زكريا سيد سيد ابوسبع" w:date="2023-03-31T16:34:00Z">
                  <w:rPr>
                    <w:rFonts w:ascii="Cambria Math" w:hAnsi="Cambria Math"/>
                    <w:i/>
                  </w:rPr>
                </w:ins>
              </m:ctrlPr>
            </m:sSubPr>
            <m:e>
              <m:r>
                <w:ins w:id="2857" w:author="محمد زكريا سيد سيد ابوسبع" w:date="2023-03-31T16:34:00Z">
                  <w:rPr>
                    <w:rFonts w:ascii="Cambria Math" w:hAnsi="Cambria Math"/>
                  </w:rPr>
                  <m:t>N</m:t>
                </w:ins>
              </m:r>
            </m:e>
            <m:sub>
              <m:sSub>
                <m:sSubPr>
                  <m:ctrlPr>
                    <w:ins w:id="2858" w:author="محمد زكريا سيد سيد ابوسبع" w:date="2023-03-31T16:34:00Z">
                      <w:rPr>
                        <w:rFonts w:ascii="Cambria Math" w:hAnsi="Cambria Math"/>
                        <w:i/>
                      </w:rPr>
                    </w:ins>
                  </m:ctrlPr>
                </m:sSubPr>
                <m:e>
                  <m:r>
                    <w:ins w:id="2859" w:author="محمد زكريا سيد سيد ابوسبع" w:date="2023-03-31T16:34:00Z">
                      <w:rPr>
                        <w:rFonts w:ascii="Cambria Math" w:hAnsi="Cambria Math"/>
                      </w:rPr>
                      <m:t>δ</m:t>
                    </w:ins>
                  </m:r>
                </m:e>
                <m:sub>
                  <m:r>
                    <w:ins w:id="2860" w:author="محمد زكريا سيد سيد ابوسبع" w:date="2023-03-31T16:34:00Z">
                      <w:rPr>
                        <w:rFonts w:ascii="Cambria Math" w:hAnsi="Cambria Math"/>
                      </w:rPr>
                      <m:t>r</m:t>
                    </w:ins>
                  </m:r>
                </m:sub>
              </m:sSub>
            </m:sub>
          </m:sSub>
          <m:r>
            <w:ins w:id="2861" w:author="محمد زكريا سيد سيد ابوسبع" w:date="2023-03-31T16:34:00Z">
              <w:rPr>
                <w:rFonts w:ascii="Cambria Math" w:hAnsi="Cambria Math"/>
              </w:rPr>
              <m:t xml:space="preserve"> ∆</m:t>
            </w:ins>
          </m:r>
          <m:sSub>
            <m:sSubPr>
              <m:ctrlPr>
                <w:ins w:id="2862" w:author="محمد زكريا سيد سيد ابوسبع" w:date="2023-03-31T16:34:00Z">
                  <w:rPr>
                    <w:rFonts w:ascii="Cambria Math" w:hAnsi="Cambria Math"/>
                    <w:i/>
                  </w:rPr>
                </w:ins>
              </m:ctrlPr>
            </m:sSubPr>
            <m:e>
              <m:r>
                <w:ins w:id="2863" w:author="محمد زكريا سيد سيد ابوسبع" w:date="2023-03-31T16:34:00Z">
                  <w:rPr>
                    <w:rFonts w:ascii="Cambria Math" w:hAnsi="Cambria Math"/>
                  </w:rPr>
                  <m:t>δ</m:t>
                </w:ins>
              </m:r>
            </m:e>
            <m:sub>
              <m:r>
                <w:ins w:id="2864" w:author="محمد زكريا سيد سيد ابوسبع" w:date="2023-03-31T16:34:00Z">
                  <w:rPr>
                    <w:rFonts w:ascii="Cambria Math" w:hAnsi="Cambria Math"/>
                  </w:rPr>
                  <m:t>r</m:t>
                </w:ins>
              </m:r>
            </m:sub>
          </m:sSub>
          <m:r>
            <w:ins w:id="2865" w:author="محمد زكريا سيد سيد ابوسبع" w:date="2023-03-31T16:34:00Z">
              <w:rPr>
                <w:rFonts w:ascii="Cambria Math" w:hAnsi="Cambria Math"/>
              </w:rPr>
              <m:t>+</m:t>
            </w:ins>
          </m:r>
          <m:sSub>
            <m:sSubPr>
              <m:ctrlPr>
                <w:ins w:id="2866" w:author="محمد زكريا سيد سيد ابوسبع" w:date="2023-03-31T16:34:00Z">
                  <w:rPr>
                    <w:rFonts w:ascii="Cambria Math" w:hAnsi="Cambria Math"/>
                    <w:i/>
                  </w:rPr>
                </w:ins>
              </m:ctrlPr>
            </m:sSubPr>
            <m:e>
              <m:r>
                <w:ins w:id="2867" w:author="محمد زكريا سيد سيد ابوسبع" w:date="2023-03-31T16:34:00Z">
                  <w:rPr>
                    <w:rFonts w:ascii="Cambria Math" w:hAnsi="Cambria Math"/>
                  </w:rPr>
                  <m:t>N</m:t>
                </w:ins>
              </m:r>
            </m:e>
            <m:sub>
              <m:sSub>
                <m:sSubPr>
                  <m:ctrlPr>
                    <w:ins w:id="2868" w:author="محمد زكريا سيد سيد ابوسبع" w:date="2023-03-31T16:34:00Z">
                      <w:rPr>
                        <w:rFonts w:ascii="Cambria Math" w:hAnsi="Cambria Math"/>
                        <w:i/>
                      </w:rPr>
                    </w:ins>
                  </m:ctrlPr>
                </m:sSubPr>
                <m:e>
                  <m:r>
                    <w:ins w:id="2869" w:author="محمد زكريا سيد سيد ابوسبع" w:date="2023-03-31T16:34:00Z">
                      <w:rPr>
                        <w:rFonts w:ascii="Cambria Math" w:hAnsi="Cambria Math"/>
                      </w:rPr>
                      <m:t>δ</m:t>
                    </w:ins>
                  </m:r>
                </m:e>
                <m:sub>
                  <m:r>
                    <w:ins w:id="2870" w:author="محمد زكريا سيد سيد ابوسبع" w:date="2023-03-31T16:34:00Z">
                      <w:rPr>
                        <w:rFonts w:ascii="Cambria Math" w:hAnsi="Cambria Math"/>
                      </w:rPr>
                      <m:t>a</m:t>
                    </w:ins>
                  </m:r>
                </m:sub>
              </m:sSub>
            </m:sub>
          </m:sSub>
          <m:r>
            <w:ins w:id="2871" w:author="محمد زكريا سيد سيد ابوسبع" w:date="2023-03-31T16:34:00Z">
              <w:rPr>
                <w:rFonts w:ascii="Cambria Math" w:hAnsi="Cambria Math"/>
              </w:rPr>
              <m:t xml:space="preserve"> ∆</m:t>
            </w:ins>
          </m:r>
          <m:sSub>
            <m:sSubPr>
              <m:ctrlPr>
                <w:ins w:id="2872" w:author="محمد زكريا سيد سيد ابوسبع" w:date="2023-03-31T16:34:00Z">
                  <w:rPr>
                    <w:rFonts w:ascii="Cambria Math" w:hAnsi="Cambria Math"/>
                    <w:i/>
                  </w:rPr>
                </w:ins>
              </m:ctrlPr>
            </m:sSubPr>
            <m:e>
              <m:r>
                <w:ins w:id="2873" w:author="محمد زكريا سيد سيد ابوسبع" w:date="2023-03-31T16:34:00Z">
                  <w:rPr>
                    <w:rFonts w:ascii="Cambria Math" w:hAnsi="Cambria Math"/>
                  </w:rPr>
                  <m:t>δ</m:t>
                </w:ins>
              </m:r>
            </m:e>
            <m:sub>
              <m:r>
                <w:ins w:id="2874" w:author="محمد زكريا سيد سيد ابوسبع" w:date="2023-03-31T16:34:00Z">
                  <w:rPr>
                    <w:rFonts w:ascii="Cambria Math" w:hAnsi="Cambria Math"/>
                  </w:rPr>
                  <m:t>a</m:t>
                </w:ins>
              </m:r>
            </m:sub>
          </m:sSub>
        </m:oMath>
      </m:oMathPara>
    </w:p>
    <w:p w14:paraId="4A4A9434" w14:textId="77777777" w:rsidR="00E93874" w:rsidRPr="002E1978" w:rsidRDefault="00E93874" w:rsidP="00E93874">
      <w:pPr>
        <w:pStyle w:val="ListParagraph"/>
        <w:rPr>
          <w:ins w:id="2875" w:author="محمد زكريا سيد سيد ابوسبع" w:date="2023-03-31T16:34:00Z"/>
          <w:rFonts w:eastAsiaTheme="minorEastAsia"/>
        </w:rPr>
      </w:pPr>
    </w:p>
    <w:p w14:paraId="2A246416" w14:textId="77777777" w:rsidR="00E93874" w:rsidRPr="00954736" w:rsidRDefault="00E93874" w:rsidP="00E93874">
      <w:pPr>
        <w:rPr>
          <w:ins w:id="2876" w:author="محمد زكريا سيد سيد ابوسبع" w:date="2023-03-31T16:34:00Z"/>
          <w:rFonts w:eastAsiaTheme="minorEastAsia"/>
          <w:rtl/>
        </w:rPr>
      </w:pPr>
      <m:oMathPara>
        <m:oMathParaPr>
          <m:jc m:val="left"/>
        </m:oMathParaPr>
        <m:oMath>
          <m:r>
            <w:ins w:id="2877" w:author="محمد زكريا سيد سيد ابوسبع" w:date="2023-03-31T16:34:00Z">
              <w:rPr>
                <w:rFonts w:ascii="Cambria Math" w:eastAsiaTheme="minorEastAsia" w:hAnsi="Cambria Math"/>
              </w:rPr>
              <m:t>Solve eq</m:t>
            </w:ins>
          </m:r>
          <m:d>
            <m:dPr>
              <m:ctrlPr>
                <w:ins w:id="2878" w:author="محمد زكريا سيد سيد ابوسبع" w:date="2023-03-31T16:34:00Z">
                  <w:rPr>
                    <w:rFonts w:ascii="Cambria Math" w:eastAsiaTheme="minorEastAsia" w:hAnsi="Cambria Math"/>
                    <w:i/>
                  </w:rPr>
                </w:ins>
              </m:ctrlPr>
            </m:dPr>
            <m:e>
              <m:r>
                <w:ins w:id="2879" w:author="محمد زكريا سيد سيد ابوسبع" w:date="2023-03-31T16:34:00Z">
                  <w:rPr>
                    <w:rFonts w:ascii="Cambria Math" w:eastAsiaTheme="minorEastAsia" w:hAnsi="Cambria Math"/>
                  </w:rPr>
                  <m:t>1</m:t>
                </w:ins>
              </m:r>
            </m:e>
          </m:d>
          <m:r>
            <w:ins w:id="2880" w:author="محمد زكريا سيد سيد ابوسبع" w:date="2023-03-31T16:34:00Z">
              <w:rPr>
                <w:rFonts w:ascii="Cambria Math" w:eastAsiaTheme="minorEastAsia" w:hAnsi="Cambria Math"/>
              </w:rPr>
              <m:t xml:space="preserve"> and eq</m:t>
            </w:ins>
          </m:r>
          <m:d>
            <m:dPr>
              <m:ctrlPr>
                <w:ins w:id="2881" w:author="محمد زكريا سيد سيد ابوسبع" w:date="2023-03-31T16:34:00Z">
                  <w:rPr>
                    <w:rFonts w:ascii="Cambria Math" w:eastAsiaTheme="minorEastAsia" w:hAnsi="Cambria Math"/>
                    <w:i/>
                  </w:rPr>
                </w:ins>
              </m:ctrlPr>
            </m:dPr>
            <m:e>
              <m:r>
                <w:ins w:id="2882" w:author="محمد زكريا سيد سيد ابوسبع" w:date="2023-03-31T16:34:00Z">
                  <w:rPr>
                    <w:rFonts w:ascii="Cambria Math" w:eastAsiaTheme="minorEastAsia" w:hAnsi="Cambria Math"/>
                  </w:rPr>
                  <m:t>2</m:t>
                </w:ins>
              </m:r>
            </m:e>
          </m:d>
          <m:r>
            <w:ins w:id="2883" w:author="محمد زكريا سيد سيد ابوسبع" w:date="2023-03-31T16:34:00Z">
              <w:rPr>
                <w:rFonts w:ascii="Cambria Math" w:eastAsiaTheme="minorEastAsia" w:hAnsi="Cambria Math"/>
              </w:rPr>
              <m:t xml:space="preserve"> in </m:t>
            </w:ins>
          </m:r>
          <m:d>
            <m:dPr>
              <m:ctrlPr>
                <w:ins w:id="2884" w:author="محمد زكريا سيد سيد ابوسبع" w:date="2023-03-31T16:34:00Z">
                  <w:rPr>
                    <w:rFonts w:ascii="Cambria Math" w:eastAsiaTheme="minorEastAsia" w:hAnsi="Cambria Math"/>
                    <w:i/>
                  </w:rPr>
                </w:ins>
              </m:ctrlPr>
            </m:dPr>
            <m:e>
              <m:m>
                <m:mPr>
                  <m:mcs>
                    <m:mc>
                      <m:mcPr>
                        <m:count m:val="2"/>
                        <m:mcJc m:val="center"/>
                      </m:mcPr>
                    </m:mc>
                  </m:mcs>
                  <m:ctrlPr>
                    <w:ins w:id="2885" w:author="محمد زكريا سيد سيد ابوسبع" w:date="2023-03-31T16:34:00Z">
                      <w:rPr>
                        <w:rFonts w:ascii="Cambria Math" w:eastAsiaTheme="minorEastAsia" w:hAnsi="Cambria Math"/>
                        <w:i/>
                      </w:rPr>
                    </w:ins>
                  </m:ctrlPr>
                </m:mPr>
                <m:mr>
                  <m:e>
                    <m:r>
                      <w:ins w:id="2886" w:author="محمد زكريا سيد سيد ابوسبع" w:date="2023-03-31T16:34:00Z">
                        <m:rPr>
                          <m:sty m:val="bi"/>
                        </m:rPr>
                        <w:rPr>
                          <w:rFonts w:ascii="Cambria Math" w:hAnsi="Cambria Math"/>
                        </w:rPr>
                        <m:t>∆</m:t>
                      </w:ins>
                    </m:r>
                    <m:acc>
                      <m:accPr>
                        <m:chr m:val="̇"/>
                        <m:ctrlPr>
                          <w:ins w:id="2887" w:author="محمد زكريا سيد سيد ابوسبع" w:date="2023-03-31T16:34:00Z">
                            <w:rPr>
                              <w:rFonts w:ascii="Cambria Math" w:hAnsi="Cambria Math"/>
                              <w:b/>
                              <w:bCs/>
                              <w:i/>
                            </w:rPr>
                          </w:ins>
                        </m:ctrlPr>
                      </m:accPr>
                      <m:e>
                        <m:r>
                          <w:ins w:id="2888" w:author="محمد زكريا سيد سيد ابوسبع" w:date="2023-03-31T16:34:00Z">
                            <m:rPr>
                              <m:sty m:val="bi"/>
                            </m:rPr>
                            <w:rPr>
                              <w:rFonts w:ascii="Cambria Math" w:hAnsi="Cambria Math"/>
                            </w:rPr>
                            <m:t>r</m:t>
                          </w:ins>
                        </m:r>
                      </m:e>
                    </m:acc>
                  </m:e>
                  <m:e>
                    <m:r>
                      <w:ins w:id="2889" w:author="محمد زكريا سيد سيد ابوسبع" w:date="2023-03-31T16:34:00Z">
                        <m:rPr>
                          <m:sty m:val="bi"/>
                        </m:rPr>
                        <w:rPr>
                          <w:rFonts w:ascii="Cambria Math" w:hAnsi="Cambria Math"/>
                        </w:rPr>
                        <m:t>∆</m:t>
                      </w:ins>
                    </m:r>
                    <m:acc>
                      <m:accPr>
                        <m:chr m:val="̇"/>
                        <m:ctrlPr>
                          <w:ins w:id="2890" w:author="محمد زكريا سيد سيد ابوسبع" w:date="2023-03-31T16:34:00Z">
                            <w:rPr>
                              <w:rFonts w:ascii="Cambria Math" w:hAnsi="Cambria Math"/>
                              <w:b/>
                              <w:bCs/>
                              <w:i/>
                            </w:rPr>
                          </w:ins>
                        </m:ctrlPr>
                      </m:accPr>
                      <m:e>
                        <m:r>
                          <w:ins w:id="2891" w:author="محمد زكريا سيد سيد ابوسبع" w:date="2023-03-31T16:34:00Z">
                            <m:rPr>
                              <m:sty m:val="bi"/>
                            </m:rPr>
                            <w:rPr>
                              <w:rFonts w:ascii="Cambria Math" w:hAnsi="Cambria Math"/>
                            </w:rPr>
                            <m:t>p</m:t>
                          </w:ins>
                        </m:r>
                      </m:e>
                    </m:acc>
                  </m:e>
                </m:mr>
              </m:m>
            </m:e>
          </m:d>
          <m:r>
            <w:ins w:id="2892" w:author="محمد زكريا سيد سيد ابوسبع" w:date="2023-03-31T16:34:00Z">
              <w:rPr>
                <w:rFonts w:ascii="Cambria Math" w:eastAsiaTheme="minorEastAsia" w:hAnsi="Cambria Math"/>
              </w:rPr>
              <m:t xml:space="preserve"> we get:</m:t>
            </w:ins>
          </m:r>
        </m:oMath>
      </m:oMathPara>
    </w:p>
    <w:p w14:paraId="5120679F" w14:textId="77777777" w:rsidR="00E93874" w:rsidRPr="003F780A" w:rsidRDefault="00E93874" w:rsidP="00E93874">
      <w:pPr>
        <w:rPr>
          <w:ins w:id="2893" w:author="محمد زكريا سيد سيد ابوسبع" w:date="2023-03-31T16:34:00Z"/>
          <w:rFonts w:eastAsiaTheme="minorEastAsia"/>
        </w:rPr>
      </w:pPr>
    </w:p>
    <w:p w14:paraId="6334317A" w14:textId="77777777" w:rsidR="00E93874" w:rsidRPr="00824515" w:rsidRDefault="00E93874" w:rsidP="00E93874">
      <w:pPr>
        <w:rPr>
          <w:ins w:id="2894" w:author="محمد زكريا سيد سيد ابوسبع" w:date="2023-03-31T16:34:00Z"/>
          <w:rFonts w:eastAsiaTheme="minorEastAsia"/>
        </w:rPr>
      </w:pPr>
      <m:oMathPara>
        <m:oMathParaPr>
          <m:jc m:val="center"/>
        </m:oMathParaPr>
        <m:oMath>
          <m:r>
            <w:ins w:id="2895" w:author="محمد زكريا سيد سيد ابوسبع" w:date="2023-03-31T16:34:00Z">
              <w:rPr>
                <w:rFonts w:ascii="Cambria Math" w:hAnsi="Cambria Math"/>
              </w:rPr>
              <m:t>∴∆</m:t>
            </w:ins>
          </m:r>
          <m:acc>
            <m:accPr>
              <m:chr m:val="̇"/>
              <m:ctrlPr>
                <w:ins w:id="2896" w:author="محمد زكريا سيد سيد ابوسبع" w:date="2023-03-31T16:34:00Z">
                  <w:rPr>
                    <w:rFonts w:ascii="Cambria Math" w:hAnsi="Cambria Math"/>
                    <w:i/>
                  </w:rPr>
                </w:ins>
              </m:ctrlPr>
            </m:accPr>
            <m:e>
              <m:r>
                <w:ins w:id="2897" w:author="محمد زكريا سيد سيد ابوسبع" w:date="2023-03-31T16:34:00Z">
                  <w:rPr>
                    <w:rFonts w:ascii="Cambria Math" w:hAnsi="Cambria Math"/>
                  </w:rPr>
                  <m:t>p</m:t>
                </w:ins>
              </m:r>
            </m:e>
          </m:acc>
          <m:r>
            <w:ins w:id="2898" w:author="محمد زكريا سيد سيد ابوسبع" w:date="2023-03-31T16:34:00Z">
              <w:rPr>
                <w:rFonts w:ascii="Cambria Math" w:hAnsi="Cambria Math"/>
              </w:rPr>
              <m:t>=</m:t>
            </w:ins>
          </m:r>
          <m:d>
            <m:dPr>
              <m:ctrlPr>
                <w:ins w:id="2899" w:author="محمد زكريا سيد سيد ابوسبع" w:date="2023-03-31T16:34:00Z">
                  <w:rPr>
                    <w:rFonts w:ascii="Cambria Math" w:hAnsi="Cambria Math"/>
                    <w:i/>
                  </w:rPr>
                </w:ins>
              </m:ctrlPr>
            </m:dPr>
            <m:e>
              <m:f>
                <m:fPr>
                  <m:ctrlPr>
                    <w:ins w:id="2900" w:author="محمد زكريا سيد سيد ابوسبع" w:date="2023-03-31T16:34:00Z">
                      <w:rPr>
                        <w:rFonts w:ascii="Cambria Math" w:hAnsi="Cambria Math"/>
                        <w:i/>
                      </w:rPr>
                    </w:ins>
                  </m:ctrlPr>
                </m:fPr>
                <m:num>
                  <m:r>
                    <w:ins w:id="2901" w:author="محمد زكريا سيد سيد ابوسبع" w:date="2023-03-31T16:34:00Z">
                      <w:rPr>
                        <w:rFonts w:ascii="Cambria Math" w:hAnsi="Cambria Math"/>
                      </w:rPr>
                      <m:t>∆L</m:t>
                    </w:ins>
                  </m:r>
                </m:num>
                <m:den>
                  <m:sSub>
                    <m:sSubPr>
                      <m:ctrlPr>
                        <w:ins w:id="2902" w:author="محمد زكريا سيد سيد ابوسبع" w:date="2023-03-31T16:34:00Z">
                          <w:rPr>
                            <w:rFonts w:ascii="Cambria Math" w:hAnsi="Cambria Math" w:cs="Times New Roman"/>
                            <w:i/>
                          </w:rPr>
                        </w:ins>
                      </m:ctrlPr>
                    </m:sSubPr>
                    <m:e>
                      <m:r>
                        <w:ins w:id="2903" w:author="محمد زكريا سيد سيد ابوسبع" w:date="2023-03-31T16:34:00Z">
                          <w:rPr>
                            <w:rFonts w:ascii="Cambria Math" w:hAnsi="Cambria Math"/>
                          </w:rPr>
                          <m:t>I</m:t>
                        </w:ins>
                      </m:r>
                    </m:e>
                    <m:sub>
                      <m:r>
                        <w:ins w:id="2904" w:author="محمد زكريا سيد سيد ابوسبع" w:date="2023-03-31T16:34:00Z">
                          <w:rPr>
                            <w:rFonts w:ascii="Cambria Math" w:hAnsi="Cambria Math"/>
                          </w:rPr>
                          <m:t>x</m:t>
                        </w:ins>
                      </m:r>
                    </m:sub>
                  </m:sSub>
                </m:den>
              </m:f>
              <m:r>
                <w:ins w:id="2905" w:author="محمد زكريا سيد سيد ابوسبع" w:date="2023-03-31T16:34:00Z">
                  <w:rPr>
                    <w:rFonts w:ascii="Cambria Math" w:hAnsi="Cambria Math"/>
                  </w:rPr>
                  <m:t>+</m:t>
                </w:ins>
              </m:r>
              <m:f>
                <m:fPr>
                  <m:ctrlPr>
                    <w:ins w:id="2906" w:author="محمد زكريا سيد سيد ابوسبع" w:date="2023-03-31T16:34:00Z">
                      <w:rPr>
                        <w:rFonts w:ascii="Cambria Math" w:hAnsi="Cambria Math"/>
                        <w:i/>
                      </w:rPr>
                    </w:ins>
                  </m:ctrlPr>
                </m:fPr>
                <m:num>
                  <m:sSub>
                    <m:sSubPr>
                      <m:ctrlPr>
                        <w:ins w:id="2907" w:author="محمد زكريا سيد سيد ابوسبع" w:date="2023-03-31T16:34:00Z">
                          <w:rPr>
                            <w:rFonts w:ascii="Cambria Math" w:hAnsi="Cambria Math"/>
                            <w:i/>
                          </w:rPr>
                        </w:ins>
                      </m:ctrlPr>
                    </m:sSubPr>
                    <m:e>
                      <m:r>
                        <w:ins w:id="2908" w:author="محمد زكريا سيد سيد ابوسبع" w:date="2023-03-31T16:34:00Z">
                          <w:rPr>
                            <w:rFonts w:ascii="Cambria Math" w:hAnsi="Cambria Math"/>
                          </w:rPr>
                          <m:t>I</m:t>
                        </w:ins>
                      </m:r>
                    </m:e>
                    <m:sub>
                      <m:r>
                        <w:ins w:id="2909" w:author="محمد زكريا سيد سيد ابوسبع" w:date="2023-03-31T16:34:00Z">
                          <w:rPr>
                            <w:rFonts w:ascii="Cambria Math" w:hAnsi="Cambria Math"/>
                          </w:rPr>
                          <m:t>xz</m:t>
                        </w:ins>
                      </m:r>
                    </m:sub>
                  </m:sSub>
                </m:num>
                <m:den>
                  <m:sSub>
                    <m:sSubPr>
                      <m:ctrlPr>
                        <w:ins w:id="2910" w:author="محمد زكريا سيد سيد ابوسبع" w:date="2023-03-31T16:34:00Z">
                          <w:rPr>
                            <w:rFonts w:ascii="Cambria Math" w:hAnsi="Cambria Math"/>
                            <w:i/>
                          </w:rPr>
                        </w:ins>
                      </m:ctrlPr>
                    </m:sSubPr>
                    <m:e>
                      <m:r>
                        <w:ins w:id="2911" w:author="محمد زكريا سيد سيد ابوسبع" w:date="2023-03-31T16:34:00Z">
                          <w:rPr>
                            <w:rFonts w:ascii="Cambria Math" w:hAnsi="Cambria Math"/>
                          </w:rPr>
                          <m:t>I</m:t>
                        </w:ins>
                      </m:r>
                    </m:e>
                    <m:sub>
                      <m:r>
                        <w:ins w:id="2912" w:author="محمد زكريا سيد سيد ابوسبع" w:date="2023-03-31T16:34:00Z">
                          <w:rPr>
                            <w:rFonts w:ascii="Cambria Math" w:hAnsi="Cambria Math"/>
                          </w:rPr>
                          <m:t>x</m:t>
                        </w:ins>
                      </m:r>
                    </m:sub>
                  </m:sSub>
                </m:den>
              </m:f>
              <m:r>
                <w:ins w:id="2913" w:author="محمد زكريا سيد سيد ابوسبع" w:date="2023-03-31T16:34:00Z">
                  <w:rPr>
                    <w:rFonts w:ascii="Cambria Math" w:hAnsi="Cambria Math"/>
                  </w:rPr>
                  <m:t>*</m:t>
                </w:ins>
              </m:r>
              <m:f>
                <m:fPr>
                  <m:ctrlPr>
                    <w:ins w:id="2914" w:author="محمد زكريا سيد سيد ابوسبع" w:date="2023-03-31T16:34:00Z">
                      <w:rPr>
                        <w:rFonts w:ascii="Cambria Math" w:hAnsi="Cambria Math"/>
                        <w:i/>
                      </w:rPr>
                    </w:ins>
                  </m:ctrlPr>
                </m:fPr>
                <m:num>
                  <m:r>
                    <w:ins w:id="2915" w:author="محمد زكريا سيد سيد ابوسبع" w:date="2023-03-31T16:34:00Z">
                      <w:rPr>
                        <w:rFonts w:ascii="Cambria Math" w:hAnsi="Cambria Math"/>
                      </w:rPr>
                      <m:t>∆N</m:t>
                    </w:ins>
                  </m:r>
                </m:num>
                <m:den>
                  <m:sSub>
                    <m:sSubPr>
                      <m:ctrlPr>
                        <w:ins w:id="2916" w:author="محمد زكريا سيد سيد ابوسبع" w:date="2023-03-31T16:34:00Z">
                          <w:rPr>
                            <w:rFonts w:ascii="Cambria Math" w:hAnsi="Cambria Math" w:cs="Times New Roman"/>
                            <w:i/>
                          </w:rPr>
                        </w:ins>
                      </m:ctrlPr>
                    </m:sSubPr>
                    <m:e>
                      <m:r>
                        <w:ins w:id="2917" w:author="محمد زكريا سيد سيد ابوسبع" w:date="2023-03-31T16:34:00Z">
                          <w:rPr>
                            <w:rFonts w:ascii="Cambria Math" w:hAnsi="Cambria Math"/>
                          </w:rPr>
                          <m:t>I</m:t>
                        </w:ins>
                      </m:r>
                    </m:e>
                    <m:sub>
                      <m:r>
                        <w:ins w:id="2918" w:author="محمد زكريا سيد سيد ابوسبع" w:date="2023-03-31T16:34:00Z">
                          <w:rPr>
                            <w:rFonts w:ascii="Cambria Math" w:hAnsi="Cambria Math"/>
                          </w:rPr>
                          <m:t>z</m:t>
                        </w:ins>
                      </m:r>
                    </m:sub>
                  </m:sSub>
                </m:den>
              </m:f>
            </m:e>
          </m:d>
          <m:r>
            <w:ins w:id="2919" w:author="محمد زكريا سيد سيد ابوسبع" w:date="2023-03-31T16:34:00Z">
              <w:rPr>
                <w:rFonts w:ascii="Cambria Math" w:hAnsi="Cambria Math"/>
              </w:rPr>
              <m:t>*G</m:t>
            </w:ins>
          </m:r>
          <m:r>
            <w:ins w:id="2920" w:author="محمد زكريا سيد سيد ابوسبع" w:date="2023-03-31T16:34:00Z">
              <w:rPr>
                <w:rFonts w:ascii="Cambria Math" w:eastAsiaTheme="minorEastAsia" w:hAnsi="Cambria Math"/>
              </w:rPr>
              <m:t xml:space="preserve">   ,    where   </m:t>
            </w:ins>
          </m:r>
          <m:r>
            <w:ins w:id="2921" w:author="محمد زكريا سيد سيد ابوسبع" w:date="2023-03-31T16:34:00Z">
              <w:rPr>
                <w:rFonts w:ascii="Cambria Math" w:hAnsi="Cambria Math"/>
              </w:rPr>
              <m:t>G=</m:t>
            </w:ins>
          </m:r>
          <m:f>
            <m:fPr>
              <m:ctrlPr>
                <w:ins w:id="2922" w:author="محمد زكريا سيد سيد ابوسبع" w:date="2023-03-31T16:34:00Z">
                  <w:rPr>
                    <w:rFonts w:ascii="Cambria Math" w:eastAsiaTheme="minorEastAsia" w:hAnsi="Cambria Math" w:cs="Times New Roman"/>
                    <w:i/>
                  </w:rPr>
                </w:ins>
              </m:ctrlPr>
            </m:fPr>
            <m:num>
              <m:sSub>
                <m:sSubPr>
                  <m:ctrlPr>
                    <w:ins w:id="2923" w:author="محمد زكريا سيد سيد ابوسبع" w:date="2023-03-31T16:34:00Z">
                      <w:rPr>
                        <w:rFonts w:ascii="Cambria Math" w:eastAsiaTheme="minorEastAsia" w:hAnsi="Cambria Math" w:cs="Times New Roman"/>
                        <w:i/>
                      </w:rPr>
                    </w:ins>
                  </m:ctrlPr>
                </m:sSubPr>
                <m:e>
                  <m:r>
                    <w:ins w:id="2924" w:author="محمد زكريا سيد سيد ابوسبع" w:date="2023-03-31T16:34:00Z">
                      <w:rPr>
                        <w:rFonts w:ascii="Cambria Math" w:eastAsiaTheme="minorEastAsia" w:hAnsi="Cambria Math"/>
                      </w:rPr>
                      <m:t>I</m:t>
                    </w:ins>
                  </m:r>
                </m:e>
                <m:sub>
                  <m:r>
                    <w:ins w:id="2925" w:author="محمد زكريا سيد سيد ابوسبع" w:date="2023-03-31T16:34:00Z">
                      <w:rPr>
                        <w:rFonts w:ascii="Cambria Math" w:eastAsiaTheme="minorEastAsia" w:hAnsi="Cambria Math"/>
                      </w:rPr>
                      <m:t>x</m:t>
                    </w:ins>
                  </m:r>
                </m:sub>
              </m:sSub>
              <m:sSub>
                <m:sSubPr>
                  <m:ctrlPr>
                    <w:ins w:id="2926" w:author="محمد زكريا سيد سيد ابوسبع" w:date="2023-03-31T16:34:00Z">
                      <w:rPr>
                        <w:rFonts w:ascii="Cambria Math" w:eastAsiaTheme="minorEastAsia" w:hAnsi="Cambria Math" w:cs="Times New Roman"/>
                        <w:i/>
                      </w:rPr>
                    </w:ins>
                  </m:ctrlPr>
                </m:sSubPr>
                <m:e>
                  <m:r>
                    <w:ins w:id="2927" w:author="محمد زكريا سيد سيد ابوسبع" w:date="2023-03-31T16:34:00Z">
                      <w:rPr>
                        <w:rFonts w:ascii="Cambria Math" w:eastAsiaTheme="minorEastAsia" w:hAnsi="Cambria Math"/>
                      </w:rPr>
                      <m:t>I</m:t>
                    </w:ins>
                  </m:r>
                </m:e>
                <m:sub>
                  <m:r>
                    <w:ins w:id="2928" w:author="محمد زكريا سيد سيد ابوسبع" w:date="2023-03-31T16:34:00Z">
                      <w:rPr>
                        <w:rFonts w:ascii="Cambria Math" w:eastAsiaTheme="minorEastAsia" w:hAnsi="Cambria Math"/>
                      </w:rPr>
                      <m:t>z</m:t>
                    </w:ins>
                  </m:r>
                </m:sub>
              </m:sSub>
            </m:num>
            <m:den>
              <m:sSub>
                <m:sSubPr>
                  <m:ctrlPr>
                    <w:ins w:id="2929" w:author="محمد زكريا سيد سيد ابوسبع" w:date="2023-03-31T16:34:00Z">
                      <w:rPr>
                        <w:rFonts w:ascii="Cambria Math" w:eastAsiaTheme="minorEastAsia" w:hAnsi="Cambria Math" w:cs="Times New Roman"/>
                        <w:i/>
                      </w:rPr>
                    </w:ins>
                  </m:ctrlPr>
                </m:sSubPr>
                <m:e>
                  <m:r>
                    <w:ins w:id="2930" w:author="محمد زكريا سيد سيد ابوسبع" w:date="2023-03-31T16:34:00Z">
                      <w:rPr>
                        <w:rFonts w:ascii="Cambria Math" w:eastAsiaTheme="minorEastAsia" w:hAnsi="Cambria Math"/>
                      </w:rPr>
                      <m:t>I</m:t>
                    </w:ins>
                  </m:r>
                </m:e>
                <m:sub>
                  <m:r>
                    <w:ins w:id="2931" w:author="محمد زكريا سيد سيد ابوسبع" w:date="2023-03-31T16:34:00Z">
                      <w:rPr>
                        <w:rFonts w:ascii="Cambria Math" w:eastAsiaTheme="minorEastAsia" w:hAnsi="Cambria Math"/>
                      </w:rPr>
                      <m:t>x</m:t>
                    </w:ins>
                  </m:r>
                </m:sub>
              </m:sSub>
              <m:sSub>
                <m:sSubPr>
                  <m:ctrlPr>
                    <w:ins w:id="2932" w:author="محمد زكريا سيد سيد ابوسبع" w:date="2023-03-31T16:34:00Z">
                      <w:rPr>
                        <w:rFonts w:ascii="Cambria Math" w:eastAsiaTheme="minorEastAsia" w:hAnsi="Cambria Math" w:cs="Times New Roman"/>
                        <w:i/>
                      </w:rPr>
                    </w:ins>
                  </m:ctrlPr>
                </m:sSubPr>
                <m:e>
                  <m:r>
                    <w:ins w:id="2933" w:author="محمد زكريا سيد سيد ابوسبع" w:date="2023-03-31T16:34:00Z">
                      <w:rPr>
                        <w:rFonts w:ascii="Cambria Math" w:eastAsiaTheme="minorEastAsia" w:hAnsi="Cambria Math"/>
                      </w:rPr>
                      <m:t>I</m:t>
                    </w:ins>
                  </m:r>
                </m:e>
                <m:sub>
                  <m:r>
                    <w:ins w:id="2934" w:author="محمد زكريا سيد سيد ابوسبع" w:date="2023-03-31T16:34:00Z">
                      <w:rPr>
                        <w:rFonts w:ascii="Cambria Math" w:eastAsiaTheme="minorEastAsia" w:hAnsi="Cambria Math"/>
                      </w:rPr>
                      <m:t>z</m:t>
                    </w:ins>
                  </m:r>
                </m:sub>
              </m:sSub>
              <m:r>
                <w:ins w:id="2935" w:author="محمد زكريا سيد سيد ابوسبع" w:date="2023-03-31T16:34:00Z">
                  <w:rPr>
                    <w:rFonts w:ascii="Cambria Math" w:eastAsiaTheme="minorEastAsia" w:hAnsi="Cambria Math"/>
                  </w:rPr>
                  <m:t>-</m:t>
                </w:ins>
              </m:r>
              <m:sSup>
                <m:sSupPr>
                  <m:ctrlPr>
                    <w:ins w:id="2936" w:author="محمد زكريا سيد سيد ابوسبع" w:date="2023-03-31T16:34:00Z">
                      <w:rPr>
                        <w:rFonts w:ascii="Cambria Math" w:eastAsiaTheme="minorEastAsia" w:hAnsi="Cambria Math" w:cs="Times New Roman"/>
                        <w:i/>
                      </w:rPr>
                    </w:ins>
                  </m:ctrlPr>
                </m:sSupPr>
                <m:e>
                  <m:d>
                    <m:dPr>
                      <m:ctrlPr>
                        <w:ins w:id="2937" w:author="محمد زكريا سيد سيد ابوسبع" w:date="2023-03-31T16:34:00Z">
                          <w:rPr>
                            <w:rFonts w:ascii="Cambria Math" w:eastAsiaTheme="minorEastAsia" w:hAnsi="Cambria Math" w:cs="Times New Roman"/>
                            <w:i/>
                          </w:rPr>
                        </w:ins>
                      </m:ctrlPr>
                    </m:dPr>
                    <m:e>
                      <m:sSub>
                        <m:sSubPr>
                          <m:ctrlPr>
                            <w:ins w:id="2938" w:author="محمد زكريا سيد سيد ابوسبع" w:date="2023-03-31T16:34:00Z">
                              <w:rPr>
                                <w:rFonts w:ascii="Cambria Math" w:eastAsiaTheme="minorEastAsia" w:hAnsi="Cambria Math" w:cs="Times New Roman"/>
                                <w:i/>
                              </w:rPr>
                            </w:ins>
                          </m:ctrlPr>
                        </m:sSubPr>
                        <m:e>
                          <m:r>
                            <w:ins w:id="2939" w:author="محمد زكريا سيد سيد ابوسبع" w:date="2023-03-31T16:34:00Z">
                              <w:rPr>
                                <w:rFonts w:ascii="Cambria Math" w:eastAsiaTheme="minorEastAsia" w:hAnsi="Cambria Math"/>
                              </w:rPr>
                              <m:t>I</m:t>
                            </w:ins>
                          </m:r>
                        </m:e>
                        <m:sub>
                          <m:r>
                            <w:ins w:id="2940" w:author="محمد زكريا سيد سيد ابوسبع" w:date="2023-03-31T16:34:00Z">
                              <w:rPr>
                                <w:rFonts w:ascii="Cambria Math" w:eastAsiaTheme="minorEastAsia" w:hAnsi="Cambria Math"/>
                              </w:rPr>
                              <m:t>xz</m:t>
                            </w:ins>
                          </m:r>
                        </m:sub>
                      </m:sSub>
                    </m:e>
                  </m:d>
                </m:e>
                <m:sup>
                  <m:r>
                    <w:ins w:id="2941" w:author="محمد زكريا سيد سيد ابوسبع" w:date="2023-03-31T16:34:00Z">
                      <w:rPr>
                        <w:rFonts w:ascii="Cambria Math" w:eastAsiaTheme="minorEastAsia" w:hAnsi="Cambria Math"/>
                      </w:rPr>
                      <m:t>2</m:t>
                    </w:ins>
                  </m:r>
                </m:sup>
              </m:sSup>
            </m:den>
          </m:f>
        </m:oMath>
      </m:oMathPara>
    </w:p>
    <w:p w14:paraId="645AF2AE" w14:textId="77777777" w:rsidR="00E93874" w:rsidRPr="00FF01F7" w:rsidRDefault="00E93874" w:rsidP="00E93874">
      <w:pPr>
        <w:rPr>
          <w:ins w:id="2942" w:author="محمد زكريا سيد سيد ابوسبع" w:date="2023-03-31T16:34:00Z"/>
          <w:rFonts w:eastAsiaTheme="minorEastAsia"/>
        </w:rPr>
      </w:pPr>
      <m:oMathPara>
        <m:oMathParaPr>
          <m:jc m:val="center"/>
        </m:oMathParaPr>
        <m:oMath>
          <m:r>
            <w:ins w:id="2943" w:author="محمد زكريا سيد سيد ابوسبع" w:date="2023-03-31T16:34:00Z">
              <w:rPr>
                <w:rFonts w:ascii="Cambria Math" w:hAnsi="Cambria Math"/>
              </w:rPr>
              <m:t>∴∆</m:t>
            </w:ins>
          </m:r>
          <m:acc>
            <m:accPr>
              <m:chr m:val="̇"/>
              <m:ctrlPr>
                <w:ins w:id="2944" w:author="محمد زكريا سيد سيد ابوسبع" w:date="2023-03-31T16:34:00Z">
                  <w:rPr>
                    <w:rFonts w:ascii="Cambria Math" w:hAnsi="Cambria Math"/>
                    <w:i/>
                  </w:rPr>
                </w:ins>
              </m:ctrlPr>
            </m:accPr>
            <m:e>
              <m:r>
                <w:ins w:id="2945" w:author="محمد زكريا سيد سيد ابوسبع" w:date="2023-03-31T16:34:00Z">
                  <w:rPr>
                    <w:rFonts w:ascii="Cambria Math" w:hAnsi="Cambria Math"/>
                  </w:rPr>
                  <m:t>r</m:t>
                </w:ins>
              </m:r>
            </m:e>
          </m:acc>
          <m:r>
            <w:ins w:id="2946" w:author="محمد زكريا سيد سيد ابوسبع" w:date="2023-03-31T16:34:00Z">
              <w:rPr>
                <w:rFonts w:ascii="Cambria Math" w:hAnsi="Cambria Math"/>
              </w:rPr>
              <m:t>=</m:t>
            </w:ins>
          </m:r>
          <m:d>
            <m:dPr>
              <m:ctrlPr>
                <w:ins w:id="2947" w:author="محمد زكريا سيد سيد ابوسبع" w:date="2023-03-31T16:34:00Z">
                  <w:rPr>
                    <w:rFonts w:ascii="Cambria Math" w:hAnsi="Cambria Math"/>
                    <w:i/>
                  </w:rPr>
                </w:ins>
              </m:ctrlPr>
            </m:dPr>
            <m:e>
              <m:f>
                <m:fPr>
                  <m:ctrlPr>
                    <w:ins w:id="2948" w:author="محمد زكريا سيد سيد ابوسبع" w:date="2023-03-31T16:34:00Z">
                      <w:rPr>
                        <w:rFonts w:ascii="Cambria Math" w:hAnsi="Cambria Math"/>
                        <w:i/>
                      </w:rPr>
                    </w:ins>
                  </m:ctrlPr>
                </m:fPr>
                <m:num>
                  <m:sSub>
                    <m:sSubPr>
                      <m:ctrlPr>
                        <w:ins w:id="2949" w:author="محمد زكريا سيد سيد ابوسبع" w:date="2023-03-31T16:34:00Z">
                          <w:rPr>
                            <w:rFonts w:ascii="Cambria Math" w:hAnsi="Cambria Math"/>
                            <w:i/>
                          </w:rPr>
                        </w:ins>
                      </m:ctrlPr>
                    </m:sSubPr>
                    <m:e>
                      <m:r>
                        <w:ins w:id="2950" w:author="محمد زكريا سيد سيد ابوسبع" w:date="2023-03-31T16:34:00Z">
                          <w:rPr>
                            <w:rFonts w:ascii="Cambria Math" w:hAnsi="Cambria Math"/>
                          </w:rPr>
                          <m:t>I</m:t>
                        </w:ins>
                      </m:r>
                    </m:e>
                    <m:sub>
                      <m:r>
                        <w:ins w:id="2951" w:author="محمد زكريا سيد سيد ابوسبع" w:date="2023-03-31T16:34:00Z">
                          <w:rPr>
                            <w:rFonts w:ascii="Cambria Math" w:hAnsi="Cambria Math"/>
                          </w:rPr>
                          <m:t>xz</m:t>
                        </w:ins>
                      </m:r>
                    </m:sub>
                  </m:sSub>
                </m:num>
                <m:den>
                  <m:sSub>
                    <m:sSubPr>
                      <m:ctrlPr>
                        <w:ins w:id="2952" w:author="محمد زكريا سيد سيد ابوسبع" w:date="2023-03-31T16:34:00Z">
                          <w:rPr>
                            <w:rFonts w:ascii="Cambria Math" w:hAnsi="Cambria Math"/>
                            <w:i/>
                          </w:rPr>
                        </w:ins>
                      </m:ctrlPr>
                    </m:sSubPr>
                    <m:e>
                      <m:r>
                        <w:ins w:id="2953" w:author="محمد زكريا سيد سيد ابوسبع" w:date="2023-03-31T16:34:00Z">
                          <w:rPr>
                            <w:rFonts w:ascii="Cambria Math" w:hAnsi="Cambria Math"/>
                          </w:rPr>
                          <m:t>I</m:t>
                        </w:ins>
                      </m:r>
                    </m:e>
                    <m:sub>
                      <m:r>
                        <w:ins w:id="2954" w:author="محمد زكريا سيد سيد ابوسبع" w:date="2023-03-31T16:34:00Z">
                          <w:rPr>
                            <w:rFonts w:ascii="Cambria Math" w:hAnsi="Cambria Math"/>
                          </w:rPr>
                          <m:t>z</m:t>
                        </w:ins>
                      </m:r>
                    </m:sub>
                  </m:sSub>
                </m:den>
              </m:f>
              <m:r>
                <w:ins w:id="2955" w:author="محمد زكريا سيد سيد ابوسبع" w:date="2023-03-31T16:34:00Z">
                  <w:rPr>
                    <w:rFonts w:ascii="Cambria Math" w:hAnsi="Cambria Math"/>
                  </w:rPr>
                  <m:t>*</m:t>
                </w:ins>
              </m:r>
              <m:f>
                <m:fPr>
                  <m:ctrlPr>
                    <w:ins w:id="2956" w:author="محمد زكريا سيد سيد ابوسبع" w:date="2023-03-31T16:34:00Z">
                      <w:rPr>
                        <w:rFonts w:ascii="Cambria Math" w:hAnsi="Cambria Math"/>
                        <w:i/>
                      </w:rPr>
                    </w:ins>
                  </m:ctrlPr>
                </m:fPr>
                <m:num>
                  <m:r>
                    <w:ins w:id="2957" w:author="محمد زكريا سيد سيد ابوسبع" w:date="2023-03-31T16:34:00Z">
                      <w:rPr>
                        <w:rFonts w:ascii="Cambria Math" w:hAnsi="Cambria Math"/>
                      </w:rPr>
                      <m:t>∆L</m:t>
                    </w:ins>
                  </m:r>
                </m:num>
                <m:den>
                  <m:sSub>
                    <m:sSubPr>
                      <m:ctrlPr>
                        <w:ins w:id="2958" w:author="محمد زكريا سيد سيد ابوسبع" w:date="2023-03-31T16:34:00Z">
                          <w:rPr>
                            <w:rFonts w:ascii="Cambria Math" w:hAnsi="Cambria Math" w:cs="Times New Roman"/>
                            <w:i/>
                          </w:rPr>
                        </w:ins>
                      </m:ctrlPr>
                    </m:sSubPr>
                    <m:e>
                      <m:r>
                        <w:ins w:id="2959" w:author="محمد زكريا سيد سيد ابوسبع" w:date="2023-03-31T16:34:00Z">
                          <w:rPr>
                            <w:rFonts w:ascii="Cambria Math" w:hAnsi="Cambria Math"/>
                          </w:rPr>
                          <m:t>I</m:t>
                        </w:ins>
                      </m:r>
                    </m:e>
                    <m:sub>
                      <m:r>
                        <w:ins w:id="2960" w:author="محمد زكريا سيد سيد ابوسبع" w:date="2023-03-31T16:34:00Z">
                          <w:rPr>
                            <w:rFonts w:ascii="Cambria Math" w:hAnsi="Cambria Math"/>
                          </w:rPr>
                          <m:t>x</m:t>
                        </w:ins>
                      </m:r>
                    </m:sub>
                  </m:sSub>
                </m:den>
              </m:f>
              <m:r>
                <w:ins w:id="2961" w:author="محمد زكريا سيد سيد ابوسبع" w:date="2023-03-31T16:34:00Z">
                  <w:rPr>
                    <w:rFonts w:ascii="Cambria Math" w:hAnsi="Cambria Math"/>
                  </w:rPr>
                  <m:t>+</m:t>
                </w:ins>
              </m:r>
              <m:f>
                <m:fPr>
                  <m:ctrlPr>
                    <w:ins w:id="2962" w:author="محمد زكريا سيد سيد ابوسبع" w:date="2023-03-31T16:34:00Z">
                      <w:rPr>
                        <w:rFonts w:ascii="Cambria Math" w:hAnsi="Cambria Math"/>
                        <w:i/>
                      </w:rPr>
                    </w:ins>
                  </m:ctrlPr>
                </m:fPr>
                <m:num>
                  <m:r>
                    <w:ins w:id="2963" w:author="محمد زكريا سيد سيد ابوسبع" w:date="2023-03-31T16:34:00Z">
                      <w:rPr>
                        <w:rFonts w:ascii="Cambria Math" w:hAnsi="Cambria Math"/>
                      </w:rPr>
                      <m:t>∆N</m:t>
                    </w:ins>
                  </m:r>
                </m:num>
                <m:den>
                  <m:sSub>
                    <m:sSubPr>
                      <m:ctrlPr>
                        <w:ins w:id="2964" w:author="محمد زكريا سيد سيد ابوسبع" w:date="2023-03-31T16:34:00Z">
                          <w:rPr>
                            <w:rFonts w:ascii="Cambria Math" w:hAnsi="Cambria Math" w:cs="Times New Roman"/>
                            <w:i/>
                          </w:rPr>
                        </w:ins>
                      </m:ctrlPr>
                    </m:sSubPr>
                    <m:e>
                      <m:r>
                        <w:ins w:id="2965" w:author="محمد زكريا سيد سيد ابوسبع" w:date="2023-03-31T16:34:00Z">
                          <w:rPr>
                            <w:rFonts w:ascii="Cambria Math" w:hAnsi="Cambria Math"/>
                          </w:rPr>
                          <m:t>I</m:t>
                        </w:ins>
                      </m:r>
                    </m:e>
                    <m:sub>
                      <m:r>
                        <w:ins w:id="2966" w:author="محمد زكريا سيد سيد ابوسبع" w:date="2023-03-31T16:34:00Z">
                          <w:rPr>
                            <w:rFonts w:ascii="Cambria Math" w:hAnsi="Cambria Math"/>
                          </w:rPr>
                          <m:t>z</m:t>
                        </w:ins>
                      </m:r>
                    </m:sub>
                  </m:sSub>
                </m:den>
              </m:f>
            </m:e>
          </m:d>
          <m:r>
            <w:ins w:id="2967" w:author="محمد زكريا سيد سيد ابوسبع" w:date="2023-03-31T16:34:00Z">
              <w:rPr>
                <w:rFonts w:ascii="Cambria Math" w:hAnsi="Cambria Math"/>
              </w:rPr>
              <m:t>*G</m:t>
            </w:ins>
          </m:r>
          <m:r>
            <w:ins w:id="2968" w:author="محمد زكريا سيد سيد ابوسبع" w:date="2023-03-31T16:34:00Z">
              <w:rPr>
                <w:rFonts w:ascii="Cambria Math" w:eastAsiaTheme="minorEastAsia" w:hAnsi="Cambria Math"/>
              </w:rPr>
              <m:t xml:space="preserve">   ,    where   </m:t>
            </w:ins>
          </m:r>
          <m:r>
            <w:ins w:id="2969" w:author="محمد زكريا سيد سيد ابوسبع" w:date="2023-03-31T16:34:00Z">
              <w:rPr>
                <w:rFonts w:ascii="Cambria Math" w:hAnsi="Cambria Math"/>
              </w:rPr>
              <m:t>G=</m:t>
            </w:ins>
          </m:r>
          <m:f>
            <m:fPr>
              <m:ctrlPr>
                <w:ins w:id="2970" w:author="محمد زكريا سيد سيد ابوسبع" w:date="2023-03-31T16:34:00Z">
                  <w:rPr>
                    <w:rFonts w:ascii="Cambria Math" w:eastAsiaTheme="minorEastAsia" w:hAnsi="Cambria Math" w:cs="Times New Roman"/>
                    <w:i/>
                  </w:rPr>
                </w:ins>
              </m:ctrlPr>
            </m:fPr>
            <m:num>
              <m:sSub>
                <m:sSubPr>
                  <m:ctrlPr>
                    <w:ins w:id="2971" w:author="محمد زكريا سيد سيد ابوسبع" w:date="2023-03-31T16:34:00Z">
                      <w:rPr>
                        <w:rFonts w:ascii="Cambria Math" w:eastAsiaTheme="minorEastAsia" w:hAnsi="Cambria Math" w:cs="Times New Roman"/>
                        <w:i/>
                      </w:rPr>
                    </w:ins>
                  </m:ctrlPr>
                </m:sSubPr>
                <m:e>
                  <m:r>
                    <w:ins w:id="2972" w:author="محمد زكريا سيد سيد ابوسبع" w:date="2023-03-31T16:34:00Z">
                      <w:rPr>
                        <w:rFonts w:ascii="Cambria Math" w:eastAsiaTheme="minorEastAsia" w:hAnsi="Cambria Math"/>
                      </w:rPr>
                      <m:t>I</m:t>
                    </w:ins>
                  </m:r>
                </m:e>
                <m:sub>
                  <m:r>
                    <w:ins w:id="2973" w:author="محمد زكريا سيد سيد ابوسبع" w:date="2023-03-31T16:34:00Z">
                      <w:rPr>
                        <w:rFonts w:ascii="Cambria Math" w:eastAsiaTheme="minorEastAsia" w:hAnsi="Cambria Math"/>
                      </w:rPr>
                      <m:t>x</m:t>
                    </w:ins>
                  </m:r>
                </m:sub>
              </m:sSub>
              <m:sSub>
                <m:sSubPr>
                  <m:ctrlPr>
                    <w:ins w:id="2974" w:author="محمد زكريا سيد سيد ابوسبع" w:date="2023-03-31T16:34:00Z">
                      <w:rPr>
                        <w:rFonts w:ascii="Cambria Math" w:eastAsiaTheme="minorEastAsia" w:hAnsi="Cambria Math" w:cs="Times New Roman"/>
                        <w:i/>
                      </w:rPr>
                    </w:ins>
                  </m:ctrlPr>
                </m:sSubPr>
                <m:e>
                  <m:r>
                    <w:ins w:id="2975" w:author="محمد زكريا سيد سيد ابوسبع" w:date="2023-03-31T16:34:00Z">
                      <w:rPr>
                        <w:rFonts w:ascii="Cambria Math" w:eastAsiaTheme="minorEastAsia" w:hAnsi="Cambria Math"/>
                      </w:rPr>
                      <m:t>I</m:t>
                    </w:ins>
                  </m:r>
                </m:e>
                <m:sub>
                  <m:r>
                    <w:ins w:id="2976" w:author="محمد زكريا سيد سيد ابوسبع" w:date="2023-03-31T16:34:00Z">
                      <w:rPr>
                        <w:rFonts w:ascii="Cambria Math" w:eastAsiaTheme="minorEastAsia" w:hAnsi="Cambria Math"/>
                      </w:rPr>
                      <m:t>z</m:t>
                    </w:ins>
                  </m:r>
                </m:sub>
              </m:sSub>
            </m:num>
            <m:den>
              <m:sSub>
                <m:sSubPr>
                  <m:ctrlPr>
                    <w:ins w:id="2977" w:author="محمد زكريا سيد سيد ابوسبع" w:date="2023-03-31T16:34:00Z">
                      <w:rPr>
                        <w:rFonts w:ascii="Cambria Math" w:eastAsiaTheme="minorEastAsia" w:hAnsi="Cambria Math" w:cs="Times New Roman"/>
                        <w:i/>
                      </w:rPr>
                    </w:ins>
                  </m:ctrlPr>
                </m:sSubPr>
                <m:e>
                  <m:r>
                    <w:ins w:id="2978" w:author="محمد زكريا سيد سيد ابوسبع" w:date="2023-03-31T16:34:00Z">
                      <w:rPr>
                        <w:rFonts w:ascii="Cambria Math" w:eastAsiaTheme="minorEastAsia" w:hAnsi="Cambria Math"/>
                      </w:rPr>
                      <m:t>I</m:t>
                    </w:ins>
                  </m:r>
                </m:e>
                <m:sub>
                  <m:r>
                    <w:ins w:id="2979" w:author="محمد زكريا سيد سيد ابوسبع" w:date="2023-03-31T16:34:00Z">
                      <w:rPr>
                        <w:rFonts w:ascii="Cambria Math" w:eastAsiaTheme="minorEastAsia" w:hAnsi="Cambria Math"/>
                      </w:rPr>
                      <m:t>x</m:t>
                    </w:ins>
                  </m:r>
                </m:sub>
              </m:sSub>
              <m:sSub>
                <m:sSubPr>
                  <m:ctrlPr>
                    <w:ins w:id="2980" w:author="محمد زكريا سيد سيد ابوسبع" w:date="2023-03-31T16:34:00Z">
                      <w:rPr>
                        <w:rFonts w:ascii="Cambria Math" w:eastAsiaTheme="minorEastAsia" w:hAnsi="Cambria Math" w:cs="Times New Roman"/>
                        <w:i/>
                      </w:rPr>
                    </w:ins>
                  </m:ctrlPr>
                </m:sSubPr>
                <m:e>
                  <m:r>
                    <w:ins w:id="2981" w:author="محمد زكريا سيد سيد ابوسبع" w:date="2023-03-31T16:34:00Z">
                      <w:rPr>
                        <w:rFonts w:ascii="Cambria Math" w:eastAsiaTheme="minorEastAsia" w:hAnsi="Cambria Math"/>
                      </w:rPr>
                      <m:t>I</m:t>
                    </w:ins>
                  </m:r>
                </m:e>
                <m:sub>
                  <m:r>
                    <w:ins w:id="2982" w:author="محمد زكريا سيد سيد ابوسبع" w:date="2023-03-31T16:34:00Z">
                      <w:rPr>
                        <w:rFonts w:ascii="Cambria Math" w:eastAsiaTheme="minorEastAsia" w:hAnsi="Cambria Math"/>
                      </w:rPr>
                      <m:t>z</m:t>
                    </w:ins>
                  </m:r>
                </m:sub>
              </m:sSub>
              <m:r>
                <w:ins w:id="2983" w:author="محمد زكريا سيد سيد ابوسبع" w:date="2023-03-31T16:34:00Z">
                  <w:rPr>
                    <w:rFonts w:ascii="Cambria Math" w:eastAsiaTheme="minorEastAsia" w:hAnsi="Cambria Math"/>
                  </w:rPr>
                  <m:t>-</m:t>
                </w:ins>
              </m:r>
              <m:sSup>
                <m:sSupPr>
                  <m:ctrlPr>
                    <w:ins w:id="2984" w:author="محمد زكريا سيد سيد ابوسبع" w:date="2023-03-31T16:34:00Z">
                      <w:rPr>
                        <w:rFonts w:ascii="Cambria Math" w:eastAsiaTheme="minorEastAsia" w:hAnsi="Cambria Math" w:cs="Times New Roman"/>
                        <w:i/>
                      </w:rPr>
                    </w:ins>
                  </m:ctrlPr>
                </m:sSupPr>
                <m:e>
                  <m:d>
                    <m:dPr>
                      <m:ctrlPr>
                        <w:ins w:id="2985" w:author="محمد زكريا سيد سيد ابوسبع" w:date="2023-03-31T16:34:00Z">
                          <w:rPr>
                            <w:rFonts w:ascii="Cambria Math" w:eastAsiaTheme="minorEastAsia" w:hAnsi="Cambria Math" w:cs="Times New Roman"/>
                            <w:i/>
                          </w:rPr>
                        </w:ins>
                      </m:ctrlPr>
                    </m:dPr>
                    <m:e>
                      <m:sSub>
                        <m:sSubPr>
                          <m:ctrlPr>
                            <w:ins w:id="2986" w:author="محمد زكريا سيد سيد ابوسبع" w:date="2023-03-31T16:34:00Z">
                              <w:rPr>
                                <w:rFonts w:ascii="Cambria Math" w:eastAsiaTheme="minorEastAsia" w:hAnsi="Cambria Math" w:cs="Times New Roman"/>
                                <w:i/>
                              </w:rPr>
                            </w:ins>
                          </m:ctrlPr>
                        </m:sSubPr>
                        <m:e>
                          <m:r>
                            <w:ins w:id="2987" w:author="محمد زكريا سيد سيد ابوسبع" w:date="2023-03-31T16:34:00Z">
                              <w:rPr>
                                <w:rFonts w:ascii="Cambria Math" w:eastAsiaTheme="minorEastAsia" w:hAnsi="Cambria Math"/>
                              </w:rPr>
                              <m:t>I</m:t>
                            </w:ins>
                          </m:r>
                        </m:e>
                        <m:sub>
                          <m:r>
                            <w:ins w:id="2988" w:author="محمد زكريا سيد سيد ابوسبع" w:date="2023-03-31T16:34:00Z">
                              <w:rPr>
                                <w:rFonts w:ascii="Cambria Math" w:eastAsiaTheme="minorEastAsia" w:hAnsi="Cambria Math"/>
                              </w:rPr>
                              <m:t>xz</m:t>
                            </w:ins>
                          </m:r>
                        </m:sub>
                      </m:sSub>
                    </m:e>
                  </m:d>
                </m:e>
                <m:sup>
                  <m:r>
                    <w:ins w:id="2989" w:author="محمد زكريا سيد سيد ابوسبع" w:date="2023-03-31T16:34:00Z">
                      <w:rPr>
                        <w:rFonts w:ascii="Cambria Math" w:eastAsiaTheme="minorEastAsia" w:hAnsi="Cambria Math"/>
                      </w:rPr>
                      <m:t>2</m:t>
                    </w:ins>
                  </m:r>
                </m:sup>
              </m:sSup>
            </m:den>
          </m:f>
        </m:oMath>
      </m:oMathPara>
    </w:p>
    <w:p w14:paraId="101CE37E" w14:textId="77777777" w:rsidR="00E93874" w:rsidRPr="00556CFF" w:rsidRDefault="00000000" w:rsidP="00E93874">
      <w:pPr>
        <w:rPr>
          <w:ins w:id="2990" w:author="محمد زكريا سيد سيد ابوسبع" w:date="2023-03-31T16:34:00Z"/>
          <w:rFonts w:eastAsiaTheme="minorEastAsia"/>
        </w:rPr>
      </w:pPr>
      <m:oMathPara>
        <m:oMath>
          <m:f>
            <m:fPr>
              <m:ctrlPr>
                <w:ins w:id="2991" w:author="محمد زكريا سيد سيد ابوسبع" w:date="2023-03-31T16:34:00Z">
                  <w:rPr>
                    <w:rFonts w:ascii="Cambria Math" w:hAnsi="Cambria Math"/>
                    <w:i/>
                  </w:rPr>
                </w:ins>
              </m:ctrlPr>
            </m:fPr>
            <m:num>
              <m:r>
                <w:ins w:id="2992" w:author="محمد زكريا سيد سيد ابوسبع" w:date="2023-03-31T16:34:00Z">
                  <w:rPr>
                    <w:rFonts w:ascii="Cambria Math" w:hAnsi="Cambria Math"/>
                  </w:rPr>
                  <m:t>∆L</m:t>
                </w:ins>
              </m:r>
            </m:num>
            <m:den>
              <m:sSub>
                <m:sSubPr>
                  <m:ctrlPr>
                    <w:ins w:id="2993" w:author="محمد زكريا سيد سيد ابوسبع" w:date="2023-03-31T16:34:00Z">
                      <w:rPr>
                        <w:rFonts w:ascii="Cambria Math" w:hAnsi="Cambria Math" w:cs="Times New Roman"/>
                        <w:i/>
                      </w:rPr>
                    </w:ins>
                  </m:ctrlPr>
                </m:sSubPr>
                <m:e>
                  <m:r>
                    <w:ins w:id="2994" w:author="محمد زكريا سيد سيد ابوسبع" w:date="2023-03-31T16:34:00Z">
                      <w:rPr>
                        <w:rFonts w:ascii="Cambria Math" w:hAnsi="Cambria Math"/>
                      </w:rPr>
                      <m:t>I</m:t>
                    </w:ins>
                  </m:r>
                </m:e>
                <m:sub>
                  <m:r>
                    <w:ins w:id="2995" w:author="محمد زكريا سيد سيد ابوسبع" w:date="2023-03-31T16:34:00Z">
                      <w:rPr>
                        <w:rFonts w:ascii="Cambria Math" w:hAnsi="Cambria Math"/>
                      </w:rPr>
                      <m:t>x</m:t>
                    </w:ins>
                  </m:r>
                </m:sub>
              </m:sSub>
            </m:den>
          </m:f>
          <m:r>
            <w:ins w:id="2996" w:author="محمد زكريا سيد سيد ابوسبع" w:date="2023-03-31T16:34:00Z">
              <w:rPr>
                <w:rFonts w:ascii="Cambria Math" w:hAnsi="Cambria Math"/>
              </w:rPr>
              <m:t>=</m:t>
            </w:ins>
          </m:r>
          <m:nary>
            <m:naryPr>
              <m:chr m:val="∑"/>
              <m:limLoc m:val="undOvr"/>
              <m:subHide m:val="1"/>
              <m:supHide m:val="1"/>
              <m:ctrlPr>
                <w:ins w:id="2997" w:author="محمد زكريا سيد سيد ابوسبع" w:date="2023-03-31T16:34:00Z">
                  <w:rPr>
                    <w:rFonts w:ascii="Cambria Math" w:hAnsi="Cambria Math"/>
                    <w:i/>
                  </w:rPr>
                </w:ins>
              </m:ctrlPr>
            </m:naryPr>
            <m:sub/>
            <m:sup/>
            <m:e>
              <m:sSub>
                <m:sSubPr>
                  <m:ctrlPr>
                    <w:ins w:id="2998" w:author="محمد زكريا سيد سيد ابوسبع" w:date="2023-03-31T16:34:00Z">
                      <w:rPr>
                        <w:rFonts w:ascii="Cambria Math" w:hAnsi="Cambria Math"/>
                        <w:i/>
                      </w:rPr>
                    </w:ins>
                  </m:ctrlPr>
                </m:sSubPr>
                <m:e>
                  <m:r>
                    <w:ins w:id="2999" w:author="محمد زكريا سيد سيد ابوسبع" w:date="2023-03-31T16:34:00Z">
                      <w:rPr>
                        <w:rFonts w:ascii="Cambria Math" w:hAnsi="Cambria Math"/>
                      </w:rPr>
                      <m:t>L</m:t>
                    </w:ins>
                  </m:r>
                </m:e>
                <m:sub>
                  <m:r>
                    <w:ins w:id="3000" w:author="محمد زكريا سيد سيد ابوسبع" w:date="2023-03-31T16:34:00Z">
                      <w:rPr>
                        <w:rFonts w:ascii="Cambria Math" w:hAnsi="Cambria Math"/>
                      </w:rPr>
                      <m:t>i</m:t>
                    </w:ins>
                  </m:r>
                </m:sub>
              </m:sSub>
              <m:r>
                <w:ins w:id="3001" w:author="محمد زكريا سيد سيد ابوسبع" w:date="2023-03-31T16:34:00Z">
                  <w:rPr>
                    <w:rFonts w:ascii="Cambria Math" w:hAnsi="Cambria Math"/>
                  </w:rPr>
                  <m:t xml:space="preserve"> ∆i</m:t>
                </w:ins>
              </m:r>
            </m:e>
          </m:nary>
          <m:r>
            <w:ins w:id="3002" w:author="محمد زكريا سيد سيد ابوسبع" w:date="2023-03-31T16:34:00Z">
              <w:rPr>
                <w:rFonts w:ascii="Cambria Math" w:eastAsiaTheme="minorEastAsia" w:hAnsi="Cambria Math"/>
              </w:rPr>
              <m:t xml:space="preserve">     ,     </m:t>
            </w:ins>
          </m:r>
          <m:f>
            <m:fPr>
              <m:ctrlPr>
                <w:ins w:id="3003" w:author="محمد زكريا سيد سيد ابوسبع" w:date="2023-03-31T16:34:00Z">
                  <w:rPr>
                    <w:rFonts w:ascii="Cambria Math" w:hAnsi="Cambria Math"/>
                    <w:i/>
                  </w:rPr>
                </w:ins>
              </m:ctrlPr>
            </m:fPr>
            <m:num>
              <m:r>
                <w:ins w:id="3004" w:author="محمد زكريا سيد سيد ابوسبع" w:date="2023-03-31T16:34:00Z">
                  <w:rPr>
                    <w:rFonts w:ascii="Cambria Math" w:hAnsi="Cambria Math"/>
                  </w:rPr>
                  <m:t>∆N</m:t>
                </w:ins>
              </m:r>
            </m:num>
            <m:den>
              <m:sSub>
                <m:sSubPr>
                  <m:ctrlPr>
                    <w:ins w:id="3005" w:author="محمد زكريا سيد سيد ابوسبع" w:date="2023-03-31T16:34:00Z">
                      <w:rPr>
                        <w:rFonts w:ascii="Cambria Math" w:hAnsi="Cambria Math" w:cs="Times New Roman"/>
                        <w:i/>
                      </w:rPr>
                    </w:ins>
                  </m:ctrlPr>
                </m:sSubPr>
                <m:e>
                  <m:r>
                    <w:ins w:id="3006" w:author="محمد زكريا سيد سيد ابوسبع" w:date="2023-03-31T16:34:00Z">
                      <w:rPr>
                        <w:rFonts w:ascii="Cambria Math" w:hAnsi="Cambria Math"/>
                      </w:rPr>
                      <m:t>I</m:t>
                    </w:ins>
                  </m:r>
                </m:e>
                <m:sub>
                  <m:r>
                    <w:ins w:id="3007" w:author="محمد زكريا سيد سيد ابوسبع" w:date="2023-03-31T16:34:00Z">
                      <w:rPr>
                        <w:rFonts w:ascii="Cambria Math" w:hAnsi="Cambria Math"/>
                      </w:rPr>
                      <m:t>z</m:t>
                    </w:ins>
                  </m:r>
                </m:sub>
              </m:sSub>
            </m:den>
          </m:f>
          <m:r>
            <w:ins w:id="3008" w:author="محمد زكريا سيد سيد ابوسبع" w:date="2023-03-31T16:34:00Z">
              <w:rPr>
                <w:rFonts w:ascii="Cambria Math" w:hAnsi="Cambria Math"/>
              </w:rPr>
              <m:t>=</m:t>
            </w:ins>
          </m:r>
          <m:nary>
            <m:naryPr>
              <m:chr m:val="∑"/>
              <m:limLoc m:val="undOvr"/>
              <m:subHide m:val="1"/>
              <m:supHide m:val="1"/>
              <m:ctrlPr>
                <w:ins w:id="3009" w:author="محمد زكريا سيد سيد ابوسبع" w:date="2023-03-31T16:34:00Z">
                  <w:rPr>
                    <w:rFonts w:ascii="Cambria Math" w:hAnsi="Cambria Math"/>
                    <w:i/>
                  </w:rPr>
                </w:ins>
              </m:ctrlPr>
            </m:naryPr>
            <m:sub/>
            <m:sup/>
            <m:e>
              <m:sSub>
                <m:sSubPr>
                  <m:ctrlPr>
                    <w:ins w:id="3010" w:author="محمد زكريا سيد سيد ابوسبع" w:date="2023-03-31T16:34:00Z">
                      <w:rPr>
                        <w:rFonts w:ascii="Cambria Math" w:hAnsi="Cambria Math"/>
                        <w:i/>
                      </w:rPr>
                    </w:ins>
                  </m:ctrlPr>
                </m:sSubPr>
                <m:e>
                  <m:r>
                    <w:ins w:id="3011" w:author="محمد زكريا سيد سيد ابوسبع" w:date="2023-03-31T16:34:00Z">
                      <w:rPr>
                        <w:rFonts w:ascii="Cambria Math" w:hAnsi="Cambria Math"/>
                      </w:rPr>
                      <m:t>N</m:t>
                    </w:ins>
                  </m:r>
                </m:e>
                <m:sub>
                  <m:r>
                    <w:ins w:id="3012" w:author="محمد زكريا سيد سيد ابوسبع" w:date="2023-03-31T16:34:00Z">
                      <w:rPr>
                        <w:rFonts w:ascii="Cambria Math" w:hAnsi="Cambria Math"/>
                      </w:rPr>
                      <m:t>i</m:t>
                    </w:ins>
                  </m:r>
                </m:sub>
              </m:sSub>
              <m:r>
                <w:ins w:id="3013" w:author="محمد زكريا سيد سيد ابوسبع" w:date="2023-03-31T16:34:00Z">
                  <w:rPr>
                    <w:rFonts w:ascii="Cambria Math" w:hAnsi="Cambria Math"/>
                  </w:rPr>
                  <m:t xml:space="preserve"> ∆i</m:t>
                </w:ins>
              </m:r>
            </m:e>
          </m:nary>
        </m:oMath>
      </m:oMathPara>
    </w:p>
    <w:p w14:paraId="3F5009ED" w14:textId="77777777" w:rsidR="00E93874" w:rsidRPr="001D25C7" w:rsidRDefault="00E93874" w:rsidP="00E93874">
      <w:pPr>
        <w:rPr>
          <w:ins w:id="3014" w:author="محمد زكريا سيد سيد ابوسبع" w:date="2023-03-31T16:34:00Z"/>
          <w:rFonts w:eastAsiaTheme="minorEastAsia"/>
          <w:highlight w:val="lightGray"/>
        </w:rPr>
      </w:pPr>
      <m:oMathPara>
        <m:oMathParaPr>
          <m:jc m:val="center"/>
        </m:oMathParaPr>
        <m:oMath>
          <m:r>
            <w:ins w:id="3015" w:author="محمد زكريا سيد سيد ابوسبع" w:date="2023-03-31T16:34:00Z">
              <w:rPr>
                <w:rFonts w:ascii="Cambria Math" w:hAnsi="Cambria Math"/>
                <w:highlight w:val="lightGray"/>
              </w:rPr>
              <m:t>∴∆</m:t>
            </w:ins>
          </m:r>
          <m:acc>
            <m:accPr>
              <m:chr m:val="̇"/>
              <m:ctrlPr>
                <w:ins w:id="3016" w:author="محمد زكريا سيد سيد ابوسبع" w:date="2023-03-31T16:34:00Z">
                  <w:rPr>
                    <w:rFonts w:ascii="Cambria Math" w:hAnsi="Cambria Math"/>
                    <w:i/>
                    <w:highlight w:val="lightGray"/>
                  </w:rPr>
                </w:ins>
              </m:ctrlPr>
            </m:accPr>
            <m:e>
              <m:r>
                <w:ins w:id="3017" w:author="محمد زكريا سيد سيد ابوسبع" w:date="2023-03-31T16:34:00Z">
                  <w:rPr>
                    <w:rFonts w:ascii="Cambria Math" w:hAnsi="Cambria Math"/>
                    <w:highlight w:val="lightGray"/>
                  </w:rPr>
                  <m:t>p</m:t>
                </w:ins>
              </m:r>
            </m:e>
          </m:acc>
          <m:r>
            <w:ins w:id="3018" w:author="محمد زكريا سيد سيد ابوسبع" w:date="2023-03-31T16:34:00Z">
              <w:rPr>
                <w:rFonts w:ascii="Cambria Math" w:hAnsi="Cambria Math"/>
                <w:highlight w:val="lightGray"/>
              </w:rPr>
              <m:t>=</m:t>
            </w:ins>
          </m:r>
          <m:nary>
            <m:naryPr>
              <m:chr m:val="∑"/>
              <m:limLoc m:val="undOvr"/>
              <m:subHide m:val="1"/>
              <m:supHide m:val="1"/>
              <m:ctrlPr>
                <w:ins w:id="3019" w:author="محمد زكريا سيد سيد ابوسبع" w:date="2023-03-31T16:34:00Z">
                  <w:rPr>
                    <w:rFonts w:ascii="Cambria Math" w:hAnsi="Cambria Math"/>
                    <w:i/>
                    <w:highlight w:val="lightGray"/>
                  </w:rPr>
                </w:ins>
              </m:ctrlPr>
            </m:naryPr>
            <m:sub/>
            <m:sup/>
            <m:e>
              <m:r>
                <w:ins w:id="3020" w:author="محمد زكريا سيد سيد ابوسبع" w:date="2023-03-31T16:34:00Z">
                  <w:rPr>
                    <w:rFonts w:ascii="Cambria Math" w:hAnsi="Cambria Math"/>
                    <w:highlight w:val="lightGray"/>
                  </w:rPr>
                  <m:t>G*</m:t>
                </w:ins>
              </m:r>
              <m:d>
                <m:dPr>
                  <m:ctrlPr>
                    <w:ins w:id="3021" w:author="محمد زكريا سيد سيد ابوسبع" w:date="2023-03-31T16:34:00Z">
                      <w:rPr>
                        <w:rFonts w:ascii="Cambria Math" w:hAnsi="Cambria Math"/>
                        <w:i/>
                        <w:highlight w:val="lightGray"/>
                      </w:rPr>
                    </w:ins>
                  </m:ctrlPr>
                </m:dPr>
                <m:e>
                  <m:sSub>
                    <m:sSubPr>
                      <m:ctrlPr>
                        <w:ins w:id="3022" w:author="محمد زكريا سيد سيد ابوسبع" w:date="2023-03-31T16:34:00Z">
                          <w:rPr>
                            <w:rFonts w:ascii="Cambria Math" w:hAnsi="Cambria Math"/>
                            <w:i/>
                            <w:highlight w:val="lightGray"/>
                          </w:rPr>
                        </w:ins>
                      </m:ctrlPr>
                    </m:sSubPr>
                    <m:e>
                      <m:r>
                        <w:ins w:id="3023" w:author="محمد زكريا سيد سيد ابوسبع" w:date="2023-03-31T16:34:00Z">
                          <w:rPr>
                            <w:rFonts w:ascii="Cambria Math" w:hAnsi="Cambria Math"/>
                            <w:highlight w:val="lightGray"/>
                          </w:rPr>
                          <m:t>L</m:t>
                        </w:ins>
                      </m:r>
                    </m:e>
                    <m:sub>
                      <m:r>
                        <w:ins w:id="3024" w:author="محمد زكريا سيد سيد ابوسبع" w:date="2023-03-31T16:34:00Z">
                          <w:rPr>
                            <w:rFonts w:ascii="Cambria Math" w:hAnsi="Cambria Math"/>
                            <w:highlight w:val="lightGray"/>
                          </w:rPr>
                          <m:t>i</m:t>
                        </w:ins>
                      </m:r>
                    </m:sub>
                  </m:sSub>
                  <m:r>
                    <w:ins w:id="3025" w:author="محمد زكريا سيد سيد ابوسبع" w:date="2023-03-31T16:34:00Z">
                      <w:rPr>
                        <w:rFonts w:ascii="Cambria Math" w:hAnsi="Cambria Math"/>
                        <w:highlight w:val="lightGray"/>
                      </w:rPr>
                      <m:t>+</m:t>
                    </w:ins>
                  </m:r>
                  <m:f>
                    <m:fPr>
                      <m:ctrlPr>
                        <w:ins w:id="3026" w:author="محمد زكريا سيد سيد ابوسبع" w:date="2023-03-31T16:34:00Z">
                          <w:rPr>
                            <w:rFonts w:ascii="Cambria Math" w:hAnsi="Cambria Math"/>
                            <w:i/>
                            <w:highlight w:val="lightGray"/>
                          </w:rPr>
                        </w:ins>
                      </m:ctrlPr>
                    </m:fPr>
                    <m:num>
                      <m:sSub>
                        <m:sSubPr>
                          <m:ctrlPr>
                            <w:ins w:id="3027" w:author="محمد زكريا سيد سيد ابوسبع" w:date="2023-03-31T16:34:00Z">
                              <w:rPr>
                                <w:rFonts w:ascii="Cambria Math" w:hAnsi="Cambria Math"/>
                                <w:i/>
                                <w:highlight w:val="lightGray"/>
                              </w:rPr>
                            </w:ins>
                          </m:ctrlPr>
                        </m:sSubPr>
                        <m:e>
                          <m:r>
                            <w:ins w:id="3028" w:author="محمد زكريا سيد سيد ابوسبع" w:date="2023-03-31T16:34:00Z">
                              <w:rPr>
                                <w:rFonts w:ascii="Cambria Math" w:hAnsi="Cambria Math"/>
                                <w:highlight w:val="lightGray"/>
                              </w:rPr>
                              <m:t>I</m:t>
                            </w:ins>
                          </m:r>
                        </m:e>
                        <m:sub>
                          <m:r>
                            <w:ins w:id="3029" w:author="محمد زكريا سيد سيد ابوسبع" w:date="2023-03-31T16:34:00Z">
                              <w:rPr>
                                <w:rFonts w:ascii="Cambria Math" w:hAnsi="Cambria Math"/>
                                <w:highlight w:val="lightGray"/>
                              </w:rPr>
                              <m:t>xz</m:t>
                            </w:ins>
                          </m:r>
                        </m:sub>
                      </m:sSub>
                    </m:num>
                    <m:den>
                      <m:sSub>
                        <m:sSubPr>
                          <m:ctrlPr>
                            <w:ins w:id="3030" w:author="محمد زكريا سيد سيد ابوسبع" w:date="2023-03-31T16:34:00Z">
                              <w:rPr>
                                <w:rFonts w:ascii="Cambria Math" w:hAnsi="Cambria Math"/>
                                <w:i/>
                                <w:highlight w:val="lightGray"/>
                              </w:rPr>
                            </w:ins>
                          </m:ctrlPr>
                        </m:sSubPr>
                        <m:e>
                          <m:r>
                            <w:ins w:id="3031" w:author="محمد زكريا سيد سيد ابوسبع" w:date="2023-03-31T16:34:00Z">
                              <w:rPr>
                                <w:rFonts w:ascii="Cambria Math" w:hAnsi="Cambria Math"/>
                                <w:highlight w:val="lightGray"/>
                              </w:rPr>
                              <m:t>I</m:t>
                            </w:ins>
                          </m:r>
                        </m:e>
                        <m:sub>
                          <m:r>
                            <w:ins w:id="3032" w:author="محمد زكريا سيد سيد ابوسبع" w:date="2023-03-31T16:34:00Z">
                              <w:rPr>
                                <w:rFonts w:ascii="Cambria Math" w:hAnsi="Cambria Math"/>
                                <w:highlight w:val="lightGray"/>
                              </w:rPr>
                              <m:t>x</m:t>
                            </w:ins>
                          </m:r>
                        </m:sub>
                      </m:sSub>
                    </m:den>
                  </m:f>
                  <m:r>
                    <w:ins w:id="3033" w:author="محمد زكريا سيد سيد ابوسبع" w:date="2023-03-31T16:34:00Z">
                      <w:rPr>
                        <w:rFonts w:ascii="Cambria Math" w:hAnsi="Cambria Math"/>
                        <w:highlight w:val="lightGray"/>
                      </w:rPr>
                      <m:t>*</m:t>
                    </w:ins>
                  </m:r>
                  <m:sSub>
                    <m:sSubPr>
                      <m:ctrlPr>
                        <w:ins w:id="3034" w:author="محمد زكريا سيد سيد ابوسبع" w:date="2023-03-31T16:34:00Z">
                          <w:rPr>
                            <w:rFonts w:ascii="Cambria Math" w:hAnsi="Cambria Math"/>
                            <w:i/>
                            <w:highlight w:val="lightGray"/>
                          </w:rPr>
                        </w:ins>
                      </m:ctrlPr>
                    </m:sSubPr>
                    <m:e>
                      <m:r>
                        <w:ins w:id="3035" w:author="محمد زكريا سيد سيد ابوسبع" w:date="2023-03-31T16:34:00Z">
                          <w:rPr>
                            <w:rFonts w:ascii="Cambria Math" w:hAnsi="Cambria Math"/>
                            <w:highlight w:val="lightGray"/>
                          </w:rPr>
                          <m:t>N</m:t>
                        </w:ins>
                      </m:r>
                    </m:e>
                    <m:sub>
                      <m:r>
                        <w:ins w:id="3036" w:author="محمد زكريا سيد سيد ابوسبع" w:date="2023-03-31T16:34:00Z">
                          <w:rPr>
                            <w:rFonts w:ascii="Cambria Math" w:hAnsi="Cambria Math"/>
                            <w:highlight w:val="lightGray"/>
                          </w:rPr>
                          <m:t>i</m:t>
                        </w:ins>
                      </m:r>
                    </m:sub>
                  </m:sSub>
                </m:e>
              </m:d>
              <m:r>
                <w:ins w:id="3037" w:author="محمد زكريا سيد سيد ابوسبع" w:date="2023-03-31T16:34:00Z">
                  <w:rPr>
                    <w:rFonts w:ascii="Cambria Math" w:hAnsi="Cambria Math"/>
                    <w:highlight w:val="lightGray"/>
                  </w:rPr>
                  <m:t>∆i=</m:t>
                </w:ins>
              </m:r>
            </m:e>
          </m:nary>
          <m:nary>
            <m:naryPr>
              <m:chr m:val="∑"/>
              <m:limLoc m:val="undOvr"/>
              <m:subHide m:val="1"/>
              <m:supHide m:val="1"/>
              <m:ctrlPr>
                <w:ins w:id="3038" w:author="محمد زكريا سيد سيد ابوسبع" w:date="2023-03-31T16:34:00Z">
                  <w:rPr>
                    <w:rFonts w:ascii="Cambria Math" w:hAnsi="Cambria Math"/>
                    <w:i/>
                    <w:highlight w:val="lightGray"/>
                  </w:rPr>
                </w:ins>
              </m:ctrlPr>
            </m:naryPr>
            <m:sub/>
            <m:sup/>
            <m:e>
              <m:sSubSup>
                <m:sSubSupPr>
                  <m:ctrlPr>
                    <w:ins w:id="3039" w:author="محمد زكريا سيد سيد ابوسبع" w:date="2023-03-31T16:34:00Z">
                      <w:rPr>
                        <w:rFonts w:ascii="Cambria Math" w:hAnsi="Cambria Math"/>
                        <w:i/>
                        <w:highlight w:val="lightGray"/>
                      </w:rPr>
                    </w:ins>
                  </m:ctrlPr>
                </m:sSubSupPr>
                <m:e>
                  <m:r>
                    <w:ins w:id="3040" w:author="محمد زكريا سيد سيد ابوسبع" w:date="2023-03-31T16:34:00Z">
                      <w:rPr>
                        <w:rFonts w:ascii="Cambria Math" w:hAnsi="Cambria Math"/>
                        <w:highlight w:val="lightGray"/>
                      </w:rPr>
                      <m:t>L</m:t>
                    </w:ins>
                  </m:r>
                </m:e>
                <m:sub>
                  <m:r>
                    <w:ins w:id="3041" w:author="محمد زكريا سيد سيد ابوسبع" w:date="2023-03-31T16:34:00Z">
                      <w:rPr>
                        <w:rFonts w:ascii="Cambria Math" w:hAnsi="Cambria Math"/>
                        <w:highlight w:val="lightGray"/>
                      </w:rPr>
                      <m:t>i</m:t>
                    </w:ins>
                  </m:r>
                </m:sub>
                <m:sup>
                  <m:r>
                    <w:ins w:id="3042" w:author="محمد زكريا سيد سيد ابوسبع" w:date="2023-03-31T16:34:00Z">
                      <w:rPr>
                        <w:rFonts w:ascii="Cambria Math" w:hAnsi="Cambria Math"/>
                        <w:highlight w:val="lightGray"/>
                      </w:rPr>
                      <m:t>*</m:t>
                    </w:ins>
                  </m:r>
                </m:sup>
              </m:sSubSup>
              <m:r>
                <w:ins w:id="3043" w:author="محمد زكريا سيد سيد ابوسبع" w:date="2023-03-31T16:34:00Z">
                  <w:rPr>
                    <w:rFonts w:ascii="Cambria Math" w:hAnsi="Cambria Math"/>
                    <w:highlight w:val="lightGray"/>
                  </w:rPr>
                  <m:t xml:space="preserve"> ∆i</m:t>
                </w:ins>
              </m:r>
            </m:e>
          </m:nary>
          <m:r>
            <w:ins w:id="3044" w:author="محمد زكريا سيد سيد ابوسبع" w:date="2023-03-31T16:34:00Z">
              <w:rPr>
                <w:rFonts w:ascii="Cambria Math" w:eastAsiaTheme="minorEastAsia" w:hAnsi="Cambria Math"/>
                <w:highlight w:val="lightGray"/>
              </w:rPr>
              <m:t>=</m:t>
            </w:ins>
          </m:r>
          <m:sSubSup>
            <m:sSubSupPr>
              <m:ctrlPr>
                <w:ins w:id="3045" w:author="محمد زكريا سيد سيد ابوسبع" w:date="2023-03-31T16:34:00Z">
                  <w:rPr>
                    <w:rFonts w:ascii="Cambria Math" w:hAnsi="Cambria Math"/>
                    <w:i/>
                    <w:highlight w:val="lightGray"/>
                  </w:rPr>
                </w:ins>
              </m:ctrlPr>
            </m:sSubSupPr>
            <m:e>
              <m:r>
                <w:ins w:id="3046" w:author="محمد زكريا سيد سيد ابوسبع" w:date="2023-03-31T16:34:00Z">
                  <w:rPr>
                    <w:rFonts w:ascii="Cambria Math" w:hAnsi="Cambria Math"/>
                    <w:highlight w:val="lightGray"/>
                  </w:rPr>
                  <m:t>L</m:t>
                </w:ins>
              </m:r>
            </m:e>
            <m:sub>
              <m:r>
                <w:ins w:id="3047" w:author="محمد زكريا سيد سيد ابوسبع" w:date="2023-03-31T16:34:00Z">
                  <w:rPr>
                    <w:rFonts w:ascii="Cambria Math" w:hAnsi="Cambria Math"/>
                    <w:highlight w:val="lightGray"/>
                  </w:rPr>
                  <m:t>β</m:t>
                </w:ins>
              </m:r>
            </m:sub>
            <m:sup>
              <m:r>
                <w:ins w:id="3048" w:author="محمد زكريا سيد سيد ابوسبع" w:date="2023-03-31T16:34:00Z">
                  <w:rPr>
                    <w:rFonts w:ascii="Cambria Math" w:hAnsi="Cambria Math"/>
                    <w:highlight w:val="lightGray"/>
                  </w:rPr>
                  <m:t>*</m:t>
                </w:ins>
              </m:r>
            </m:sup>
          </m:sSubSup>
          <m:r>
            <w:ins w:id="3049" w:author="محمد زكريا سيد سيد ابوسبع" w:date="2023-03-31T16:34:00Z">
              <w:rPr>
                <w:rFonts w:ascii="Cambria Math" w:hAnsi="Cambria Math"/>
                <w:highlight w:val="lightGray"/>
              </w:rPr>
              <m:t xml:space="preserve"> ∆β+</m:t>
            </w:ins>
          </m:r>
          <m:sSubSup>
            <m:sSubSupPr>
              <m:ctrlPr>
                <w:ins w:id="3050" w:author="محمد زكريا سيد سيد ابوسبع" w:date="2023-03-31T16:34:00Z">
                  <w:rPr>
                    <w:rFonts w:ascii="Cambria Math" w:hAnsi="Cambria Math"/>
                    <w:i/>
                    <w:highlight w:val="lightGray"/>
                  </w:rPr>
                </w:ins>
              </m:ctrlPr>
            </m:sSubSupPr>
            <m:e>
              <m:r>
                <w:ins w:id="3051" w:author="محمد زكريا سيد سيد ابوسبع" w:date="2023-03-31T16:34:00Z">
                  <w:rPr>
                    <w:rFonts w:ascii="Cambria Math" w:hAnsi="Cambria Math"/>
                    <w:highlight w:val="lightGray"/>
                  </w:rPr>
                  <m:t>L</m:t>
                </w:ins>
              </m:r>
            </m:e>
            <m:sub>
              <m:r>
                <w:ins w:id="3052" w:author="محمد زكريا سيد سيد ابوسبع" w:date="2023-03-31T16:34:00Z">
                  <w:rPr>
                    <w:rFonts w:ascii="Cambria Math" w:hAnsi="Cambria Math"/>
                    <w:highlight w:val="lightGray"/>
                  </w:rPr>
                  <m:t>p</m:t>
                </w:ins>
              </m:r>
            </m:sub>
            <m:sup>
              <m:r>
                <w:ins w:id="3053" w:author="محمد زكريا سيد سيد ابوسبع" w:date="2023-03-31T16:34:00Z">
                  <w:rPr>
                    <w:rFonts w:ascii="Cambria Math" w:hAnsi="Cambria Math"/>
                    <w:highlight w:val="lightGray"/>
                  </w:rPr>
                  <m:t>*</m:t>
                </w:ins>
              </m:r>
            </m:sup>
          </m:sSubSup>
          <m:r>
            <w:ins w:id="3054" w:author="محمد زكريا سيد سيد ابوسبع" w:date="2023-03-31T16:34:00Z">
              <w:rPr>
                <w:rFonts w:ascii="Cambria Math" w:hAnsi="Cambria Math"/>
                <w:highlight w:val="lightGray"/>
              </w:rPr>
              <m:t xml:space="preserve"> ∆p+</m:t>
            </w:ins>
          </m:r>
          <m:sSubSup>
            <m:sSubSupPr>
              <m:ctrlPr>
                <w:ins w:id="3055" w:author="محمد زكريا سيد سيد ابوسبع" w:date="2023-03-31T16:34:00Z">
                  <w:rPr>
                    <w:rFonts w:ascii="Cambria Math" w:hAnsi="Cambria Math"/>
                    <w:i/>
                    <w:highlight w:val="lightGray"/>
                  </w:rPr>
                </w:ins>
              </m:ctrlPr>
            </m:sSubSupPr>
            <m:e>
              <m:r>
                <w:ins w:id="3056" w:author="محمد زكريا سيد سيد ابوسبع" w:date="2023-03-31T16:34:00Z">
                  <w:rPr>
                    <w:rFonts w:ascii="Cambria Math" w:hAnsi="Cambria Math"/>
                    <w:highlight w:val="lightGray"/>
                  </w:rPr>
                  <m:t>L</m:t>
                </w:ins>
              </m:r>
            </m:e>
            <m:sub>
              <m:r>
                <w:ins w:id="3057" w:author="محمد زكريا سيد سيد ابوسبع" w:date="2023-03-31T16:34:00Z">
                  <w:rPr>
                    <w:rFonts w:ascii="Cambria Math" w:hAnsi="Cambria Math"/>
                    <w:highlight w:val="lightGray"/>
                  </w:rPr>
                  <m:t>r</m:t>
                </w:ins>
              </m:r>
            </m:sub>
            <m:sup>
              <m:r>
                <w:ins w:id="3058" w:author="محمد زكريا سيد سيد ابوسبع" w:date="2023-03-31T16:34:00Z">
                  <w:rPr>
                    <w:rFonts w:ascii="Cambria Math" w:hAnsi="Cambria Math"/>
                    <w:highlight w:val="lightGray"/>
                  </w:rPr>
                  <m:t>*</m:t>
                </w:ins>
              </m:r>
            </m:sup>
          </m:sSubSup>
          <m:r>
            <w:ins w:id="3059" w:author="محمد زكريا سيد سيد ابوسبع" w:date="2023-03-31T16:34:00Z">
              <w:rPr>
                <w:rFonts w:ascii="Cambria Math" w:hAnsi="Cambria Math"/>
                <w:highlight w:val="lightGray"/>
              </w:rPr>
              <m:t xml:space="preserve"> ∆r</m:t>
            </w:ins>
          </m:r>
          <m:r>
            <w:ins w:id="3060" w:author="محمد زكريا سيد سيد ابوسبع" w:date="2023-03-31T16:34:00Z">
              <w:rPr>
                <w:rFonts w:ascii="Cambria Math" w:eastAsiaTheme="minorEastAsia" w:hAnsi="Cambria Math"/>
                <w:highlight w:val="lightGray"/>
              </w:rPr>
              <m:t xml:space="preserve">+ </m:t>
            </w:ins>
          </m:r>
          <m:sSubSup>
            <m:sSubSupPr>
              <m:ctrlPr>
                <w:ins w:id="3061" w:author="محمد زكريا سيد سيد ابوسبع" w:date="2023-03-31T16:34:00Z">
                  <w:rPr>
                    <w:rFonts w:ascii="Cambria Math" w:hAnsi="Cambria Math"/>
                    <w:i/>
                    <w:highlight w:val="lightGray"/>
                  </w:rPr>
                </w:ins>
              </m:ctrlPr>
            </m:sSubSupPr>
            <m:e>
              <m:r>
                <w:ins w:id="3062" w:author="محمد زكريا سيد سيد ابوسبع" w:date="2023-03-31T16:34:00Z">
                  <w:rPr>
                    <w:rFonts w:ascii="Cambria Math" w:hAnsi="Cambria Math"/>
                    <w:highlight w:val="lightGray"/>
                  </w:rPr>
                  <m:t>L</m:t>
                </w:ins>
              </m:r>
            </m:e>
            <m:sub>
              <m:sSub>
                <m:sSubPr>
                  <m:ctrlPr>
                    <w:ins w:id="3063" w:author="محمد زكريا سيد سيد ابوسبع" w:date="2023-03-31T16:34:00Z">
                      <w:rPr>
                        <w:rFonts w:ascii="Cambria Math" w:hAnsi="Cambria Math"/>
                        <w:i/>
                        <w:highlight w:val="lightGray"/>
                      </w:rPr>
                    </w:ins>
                  </m:ctrlPr>
                </m:sSubPr>
                <m:e>
                  <m:r>
                    <w:ins w:id="3064" w:author="محمد زكريا سيد سيد ابوسبع" w:date="2023-03-31T16:34:00Z">
                      <w:rPr>
                        <w:rFonts w:ascii="Cambria Math" w:hAnsi="Cambria Math"/>
                        <w:highlight w:val="lightGray"/>
                      </w:rPr>
                      <m:t>δ</m:t>
                    </w:ins>
                  </m:r>
                </m:e>
                <m:sub>
                  <m:r>
                    <w:ins w:id="3065" w:author="محمد زكريا سيد سيد ابوسبع" w:date="2023-03-31T16:34:00Z">
                      <w:rPr>
                        <w:rFonts w:ascii="Cambria Math" w:hAnsi="Cambria Math"/>
                        <w:highlight w:val="lightGray"/>
                      </w:rPr>
                      <m:t>r</m:t>
                    </w:ins>
                  </m:r>
                </m:sub>
              </m:sSub>
            </m:sub>
            <m:sup>
              <m:r>
                <w:ins w:id="3066" w:author="محمد زكريا سيد سيد ابوسبع" w:date="2023-03-31T16:34:00Z">
                  <w:rPr>
                    <w:rFonts w:ascii="Cambria Math" w:hAnsi="Cambria Math"/>
                    <w:highlight w:val="lightGray"/>
                  </w:rPr>
                  <m:t>*</m:t>
                </w:ins>
              </m:r>
            </m:sup>
          </m:sSubSup>
          <m:r>
            <w:ins w:id="3067" w:author="محمد زكريا سيد سيد ابوسبع" w:date="2023-03-31T16:34:00Z">
              <w:rPr>
                <w:rFonts w:ascii="Cambria Math" w:hAnsi="Cambria Math"/>
                <w:highlight w:val="lightGray"/>
              </w:rPr>
              <m:t xml:space="preserve"> ∆</m:t>
            </w:ins>
          </m:r>
          <m:sSub>
            <m:sSubPr>
              <m:ctrlPr>
                <w:ins w:id="3068" w:author="محمد زكريا سيد سيد ابوسبع" w:date="2023-03-31T16:34:00Z">
                  <w:rPr>
                    <w:rFonts w:ascii="Cambria Math" w:hAnsi="Cambria Math"/>
                    <w:i/>
                    <w:highlight w:val="lightGray"/>
                  </w:rPr>
                </w:ins>
              </m:ctrlPr>
            </m:sSubPr>
            <m:e>
              <m:r>
                <w:ins w:id="3069" w:author="محمد زكريا سيد سيد ابوسبع" w:date="2023-03-31T16:34:00Z">
                  <w:rPr>
                    <w:rFonts w:ascii="Cambria Math" w:hAnsi="Cambria Math"/>
                    <w:highlight w:val="lightGray"/>
                  </w:rPr>
                  <m:t>δ</m:t>
                </w:ins>
              </m:r>
            </m:e>
            <m:sub>
              <m:r>
                <w:ins w:id="3070" w:author="محمد زكريا سيد سيد ابوسبع" w:date="2023-03-31T16:34:00Z">
                  <w:rPr>
                    <w:rFonts w:ascii="Cambria Math" w:hAnsi="Cambria Math"/>
                    <w:highlight w:val="lightGray"/>
                  </w:rPr>
                  <m:t>r</m:t>
                </w:ins>
              </m:r>
            </m:sub>
          </m:sSub>
          <m:r>
            <w:ins w:id="3071" w:author="محمد زكريا سيد سيد ابوسبع" w:date="2023-03-31T16:34:00Z">
              <w:rPr>
                <w:rFonts w:ascii="Cambria Math" w:hAnsi="Cambria Math"/>
                <w:highlight w:val="lightGray"/>
              </w:rPr>
              <m:t>+</m:t>
            </w:ins>
          </m:r>
          <m:sSubSup>
            <m:sSubSupPr>
              <m:ctrlPr>
                <w:ins w:id="3072" w:author="محمد زكريا سيد سيد ابوسبع" w:date="2023-03-31T16:34:00Z">
                  <w:rPr>
                    <w:rFonts w:ascii="Cambria Math" w:hAnsi="Cambria Math"/>
                    <w:i/>
                    <w:highlight w:val="lightGray"/>
                  </w:rPr>
                </w:ins>
              </m:ctrlPr>
            </m:sSubSupPr>
            <m:e>
              <m:r>
                <w:ins w:id="3073" w:author="محمد زكريا سيد سيد ابوسبع" w:date="2023-03-31T16:34:00Z">
                  <w:rPr>
                    <w:rFonts w:ascii="Cambria Math" w:hAnsi="Cambria Math"/>
                    <w:highlight w:val="lightGray"/>
                  </w:rPr>
                  <m:t>L</m:t>
                </w:ins>
              </m:r>
            </m:e>
            <m:sub>
              <m:sSub>
                <m:sSubPr>
                  <m:ctrlPr>
                    <w:ins w:id="3074" w:author="محمد زكريا سيد سيد ابوسبع" w:date="2023-03-31T16:34:00Z">
                      <w:rPr>
                        <w:rFonts w:ascii="Cambria Math" w:hAnsi="Cambria Math"/>
                        <w:i/>
                        <w:highlight w:val="lightGray"/>
                      </w:rPr>
                    </w:ins>
                  </m:ctrlPr>
                </m:sSubPr>
                <m:e>
                  <m:r>
                    <w:ins w:id="3075" w:author="محمد زكريا سيد سيد ابوسبع" w:date="2023-03-31T16:34:00Z">
                      <w:rPr>
                        <w:rFonts w:ascii="Cambria Math" w:hAnsi="Cambria Math"/>
                        <w:highlight w:val="lightGray"/>
                      </w:rPr>
                      <m:t>δ</m:t>
                    </w:ins>
                  </m:r>
                </m:e>
                <m:sub>
                  <m:r>
                    <w:ins w:id="3076" w:author="محمد زكريا سيد سيد ابوسبع" w:date="2023-03-31T16:34:00Z">
                      <w:rPr>
                        <w:rFonts w:ascii="Cambria Math" w:hAnsi="Cambria Math"/>
                        <w:highlight w:val="lightGray"/>
                      </w:rPr>
                      <m:t>a</m:t>
                    </w:ins>
                  </m:r>
                </m:sub>
              </m:sSub>
            </m:sub>
            <m:sup>
              <m:r>
                <w:ins w:id="3077" w:author="محمد زكريا سيد سيد ابوسبع" w:date="2023-03-31T16:34:00Z">
                  <w:rPr>
                    <w:rFonts w:ascii="Cambria Math" w:hAnsi="Cambria Math"/>
                    <w:highlight w:val="lightGray"/>
                  </w:rPr>
                  <m:t>*</m:t>
                </w:ins>
              </m:r>
            </m:sup>
          </m:sSubSup>
          <m:r>
            <w:ins w:id="3078" w:author="محمد زكريا سيد سيد ابوسبع" w:date="2023-03-31T16:34:00Z">
              <w:rPr>
                <w:rFonts w:ascii="Cambria Math" w:hAnsi="Cambria Math"/>
                <w:highlight w:val="lightGray"/>
              </w:rPr>
              <m:t xml:space="preserve"> ∆</m:t>
            </w:ins>
          </m:r>
          <m:sSub>
            <m:sSubPr>
              <m:ctrlPr>
                <w:ins w:id="3079" w:author="محمد زكريا سيد سيد ابوسبع" w:date="2023-03-31T16:34:00Z">
                  <w:rPr>
                    <w:rFonts w:ascii="Cambria Math" w:hAnsi="Cambria Math"/>
                    <w:i/>
                    <w:highlight w:val="lightGray"/>
                  </w:rPr>
                </w:ins>
              </m:ctrlPr>
            </m:sSubPr>
            <m:e>
              <m:r>
                <w:ins w:id="3080" w:author="محمد زكريا سيد سيد ابوسبع" w:date="2023-03-31T16:34:00Z">
                  <w:rPr>
                    <w:rFonts w:ascii="Cambria Math" w:hAnsi="Cambria Math"/>
                    <w:highlight w:val="lightGray"/>
                  </w:rPr>
                  <m:t>δ</m:t>
                </w:ins>
              </m:r>
            </m:e>
            <m:sub>
              <m:r>
                <w:ins w:id="3081" w:author="محمد زكريا سيد سيد ابوسبع" w:date="2023-03-31T16:34:00Z">
                  <w:rPr>
                    <w:rFonts w:ascii="Cambria Math" w:hAnsi="Cambria Math"/>
                    <w:highlight w:val="lightGray"/>
                  </w:rPr>
                  <m:t>a</m:t>
                </w:ins>
              </m:r>
            </m:sub>
          </m:sSub>
        </m:oMath>
      </m:oMathPara>
    </w:p>
    <w:p w14:paraId="7C99A8ED" w14:textId="77777777" w:rsidR="00E93874" w:rsidRPr="00A32684" w:rsidRDefault="00E93874" w:rsidP="00E93874">
      <w:pPr>
        <w:rPr>
          <w:ins w:id="3082" w:author="محمد زكريا سيد سيد ابوسبع" w:date="2023-03-31T16:34:00Z"/>
          <w:rFonts w:eastAsiaTheme="minorEastAsia"/>
        </w:rPr>
      </w:pPr>
      <m:oMathPara>
        <m:oMath>
          <m:r>
            <w:ins w:id="3083" w:author="محمد زكريا سيد سيد ابوسبع" w:date="2023-03-31T16:34:00Z">
              <w:rPr>
                <w:rFonts w:ascii="Cambria Math" w:hAnsi="Cambria Math"/>
                <w:highlight w:val="lightGray"/>
              </w:rPr>
              <m:t>∴∆</m:t>
            </w:ins>
          </m:r>
          <m:acc>
            <m:accPr>
              <m:chr m:val="̇"/>
              <m:ctrlPr>
                <w:ins w:id="3084" w:author="محمد زكريا سيد سيد ابوسبع" w:date="2023-03-31T16:34:00Z">
                  <w:rPr>
                    <w:rFonts w:ascii="Cambria Math" w:hAnsi="Cambria Math"/>
                    <w:i/>
                    <w:highlight w:val="lightGray"/>
                  </w:rPr>
                </w:ins>
              </m:ctrlPr>
            </m:accPr>
            <m:e>
              <m:r>
                <w:ins w:id="3085" w:author="محمد زكريا سيد سيد ابوسبع" w:date="2023-03-31T16:34:00Z">
                  <w:rPr>
                    <w:rFonts w:ascii="Cambria Math" w:hAnsi="Cambria Math"/>
                    <w:highlight w:val="lightGray"/>
                  </w:rPr>
                  <m:t>r</m:t>
                </w:ins>
              </m:r>
            </m:e>
          </m:acc>
          <m:r>
            <w:ins w:id="3086" w:author="محمد زكريا سيد سيد ابوسبع" w:date="2023-03-31T16:34:00Z">
              <w:rPr>
                <w:rFonts w:ascii="Cambria Math" w:hAnsi="Cambria Math"/>
                <w:highlight w:val="lightGray"/>
              </w:rPr>
              <m:t>=</m:t>
            </w:ins>
          </m:r>
          <m:nary>
            <m:naryPr>
              <m:chr m:val="∑"/>
              <m:limLoc m:val="undOvr"/>
              <m:subHide m:val="1"/>
              <m:supHide m:val="1"/>
              <m:ctrlPr>
                <w:ins w:id="3087" w:author="محمد زكريا سيد سيد ابوسبع" w:date="2023-03-31T16:34:00Z">
                  <w:rPr>
                    <w:rFonts w:ascii="Cambria Math" w:hAnsi="Cambria Math"/>
                    <w:i/>
                    <w:highlight w:val="lightGray"/>
                  </w:rPr>
                </w:ins>
              </m:ctrlPr>
            </m:naryPr>
            <m:sub/>
            <m:sup/>
            <m:e>
              <m:r>
                <w:ins w:id="3088" w:author="محمد زكريا سيد سيد ابوسبع" w:date="2023-03-31T16:34:00Z">
                  <w:rPr>
                    <w:rFonts w:ascii="Cambria Math" w:hAnsi="Cambria Math"/>
                    <w:highlight w:val="lightGray"/>
                  </w:rPr>
                  <m:t>G*</m:t>
                </w:ins>
              </m:r>
              <m:d>
                <m:dPr>
                  <m:ctrlPr>
                    <w:ins w:id="3089" w:author="محمد زكريا سيد سيد ابوسبع" w:date="2023-03-31T16:34:00Z">
                      <w:rPr>
                        <w:rFonts w:ascii="Cambria Math" w:hAnsi="Cambria Math"/>
                        <w:i/>
                        <w:highlight w:val="lightGray"/>
                      </w:rPr>
                    </w:ins>
                  </m:ctrlPr>
                </m:dPr>
                <m:e>
                  <m:sSub>
                    <m:sSubPr>
                      <m:ctrlPr>
                        <w:ins w:id="3090" w:author="محمد زكريا سيد سيد ابوسبع" w:date="2023-03-31T16:34:00Z">
                          <w:rPr>
                            <w:rFonts w:ascii="Cambria Math" w:hAnsi="Cambria Math"/>
                            <w:i/>
                            <w:highlight w:val="lightGray"/>
                          </w:rPr>
                        </w:ins>
                      </m:ctrlPr>
                    </m:sSubPr>
                    <m:e>
                      <m:r>
                        <w:ins w:id="3091" w:author="محمد زكريا سيد سيد ابوسبع" w:date="2023-03-31T16:34:00Z">
                          <w:rPr>
                            <w:rFonts w:ascii="Cambria Math" w:hAnsi="Cambria Math"/>
                            <w:highlight w:val="lightGray"/>
                          </w:rPr>
                          <m:t>N</m:t>
                        </w:ins>
                      </m:r>
                    </m:e>
                    <m:sub>
                      <m:r>
                        <w:ins w:id="3092" w:author="محمد زكريا سيد سيد ابوسبع" w:date="2023-03-31T16:34:00Z">
                          <w:rPr>
                            <w:rFonts w:ascii="Cambria Math" w:hAnsi="Cambria Math"/>
                            <w:highlight w:val="lightGray"/>
                          </w:rPr>
                          <m:t>i</m:t>
                        </w:ins>
                      </m:r>
                    </m:sub>
                  </m:sSub>
                  <m:r>
                    <w:ins w:id="3093" w:author="محمد زكريا سيد سيد ابوسبع" w:date="2023-03-31T16:34:00Z">
                      <w:rPr>
                        <w:rFonts w:ascii="Cambria Math" w:hAnsi="Cambria Math"/>
                        <w:highlight w:val="lightGray"/>
                      </w:rPr>
                      <m:t>+</m:t>
                    </w:ins>
                  </m:r>
                  <m:f>
                    <m:fPr>
                      <m:ctrlPr>
                        <w:ins w:id="3094" w:author="محمد زكريا سيد سيد ابوسبع" w:date="2023-03-31T16:34:00Z">
                          <w:rPr>
                            <w:rFonts w:ascii="Cambria Math" w:hAnsi="Cambria Math"/>
                            <w:i/>
                            <w:highlight w:val="lightGray"/>
                          </w:rPr>
                        </w:ins>
                      </m:ctrlPr>
                    </m:fPr>
                    <m:num>
                      <m:sSub>
                        <m:sSubPr>
                          <m:ctrlPr>
                            <w:ins w:id="3095" w:author="محمد زكريا سيد سيد ابوسبع" w:date="2023-03-31T16:34:00Z">
                              <w:rPr>
                                <w:rFonts w:ascii="Cambria Math" w:hAnsi="Cambria Math"/>
                                <w:i/>
                                <w:highlight w:val="lightGray"/>
                              </w:rPr>
                            </w:ins>
                          </m:ctrlPr>
                        </m:sSubPr>
                        <m:e>
                          <m:r>
                            <w:ins w:id="3096" w:author="محمد زكريا سيد سيد ابوسبع" w:date="2023-03-31T16:34:00Z">
                              <w:rPr>
                                <w:rFonts w:ascii="Cambria Math" w:hAnsi="Cambria Math"/>
                                <w:highlight w:val="lightGray"/>
                              </w:rPr>
                              <m:t>I</m:t>
                            </w:ins>
                          </m:r>
                        </m:e>
                        <m:sub>
                          <m:r>
                            <w:ins w:id="3097" w:author="محمد زكريا سيد سيد ابوسبع" w:date="2023-03-31T16:34:00Z">
                              <w:rPr>
                                <w:rFonts w:ascii="Cambria Math" w:hAnsi="Cambria Math"/>
                                <w:highlight w:val="lightGray"/>
                              </w:rPr>
                              <m:t>xz</m:t>
                            </w:ins>
                          </m:r>
                        </m:sub>
                      </m:sSub>
                    </m:num>
                    <m:den>
                      <m:sSub>
                        <m:sSubPr>
                          <m:ctrlPr>
                            <w:ins w:id="3098" w:author="محمد زكريا سيد سيد ابوسبع" w:date="2023-03-31T16:34:00Z">
                              <w:rPr>
                                <w:rFonts w:ascii="Cambria Math" w:hAnsi="Cambria Math"/>
                                <w:i/>
                                <w:highlight w:val="lightGray"/>
                              </w:rPr>
                            </w:ins>
                          </m:ctrlPr>
                        </m:sSubPr>
                        <m:e>
                          <m:r>
                            <w:ins w:id="3099" w:author="محمد زكريا سيد سيد ابوسبع" w:date="2023-03-31T16:34:00Z">
                              <w:rPr>
                                <w:rFonts w:ascii="Cambria Math" w:hAnsi="Cambria Math"/>
                                <w:highlight w:val="lightGray"/>
                              </w:rPr>
                              <m:t>I</m:t>
                            </w:ins>
                          </m:r>
                        </m:e>
                        <m:sub>
                          <m:r>
                            <w:ins w:id="3100" w:author="محمد زكريا سيد سيد ابوسبع" w:date="2023-03-31T16:34:00Z">
                              <w:rPr>
                                <w:rFonts w:ascii="Cambria Math" w:hAnsi="Cambria Math"/>
                                <w:highlight w:val="lightGray"/>
                              </w:rPr>
                              <m:t>z</m:t>
                            </w:ins>
                          </m:r>
                        </m:sub>
                      </m:sSub>
                    </m:den>
                  </m:f>
                  <m:r>
                    <w:ins w:id="3101" w:author="محمد زكريا سيد سيد ابوسبع" w:date="2023-03-31T16:34:00Z">
                      <w:rPr>
                        <w:rFonts w:ascii="Cambria Math" w:hAnsi="Cambria Math"/>
                        <w:highlight w:val="lightGray"/>
                      </w:rPr>
                      <m:t>*</m:t>
                    </w:ins>
                  </m:r>
                  <m:sSub>
                    <m:sSubPr>
                      <m:ctrlPr>
                        <w:ins w:id="3102" w:author="محمد زكريا سيد سيد ابوسبع" w:date="2023-03-31T16:34:00Z">
                          <w:rPr>
                            <w:rFonts w:ascii="Cambria Math" w:hAnsi="Cambria Math"/>
                            <w:i/>
                            <w:highlight w:val="lightGray"/>
                          </w:rPr>
                        </w:ins>
                      </m:ctrlPr>
                    </m:sSubPr>
                    <m:e>
                      <m:r>
                        <w:ins w:id="3103" w:author="محمد زكريا سيد سيد ابوسبع" w:date="2023-03-31T16:34:00Z">
                          <w:rPr>
                            <w:rFonts w:ascii="Cambria Math" w:hAnsi="Cambria Math"/>
                            <w:highlight w:val="lightGray"/>
                          </w:rPr>
                          <m:t>L</m:t>
                        </w:ins>
                      </m:r>
                    </m:e>
                    <m:sub>
                      <m:r>
                        <w:ins w:id="3104" w:author="محمد زكريا سيد سيد ابوسبع" w:date="2023-03-31T16:34:00Z">
                          <w:rPr>
                            <w:rFonts w:ascii="Cambria Math" w:hAnsi="Cambria Math"/>
                            <w:highlight w:val="lightGray"/>
                          </w:rPr>
                          <m:t>i</m:t>
                        </w:ins>
                      </m:r>
                    </m:sub>
                  </m:sSub>
                </m:e>
              </m:d>
              <m:r>
                <w:ins w:id="3105" w:author="محمد زكريا سيد سيد ابوسبع" w:date="2023-03-31T16:34:00Z">
                  <w:rPr>
                    <w:rFonts w:ascii="Cambria Math" w:hAnsi="Cambria Math"/>
                    <w:highlight w:val="lightGray"/>
                  </w:rPr>
                  <m:t>∆i=</m:t>
                </w:ins>
              </m:r>
            </m:e>
          </m:nary>
          <m:nary>
            <m:naryPr>
              <m:chr m:val="∑"/>
              <m:limLoc m:val="undOvr"/>
              <m:subHide m:val="1"/>
              <m:supHide m:val="1"/>
              <m:ctrlPr>
                <w:ins w:id="3106" w:author="محمد زكريا سيد سيد ابوسبع" w:date="2023-03-31T16:34:00Z">
                  <w:rPr>
                    <w:rFonts w:ascii="Cambria Math" w:hAnsi="Cambria Math"/>
                    <w:i/>
                    <w:highlight w:val="lightGray"/>
                  </w:rPr>
                </w:ins>
              </m:ctrlPr>
            </m:naryPr>
            <m:sub/>
            <m:sup/>
            <m:e>
              <m:sSubSup>
                <m:sSubSupPr>
                  <m:ctrlPr>
                    <w:ins w:id="3107" w:author="محمد زكريا سيد سيد ابوسبع" w:date="2023-03-31T16:34:00Z">
                      <w:rPr>
                        <w:rFonts w:ascii="Cambria Math" w:hAnsi="Cambria Math"/>
                        <w:i/>
                        <w:highlight w:val="lightGray"/>
                      </w:rPr>
                    </w:ins>
                  </m:ctrlPr>
                </m:sSubSupPr>
                <m:e>
                  <m:r>
                    <w:ins w:id="3108" w:author="محمد زكريا سيد سيد ابوسبع" w:date="2023-03-31T16:34:00Z">
                      <w:rPr>
                        <w:rFonts w:ascii="Cambria Math" w:hAnsi="Cambria Math"/>
                        <w:highlight w:val="lightGray"/>
                      </w:rPr>
                      <m:t>N</m:t>
                    </w:ins>
                  </m:r>
                </m:e>
                <m:sub>
                  <m:r>
                    <w:ins w:id="3109" w:author="محمد زكريا سيد سيد ابوسبع" w:date="2023-03-31T16:34:00Z">
                      <w:rPr>
                        <w:rFonts w:ascii="Cambria Math" w:hAnsi="Cambria Math"/>
                        <w:highlight w:val="lightGray"/>
                      </w:rPr>
                      <m:t>i</m:t>
                    </w:ins>
                  </m:r>
                </m:sub>
                <m:sup>
                  <m:r>
                    <w:ins w:id="3110" w:author="محمد زكريا سيد سيد ابوسبع" w:date="2023-03-31T16:34:00Z">
                      <w:rPr>
                        <w:rFonts w:ascii="Cambria Math" w:hAnsi="Cambria Math"/>
                        <w:highlight w:val="lightGray"/>
                      </w:rPr>
                      <m:t>*</m:t>
                    </w:ins>
                  </m:r>
                </m:sup>
              </m:sSubSup>
              <m:r>
                <w:ins w:id="3111" w:author="محمد زكريا سيد سيد ابوسبع" w:date="2023-03-31T16:34:00Z">
                  <w:rPr>
                    <w:rFonts w:ascii="Cambria Math" w:hAnsi="Cambria Math"/>
                    <w:highlight w:val="lightGray"/>
                  </w:rPr>
                  <m:t xml:space="preserve"> ∆i</m:t>
                </w:ins>
              </m:r>
            </m:e>
          </m:nary>
          <m:r>
            <w:ins w:id="3112" w:author="محمد زكريا سيد سيد ابوسبع" w:date="2023-03-31T16:34:00Z">
              <w:rPr>
                <w:rFonts w:ascii="Cambria Math" w:eastAsiaTheme="minorEastAsia" w:hAnsi="Cambria Math"/>
                <w:highlight w:val="lightGray"/>
              </w:rPr>
              <m:t>=</m:t>
            </w:ins>
          </m:r>
          <m:sSubSup>
            <m:sSubSupPr>
              <m:ctrlPr>
                <w:ins w:id="3113" w:author="محمد زكريا سيد سيد ابوسبع" w:date="2023-03-31T16:34:00Z">
                  <w:rPr>
                    <w:rFonts w:ascii="Cambria Math" w:hAnsi="Cambria Math"/>
                    <w:i/>
                    <w:highlight w:val="lightGray"/>
                  </w:rPr>
                </w:ins>
              </m:ctrlPr>
            </m:sSubSupPr>
            <m:e>
              <m:r>
                <w:ins w:id="3114" w:author="محمد زكريا سيد سيد ابوسبع" w:date="2023-03-31T16:34:00Z">
                  <w:rPr>
                    <w:rFonts w:ascii="Cambria Math" w:hAnsi="Cambria Math"/>
                    <w:highlight w:val="lightGray"/>
                  </w:rPr>
                  <m:t>N</m:t>
                </w:ins>
              </m:r>
            </m:e>
            <m:sub>
              <m:r>
                <w:ins w:id="3115" w:author="محمد زكريا سيد سيد ابوسبع" w:date="2023-03-31T16:34:00Z">
                  <w:rPr>
                    <w:rFonts w:ascii="Cambria Math" w:hAnsi="Cambria Math"/>
                    <w:highlight w:val="lightGray"/>
                  </w:rPr>
                  <m:t>β</m:t>
                </w:ins>
              </m:r>
            </m:sub>
            <m:sup>
              <m:r>
                <w:ins w:id="3116" w:author="محمد زكريا سيد سيد ابوسبع" w:date="2023-03-31T16:34:00Z">
                  <w:rPr>
                    <w:rFonts w:ascii="Cambria Math" w:hAnsi="Cambria Math"/>
                    <w:highlight w:val="lightGray"/>
                  </w:rPr>
                  <m:t>*</m:t>
                </w:ins>
              </m:r>
            </m:sup>
          </m:sSubSup>
          <m:r>
            <w:ins w:id="3117" w:author="محمد زكريا سيد سيد ابوسبع" w:date="2023-03-31T16:34:00Z">
              <w:rPr>
                <w:rFonts w:ascii="Cambria Math" w:hAnsi="Cambria Math"/>
                <w:highlight w:val="lightGray"/>
              </w:rPr>
              <m:t xml:space="preserve"> ∆β+</m:t>
            </w:ins>
          </m:r>
          <m:sSubSup>
            <m:sSubSupPr>
              <m:ctrlPr>
                <w:ins w:id="3118" w:author="محمد زكريا سيد سيد ابوسبع" w:date="2023-03-31T16:34:00Z">
                  <w:rPr>
                    <w:rFonts w:ascii="Cambria Math" w:hAnsi="Cambria Math"/>
                    <w:i/>
                    <w:highlight w:val="lightGray"/>
                  </w:rPr>
                </w:ins>
              </m:ctrlPr>
            </m:sSubSupPr>
            <m:e>
              <m:r>
                <w:ins w:id="3119" w:author="محمد زكريا سيد سيد ابوسبع" w:date="2023-03-31T16:34:00Z">
                  <w:rPr>
                    <w:rFonts w:ascii="Cambria Math" w:hAnsi="Cambria Math"/>
                    <w:highlight w:val="lightGray"/>
                  </w:rPr>
                  <m:t>N</m:t>
                </w:ins>
              </m:r>
            </m:e>
            <m:sub>
              <m:r>
                <w:ins w:id="3120" w:author="محمد زكريا سيد سيد ابوسبع" w:date="2023-03-31T16:34:00Z">
                  <w:rPr>
                    <w:rFonts w:ascii="Cambria Math" w:hAnsi="Cambria Math"/>
                    <w:highlight w:val="lightGray"/>
                  </w:rPr>
                  <m:t>p</m:t>
                </w:ins>
              </m:r>
            </m:sub>
            <m:sup>
              <m:r>
                <w:ins w:id="3121" w:author="محمد زكريا سيد سيد ابوسبع" w:date="2023-03-31T16:34:00Z">
                  <w:rPr>
                    <w:rFonts w:ascii="Cambria Math" w:hAnsi="Cambria Math"/>
                    <w:highlight w:val="lightGray"/>
                  </w:rPr>
                  <m:t>*</m:t>
                </w:ins>
              </m:r>
            </m:sup>
          </m:sSubSup>
          <m:r>
            <w:ins w:id="3122" w:author="محمد زكريا سيد سيد ابوسبع" w:date="2023-03-31T16:34:00Z">
              <w:rPr>
                <w:rFonts w:ascii="Cambria Math" w:hAnsi="Cambria Math"/>
                <w:highlight w:val="lightGray"/>
              </w:rPr>
              <m:t xml:space="preserve"> ∆p+</m:t>
            </w:ins>
          </m:r>
          <m:sSubSup>
            <m:sSubSupPr>
              <m:ctrlPr>
                <w:ins w:id="3123" w:author="محمد زكريا سيد سيد ابوسبع" w:date="2023-03-31T16:34:00Z">
                  <w:rPr>
                    <w:rFonts w:ascii="Cambria Math" w:hAnsi="Cambria Math"/>
                    <w:i/>
                    <w:highlight w:val="lightGray"/>
                  </w:rPr>
                </w:ins>
              </m:ctrlPr>
            </m:sSubSupPr>
            <m:e>
              <m:r>
                <w:ins w:id="3124" w:author="محمد زكريا سيد سيد ابوسبع" w:date="2023-03-31T16:34:00Z">
                  <w:rPr>
                    <w:rFonts w:ascii="Cambria Math" w:hAnsi="Cambria Math"/>
                    <w:highlight w:val="lightGray"/>
                  </w:rPr>
                  <m:t>N</m:t>
                </w:ins>
              </m:r>
            </m:e>
            <m:sub>
              <m:r>
                <w:ins w:id="3125" w:author="محمد زكريا سيد سيد ابوسبع" w:date="2023-03-31T16:34:00Z">
                  <w:rPr>
                    <w:rFonts w:ascii="Cambria Math" w:hAnsi="Cambria Math"/>
                    <w:highlight w:val="lightGray"/>
                  </w:rPr>
                  <m:t>r</m:t>
                </w:ins>
              </m:r>
            </m:sub>
            <m:sup>
              <m:r>
                <w:ins w:id="3126" w:author="محمد زكريا سيد سيد ابوسبع" w:date="2023-03-31T16:34:00Z">
                  <w:rPr>
                    <w:rFonts w:ascii="Cambria Math" w:hAnsi="Cambria Math"/>
                    <w:highlight w:val="lightGray"/>
                  </w:rPr>
                  <m:t>*</m:t>
                </w:ins>
              </m:r>
            </m:sup>
          </m:sSubSup>
          <m:r>
            <w:ins w:id="3127" w:author="محمد زكريا سيد سيد ابوسبع" w:date="2023-03-31T16:34:00Z">
              <w:rPr>
                <w:rFonts w:ascii="Cambria Math" w:hAnsi="Cambria Math"/>
                <w:highlight w:val="lightGray"/>
              </w:rPr>
              <m:t xml:space="preserve"> ∆r</m:t>
            </w:ins>
          </m:r>
          <m:r>
            <w:ins w:id="3128" w:author="محمد زكريا سيد سيد ابوسبع" w:date="2023-03-31T16:34:00Z">
              <w:rPr>
                <w:rFonts w:ascii="Cambria Math" w:eastAsiaTheme="minorEastAsia" w:hAnsi="Cambria Math"/>
                <w:highlight w:val="lightGray"/>
              </w:rPr>
              <m:t xml:space="preserve">+ </m:t>
            </w:ins>
          </m:r>
          <m:sSubSup>
            <m:sSubSupPr>
              <m:ctrlPr>
                <w:ins w:id="3129" w:author="محمد زكريا سيد سيد ابوسبع" w:date="2023-03-31T16:34:00Z">
                  <w:rPr>
                    <w:rFonts w:ascii="Cambria Math" w:hAnsi="Cambria Math"/>
                    <w:i/>
                    <w:highlight w:val="lightGray"/>
                  </w:rPr>
                </w:ins>
              </m:ctrlPr>
            </m:sSubSupPr>
            <m:e>
              <m:r>
                <w:ins w:id="3130" w:author="محمد زكريا سيد سيد ابوسبع" w:date="2023-03-31T16:34:00Z">
                  <w:rPr>
                    <w:rFonts w:ascii="Cambria Math" w:hAnsi="Cambria Math"/>
                    <w:highlight w:val="lightGray"/>
                  </w:rPr>
                  <m:t>N</m:t>
                </w:ins>
              </m:r>
            </m:e>
            <m:sub>
              <m:sSub>
                <m:sSubPr>
                  <m:ctrlPr>
                    <w:ins w:id="3131" w:author="محمد زكريا سيد سيد ابوسبع" w:date="2023-03-31T16:34:00Z">
                      <w:rPr>
                        <w:rFonts w:ascii="Cambria Math" w:hAnsi="Cambria Math"/>
                        <w:i/>
                        <w:highlight w:val="lightGray"/>
                      </w:rPr>
                    </w:ins>
                  </m:ctrlPr>
                </m:sSubPr>
                <m:e>
                  <m:r>
                    <w:ins w:id="3132" w:author="محمد زكريا سيد سيد ابوسبع" w:date="2023-03-31T16:34:00Z">
                      <w:rPr>
                        <w:rFonts w:ascii="Cambria Math" w:hAnsi="Cambria Math"/>
                        <w:highlight w:val="lightGray"/>
                      </w:rPr>
                      <m:t>δ</m:t>
                    </w:ins>
                  </m:r>
                </m:e>
                <m:sub>
                  <m:r>
                    <w:ins w:id="3133" w:author="محمد زكريا سيد سيد ابوسبع" w:date="2023-03-31T16:34:00Z">
                      <w:rPr>
                        <w:rFonts w:ascii="Cambria Math" w:hAnsi="Cambria Math"/>
                        <w:highlight w:val="lightGray"/>
                      </w:rPr>
                      <m:t>r</m:t>
                    </w:ins>
                  </m:r>
                </m:sub>
              </m:sSub>
            </m:sub>
            <m:sup>
              <m:r>
                <w:ins w:id="3134" w:author="محمد زكريا سيد سيد ابوسبع" w:date="2023-03-31T16:34:00Z">
                  <w:rPr>
                    <w:rFonts w:ascii="Cambria Math" w:hAnsi="Cambria Math"/>
                    <w:highlight w:val="lightGray"/>
                  </w:rPr>
                  <m:t>*</m:t>
                </w:ins>
              </m:r>
            </m:sup>
          </m:sSubSup>
          <m:r>
            <w:ins w:id="3135" w:author="محمد زكريا سيد سيد ابوسبع" w:date="2023-03-31T16:34:00Z">
              <w:rPr>
                <w:rFonts w:ascii="Cambria Math" w:hAnsi="Cambria Math"/>
                <w:highlight w:val="lightGray"/>
              </w:rPr>
              <m:t xml:space="preserve"> ∆</m:t>
            </w:ins>
          </m:r>
          <m:sSub>
            <m:sSubPr>
              <m:ctrlPr>
                <w:ins w:id="3136" w:author="محمد زكريا سيد سيد ابوسبع" w:date="2023-03-31T16:34:00Z">
                  <w:rPr>
                    <w:rFonts w:ascii="Cambria Math" w:hAnsi="Cambria Math"/>
                    <w:i/>
                    <w:highlight w:val="lightGray"/>
                  </w:rPr>
                </w:ins>
              </m:ctrlPr>
            </m:sSubPr>
            <m:e>
              <m:r>
                <w:ins w:id="3137" w:author="محمد زكريا سيد سيد ابوسبع" w:date="2023-03-31T16:34:00Z">
                  <w:rPr>
                    <w:rFonts w:ascii="Cambria Math" w:hAnsi="Cambria Math"/>
                    <w:highlight w:val="lightGray"/>
                  </w:rPr>
                  <m:t>δ</m:t>
                </w:ins>
              </m:r>
            </m:e>
            <m:sub>
              <m:r>
                <w:ins w:id="3138" w:author="محمد زكريا سيد سيد ابوسبع" w:date="2023-03-31T16:34:00Z">
                  <w:rPr>
                    <w:rFonts w:ascii="Cambria Math" w:hAnsi="Cambria Math"/>
                    <w:highlight w:val="lightGray"/>
                  </w:rPr>
                  <m:t>r</m:t>
                </w:ins>
              </m:r>
            </m:sub>
          </m:sSub>
          <m:r>
            <w:ins w:id="3139" w:author="محمد زكريا سيد سيد ابوسبع" w:date="2023-03-31T16:34:00Z">
              <w:rPr>
                <w:rFonts w:ascii="Cambria Math" w:hAnsi="Cambria Math"/>
                <w:highlight w:val="lightGray"/>
              </w:rPr>
              <m:t>+</m:t>
            </w:ins>
          </m:r>
          <m:sSubSup>
            <m:sSubSupPr>
              <m:ctrlPr>
                <w:ins w:id="3140" w:author="محمد زكريا سيد سيد ابوسبع" w:date="2023-03-31T16:34:00Z">
                  <w:rPr>
                    <w:rFonts w:ascii="Cambria Math" w:hAnsi="Cambria Math"/>
                    <w:i/>
                    <w:highlight w:val="lightGray"/>
                  </w:rPr>
                </w:ins>
              </m:ctrlPr>
            </m:sSubSupPr>
            <m:e>
              <m:r>
                <w:ins w:id="3141" w:author="محمد زكريا سيد سيد ابوسبع" w:date="2023-03-31T16:34:00Z">
                  <w:rPr>
                    <w:rFonts w:ascii="Cambria Math" w:hAnsi="Cambria Math"/>
                    <w:highlight w:val="lightGray"/>
                  </w:rPr>
                  <m:t>N</m:t>
                </w:ins>
              </m:r>
            </m:e>
            <m:sub>
              <m:sSub>
                <m:sSubPr>
                  <m:ctrlPr>
                    <w:ins w:id="3142" w:author="محمد زكريا سيد سيد ابوسبع" w:date="2023-03-31T16:34:00Z">
                      <w:rPr>
                        <w:rFonts w:ascii="Cambria Math" w:hAnsi="Cambria Math"/>
                        <w:i/>
                        <w:highlight w:val="lightGray"/>
                      </w:rPr>
                    </w:ins>
                  </m:ctrlPr>
                </m:sSubPr>
                <m:e>
                  <m:r>
                    <w:ins w:id="3143" w:author="محمد زكريا سيد سيد ابوسبع" w:date="2023-03-31T16:34:00Z">
                      <w:rPr>
                        <w:rFonts w:ascii="Cambria Math" w:hAnsi="Cambria Math"/>
                        <w:highlight w:val="lightGray"/>
                      </w:rPr>
                      <m:t>δ</m:t>
                    </w:ins>
                  </m:r>
                </m:e>
                <m:sub>
                  <m:r>
                    <w:ins w:id="3144" w:author="محمد زكريا سيد سيد ابوسبع" w:date="2023-03-31T16:34:00Z">
                      <w:rPr>
                        <w:rFonts w:ascii="Cambria Math" w:hAnsi="Cambria Math"/>
                        <w:highlight w:val="lightGray"/>
                      </w:rPr>
                      <m:t>a</m:t>
                    </w:ins>
                  </m:r>
                </m:sub>
              </m:sSub>
            </m:sub>
            <m:sup>
              <m:r>
                <w:ins w:id="3145" w:author="محمد زكريا سيد سيد ابوسبع" w:date="2023-03-31T16:34:00Z">
                  <w:rPr>
                    <w:rFonts w:ascii="Cambria Math" w:hAnsi="Cambria Math"/>
                    <w:highlight w:val="lightGray"/>
                  </w:rPr>
                  <m:t>*</m:t>
                </w:ins>
              </m:r>
            </m:sup>
          </m:sSubSup>
          <m:r>
            <w:ins w:id="3146" w:author="محمد زكريا سيد سيد ابوسبع" w:date="2023-03-31T16:34:00Z">
              <w:rPr>
                <w:rFonts w:ascii="Cambria Math" w:hAnsi="Cambria Math"/>
                <w:highlight w:val="lightGray"/>
              </w:rPr>
              <m:t xml:space="preserve"> ∆</m:t>
            </w:ins>
          </m:r>
          <m:sSub>
            <m:sSubPr>
              <m:ctrlPr>
                <w:ins w:id="3147" w:author="محمد زكريا سيد سيد ابوسبع" w:date="2023-03-31T16:34:00Z">
                  <w:rPr>
                    <w:rFonts w:ascii="Cambria Math" w:hAnsi="Cambria Math"/>
                    <w:i/>
                    <w:highlight w:val="lightGray"/>
                  </w:rPr>
                </w:ins>
              </m:ctrlPr>
            </m:sSubPr>
            <m:e>
              <m:r>
                <w:ins w:id="3148" w:author="محمد زكريا سيد سيد ابوسبع" w:date="2023-03-31T16:34:00Z">
                  <w:rPr>
                    <w:rFonts w:ascii="Cambria Math" w:hAnsi="Cambria Math"/>
                    <w:highlight w:val="lightGray"/>
                  </w:rPr>
                  <m:t>δ</m:t>
                </w:ins>
              </m:r>
            </m:e>
            <m:sub>
              <m:r>
                <w:ins w:id="3149" w:author="محمد زكريا سيد سيد ابوسبع" w:date="2023-03-31T16:34:00Z">
                  <w:rPr>
                    <w:rFonts w:ascii="Cambria Math" w:hAnsi="Cambria Math"/>
                    <w:highlight w:val="lightGray"/>
                  </w:rPr>
                  <m:t>a</m:t>
                </w:ins>
              </m:r>
            </m:sub>
          </m:sSub>
        </m:oMath>
      </m:oMathPara>
    </w:p>
    <w:p w14:paraId="2DF29884" w14:textId="77777777" w:rsidR="00E93874" w:rsidRPr="0099320E" w:rsidRDefault="00E93874" w:rsidP="00E93874">
      <w:pPr>
        <w:rPr>
          <w:ins w:id="3150" w:author="محمد زكريا سيد سيد ابوسبع" w:date="2023-03-31T16:34:00Z"/>
          <w:rFonts w:eastAsiaTheme="minorEastAsia"/>
        </w:rPr>
      </w:pPr>
    </w:p>
    <w:p w14:paraId="4ED1C2B7" w14:textId="77777777" w:rsidR="00E93874" w:rsidRPr="009E0910" w:rsidRDefault="00000000" w:rsidP="00E93874">
      <w:pPr>
        <w:pStyle w:val="ListParagraph"/>
        <w:numPr>
          <w:ilvl w:val="0"/>
          <w:numId w:val="25"/>
        </w:numPr>
        <w:spacing w:after="160" w:line="259" w:lineRule="auto"/>
        <w:ind w:right="0"/>
        <w:jc w:val="left"/>
        <w:rPr>
          <w:ins w:id="3151" w:author="محمد زكريا سيد سيد ابوسبع" w:date="2023-03-31T16:34:00Z"/>
          <w:rFonts w:eastAsiaTheme="minorEastAsia"/>
        </w:rPr>
      </w:pPr>
      <m:oMath>
        <m:acc>
          <m:accPr>
            <m:chr m:val="̇"/>
            <m:ctrlPr>
              <w:ins w:id="3152" w:author="محمد زكريا سيد سيد ابوسبع" w:date="2023-03-31T16:34:00Z">
                <w:rPr>
                  <w:rFonts w:ascii="Cambria Math" w:hAnsi="Cambria Math"/>
                  <w:i/>
                  <w:iCs/>
                  <w:color w:val="161718" w:themeColor="text1"/>
                </w:rPr>
              </w:ins>
            </m:ctrlPr>
          </m:accPr>
          <m:e>
            <m:r>
              <w:ins w:id="3153" w:author="محمد زكريا سيد سيد ابوسبع" w:date="2023-03-31T16:34:00Z">
                <w:rPr>
                  <w:rFonts w:ascii="Cambria Math" w:hAnsi="Cambria Math"/>
                  <w:color w:val="161718" w:themeColor="text1"/>
                </w:rPr>
                <m:t>φ</m:t>
              </w:ins>
            </m:r>
          </m:e>
        </m:acc>
        <m:r>
          <w:ins w:id="3154" w:author="محمد زكريا سيد سيد ابوسبع" w:date="2023-03-31T16:34:00Z">
            <w:rPr>
              <w:rFonts w:ascii="Cambria Math" w:hAnsi="Cambria Math"/>
              <w:color w:val="161718" w:themeColor="text1"/>
            </w:rPr>
            <m:t>=p+q Sin</m:t>
          </w:ins>
        </m:r>
        <m:d>
          <m:dPr>
            <m:ctrlPr>
              <w:ins w:id="3155" w:author="محمد زكريا سيد سيد ابوسبع" w:date="2023-03-31T16:34:00Z">
                <w:rPr>
                  <w:rFonts w:ascii="Cambria Math" w:hAnsi="Cambria Math"/>
                  <w:i/>
                  <w:iCs/>
                  <w:color w:val="161718" w:themeColor="text1"/>
                </w:rPr>
              </w:ins>
            </m:ctrlPr>
          </m:dPr>
          <m:e>
            <m:r>
              <w:ins w:id="3156" w:author="محمد زكريا سيد سيد ابوسبع" w:date="2023-03-31T16:34:00Z">
                <w:rPr>
                  <w:rFonts w:ascii="Cambria Math" w:hAnsi="Cambria Math"/>
                  <w:color w:val="161718" w:themeColor="text1"/>
                </w:rPr>
                <m:t>φ</m:t>
              </w:ins>
            </m:r>
          </m:e>
        </m:d>
        <m:r>
          <w:ins w:id="3157" w:author="محمد زكريا سيد سيد ابوسبع" w:date="2023-03-31T16:34:00Z">
            <w:rPr>
              <w:rFonts w:ascii="Cambria Math" w:hAnsi="Cambria Math"/>
              <w:color w:val="161718" w:themeColor="text1"/>
            </w:rPr>
            <m:t xml:space="preserve"> Tan</m:t>
          </w:ins>
        </m:r>
        <m:d>
          <m:dPr>
            <m:ctrlPr>
              <w:ins w:id="3158" w:author="محمد زكريا سيد سيد ابوسبع" w:date="2023-03-31T16:34:00Z">
                <w:rPr>
                  <w:rFonts w:ascii="Cambria Math" w:hAnsi="Cambria Math"/>
                  <w:i/>
                  <w:iCs/>
                  <w:color w:val="161718" w:themeColor="text1"/>
                </w:rPr>
              </w:ins>
            </m:ctrlPr>
          </m:dPr>
          <m:e>
            <m:r>
              <w:ins w:id="3159" w:author="محمد زكريا سيد سيد ابوسبع" w:date="2023-03-31T16:34:00Z">
                <w:rPr>
                  <w:rFonts w:ascii="Cambria Math" w:hAnsi="Cambria Math"/>
                  <w:color w:val="161718" w:themeColor="text1"/>
                </w:rPr>
                <m:t>θ</m:t>
              </w:ins>
            </m:r>
          </m:e>
        </m:d>
        <m:r>
          <w:ins w:id="3160" w:author="محمد زكريا سيد سيد ابوسبع" w:date="2023-03-31T16:34:00Z">
            <w:rPr>
              <w:rFonts w:ascii="Cambria Math" w:hAnsi="Cambria Math"/>
              <w:color w:val="161718" w:themeColor="text1"/>
            </w:rPr>
            <m:t>+r Cos</m:t>
          </w:ins>
        </m:r>
        <m:d>
          <m:dPr>
            <m:ctrlPr>
              <w:ins w:id="3161" w:author="محمد زكريا سيد سيد ابوسبع" w:date="2023-03-31T16:34:00Z">
                <w:rPr>
                  <w:rFonts w:ascii="Cambria Math" w:hAnsi="Cambria Math"/>
                  <w:i/>
                  <w:iCs/>
                  <w:color w:val="161718" w:themeColor="text1"/>
                </w:rPr>
              </w:ins>
            </m:ctrlPr>
          </m:dPr>
          <m:e>
            <m:r>
              <w:ins w:id="3162" w:author="محمد زكريا سيد سيد ابوسبع" w:date="2023-03-31T16:34:00Z">
                <w:rPr>
                  <w:rFonts w:ascii="Cambria Math" w:hAnsi="Cambria Math"/>
                  <w:color w:val="161718" w:themeColor="text1"/>
                </w:rPr>
                <m:t>φ</m:t>
              </w:ins>
            </m:r>
          </m:e>
        </m:d>
        <m:r>
          <w:ins w:id="3163" w:author="محمد زكريا سيد سيد ابوسبع" w:date="2023-03-31T16:34:00Z">
            <w:rPr>
              <w:rFonts w:ascii="Cambria Math" w:hAnsi="Cambria Math"/>
              <w:color w:val="161718" w:themeColor="text1"/>
            </w:rPr>
            <m:t xml:space="preserve"> Tan</m:t>
          </w:ins>
        </m:r>
        <m:d>
          <m:dPr>
            <m:ctrlPr>
              <w:ins w:id="3164" w:author="محمد زكريا سيد سيد ابوسبع" w:date="2023-03-31T16:34:00Z">
                <w:rPr>
                  <w:rFonts w:ascii="Cambria Math" w:hAnsi="Cambria Math"/>
                  <w:i/>
                  <w:iCs/>
                  <w:color w:val="161718" w:themeColor="text1"/>
                </w:rPr>
              </w:ins>
            </m:ctrlPr>
          </m:dPr>
          <m:e>
            <m:r>
              <w:ins w:id="3165" w:author="محمد زكريا سيد سيد ابوسبع" w:date="2023-03-31T16:34:00Z">
                <w:rPr>
                  <w:rFonts w:ascii="Cambria Math" w:hAnsi="Cambria Math"/>
                  <w:color w:val="161718" w:themeColor="text1"/>
                </w:rPr>
                <m:t>θ</m:t>
              </w:ins>
            </m:r>
          </m:e>
        </m:d>
      </m:oMath>
    </w:p>
    <w:p w14:paraId="6027BA40" w14:textId="77777777" w:rsidR="00E93874" w:rsidRDefault="00E93874" w:rsidP="00E93874">
      <w:pPr>
        <w:pStyle w:val="ListParagraph"/>
        <w:rPr>
          <w:ins w:id="3166" w:author="محمد زكريا سيد سيد ابوسبع" w:date="2023-03-31T16:34:00Z"/>
          <w:rFonts w:eastAsiaTheme="minorEastAsia"/>
        </w:rPr>
      </w:pPr>
    </w:p>
    <w:p w14:paraId="6F2105EF" w14:textId="77777777" w:rsidR="00E93874" w:rsidRPr="00954736" w:rsidRDefault="00000000" w:rsidP="00E93874">
      <w:pPr>
        <w:pStyle w:val="ListParagraph"/>
        <w:rPr>
          <w:ins w:id="3167" w:author="محمد زكريا سيد سيد ابوسبع" w:date="2023-03-31T16:34:00Z"/>
          <w:rFonts w:eastAsiaTheme="minorEastAsia"/>
          <w:iCs/>
          <w:color w:val="161718" w:themeColor="text1"/>
        </w:rPr>
      </w:pPr>
      <m:oMathPara>
        <m:oMath>
          <m:acc>
            <m:accPr>
              <m:chr m:val="̇"/>
              <m:ctrlPr>
                <w:ins w:id="3168" w:author="محمد زكريا سيد سيد ابوسبع" w:date="2023-03-31T16:34:00Z">
                  <w:rPr>
                    <w:rFonts w:ascii="Cambria Math" w:hAnsi="Cambria Math"/>
                    <w:i/>
                    <w:iCs/>
                    <w:color w:val="161718" w:themeColor="text1"/>
                  </w:rPr>
                </w:ins>
              </m:ctrlPr>
            </m:accPr>
            <m:e>
              <m:r>
                <w:ins w:id="3169" w:author="محمد زكريا سيد سيد ابوسبع" w:date="2023-03-31T16:34:00Z">
                  <w:rPr>
                    <w:rFonts w:ascii="Cambria Math" w:hAnsi="Cambria Math"/>
                    <w:color w:val="161718" w:themeColor="text1"/>
                  </w:rPr>
                  <m:t>φ</m:t>
                </w:ins>
              </m:r>
            </m:e>
          </m:acc>
          <m:func>
            <m:funcPr>
              <m:ctrlPr>
                <w:ins w:id="3170" w:author="محمد زكريا سيد سيد ابوسبع" w:date="2023-03-31T16:34:00Z">
                  <w:rPr>
                    <w:rFonts w:ascii="Cambria Math" w:hAnsi="Cambria Math"/>
                    <w:i/>
                    <w:color w:val="161718" w:themeColor="text1"/>
                  </w:rPr>
                </w:ins>
              </m:ctrlPr>
            </m:funcPr>
            <m:fName>
              <m:r>
                <w:ins w:id="3171" w:author="محمد زكريا سيد سيد ابوسبع" w:date="2023-03-31T16:34:00Z">
                  <m:rPr>
                    <m:sty m:val="p"/>
                  </m:rPr>
                  <w:rPr>
                    <w:rFonts w:ascii="Cambria Math" w:hAnsi="Cambria Math"/>
                    <w:color w:val="161718" w:themeColor="text1"/>
                  </w:rPr>
                  <m:t>cos</m:t>
                </w:ins>
              </m:r>
            </m:fName>
            <m:e>
              <m:d>
                <m:dPr>
                  <m:ctrlPr>
                    <w:ins w:id="3172" w:author="محمد زكريا سيد سيد ابوسبع" w:date="2023-03-31T16:34:00Z">
                      <w:rPr>
                        <w:rFonts w:ascii="Cambria Math" w:hAnsi="Cambria Math"/>
                        <w:i/>
                        <w:color w:val="161718" w:themeColor="text1"/>
                      </w:rPr>
                    </w:ins>
                  </m:ctrlPr>
                </m:dPr>
                <m:e>
                  <m:r>
                    <w:ins w:id="3173" w:author="محمد زكريا سيد سيد ابوسبع" w:date="2023-03-31T16:34:00Z">
                      <w:rPr>
                        <w:rFonts w:ascii="Cambria Math" w:hAnsi="Cambria Math"/>
                        <w:color w:val="161718" w:themeColor="text1"/>
                      </w:rPr>
                      <m:t>θ</m:t>
                    </w:ins>
                  </m:r>
                </m:e>
              </m:d>
            </m:e>
          </m:func>
          <m:r>
            <w:ins w:id="3174" w:author="محمد زكريا سيد سيد ابوسبع" w:date="2023-03-31T16:34:00Z">
              <w:rPr>
                <w:rFonts w:ascii="Cambria Math" w:hAnsi="Cambria Math"/>
                <w:color w:val="161718" w:themeColor="text1"/>
              </w:rPr>
              <m:t>=p</m:t>
            </w:ins>
          </m:r>
          <m:func>
            <m:funcPr>
              <m:ctrlPr>
                <w:ins w:id="3175" w:author="محمد زكريا سيد سيد ابوسبع" w:date="2023-03-31T16:34:00Z">
                  <w:rPr>
                    <w:rFonts w:ascii="Cambria Math" w:hAnsi="Cambria Math"/>
                    <w:i/>
                    <w:color w:val="161718" w:themeColor="text1"/>
                  </w:rPr>
                </w:ins>
              </m:ctrlPr>
            </m:funcPr>
            <m:fName>
              <m:r>
                <w:ins w:id="3176" w:author="محمد زكريا سيد سيد ابوسبع" w:date="2023-03-31T16:34:00Z">
                  <m:rPr>
                    <m:sty m:val="p"/>
                  </m:rPr>
                  <w:rPr>
                    <w:rFonts w:ascii="Cambria Math" w:hAnsi="Cambria Math"/>
                    <w:color w:val="161718" w:themeColor="text1"/>
                  </w:rPr>
                  <m:t>cos</m:t>
                </w:ins>
              </m:r>
            </m:fName>
            <m:e>
              <m:d>
                <m:dPr>
                  <m:ctrlPr>
                    <w:ins w:id="3177" w:author="محمد زكريا سيد سيد ابوسبع" w:date="2023-03-31T16:34:00Z">
                      <w:rPr>
                        <w:rFonts w:ascii="Cambria Math" w:hAnsi="Cambria Math"/>
                        <w:i/>
                        <w:color w:val="161718" w:themeColor="text1"/>
                      </w:rPr>
                    </w:ins>
                  </m:ctrlPr>
                </m:dPr>
                <m:e>
                  <m:r>
                    <w:ins w:id="3178" w:author="محمد زكريا سيد سيد ابوسبع" w:date="2023-03-31T16:34:00Z">
                      <w:rPr>
                        <w:rFonts w:ascii="Cambria Math" w:hAnsi="Cambria Math"/>
                        <w:color w:val="161718" w:themeColor="text1"/>
                      </w:rPr>
                      <m:t>θ</m:t>
                    </w:ins>
                  </m:r>
                </m:e>
              </m:d>
            </m:e>
          </m:func>
          <m:r>
            <w:ins w:id="3179" w:author="محمد زكريا سيد سيد ابوسبع" w:date="2023-03-31T16:34:00Z">
              <w:rPr>
                <w:rFonts w:ascii="Cambria Math" w:hAnsi="Cambria Math"/>
                <w:color w:val="161718" w:themeColor="text1"/>
              </w:rPr>
              <m:t>+q Sin</m:t>
            </w:ins>
          </m:r>
          <m:d>
            <m:dPr>
              <m:ctrlPr>
                <w:ins w:id="3180" w:author="محمد زكريا سيد سيد ابوسبع" w:date="2023-03-31T16:34:00Z">
                  <w:rPr>
                    <w:rFonts w:ascii="Cambria Math" w:hAnsi="Cambria Math"/>
                    <w:i/>
                    <w:iCs/>
                    <w:color w:val="161718" w:themeColor="text1"/>
                  </w:rPr>
                </w:ins>
              </m:ctrlPr>
            </m:dPr>
            <m:e>
              <m:r>
                <w:ins w:id="3181" w:author="محمد زكريا سيد سيد ابوسبع" w:date="2023-03-31T16:34:00Z">
                  <w:rPr>
                    <w:rFonts w:ascii="Cambria Math" w:hAnsi="Cambria Math"/>
                    <w:color w:val="161718" w:themeColor="text1"/>
                  </w:rPr>
                  <m:t>φ</m:t>
                </w:ins>
              </m:r>
            </m:e>
          </m:d>
          <m:r>
            <w:ins w:id="3182" w:author="محمد زكريا سيد سيد ابوسبع" w:date="2023-03-31T16:34:00Z">
              <w:rPr>
                <w:rFonts w:ascii="Cambria Math" w:hAnsi="Cambria Math"/>
                <w:color w:val="161718" w:themeColor="text1"/>
              </w:rPr>
              <m:t xml:space="preserve"> sin</m:t>
            </w:ins>
          </m:r>
          <m:d>
            <m:dPr>
              <m:ctrlPr>
                <w:ins w:id="3183" w:author="محمد زكريا سيد سيد ابوسبع" w:date="2023-03-31T16:34:00Z">
                  <w:rPr>
                    <w:rFonts w:ascii="Cambria Math" w:hAnsi="Cambria Math"/>
                    <w:i/>
                    <w:iCs/>
                    <w:color w:val="161718" w:themeColor="text1"/>
                  </w:rPr>
                </w:ins>
              </m:ctrlPr>
            </m:dPr>
            <m:e>
              <m:r>
                <w:ins w:id="3184" w:author="محمد زكريا سيد سيد ابوسبع" w:date="2023-03-31T16:34:00Z">
                  <w:rPr>
                    <w:rFonts w:ascii="Cambria Math" w:hAnsi="Cambria Math"/>
                    <w:color w:val="161718" w:themeColor="text1"/>
                  </w:rPr>
                  <m:t>θ</m:t>
                </w:ins>
              </m:r>
            </m:e>
          </m:d>
          <m:r>
            <w:ins w:id="3185" w:author="محمد زكريا سيد سيد ابوسبع" w:date="2023-03-31T16:34:00Z">
              <w:rPr>
                <w:rFonts w:ascii="Cambria Math" w:hAnsi="Cambria Math"/>
                <w:color w:val="161718" w:themeColor="text1"/>
              </w:rPr>
              <m:t>+r Cos</m:t>
            </w:ins>
          </m:r>
          <m:d>
            <m:dPr>
              <m:ctrlPr>
                <w:ins w:id="3186" w:author="محمد زكريا سيد سيد ابوسبع" w:date="2023-03-31T16:34:00Z">
                  <w:rPr>
                    <w:rFonts w:ascii="Cambria Math" w:hAnsi="Cambria Math"/>
                    <w:i/>
                    <w:iCs/>
                    <w:color w:val="161718" w:themeColor="text1"/>
                  </w:rPr>
                </w:ins>
              </m:ctrlPr>
            </m:dPr>
            <m:e>
              <m:r>
                <w:ins w:id="3187" w:author="محمد زكريا سيد سيد ابوسبع" w:date="2023-03-31T16:34:00Z">
                  <w:rPr>
                    <w:rFonts w:ascii="Cambria Math" w:hAnsi="Cambria Math"/>
                    <w:color w:val="161718" w:themeColor="text1"/>
                  </w:rPr>
                  <m:t>φ</m:t>
                </w:ins>
              </m:r>
            </m:e>
          </m:d>
          <m:r>
            <w:ins w:id="3188" w:author="محمد زكريا سيد سيد ابوسبع" w:date="2023-03-31T16:34:00Z">
              <w:rPr>
                <w:rFonts w:ascii="Cambria Math" w:hAnsi="Cambria Math"/>
                <w:color w:val="161718" w:themeColor="text1"/>
              </w:rPr>
              <m:t xml:space="preserve"> sin</m:t>
            </w:ins>
          </m:r>
          <m:d>
            <m:dPr>
              <m:ctrlPr>
                <w:ins w:id="3189" w:author="محمد زكريا سيد سيد ابوسبع" w:date="2023-03-31T16:34:00Z">
                  <w:rPr>
                    <w:rFonts w:ascii="Cambria Math" w:hAnsi="Cambria Math"/>
                    <w:i/>
                    <w:iCs/>
                    <w:color w:val="161718" w:themeColor="text1"/>
                  </w:rPr>
                </w:ins>
              </m:ctrlPr>
            </m:dPr>
            <m:e>
              <m:r>
                <w:ins w:id="3190" w:author="محمد زكريا سيد سيد ابوسبع" w:date="2023-03-31T16:34:00Z">
                  <w:rPr>
                    <w:rFonts w:ascii="Cambria Math" w:hAnsi="Cambria Math"/>
                    <w:color w:val="161718" w:themeColor="text1"/>
                  </w:rPr>
                  <m:t>θ</m:t>
                </w:ins>
              </m:r>
            </m:e>
          </m:d>
        </m:oMath>
      </m:oMathPara>
    </w:p>
    <w:p w14:paraId="60ED961C" w14:textId="77777777" w:rsidR="00E93874" w:rsidRPr="00791819" w:rsidRDefault="00E93874" w:rsidP="00E93874">
      <w:pPr>
        <w:pStyle w:val="ListParagraph"/>
        <w:rPr>
          <w:ins w:id="3191" w:author="محمد زكريا سيد سيد ابوسبع" w:date="2023-03-31T16:34:00Z"/>
          <w:rFonts w:eastAsiaTheme="minorEastAsia"/>
        </w:rPr>
      </w:pPr>
      <m:oMathPara>
        <m:oMath>
          <m:r>
            <w:ins w:id="3192" w:author="محمد زكريا سيد سيد ابوسبع" w:date="2023-03-31T16:34:00Z">
              <w:rPr>
                <w:rFonts w:ascii="Cambria Math" w:eastAsiaTheme="minorEastAsia" w:hAnsi="Cambria Math"/>
                <w:color w:val="161718" w:themeColor="text1"/>
                <w:highlight w:val="lightGray"/>
              </w:rPr>
              <m:t>∴</m:t>
            </w:ins>
          </m:r>
          <m:r>
            <w:ins w:id="3193" w:author="محمد زكريا سيد سيد ابوسبع" w:date="2023-03-31T16:34:00Z">
              <w:rPr>
                <w:rFonts w:ascii="Cambria Math" w:hAnsi="Cambria Math"/>
                <w:highlight w:val="lightGray"/>
              </w:rPr>
              <m:t>∆</m:t>
            </w:ins>
          </m:r>
          <m:acc>
            <m:accPr>
              <m:chr m:val="̇"/>
              <m:ctrlPr>
                <w:ins w:id="3194" w:author="محمد زكريا سيد سيد ابوسبع" w:date="2023-03-31T16:34:00Z">
                  <w:rPr>
                    <w:rFonts w:ascii="Cambria Math" w:hAnsi="Cambria Math"/>
                    <w:i/>
                    <w:highlight w:val="lightGray"/>
                  </w:rPr>
                </w:ins>
              </m:ctrlPr>
            </m:accPr>
            <m:e>
              <m:r>
                <w:ins w:id="3195" w:author="محمد زكريا سيد سيد ابوسبع" w:date="2023-03-31T16:34:00Z">
                  <w:rPr>
                    <w:rFonts w:ascii="Cambria Math" w:hAnsi="Cambria Math"/>
                    <w:color w:val="161718" w:themeColor="text1"/>
                    <w:highlight w:val="lightGray"/>
                  </w:rPr>
                  <m:t>φ</m:t>
                </w:ins>
              </m:r>
            </m:e>
          </m:acc>
          <m:r>
            <w:ins w:id="3196" w:author="محمد زكريا سيد سيد ابوسبع" w:date="2023-03-31T16:34:00Z">
              <w:rPr>
                <w:rFonts w:ascii="Cambria Math" w:hAnsi="Cambria Math"/>
                <w:highlight w:val="lightGray"/>
              </w:rPr>
              <m:t>=∆p+ ∆r*</m:t>
            </w:ins>
          </m:r>
          <m:func>
            <m:funcPr>
              <m:ctrlPr>
                <w:ins w:id="3197" w:author="محمد زكريا سيد سيد ابوسبع" w:date="2023-03-31T16:34:00Z">
                  <w:rPr>
                    <w:rFonts w:ascii="Cambria Math" w:hAnsi="Cambria Math"/>
                    <w:i/>
                    <w:highlight w:val="lightGray"/>
                  </w:rPr>
                </w:ins>
              </m:ctrlPr>
            </m:funcPr>
            <m:fName>
              <m:r>
                <w:ins w:id="3198" w:author="محمد زكريا سيد سيد ابوسبع" w:date="2023-03-31T16:34:00Z">
                  <m:rPr>
                    <m:sty m:val="p"/>
                  </m:rPr>
                  <w:rPr>
                    <w:rFonts w:ascii="Cambria Math" w:hAnsi="Cambria Math"/>
                    <w:highlight w:val="lightGray"/>
                  </w:rPr>
                  <m:t>tan</m:t>
                </w:ins>
              </m:r>
            </m:fName>
            <m:e>
              <m:d>
                <m:dPr>
                  <m:ctrlPr>
                    <w:ins w:id="3199" w:author="محمد زكريا سيد سيد ابوسبع" w:date="2023-03-31T16:34:00Z">
                      <w:rPr>
                        <w:rFonts w:ascii="Cambria Math" w:hAnsi="Cambria Math"/>
                        <w:i/>
                        <w:highlight w:val="lightGray"/>
                      </w:rPr>
                    </w:ins>
                  </m:ctrlPr>
                </m:dPr>
                <m:e>
                  <m:sSub>
                    <m:sSubPr>
                      <m:ctrlPr>
                        <w:ins w:id="3200" w:author="محمد زكريا سيد سيد ابوسبع" w:date="2023-03-31T16:34:00Z">
                          <w:rPr>
                            <w:rFonts w:ascii="Cambria Math" w:hAnsi="Cambria Math"/>
                            <w:i/>
                            <w:color w:val="161718" w:themeColor="text1"/>
                            <w:highlight w:val="lightGray"/>
                          </w:rPr>
                        </w:ins>
                      </m:ctrlPr>
                    </m:sSubPr>
                    <m:e>
                      <m:r>
                        <w:ins w:id="3201" w:author="محمد زكريا سيد سيد ابوسبع" w:date="2023-03-31T16:34:00Z">
                          <w:rPr>
                            <w:rFonts w:ascii="Cambria Math" w:hAnsi="Cambria Math"/>
                            <w:color w:val="161718" w:themeColor="text1"/>
                            <w:highlight w:val="lightGray"/>
                          </w:rPr>
                          <m:t>θ</m:t>
                        </w:ins>
                      </m:r>
                    </m:e>
                    <m:sub>
                      <m:r>
                        <w:ins w:id="3202" w:author="محمد زكريا سيد سيد ابوسبع" w:date="2023-03-31T16:34:00Z">
                          <w:rPr>
                            <w:rFonts w:ascii="Cambria Math" w:hAnsi="Cambria Math"/>
                            <w:color w:val="161718" w:themeColor="text1"/>
                            <w:highlight w:val="lightGray"/>
                          </w:rPr>
                          <m:t>0</m:t>
                        </w:ins>
                      </m:r>
                    </m:sub>
                  </m:sSub>
                </m:e>
              </m:d>
            </m:e>
          </m:func>
        </m:oMath>
      </m:oMathPara>
    </w:p>
    <w:p w14:paraId="15A4ACC8" w14:textId="77777777" w:rsidR="00E93874" w:rsidRPr="001F14A9" w:rsidRDefault="00E93874" w:rsidP="00E93874">
      <w:pPr>
        <w:pStyle w:val="ListParagraph"/>
        <w:rPr>
          <w:ins w:id="3203" w:author="محمد زكريا سيد سيد ابوسبع" w:date="2023-03-31T16:34:00Z"/>
          <w:rFonts w:eastAsiaTheme="minorEastAsia"/>
        </w:rPr>
      </w:pPr>
    </w:p>
    <w:p w14:paraId="69852AC1" w14:textId="77777777" w:rsidR="00E93874" w:rsidRDefault="00000000" w:rsidP="00E93874">
      <w:pPr>
        <w:pStyle w:val="ListParagraph"/>
        <w:numPr>
          <w:ilvl w:val="0"/>
          <w:numId w:val="25"/>
        </w:numPr>
        <w:spacing w:after="160" w:line="259" w:lineRule="auto"/>
        <w:ind w:right="0"/>
        <w:jc w:val="left"/>
        <w:rPr>
          <w:ins w:id="3204" w:author="محمد زكريا سيد سيد ابوسبع" w:date="2023-03-31T16:34:00Z"/>
          <w:rFonts w:eastAsiaTheme="minorEastAsia"/>
          <w:iCs/>
          <w:color w:val="161718" w:themeColor="text1"/>
        </w:rPr>
      </w:pPr>
      <m:oMath>
        <m:acc>
          <m:accPr>
            <m:chr m:val="̇"/>
            <m:ctrlPr>
              <w:ins w:id="3205" w:author="محمد زكريا سيد سيد ابوسبع" w:date="2023-03-31T16:34:00Z">
                <w:rPr>
                  <w:rFonts w:ascii="Cambria Math" w:hAnsi="Cambria Math"/>
                  <w:i/>
                  <w:iCs/>
                  <w:color w:val="161718" w:themeColor="text1"/>
                </w:rPr>
              </w:ins>
            </m:ctrlPr>
          </m:accPr>
          <m:e>
            <m:r>
              <w:ins w:id="3206" w:author="محمد زكريا سيد سيد ابوسبع" w:date="2023-03-31T16:34:00Z">
                <w:rPr>
                  <w:rFonts w:ascii="Cambria Math" w:hAnsi="Cambria Math"/>
                  <w:color w:val="161718" w:themeColor="text1"/>
                </w:rPr>
                <m:t>ψ</m:t>
              </w:ins>
            </m:r>
          </m:e>
        </m:acc>
        <m:r>
          <w:ins w:id="3207" w:author="محمد زكريا سيد سيد ابوسبع" w:date="2023-03-31T16:34:00Z">
            <w:rPr>
              <w:rFonts w:ascii="Cambria Math" w:hAnsi="Cambria Math"/>
              <w:color w:val="161718" w:themeColor="text1"/>
            </w:rPr>
            <m:t>=</m:t>
          </w:ins>
        </m:r>
        <m:d>
          <m:dPr>
            <m:ctrlPr>
              <w:ins w:id="3208" w:author="محمد زكريا سيد سيد ابوسبع" w:date="2023-03-31T16:34:00Z">
                <w:rPr>
                  <w:rFonts w:ascii="Cambria Math" w:hAnsi="Cambria Math"/>
                  <w:i/>
                  <w:iCs/>
                  <w:color w:val="161718" w:themeColor="text1"/>
                </w:rPr>
              </w:ins>
            </m:ctrlPr>
          </m:dPr>
          <m:e>
            <m:r>
              <w:ins w:id="3209" w:author="محمد زكريا سيد سيد ابوسبع" w:date="2023-03-31T16:34:00Z">
                <w:rPr>
                  <w:rFonts w:ascii="Cambria Math" w:hAnsi="Cambria Math"/>
                  <w:color w:val="161718" w:themeColor="text1"/>
                </w:rPr>
                <m:t xml:space="preserve">q </m:t>
              </w:ins>
            </m:r>
            <m:sSub>
              <m:sSubPr>
                <m:ctrlPr>
                  <w:ins w:id="3210" w:author="محمد زكريا سيد سيد ابوسبع" w:date="2023-03-31T16:34:00Z">
                    <w:rPr>
                      <w:rFonts w:ascii="Cambria Math" w:hAnsi="Cambria Math"/>
                      <w:i/>
                      <w:iCs/>
                      <w:color w:val="161718" w:themeColor="text1"/>
                    </w:rPr>
                  </w:ins>
                </m:ctrlPr>
              </m:sSubPr>
              <m:e>
                <m:r>
                  <w:ins w:id="3211" w:author="محمد زكريا سيد سيد ابوسبع" w:date="2023-03-31T16:34:00Z">
                    <w:rPr>
                      <w:rFonts w:ascii="Cambria Math" w:hAnsi="Cambria Math"/>
                      <w:color w:val="161718" w:themeColor="text1"/>
                    </w:rPr>
                    <m:t>S</m:t>
                  </w:ins>
                </m:r>
              </m:e>
              <m:sub>
                <m:r>
                  <w:ins w:id="3212" w:author="محمد زكريا سيد سيد ابوسبع" w:date="2023-03-31T16:34:00Z">
                    <w:rPr>
                      <w:rFonts w:ascii="Cambria Math" w:hAnsi="Cambria Math"/>
                      <w:color w:val="161718" w:themeColor="text1"/>
                    </w:rPr>
                    <m:t>φ</m:t>
                  </w:ins>
                </m:r>
              </m:sub>
            </m:sSub>
            <m:r>
              <w:ins w:id="3213" w:author="محمد زكريا سيد سيد ابوسبع" w:date="2023-03-31T16:34:00Z">
                <w:rPr>
                  <w:rFonts w:ascii="Cambria Math" w:hAnsi="Cambria Math"/>
                  <w:color w:val="161718" w:themeColor="text1"/>
                </w:rPr>
                <m:t xml:space="preserve">+r </m:t>
              </w:ins>
            </m:r>
            <m:sSub>
              <m:sSubPr>
                <m:ctrlPr>
                  <w:ins w:id="3214" w:author="محمد زكريا سيد سيد ابوسبع" w:date="2023-03-31T16:34:00Z">
                    <w:rPr>
                      <w:rFonts w:ascii="Cambria Math" w:hAnsi="Cambria Math"/>
                      <w:i/>
                      <w:iCs/>
                      <w:color w:val="161718" w:themeColor="text1"/>
                    </w:rPr>
                  </w:ins>
                </m:ctrlPr>
              </m:sSubPr>
              <m:e>
                <m:r>
                  <w:ins w:id="3215" w:author="محمد زكريا سيد سيد ابوسبع" w:date="2023-03-31T16:34:00Z">
                    <w:rPr>
                      <w:rFonts w:ascii="Cambria Math" w:hAnsi="Cambria Math"/>
                      <w:color w:val="161718" w:themeColor="text1"/>
                    </w:rPr>
                    <m:t>C</m:t>
                  </w:ins>
                </m:r>
              </m:e>
              <m:sub>
                <m:r>
                  <w:ins w:id="3216" w:author="محمد زكريا سيد سيد ابوسبع" w:date="2023-03-31T16:34:00Z">
                    <w:rPr>
                      <w:rFonts w:ascii="Cambria Math" w:hAnsi="Cambria Math"/>
                      <w:color w:val="161718" w:themeColor="text1"/>
                    </w:rPr>
                    <m:t>φ</m:t>
                  </w:ins>
                </m:r>
              </m:sub>
            </m:sSub>
          </m:e>
        </m:d>
        <m:r>
          <w:ins w:id="3217" w:author="محمد زكريا سيد سيد ابوسبع" w:date="2023-03-31T16:34:00Z">
            <w:rPr>
              <w:rFonts w:ascii="Cambria Math" w:hAnsi="Cambria Math"/>
              <w:color w:val="161718" w:themeColor="text1"/>
            </w:rPr>
            <m:t xml:space="preserve"> </m:t>
          </w:ins>
        </m:r>
        <m:func>
          <m:funcPr>
            <m:ctrlPr>
              <w:ins w:id="3218" w:author="محمد زكريا سيد سيد ابوسبع" w:date="2023-03-31T16:34:00Z">
                <w:rPr>
                  <w:rFonts w:ascii="Cambria Math" w:hAnsi="Cambria Math"/>
                  <w:i/>
                  <w:iCs/>
                  <w:color w:val="161718" w:themeColor="text1"/>
                </w:rPr>
              </w:ins>
            </m:ctrlPr>
          </m:funcPr>
          <m:fName>
            <m:r>
              <w:ins w:id="3219" w:author="محمد زكريا سيد سيد ابوسبع" w:date="2023-03-31T16:34:00Z">
                <w:rPr>
                  <w:rFonts w:ascii="Cambria Math" w:hAnsi="Cambria Math"/>
                  <w:color w:val="161718" w:themeColor="text1"/>
                </w:rPr>
                <m:t>sec</m:t>
              </w:ins>
            </m:r>
          </m:fName>
          <m:e>
            <m:d>
              <m:dPr>
                <m:ctrlPr>
                  <w:ins w:id="3220" w:author="محمد زكريا سيد سيد ابوسبع" w:date="2023-03-31T16:34:00Z">
                    <w:rPr>
                      <w:rFonts w:ascii="Cambria Math" w:hAnsi="Cambria Math"/>
                      <w:i/>
                      <w:iCs/>
                      <w:color w:val="161718" w:themeColor="text1"/>
                    </w:rPr>
                  </w:ins>
                </m:ctrlPr>
              </m:dPr>
              <m:e>
                <m:r>
                  <w:ins w:id="3221" w:author="محمد زكريا سيد سيد ابوسبع" w:date="2023-03-31T16:34:00Z">
                    <w:rPr>
                      <w:rFonts w:ascii="Cambria Math" w:hAnsi="Cambria Math"/>
                      <w:color w:val="161718" w:themeColor="text1"/>
                    </w:rPr>
                    <m:t>θ</m:t>
                  </w:ins>
                </m:r>
              </m:e>
            </m:d>
          </m:e>
        </m:func>
      </m:oMath>
    </w:p>
    <w:p w14:paraId="34C60D7F" w14:textId="77777777" w:rsidR="00E93874" w:rsidRDefault="00E93874" w:rsidP="00E93874">
      <w:pPr>
        <w:pStyle w:val="ListParagraph"/>
        <w:rPr>
          <w:ins w:id="3222" w:author="محمد زكريا سيد سيد ابوسبع" w:date="2023-03-31T16:34:00Z"/>
          <w:rFonts w:eastAsiaTheme="minorEastAsia"/>
          <w:iCs/>
          <w:color w:val="161718" w:themeColor="text1"/>
        </w:rPr>
      </w:pPr>
    </w:p>
    <w:p w14:paraId="2D00A3BE" w14:textId="77777777" w:rsidR="00E93874" w:rsidRPr="00590B75" w:rsidRDefault="00E93874" w:rsidP="00E93874">
      <w:pPr>
        <w:pStyle w:val="ListParagraph"/>
        <w:rPr>
          <w:ins w:id="3223" w:author="محمد زكريا سيد سيد ابوسبع" w:date="2023-03-31T16:34:00Z"/>
          <w:rFonts w:eastAsiaTheme="minorEastAsia"/>
          <w:rtl/>
        </w:rPr>
      </w:pPr>
      <m:oMathPara>
        <m:oMath>
          <m:r>
            <w:ins w:id="3224" w:author="محمد زكريا سيد سيد ابوسبع" w:date="2023-03-31T16:34:00Z">
              <w:rPr>
                <w:rFonts w:ascii="Cambria Math" w:eastAsiaTheme="minorEastAsia" w:hAnsi="Cambria Math"/>
                <w:color w:val="161718" w:themeColor="text1"/>
                <w:highlight w:val="lightGray"/>
              </w:rPr>
              <m:t>∴</m:t>
            </w:ins>
          </m:r>
          <m:r>
            <w:ins w:id="3225" w:author="محمد زكريا سيد سيد ابوسبع" w:date="2023-03-31T16:34:00Z">
              <w:rPr>
                <w:rFonts w:ascii="Cambria Math" w:hAnsi="Cambria Math"/>
                <w:highlight w:val="lightGray"/>
              </w:rPr>
              <m:t>∆</m:t>
            </w:ins>
          </m:r>
          <m:acc>
            <m:accPr>
              <m:chr m:val="̇"/>
              <m:ctrlPr>
                <w:ins w:id="3226" w:author="محمد زكريا سيد سيد ابوسبع" w:date="2023-03-31T16:34:00Z">
                  <w:rPr>
                    <w:rFonts w:ascii="Cambria Math" w:hAnsi="Cambria Math"/>
                    <w:i/>
                    <w:highlight w:val="lightGray"/>
                  </w:rPr>
                </w:ins>
              </m:ctrlPr>
            </m:accPr>
            <m:e>
              <m:r>
                <w:ins w:id="3227" w:author="محمد زكريا سيد سيد ابوسبع" w:date="2023-03-31T16:34:00Z">
                  <w:rPr>
                    <w:rFonts w:ascii="Cambria Math" w:hAnsi="Cambria Math"/>
                    <w:color w:val="161718" w:themeColor="text1"/>
                  </w:rPr>
                  <m:t>ψ</m:t>
                </w:ins>
              </m:r>
            </m:e>
          </m:acc>
          <m:r>
            <w:ins w:id="3228" w:author="محمد زكريا سيد سيد ابوسبع" w:date="2023-03-31T16:34:00Z">
              <w:rPr>
                <w:rFonts w:ascii="Cambria Math" w:hAnsi="Cambria Math"/>
                <w:highlight w:val="lightGray"/>
              </w:rPr>
              <m:t>=∆r*</m:t>
            </w:ins>
          </m:r>
          <m:func>
            <m:funcPr>
              <m:ctrlPr>
                <w:ins w:id="3229" w:author="محمد زكريا سيد سيد ابوسبع" w:date="2023-03-31T16:34:00Z">
                  <w:rPr>
                    <w:rFonts w:ascii="Cambria Math" w:hAnsi="Cambria Math"/>
                    <w:i/>
                    <w:highlight w:val="lightGray"/>
                  </w:rPr>
                </w:ins>
              </m:ctrlPr>
            </m:funcPr>
            <m:fName>
              <m:r>
                <w:ins w:id="3230" w:author="محمد زكريا سيد سيد ابوسبع" w:date="2023-03-31T16:34:00Z">
                  <m:rPr>
                    <m:sty m:val="p"/>
                  </m:rPr>
                  <w:rPr>
                    <w:rFonts w:ascii="Cambria Math" w:hAnsi="Cambria Math"/>
                    <w:highlight w:val="lightGray"/>
                  </w:rPr>
                  <m:t>sec</m:t>
                </w:ins>
              </m:r>
            </m:fName>
            <m:e>
              <m:d>
                <m:dPr>
                  <m:ctrlPr>
                    <w:ins w:id="3231" w:author="محمد زكريا سيد سيد ابوسبع" w:date="2023-03-31T16:34:00Z">
                      <w:rPr>
                        <w:rFonts w:ascii="Cambria Math" w:hAnsi="Cambria Math"/>
                        <w:i/>
                        <w:highlight w:val="lightGray"/>
                      </w:rPr>
                    </w:ins>
                  </m:ctrlPr>
                </m:dPr>
                <m:e>
                  <m:sSub>
                    <m:sSubPr>
                      <m:ctrlPr>
                        <w:ins w:id="3232" w:author="محمد زكريا سيد سيد ابوسبع" w:date="2023-03-31T16:34:00Z">
                          <w:rPr>
                            <w:rFonts w:ascii="Cambria Math" w:hAnsi="Cambria Math"/>
                            <w:i/>
                            <w:color w:val="161718" w:themeColor="text1"/>
                            <w:highlight w:val="lightGray"/>
                          </w:rPr>
                        </w:ins>
                      </m:ctrlPr>
                    </m:sSubPr>
                    <m:e>
                      <m:r>
                        <w:ins w:id="3233" w:author="محمد زكريا سيد سيد ابوسبع" w:date="2023-03-31T16:34:00Z">
                          <w:rPr>
                            <w:rFonts w:ascii="Cambria Math" w:hAnsi="Cambria Math"/>
                            <w:color w:val="161718" w:themeColor="text1"/>
                            <w:highlight w:val="lightGray"/>
                          </w:rPr>
                          <m:t>θ</m:t>
                        </w:ins>
                      </m:r>
                    </m:e>
                    <m:sub>
                      <m:r>
                        <w:ins w:id="3234" w:author="محمد زكريا سيد سيد ابوسبع" w:date="2023-03-31T16:34:00Z">
                          <w:rPr>
                            <w:rFonts w:ascii="Cambria Math" w:hAnsi="Cambria Math"/>
                            <w:color w:val="161718" w:themeColor="text1"/>
                            <w:highlight w:val="lightGray"/>
                          </w:rPr>
                          <m:t>0</m:t>
                        </w:ins>
                      </m:r>
                    </m:sub>
                  </m:sSub>
                </m:e>
              </m:d>
            </m:e>
          </m:func>
        </m:oMath>
      </m:oMathPara>
    </w:p>
    <w:p w14:paraId="0C968B5D" w14:textId="77777777" w:rsidR="00E93874" w:rsidRPr="00590B75" w:rsidRDefault="00E93874" w:rsidP="00E93874">
      <w:pPr>
        <w:rPr>
          <w:ins w:id="3235" w:author="محمد زكريا سيد سيد ابوسبع" w:date="2023-03-31T16:34:00Z"/>
          <w:b/>
          <w:bCs/>
          <w:u w:val="single"/>
        </w:rPr>
      </w:pPr>
      <w:ins w:id="3236" w:author="محمد زكريا سيد سيد ابوسبع" w:date="2023-03-31T16:34:00Z">
        <w:r w:rsidRPr="00590B75">
          <w:rPr>
            <w:b/>
            <w:bCs/>
            <w:u w:val="single"/>
          </w:rPr>
          <w:t>Lateral State-Space Model:</w:t>
        </w:r>
      </w:ins>
    </w:p>
    <w:p w14:paraId="066D3260" w14:textId="77777777" w:rsidR="00E93874" w:rsidRPr="00E223EA" w:rsidRDefault="00E93874" w:rsidP="00E93874">
      <w:pPr>
        <w:rPr>
          <w:ins w:id="3237" w:author="محمد زكريا سيد سيد ابوسبع" w:date="2023-03-31T16:34:00Z"/>
          <w:u w:val="single"/>
        </w:rPr>
      </w:pPr>
    </w:p>
    <w:p w14:paraId="26323A35" w14:textId="77777777" w:rsidR="00E93874" w:rsidRPr="00E223EA" w:rsidRDefault="00E93874" w:rsidP="00E93874">
      <w:pPr>
        <w:pStyle w:val="ListParagraph"/>
        <w:numPr>
          <w:ilvl w:val="1"/>
          <w:numId w:val="27"/>
        </w:numPr>
        <w:spacing w:after="160" w:line="259" w:lineRule="auto"/>
        <w:ind w:right="0"/>
        <w:jc w:val="left"/>
        <w:rPr>
          <w:ins w:id="3238" w:author="محمد زكريا سيد سيد ابوسبع" w:date="2023-03-31T16:34:00Z"/>
          <w:rFonts w:ascii="Cambria Math" w:hAnsi="Cambria Math"/>
          <w:i/>
        </w:rPr>
      </w:pPr>
      <m:oMath>
        <m:r>
          <w:ins w:id="3239" w:author="محمد زكريا سيد سيد ابوسبع" w:date="2023-03-31T16:34:00Z">
            <w:rPr>
              <w:rFonts w:ascii="Cambria Math" w:hAnsi="Cambria Math"/>
            </w:rPr>
            <m:t>∴∆</m:t>
          </w:ins>
        </m:r>
        <m:acc>
          <m:accPr>
            <m:chr m:val="̇"/>
            <m:ctrlPr>
              <w:ins w:id="3240" w:author="محمد زكريا سيد سيد ابوسبع" w:date="2023-03-31T16:34:00Z">
                <w:rPr>
                  <w:rFonts w:ascii="Cambria Math" w:hAnsi="Cambria Math"/>
                  <w:i/>
                </w:rPr>
              </w:ins>
            </m:ctrlPr>
          </m:accPr>
          <m:e>
            <m:r>
              <w:ins w:id="3241" w:author="محمد زكريا سيد سيد ابوسبع" w:date="2023-03-31T16:34:00Z">
                <w:rPr>
                  <w:rFonts w:ascii="Cambria Math" w:hAnsi="Cambria Math"/>
                </w:rPr>
                <m:t>β</m:t>
              </w:ins>
            </m:r>
          </m:e>
        </m:acc>
        <m:r>
          <w:ins w:id="3242" w:author="محمد زكريا سيد سيد ابوسبع" w:date="2023-03-31T16:34:00Z">
            <w:rPr>
              <w:rFonts w:ascii="Cambria Math" w:hAnsi="Cambria Math"/>
            </w:rPr>
            <m:t>=</m:t>
          </w:ins>
        </m:r>
        <m:f>
          <m:fPr>
            <m:ctrlPr>
              <w:ins w:id="3243" w:author="محمد زكريا سيد سيد ابوسبع" w:date="2023-03-31T16:34:00Z">
                <w:rPr>
                  <w:rFonts w:ascii="Cambria Math" w:hAnsi="Cambria Math"/>
                  <w:i/>
                </w:rPr>
              </w:ins>
            </m:ctrlPr>
          </m:fPr>
          <m:num>
            <m:sSub>
              <m:sSubPr>
                <m:ctrlPr>
                  <w:ins w:id="3244" w:author="محمد زكريا سيد سيد ابوسبع" w:date="2023-03-31T16:34:00Z">
                    <w:rPr>
                      <w:rFonts w:ascii="Cambria Math" w:hAnsi="Cambria Math"/>
                      <w:i/>
                    </w:rPr>
                  </w:ins>
                </m:ctrlPr>
              </m:sSubPr>
              <m:e>
                <m:r>
                  <w:ins w:id="3245" w:author="محمد زكريا سيد سيد ابوسبع" w:date="2023-03-31T16:34:00Z">
                    <w:rPr>
                      <w:rFonts w:ascii="Cambria Math" w:hAnsi="Cambria Math"/>
                    </w:rPr>
                    <m:t>Y</m:t>
                  </w:ins>
                </m:r>
              </m:e>
              <m:sub>
                <m:r>
                  <w:ins w:id="3246" w:author="محمد زكريا سيد سيد ابوسبع" w:date="2023-03-31T16:34:00Z">
                    <w:rPr>
                      <w:rFonts w:ascii="Cambria Math" w:hAnsi="Cambria Math"/>
                    </w:rPr>
                    <m:t>β</m:t>
                  </w:ins>
                </m:r>
              </m:sub>
            </m:sSub>
          </m:num>
          <m:den>
            <m:sSub>
              <m:sSubPr>
                <m:ctrlPr>
                  <w:ins w:id="3247" w:author="محمد زكريا سيد سيد ابوسبع" w:date="2023-03-31T16:34:00Z">
                    <w:rPr>
                      <w:rFonts w:ascii="Cambria Math" w:hAnsi="Cambria Math"/>
                      <w:i/>
                    </w:rPr>
                  </w:ins>
                </m:ctrlPr>
              </m:sSubPr>
              <m:e>
                <m:r>
                  <w:ins w:id="3248" w:author="محمد زكريا سيد سيد ابوسبع" w:date="2023-03-31T16:34:00Z">
                    <w:rPr>
                      <w:rFonts w:ascii="Cambria Math" w:hAnsi="Cambria Math"/>
                    </w:rPr>
                    <m:t>V</m:t>
                  </w:ins>
                </m:r>
              </m:e>
              <m:sub>
                <m:r>
                  <w:ins w:id="3249" w:author="محمد زكريا سيد سيد ابوسبع" w:date="2023-03-31T16:34:00Z">
                    <w:rPr>
                      <w:rFonts w:ascii="Cambria Math" w:hAnsi="Cambria Math"/>
                    </w:rPr>
                    <m:t>to</m:t>
                  </w:ins>
                </m:r>
              </m:sub>
            </m:sSub>
          </m:den>
        </m:f>
        <m:r>
          <w:ins w:id="3250" w:author="محمد زكريا سيد سيد ابوسبع" w:date="2023-03-31T16:34:00Z">
            <w:rPr>
              <w:rFonts w:ascii="Cambria Math" w:hAnsi="Cambria Math"/>
            </w:rPr>
            <m:t xml:space="preserve"> ∆β+</m:t>
          </w:ins>
        </m:r>
        <m:f>
          <m:fPr>
            <m:ctrlPr>
              <w:ins w:id="3251" w:author="محمد زكريا سيد سيد ابوسبع" w:date="2023-03-31T16:34:00Z">
                <w:rPr>
                  <w:rFonts w:ascii="Cambria Math" w:hAnsi="Cambria Math"/>
                  <w:i/>
                </w:rPr>
              </w:ins>
            </m:ctrlPr>
          </m:fPr>
          <m:num>
            <m:sSub>
              <m:sSubPr>
                <m:ctrlPr>
                  <w:ins w:id="3252" w:author="محمد زكريا سيد سيد ابوسبع" w:date="2023-03-31T16:34:00Z">
                    <w:rPr>
                      <w:rFonts w:ascii="Cambria Math" w:hAnsi="Cambria Math"/>
                      <w:i/>
                    </w:rPr>
                  </w:ins>
                </m:ctrlPr>
              </m:sSubPr>
              <m:e>
                <m:r>
                  <w:ins w:id="3253" w:author="محمد زكريا سيد سيد ابوسبع" w:date="2023-03-31T16:34:00Z">
                    <w:rPr>
                      <w:rFonts w:ascii="Cambria Math" w:hAnsi="Cambria Math"/>
                    </w:rPr>
                    <m:t>Y</m:t>
                  </w:ins>
                </m:r>
              </m:e>
              <m:sub>
                <m:r>
                  <w:ins w:id="3254" w:author="محمد زكريا سيد سيد ابوسبع" w:date="2023-03-31T16:34:00Z">
                    <w:rPr>
                      <w:rFonts w:ascii="Cambria Math" w:hAnsi="Cambria Math"/>
                    </w:rPr>
                    <m:t>r</m:t>
                  </w:ins>
                </m:r>
              </m:sub>
            </m:sSub>
            <m:r>
              <w:ins w:id="3255" w:author="محمد زكريا سيد سيد ابوسبع" w:date="2023-03-31T16:34:00Z">
                <w:rPr>
                  <w:rFonts w:ascii="Cambria Math" w:hAnsi="Cambria Math"/>
                </w:rPr>
                <m:t>-</m:t>
              </w:ins>
            </m:r>
            <m:sSub>
              <m:sSubPr>
                <m:ctrlPr>
                  <w:ins w:id="3256" w:author="محمد زكريا سيد سيد ابوسبع" w:date="2023-03-31T16:34:00Z">
                    <w:rPr>
                      <w:rFonts w:ascii="Cambria Math" w:hAnsi="Cambria Math"/>
                      <w:i/>
                    </w:rPr>
                  </w:ins>
                </m:ctrlPr>
              </m:sSubPr>
              <m:e>
                <m:r>
                  <w:ins w:id="3257" w:author="محمد زكريا سيد سيد ابوسبع" w:date="2023-03-31T16:34:00Z">
                    <w:rPr>
                      <w:rFonts w:ascii="Cambria Math" w:hAnsi="Cambria Math"/>
                    </w:rPr>
                    <m:t>u</m:t>
                  </w:ins>
                </m:r>
              </m:e>
              <m:sub>
                <m:r>
                  <w:ins w:id="3258" w:author="محمد زكريا سيد سيد ابوسبع" w:date="2023-03-31T16:34:00Z">
                    <w:rPr>
                      <w:rFonts w:ascii="Cambria Math" w:hAnsi="Cambria Math"/>
                    </w:rPr>
                    <m:t>o</m:t>
                  </w:ins>
                </m:r>
              </m:sub>
            </m:sSub>
          </m:num>
          <m:den>
            <m:sSub>
              <m:sSubPr>
                <m:ctrlPr>
                  <w:ins w:id="3259" w:author="محمد زكريا سيد سيد ابوسبع" w:date="2023-03-31T16:34:00Z">
                    <w:rPr>
                      <w:rFonts w:ascii="Cambria Math" w:hAnsi="Cambria Math"/>
                      <w:i/>
                    </w:rPr>
                  </w:ins>
                </m:ctrlPr>
              </m:sSubPr>
              <m:e>
                <m:r>
                  <w:ins w:id="3260" w:author="محمد زكريا سيد سيد ابوسبع" w:date="2023-03-31T16:34:00Z">
                    <w:rPr>
                      <w:rFonts w:ascii="Cambria Math" w:hAnsi="Cambria Math"/>
                    </w:rPr>
                    <m:t>V</m:t>
                  </w:ins>
                </m:r>
              </m:e>
              <m:sub>
                <m:r>
                  <w:ins w:id="3261" w:author="محمد زكريا سيد سيد ابوسبع" w:date="2023-03-31T16:34:00Z">
                    <w:rPr>
                      <w:rFonts w:ascii="Cambria Math" w:hAnsi="Cambria Math"/>
                    </w:rPr>
                    <m:t>to</m:t>
                  </w:ins>
                </m:r>
              </m:sub>
            </m:sSub>
          </m:den>
        </m:f>
        <m:r>
          <w:ins w:id="3262" w:author="محمد زكريا سيد سيد ابوسبع" w:date="2023-03-31T16:34:00Z">
            <w:rPr>
              <w:rFonts w:ascii="Cambria Math" w:hAnsi="Cambria Math"/>
            </w:rPr>
            <m:t xml:space="preserve"> ∆r+</m:t>
          </w:ins>
        </m:r>
        <m:f>
          <m:fPr>
            <m:ctrlPr>
              <w:ins w:id="3263" w:author="محمد زكريا سيد سيد ابوسبع" w:date="2023-03-31T16:34:00Z">
                <w:rPr>
                  <w:rFonts w:ascii="Cambria Math" w:hAnsi="Cambria Math"/>
                  <w:i/>
                </w:rPr>
              </w:ins>
            </m:ctrlPr>
          </m:fPr>
          <m:num>
            <m:sSub>
              <m:sSubPr>
                <m:ctrlPr>
                  <w:ins w:id="3264" w:author="محمد زكريا سيد سيد ابوسبع" w:date="2023-03-31T16:34:00Z">
                    <w:rPr>
                      <w:rFonts w:ascii="Cambria Math" w:hAnsi="Cambria Math"/>
                      <w:i/>
                    </w:rPr>
                  </w:ins>
                </m:ctrlPr>
              </m:sSubPr>
              <m:e>
                <m:r>
                  <w:ins w:id="3265" w:author="محمد زكريا سيد سيد ابوسبع" w:date="2023-03-31T16:34:00Z">
                    <w:rPr>
                      <w:rFonts w:ascii="Cambria Math" w:hAnsi="Cambria Math"/>
                    </w:rPr>
                    <m:t>Y</m:t>
                  </w:ins>
                </m:r>
              </m:e>
              <m:sub>
                <m:r>
                  <w:ins w:id="3266" w:author="محمد زكريا سيد سيد ابوسبع" w:date="2023-03-31T16:34:00Z">
                    <w:rPr>
                      <w:rFonts w:ascii="Cambria Math" w:hAnsi="Cambria Math"/>
                    </w:rPr>
                    <m:t>p</m:t>
                  </w:ins>
                </m:r>
              </m:sub>
            </m:sSub>
            <m:r>
              <w:ins w:id="3267" w:author="محمد زكريا سيد سيد ابوسبع" w:date="2023-03-31T16:34:00Z">
                <w:rPr>
                  <w:rFonts w:ascii="Cambria Math" w:hAnsi="Cambria Math"/>
                </w:rPr>
                <m:t>+</m:t>
              </w:ins>
            </m:r>
            <m:sSub>
              <m:sSubPr>
                <m:ctrlPr>
                  <w:ins w:id="3268" w:author="محمد زكريا سيد سيد ابوسبع" w:date="2023-03-31T16:34:00Z">
                    <w:rPr>
                      <w:rFonts w:ascii="Cambria Math" w:hAnsi="Cambria Math"/>
                      <w:i/>
                    </w:rPr>
                  </w:ins>
                </m:ctrlPr>
              </m:sSubPr>
              <m:e>
                <m:r>
                  <w:ins w:id="3269" w:author="محمد زكريا سيد سيد ابوسبع" w:date="2023-03-31T16:34:00Z">
                    <w:rPr>
                      <w:rFonts w:ascii="Cambria Math" w:hAnsi="Cambria Math"/>
                    </w:rPr>
                    <m:t>w</m:t>
                  </w:ins>
                </m:r>
              </m:e>
              <m:sub>
                <m:r>
                  <w:ins w:id="3270" w:author="محمد زكريا سيد سيد ابوسبع" w:date="2023-03-31T16:34:00Z">
                    <w:rPr>
                      <w:rFonts w:ascii="Cambria Math" w:hAnsi="Cambria Math"/>
                    </w:rPr>
                    <m:t>o</m:t>
                  </w:ins>
                </m:r>
              </m:sub>
            </m:sSub>
          </m:num>
          <m:den>
            <m:sSub>
              <m:sSubPr>
                <m:ctrlPr>
                  <w:ins w:id="3271" w:author="محمد زكريا سيد سيد ابوسبع" w:date="2023-03-31T16:34:00Z">
                    <w:rPr>
                      <w:rFonts w:ascii="Cambria Math" w:hAnsi="Cambria Math"/>
                      <w:i/>
                    </w:rPr>
                  </w:ins>
                </m:ctrlPr>
              </m:sSubPr>
              <m:e>
                <m:r>
                  <w:ins w:id="3272" w:author="محمد زكريا سيد سيد ابوسبع" w:date="2023-03-31T16:34:00Z">
                    <w:rPr>
                      <w:rFonts w:ascii="Cambria Math" w:hAnsi="Cambria Math"/>
                    </w:rPr>
                    <m:t>V</m:t>
                  </w:ins>
                </m:r>
              </m:e>
              <m:sub>
                <m:r>
                  <w:ins w:id="3273" w:author="محمد زكريا سيد سيد ابوسبع" w:date="2023-03-31T16:34:00Z">
                    <w:rPr>
                      <w:rFonts w:ascii="Cambria Math" w:hAnsi="Cambria Math"/>
                    </w:rPr>
                    <m:t>to</m:t>
                  </w:ins>
                </m:r>
              </m:sub>
            </m:sSub>
          </m:den>
        </m:f>
        <m:r>
          <w:ins w:id="3274" w:author="محمد زكريا سيد سيد ابوسبع" w:date="2023-03-31T16:34:00Z">
            <w:rPr>
              <w:rFonts w:ascii="Cambria Math" w:hAnsi="Cambria Math"/>
            </w:rPr>
            <m:t xml:space="preserve"> ∆p+</m:t>
          </w:ins>
        </m:r>
        <m:f>
          <m:fPr>
            <m:ctrlPr>
              <w:ins w:id="3275" w:author="محمد زكريا سيد سيد ابوسبع" w:date="2023-03-31T16:34:00Z">
                <w:rPr>
                  <w:rFonts w:ascii="Cambria Math" w:hAnsi="Cambria Math"/>
                  <w:i/>
                </w:rPr>
              </w:ins>
            </m:ctrlPr>
          </m:fPr>
          <m:num>
            <m:sSub>
              <m:sSubPr>
                <m:ctrlPr>
                  <w:ins w:id="3276" w:author="محمد زكريا سيد سيد ابوسبع" w:date="2023-03-31T16:34:00Z">
                    <w:rPr>
                      <w:rFonts w:ascii="Cambria Math" w:hAnsi="Cambria Math"/>
                      <w:i/>
                    </w:rPr>
                  </w:ins>
                </m:ctrlPr>
              </m:sSubPr>
              <m:e>
                <m:r>
                  <w:ins w:id="3277" w:author="محمد زكريا سيد سيد ابوسبع" w:date="2023-03-31T16:34:00Z">
                    <w:rPr>
                      <w:rFonts w:ascii="Cambria Math" w:hAnsi="Cambria Math"/>
                    </w:rPr>
                    <m:t>Y</m:t>
                  </w:ins>
                </m:r>
              </m:e>
              <m:sub>
                <m:r>
                  <w:ins w:id="3278" w:author="محمد زكريا سيد سيد ابوسبع" w:date="2023-03-31T16:34:00Z">
                    <w:rPr>
                      <w:rFonts w:ascii="Cambria Math" w:hAnsi="Cambria Math"/>
                    </w:rPr>
                    <m:t>δa</m:t>
                  </w:ins>
                </m:r>
              </m:sub>
            </m:sSub>
          </m:num>
          <m:den>
            <m:sSub>
              <m:sSubPr>
                <m:ctrlPr>
                  <w:ins w:id="3279" w:author="محمد زكريا سيد سيد ابوسبع" w:date="2023-03-31T16:34:00Z">
                    <w:rPr>
                      <w:rFonts w:ascii="Cambria Math" w:hAnsi="Cambria Math"/>
                      <w:i/>
                    </w:rPr>
                  </w:ins>
                </m:ctrlPr>
              </m:sSubPr>
              <m:e>
                <m:r>
                  <w:ins w:id="3280" w:author="محمد زكريا سيد سيد ابوسبع" w:date="2023-03-31T16:34:00Z">
                    <w:rPr>
                      <w:rFonts w:ascii="Cambria Math" w:hAnsi="Cambria Math"/>
                    </w:rPr>
                    <m:t>V</m:t>
                  </w:ins>
                </m:r>
              </m:e>
              <m:sub>
                <m:r>
                  <w:ins w:id="3281" w:author="محمد زكريا سيد سيد ابوسبع" w:date="2023-03-31T16:34:00Z">
                    <w:rPr>
                      <w:rFonts w:ascii="Cambria Math" w:hAnsi="Cambria Math"/>
                    </w:rPr>
                    <m:t>to</m:t>
                  </w:ins>
                </m:r>
              </m:sub>
            </m:sSub>
          </m:den>
        </m:f>
        <m:r>
          <w:ins w:id="3282" w:author="محمد زكريا سيد سيد ابوسبع" w:date="2023-03-31T16:34:00Z">
            <w:rPr>
              <w:rFonts w:ascii="Cambria Math" w:hAnsi="Cambria Math"/>
            </w:rPr>
            <m:t xml:space="preserve"> ∆</m:t>
          </w:ins>
        </m:r>
        <m:sSub>
          <m:sSubPr>
            <m:ctrlPr>
              <w:ins w:id="3283" w:author="محمد زكريا سيد سيد ابوسبع" w:date="2023-03-31T16:34:00Z">
                <w:rPr>
                  <w:rFonts w:ascii="Cambria Math" w:hAnsi="Cambria Math"/>
                  <w:i/>
                </w:rPr>
              </w:ins>
            </m:ctrlPr>
          </m:sSubPr>
          <m:e>
            <m:r>
              <w:ins w:id="3284" w:author="محمد زكريا سيد سيد ابوسبع" w:date="2023-03-31T16:34:00Z">
                <w:rPr>
                  <w:rFonts w:ascii="Cambria Math" w:hAnsi="Cambria Math"/>
                </w:rPr>
                <m:t>δ</m:t>
              </w:ins>
            </m:r>
          </m:e>
          <m:sub>
            <m:r>
              <w:ins w:id="3285" w:author="محمد زكريا سيد سيد ابوسبع" w:date="2023-03-31T16:34:00Z">
                <w:rPr>
                  <w:rFonts w:ascii="Cambria Math" w:hAnsi="Cambria Math"/>
                </w:rPr>
                <m:t>a</m:t>
              </w:ins>
            </m:r>
          </m:sub>
        </m:sSub>
        <m:r>
          <w:ins w:id="3286" w:author="محمد زكريا سيد سيد ابوسبع" w:date="2023-03-31T16:34:00Z">
            <w:rPr>
              <w:rFonts w:ascii="Cambria Math" w:hAnsi="Cambria Math"/>
            </w:rPr>
            <m:t>+</m:t>
          </w:ins>
        </m:r>
        <m:f>
          <m:fPr>
            <m:ctrlPr>
              <w:ins w:id="3287" w:author="محمد زكريا سيد سيد ابوسبع" w:date="2023-03-31T16:34:00Z">
                <w:rPr>
                  <w:rFonts w:ascii="Cambria Math" w:hAnsi="Cambria Math"/>
                  <w:i/>
                </w:rPr>
              </w:ins>
            </m:ctrlPr>
          </m:fPr>
          <m:num>
            <m:sSub>
              <m:sSubPr>
                <m:ctrlPr>
                  <w:ins w:id="3288" w:author="محمد زكريا سيد سيد ابوسبع" w:date="2023-03-31T16:34:00Z">
                    <w:rPr>
                      <w:rFonts w:ascii="Cambria Math" w:hAnsi="Cambria Math"/>
                      <w:i/>
                    </w:rPr>
                  </w:ins>
                </m:ctrlPr>
              </m:sSubPr>
              <m:e>
                <m:r>
                  <w:ins w:id="3289" w:author="محمد زكريا سيد سيد ابوسبع" w:date="2023-03-31T16:34:00Z">
                    <w:rPr>
                      <w:rFonts w:ascii="Cambria Math" w:hAnsi="Cambria Math"/>
                    </w:rPr>
                    <m:t>Y</m:t>
                  </w:ins>
                </m:r>
              </m:e>
              <m:sub>
                <m:sSub>
                  <m:sSubPr>
                    <m:ctrlPr>
                      <w:ins w:id="3290" w:author="محمد زكريا سيد سيد ابوسبع" w:date="2023-03-31T16:34:00Z">
                        <w:rPr>
                          <w:rFonts w:ascii="Cambria Math" w:hAnsi="Cambria Math"/>
                          <w:i/>
                        </w:rPr>
                      </w:ins>
                    </m:ctrlPr>
                  </m:sSubPr>
                  <m:e>
                    <m:r>
                      <w:ins w:id="3291" w:author="محمد زكريا سيد سيد ابوسبع" w:date="2023-03-31T16:34:00Z">
                        <w:rPr>
                          <w:rFonts w:ascii="Cambria Math" w:hAnsi="Cambria Math"/>
                        </w:rPr>
                        <m:t>δ</m:t>
                      </w:ins>
                    </m:r>
                  </m:e>
                  <m:sub>
                    <m:r>
                      <w:ins w:id="3292" w:author="محمد زكريا سيد سيد ابوسبع" w:date="2023-03-31T16:34:00Z">
                        <w:rPr>
                          <w:rFonts w:ascii="Cambria Math" w:hAnsi="Cambria Math"/>
                        </w:rPr>
                        <m:t>r</m:t>
                      </w:ins>
                    </m:r>
                  </m:sub>
                </m:sSub>
              </m:sub>
            </m:sSub>
          </m:num>
          <m:den>
            <m:sSub>
              <m:sSubPr>
                <m:ctrlPr>
                  <w:ins w:id="3293" w:author="محمد زكريا سيد سيد ابوسبع" w:date="2023-03-31T16:34:00Z">
                    <w:rPr>
                      <w:rFonts w:ascii="Cambria Math" w:hAnsi="Cambria Math"/>
                      <w:i/>
                    </w:rPr>
                  </w:ins>
                </m:ctrlPr>
              </m:sSubPr>
              <m:e>
                <m:r>
                  <w:ins w:id="3294" w:author="محمد زكريا سيد سيد ابوسبع" w:date="2023-03-31T16:34:00Z">
                    <w:rPr>
                      <w:rFonts w:ascii="Cambria Math" w:hAnsi="Cambria Math"/>
                    </w:rPr>
                    <m:t>V</m:t>
                  </w:ins>
                </m:r>
              </m:e>
              <m:sub>
                <m:r>
                  <w:ins w:id="3295" w:author="محمد زكريا سيد سيد ابوسبع" w:date="2023-03-31T16:34:00Z">
                    <w:rPr>
                      <w:rFonts w:ascii="Cambria Math" w:hAnsi="Cambria Math"/>
                    </w:rPr>
                    <m:t>to</m:t>
                  </w:ins>
                </m:r>
              </m:sub>
            </m:sSub>
          </m:den>
        </m:f>
        <m:r>
          <w:ins w:id="3296" w:author="محمد زكريا سيد سيد ابوسبع" w:date="2023-03-31T16:34:00Z">
            <w:rPr>
              <w:rFonts w:ascii="Cambria Math" w:hAnsi="Cambria Math"/>
            </w:rPr>
            <m:t xml:space="preserve"> ∆</m:t>
          </w:ins>
        </m:r>
        <m:sSub>
          <m:sSubPr>
            <m:ctrlPr>
              <w:ins w:id="3297" w:author="محمد زكريا سيد سيد ابوسبع" w:date="2023-03-31T16:34:00Z">
                <w:rPr>
                  <w:rFonts w:ascii="Cambria Math" w:hAnsi="Cambria Math"/>
                  <w:i/>
                </w:rPr>
              </w:ins>
            </m:ctrlPr>
          </m:sSubPr>
          <m:e>
            <m:r>
              <w:ins w:id="3298" w:author="محمد زكريا سيد سيد ابوسبع" w:date="2023-03-31T16:34:00Z">
                <w:rPr>
                  <w:rFonts w:ascii="Cambria Math" w:hAnsi="Cambria Math"/>
                </w:rPr>
                <m:t>δ</m:t>
              </w:ins>
            </m:r>
          </m:e>
          <m:sub>
            <m:r>
              <w:ins w:id="3299" w:author="محمد زكريا سيد سيد ابوسبع" w:date="2023-03-31T16:34:00Z">
                <w:rPr>
                  <w:rFonts w:ascii="Cambria Math" w:hAnsi="Cambria Math"/>
                </w:rPr>
                <m:t>r</m:t>
              </w:ins>
            </m:r>
          </m:sub>
        </m:sSub>
        <m:r>
          <w:ins w:id="3300" w:author="محمد زكريا سيد سيد ابوسبع" w:date="2023-03-31T16:34:00Z">
            <w:rPr>
              <w:rFonts w:ascii="Cambria Math" w:hAnsi="Cambria Math"/>
            </w:rPr>
            <m:t>+</m:t>
          </w:ins>
        </m:r>
        <m:f>
          <m:fPr>
            <m:ctrlPr>
              <w:ins w:id="3301" w:author="محمد زكريا سيد سيد ابوسبع" w:date="2023-03-31T16:34:00Z">
                <w:rPr>
                  <w:rFonts w:ascii="Cambria Math" w:hAnsi="Cambria Math"/>
                  <w:i/>
                </w:rPr>
              </w:ins>
            </m:ctrlPr>
          </m:fPr>
          <m:num>
            <m:r>
              <w:ins w:id="3302" w:author="محمد زكريا سيد سيد ابوسبع" w:date="2023-03-31T16:34:00Z">
                <w:rPr>
                  <w:rFonts w:ascii="Cambria Math" w:hAnsi="Cambria Math"/>
                </w:rPr>
                <m:t>g</m:t>
              </w:ins>
            </m:r>
          </m:num>
          <m:den>
            <m:sSub>
              <m:sSubPr>
                <m:ctrlPr>
                  <w:ins w:id="3303" w:author="محمد زكريا سيد سيد ابوسبع" w:date="2023-03-31T16:34:00Z">
                    <w:rPr>
                      <w:rFonts w:ascii="Cambria Math" w:hAnsi="Cambria Math"/>
                      <w:i/>
                    </w:rPr>
                  </w:ins>
                </m:ctrlPr>
              </m:sSubPr>
              <m:e>
                <m:r>
                  <w:ins w:id="3304" w:author="محمد زكريا سيد سيد ابوسبع" w:date="2023-03-31T16:34:00Z">
                    <w:rPr>
                      <w:rFonts w:ascii="Cambria Math" w:hAnsi="Cambria Math"/>
                    </w:rPr>
                    <m:t>V</m:t>
                  </w:ins>
                </m:r>
              </m:e>
              <m:sub>
                <m:r>
                  <w:ins w:id="3305" w:author="محمد زكريا سيد سيد ابوسبع" w:date="2023-03-31T16:34:00Z">
                    <w:rPr>
                      <w:rFonts w:ascii="Cambria Math" w:hAnsi="Cambria Math"/>
                    </w:rPr>
                    <m:t>to</m:t>
                  </w:ins>
                </m:r>
              </m:sub>
            </m:sSub>
          </m:den>
        </m:f>
        <m:r>
          <w:ins w:id="3306" w:author="محمد زكريا سيد سيد ابوسبع" w:date="2023-03-31T16:34:00Z">
            <w:rPr>
              <w:rFonts w:ascii="Cambria Math" w:hAnsi="Cambria Math"/>
            </w:rPr>
            <m:t xml:space="preserve"> </m:t>
          </w:ins>
        </m:r>
        <m:func>
          <m:funcPr>
            <m:ctrlPr>
              <w:ins w:id="3307" w:author="محمد زكريا سيد سيد ابوسبع" w:date="2023-03-31T16:34:00Z">
                <w:rPr>
                  <w:rFonts w:ascii="Cambria Math" w:hAnsi="Cambria Math"/>
                  <w:i/>
                </w:rPr>
              </w:ins>
            </m:ctrlPr>
          </m:funcPr>
          <m:fName>
            <m:r>
              <w:ins w:id="3308" w:author="محمد زكريا سيد سيد ابوسبع" w:date="2023-03-31T16:34:00Z">
                <w:rPr>
                  <w:rFonts w:ascii="Cambria Math" w:hAnsi="Cambria Math"/>
                </w:rPr>
                <m:t>cos</m:t>
              </w:ins>
            </m:r>
          </m:fName>
          <m:e>
            <m:d>
              <m:dPr>
                <m:ctrlPr>
                  <w:ins w:id="3309" w:author="محمد زكريا سيد سيد ابوسبع" w:date="2023-03-31T16:34:00Z">
                    <w:rPr>
                      <w:rFonts w:ascii="Cambria Math" w:hAnsi="Cambria Math"/>
                      <w:i/>
                    </w:rPr>
                  </w:ins>
                </m:ctrlPr>
              </m:dPr>
              <m:e>
                <m:sSub>
                  <m:sSubPr>
                    <m:ctrlPr>
                      <w:ins w:id="3310" w:author="محمد زكريا سيد سيد ابوسبع" w:date="2023-03-31T16:34:00Z">
                        <w:rPr>
                          <w:rFonts w:ascii="Cambria Math" w:hAnsi="Cambria Math"/>
                          <w:i/>
                        </w:rPr>
                      </w:ins>
                    </m:ctrlPr>
                  </m:sSubPr>
                  <m:e>
                    <m:r>
                      <w:ins w:id="3311" w:author="محمد زكريا سيد سيد ابوسبع" w:date="2023-03-31T16:34:00Z">
                        <w:rPr>
                          <w:rFonts w:ascii="Cambria Math" w:hAnsi="Cambria Math"/>
                        </w:rPr>
                        <m:t>θ</m:t>
                      </w:ins>
                    </m:r>
                  </m:e>
                  <m:sub>
                    <m:r>
                      <w:ins w:id="3312" w:author="محمد زكريا سيد سيد ابوسبع" w:date="2023-03-31T16:34:00Z">
                        <w:rPr>
                          <w:rFonts w:ascii="Cambria Math" w:hAnsi="Cambria Math"/>
                        </w:rPr>
                        <m:t>o</m:t>
                      </w:ins>
                    </m:r>
                  </m:sub>
                </m:sSub>
              </m:e>
            </m:d>
          </m:e>
        </m:func>
        <m:r>
          <w:ins w:id="3313" w:author="محمد زكريا سيد سيد ابوسبع" w:date="2023-03-31T16:34:00Z">
            <w:rPr>
              <w:rFonts w:ascii="Cambria Math" w:hAnsi="Cambria Math"/>
            </w:rPr>
            <m:t>∆φ</m:t>
          </w:ins>
        </m:r>
      </m:oMath>
    </w:p>
    <w:p w14:paraId="6FEFD8F8" w14:textId="77777777" w:rsidR="00E93874" w:rsidRPr="00E223EA" w:rsidRDefault="00E93874" w:rsidP="00E93874">
      <w:pPr>
        <w:pStyle w:val="ListParagraph"/>
        <w:numPr>
          <w:ilvl w:val="1"/>
          <w:numId w:val="27"/>
        </w:numPr>
        <w:spacing w:after="160" w:line="259" w:lineRule="auto"/>
        <w:ind w:right="0"/>
        <w:jc w:val="left"/>
        <w:rPr>
          <w:ins w:id="3314" w:author="محمد زكريا سيد سيد ابوسبع" w:date="2023-03-31T16:34:00Z"/>
          <w:rFonts w:ascii="Cambria Math" w:hAnsi="Cambria Math"/>
          <w:i/>
        </w:rPr>
      </w:pPr>
      <m:oMath>
        <m:r>
          <w:ins w:id="3315" w:author="محمد زكريا سيد سيد ابوسبع" w:date="2023-03-31T16:34:00Z">
            <w:rPr>
              <w:rFonts w:ascii="Cambria Math" w:hAnsi="Cambria Math"/>
            </w:rPr>
            <m:t>∴∆</m:t>
          </w:ins>
        </m:r>
        <m:acc>
          <m:accPr>
            <m:chr m:val="̇"/>
            <m:ctrlPr>
              <w:ins w:id="3316" w:author="محمد زكريا سيد سيد ابوسبع" w:date="2023-03-31T16:34:00Z">
                <w:rPr>
                  <w:rFonts w:ascii="Cambria Math" w:hAnsi="Cambria Math"/>
                  <w:i/>
                </w:rPr>
              </w:ins>
            </m:ctrlPr>
          </m:accPr>
          <m:e>
            <m:r>
              <w:ins w:id="3317" w:author="محمد زكريا سيد سيد ابوسبع" w:date="2023-03-31T16:34:00Z">
                <w:rPr>
                  <w:rFonts w:ascii="Cambria Math" w:hAnsi="Cambria Math"/>
                </w:rPr>
                <m:t>p</m:t>
              </w:ins>
            </m:r>
          </m:e>
        </m:acc>
        <m:r>
          <w:ins w:id="3318" w:author="محمد زكريا سيد سيد ابوسبع" w:date="2023-03-31T16:34:00Z">
            <w:rPr>
              <w:rFonts w:ascii="Cambria Math" w:hAnsi="Cambria Math"/>
            </w:rPr>
            <m:t>=</m:t>
          </w:ins>
        </m:r>
        <m:nary>
          <m:naryPr>
            <m:chr m:val="∑"/>
            <m:limLoc m:val="undOvr"/>
            <m:subHide m:val="1"/>
            <m:supHide m:val="1"/>
            <m:ctrlPr>
              <w:ins w:id="3319" w:author="محمد زكريا سيد سيد ابوسبع" w:date="2023-03-31T16:34:00Z">
                <w:rPr>
                  <w:rFonts w:ascii="Cambria Math" w:hAnsi="Cambria Math"/>
                  <w:i/>
                </w:rPr>
              </w:ins>
            </m:ctrlPr>
          </m:naryPr>
          <m:sub/>
          <m:sup/>
          <m:e>
            <m:r>
              <w:ins w:id="3320" w:author="محمد زكريا سيد سيد ابوسبع" w:date="2023-03-31T16:34:00Z">
                <w:rPr>
                  <w:rFonts w:ascii="Cambria Math" w:hAnsi="Cambria Math"/>
                </w:rPr>
                <m:t>G*</m:t>
              </w:ins>
            </m:r>
            <m:d>
              <m:dPr>
                <m:ctrlPr>
                  <w:ins w:id="3321" w:author="محمد زكريا سيد سيد ابوسبع" w:date="2023-03-31T16:34:00Z">
                    <w:rPr>
                      <w:rFonts w:ascii="Cambria Math" w:hAnsi="Cambria Math"/>
                      <w:i/>
                    </w:rPr>
                  </w:ins>
                </m:ctrlPr>
              </m:dPr>
              <m:e>
                <m:sSub>
                  <m:sSubPr>
                    <m:ctrlPr>
                      <w:ins w:id="3322" w:author="محمد زكريا سيد سيد ابوسبع" w:date="2023-03-31T16:34:00Z">
                        <w:rPr>
                          <w:rFonts w:ascii="Cambria Math" w:hAnsi="Cambria Math"/>
                          <w:i/>
                        </w:rPr>
                      </w:ins>
                    </m:ctrlPr>
                  </m:sSubPr>
                  <m:e>
                    <m:r>
                      <w:ins w:id="3323" w:author="محمد زكريا سيد سيد ابوسبع" w:date="2023-03-31T16:34:00Z">
                        <w:rPr>
                          <w:rFonts w:ascii="Cambria Math" w:hAnsi="Cambria Math"/>
                        </w:rPr>
                        <m:t>L</m:t>
                      </w:ins>
                    </m:r>
                  </m:e>
                  <m:sub>
                    <m:r>
                      <w:ins w:id="3324" w:author="محمد زكريا سيد سيد ابوسبع" w:date="2023-03-31T16:34:00Z">
                        <w:rPr>
                          <w:rFonts w:ascii="Cambria Math" w:hAnsi="Cambria Math"/>
                        </w:rPr>
                        <m:t>i</m:t>
                      </w:ins>
                    </m:r>
                  </m:sub>
                </m:sSub>
                <m:r>
                  <w:ins w:id="3325" w:author="محمد زكريا سيد سيد ابوسبع" w:date="2023-03-31T16:34:00Z">
                    <w:rPr>
                      <w:rFonts w:ascii="Cambria Math" w:hAnsi="Cambria Math"/>
                    </w:rPr>
                    <m:t>+</m:t>
                  </w:ins>
                </m:r>
                <m:f>
                  <m:fPr>
                    <m:ctrlPr>
                      <w:ins w:id="3326" w:author="محمد زكريا سيد سيد ابوسبع" w:date="2023-03-31T16:34:00Z">
                        <w:rPr>
                          <w:rFonts w:ascii="Cambria Math" w:hAnsi="Cambria Math"/>
                          <w:i/>
                        </w:rPr>
                      </w:ins>
                    </m:ctrlPr>
                  </m:fPr>
                  <m:num>
                    <m:sSub>
                      <m:sSubPr>
                        <m:ctrlPr>
                          <w:ins w:id="3327" w:author="محمد زكريا سيد سيد ابوسبع" w:date="2023-03-31T16:34:00Z">
                            <w:rPr>
                              <w:rFonts w:ascii="Cambria Math" w:hAnsi="Cambria Math"/>
                              <w:i/>
                            </w:rPr>
                          </w:ins>
                        </m:ctrlPr>
                      </m:sSubPr>
                      <m:e>
                        <m:r>
                          <w:ins w:id="3328" w:author="محمد زكريا سيد سيد ابوسبع" w:date="2023-03-31T16:34:00Z">
                            <w:rPr>
                              <w:rFonts w:ascii="Cambria Math" w:hAnsi="Cambria Math"/>
                            </w:rPr>
                            <m:t>I</m:t>
                          </w:ins>
                        </m:r>
                      </m:e>
                      <m:sub>
                        <m:r>
                          <w:ins w:id="3329" w:author="محمد زكريا سيد سيد ابوسبع" w:date="2023-03-31T16:34:00Z">
                            <w:rPr>
                              <w:rFonts w:ascii="Cambria Math" w:hAnsi="Cambria Math"/>
                            </w:rPr>
                            <m:t>xz</m:t>
                          </w:ins>
                        </m:r>
                      </m:sub>
                    </m:sSub>
                  </m:num>
                  <m:den>
                    <m:sSub>
                      <m:sSubPr>
                        <m:ctrlPr>
                          <w:ins w:id="3330" w:author="محمد زكريا سيد سيد ابوسبع" w:date="2023-03-31T16:34:00Z">
                            <w:rPr>
                              <w:rFonts w:ascii="Cambria Math" w:hAnsi="Cambria Math"/>
                              <w:i/>
                            </w:rPr>
                          </w:ins>
                        </m:ctrlPr>
                      </m:sSubPr>
                      <m:e>
                        <m:r>
                          <w:ins w:id="3331" w:author="محمد زكريا سيد سيد ابوسبع" w:date="2023-03-31T16:34:00Z">
                            <w:rPr>
                              <w:rFonts w:ascii="Cambria Math" w:hAnsi="Cambria Math"/>
                            </w:rPr>
                            <m:t>I</m:t>
                          </w:ins>
                        </m:r>
                      </m:e>
                      <m:sub>
                        <m:r>
                          <w:ins w:id="3332" w:author="محمد زكريا سيد سيد ابوسبع" w:date="2023-03-31T16:34:00Z">
                            <w:rPr>
                              <w:rFonts w:ascii="Cambria Math" w:hAnsi="Cambria Math"/>
                            </w:rPr>
                            <m:t>x</m:t>
                          </w:ins>
                        </m:r>
                      </m:sub>
                    </m:sSub>
                  </m:den>
                </m:f>
                <m:r>
                  <w:ins w:id="3333" w:author="محمد زكريا سيد سيد ابوسبع" w:date="2023-03-31T16:34:00Z">
                    <w:rPr>
                      <w:rFonts w:ascii="Cambria Math" w:hAnsi="Cambria Math"/>
                    </w:rPr>
                    <m:t>*</m:t>
                  </w:ins>
                </m:r>
                <m:sSub>
                  <m:sSubPr>
                    <m:ctrlPr>
                      <w:ins w:id="3334" w:author="محمد زكريا سيد سيد ابوسبع" w:date="2023-03-31T16:34:00Z">
                        <w:rPr>
                          <w:rFonts w:ascii="Cambria Math" w:hAnsi="Cambria Math"/>
                          <w:i/>
                        </w:rPr>
                      </w:ins>
                    </m:ctrlPr>
                  </m:sSubPr>
                  <m:e>
                    <m:r>
                      <w:ins w:id="3335" w:author="محمد زكريا سيد سيد ابوسبع" w:date="2023-03-31T16:34:00Z">
                        <w:rPr>
                          <w:rFonts w:ascii="Cambria Math" w:hAnsi="Cambria Math"/>
                        </w:rPr>
                        <m:t>N</m:t>
                      </w:ins>
                    </m:r>
                  </m:e>
                  <m:sub>
                    <m:r>
                      <w:ins w:id="3336" w:author="محمد زكريا سيد سيد ابوسبع" w:date="2023-03-31T16:34:00Z">
                        <w:rPr>
                          <w:rFonts w:ascii="Cambria Math" w:hAnsi="Cambria Math"/>
                        </w:rPr>
                        <m:t>i</m:t>
                      </w:ins>
                    </m:r>
                  </m:sub>
                </m:sSub>
              </m:e>
            </m:d>
            <m:r>
              <w:ins w:id="3337" w:author="محمد زكريا سيد سيد ابوسبع" w:date="2023-03-31T16:34:00Z">
                <w:rPr>
                  <w:rFonts w:ascii="Cambria Math" w:hAnsi="Cambria Math"/>
                </w:rPr>
                <m:t>∆i=</m:t>
              </w:ins>
            </m:r>
          </m:e>
        </m:nary>
        <m:nary>
          <m:naryPr>
            <m:chr m:val="∑"/>
            <m:limLoc m:val="undOvr"/>
            <m:subHide m:val="1"/>
            <m:supHide m:val="1"/>
            <m:ctrlPr>
              <w:ins w:id="3338" w:author="محمد زكريا سيد سيد ابوسبع" w:date="2023-03-31T16:34:00Z">
                <w:rPr>
                  <w:rFonts w:ascii="Cambria Math" w:hAnsi="Cambria Math"/>
                  <w:i/>
                </w:rPr>
              </w:ins>
            </m:ctrlPr>
          </m:naryPr>
          <m:sub/>
          <m:sup/>
          <m:e>
            <m:sSubSup>
              <m:sSubSupPr>
                <m:ctrlPr>
                  <w:ins w:id="3339" w:author="محمد زكريا سيد سيد ابوسبع" w:date="2023-03-31T16:34:00Z">
                    <w:rPr>
                      <w:rFonts w:ascii="Cambria Math" w:hAnsi="Cambria Math"/>
                      <w:i/>
                    </w:rPr>
                  </w:ins>
                </m:ctrlPr>
              </m:sSubSupPr>
              <m:e>
                <m:r>
                  <w:ins w:id="3340" w:author="محمد زكريا سيد سيد ابوسبع" w:date="2023-03-31T16:34:00Z">
                    <w:rPr>
                      <w:rFonts w:ascii="Cambria Math" w:hAnsi="Cambria Math"/>
                    </w:rPr>
                    <m:t>L</m:t>
                  </w:ins>
                </m:r>
              </m:e>
              <m:sub>
                <m:r>
                  <w:ins w:id="3341" w:author="محمد زكريا سيد سيد ابوسبع" w:date="2023-03-31T16:34:00Z">
                    <w:rPr>
                      <w:rFonts w:ascii="Cambria Math" w:hAnsi="Cambria Math"/>
                    </w:rPr>
                    <m:t>i</m:t>
                  </w:ins>
                </m:r>
              </m:sub>
              <m:sup>
                <m:r>
                  <w:ins w:id="3342" w:author="محمد زكريا سيد سيد ابوسبع" w:date="2023-03-31T16:34:00Z">
                    <w:rPr>
                      <w:rFonts w:ascii="Cambria Math" w:hAnsi="Cambria Math"/>
                    </w:rPr>
                    <m:t>'</m:t>
                  </w:ins>
                </m:r>
              </m:sup>
            </m:sSubSup>
            <m:r>
              <w:ins w:id="3343" w:author="محمد زكريا سيد سيد ابوسبع" w:date="2023-03-31T16:34:00Z">
                <w:rPr>
                  <w:rFonts w:ascii="Cambria Math" w:hAnsi="Cambria Math"/>
                </w:rPr>
                <m:t xml:space="preserve"> ∆i</m:t>
              </w:ins>
            </m:r>
          </m:e>
        </m:nary>
        <m:r>
          <w:ins w:id="3344" w:author="محمد زكريا سيد سيد ابوسبع" w:date="2023-03-31T16:34:00Z">
            <w:rPr>
              <w:rFonts w:ascii="Cambria Math" w:hAnsi="Cambria Math"/>
            </w:rPr>
            <m:t>=</m:t>
          </w:ins>
        </m:r>
        <m:sSubSup>
          <m:sSubSupPr>
            <m:ctrlPr>
              <w:ins w:id="3345" w:author="محمد زكريا سيد سيد ابوسبع" w:date="2023-03-31T16:34:00Z">
                <w:rPr>
                  <w:rFonts w:ascii="Cambria Math" w:hAnsi="Cambria Math"/>
                  <w:i/>
                </w:rPr>
              </w:ins>
            </m:ctrlPr>
          </m:sSubSupPr>
          <m:e>
            <m:r>
              <w:ins w:id="3346" w:author="محمد زكريا سيد سيد ابوسبع" w:date="2023-03-31T16:34:00Z">
                <w:rPr>
                  <w:rFonts w:ascii="Cambria Math" w:hAnsi="Cambria Math"/>
                </w:rPr>
                <m:t>L</m:t>
              </w:ins>
            </m:r>
          </m:e>
          <m:sub>
            <m:r>
              <w:ins w:id="3347" w:author="محمد زكريا سيد سيد ابوسبع" w:date="2023-03-31T16:34:00Z">
                <w:rPr>
                  <w:rFonts w:ascii="Cambria Math" w:hAnsi="Cambria Math"/>
                </w:rPr>
                <m:t>β</m:t>
              </w:ins>
            </m:r>
          </m:sub>
          <m:sup>
            <m:r>
              <w:ins w:id="3348" w:author="محمد زكريا سيد سيد ابوسبع" w:date="2023-03-31T16:34:00Z">
                <w:rPr>
                  <w:rFonts w:ascii="Cambria Math" w:hAnsi="Cambria Math"/>
                </w:rPr>
                <m:t>'</m:t>
              </w:ins>
            </m:r>
          </m:sup>
        </m:sSubSup>
        <m:r>
          <w:ins w:id="3349" w:author="محمد زكريا سيد سيد ابوسبع" w:date="2023-03-31T16:34:00Z">
            <w:rPr>
              <w:rFonts w:ascii="Cambria Math" w:hAnsi="Cambria Math"/>
            </w:rPr>
            <m:t xml:space="preserve"> ∆β+</m:t>
          </w:ins>
        </m:r>
        <m:sSubSup>
          <m:sSubSupPr>
            <m:ctrlPr>
              <w:ins w:id="3350" w:author="محمد زكريا سيد سيد ابوسبع" w:date="2023-03-31T16:34:00Z">
                <w:rPr>
                  <w:rFonts w:ascii="Cambria Math" w:hAnsi="Cambria Math"/>
                  <w:i/>
                </w:rPr>
              </w:ins>
            </m:ctrlPr>
          </m:sSubSupPr>
          <m:e>
            <m:r>
              <w:ins w:id="3351" w:author="محمد زكريا سيد سيد ابوسبع" w:date="2023-03-31T16:34:00Z">
                <w:rPr>
                  <w:rFonts w:ascii="Cambria Math" w:hAnsi="Cambria Math"/>
                </w:rPr>
                <m:t>L</m:t>
              </w:ins>
            </m:r>
          </m:e>
          <m:sub>
            <m:r>
              <w:ins w:id="3352" w:author="محمد زكريا سيد سيد ابوسبع" w:date="2023-03-31T16:34:00Z">
                <w:rPr>
                  <w:rFonts w:ascii="Cambria Math" w:hAnsi="Cambria Math"/>
                </w:rPr>
                <m:t>p</m:t>
              </w:ins>
            </m:r>
          </m:sub>
          <m:sup>
            <m:r>
              <w:ins w:id="3353" w:author="محمد زكريا سيد سيد ابوسبع" w:date="2023-03-31T16:34:00Z">
                <w:rPr>
                  <w:rFonts w:ascii="Cambria Math" w:hAnsi="Cambria Math"/>
                </w:rPr>
                <m:t>'</m:t>
              </w:ins>
            </m:r>
          </m:sup>
        </m:sSubSup>
        <m:r>
          <w:ins w:id="3354" w:author="محمد زكريا سيد سيد ابوسبع" w:date="2023-03-31T16:34:00Z">
            <w:rPr>
              <w:rFonts w:ascii="Cambria Math" w:hAnsi="Cambria Math"/>
            </w:rPr>
            <m:t xml:space="preserve"> ∆p+</m:t>
          </w:ins>
        </m:r>
        <m:sSubSup>
          <m:sSubSupPr>
            <m:ctrlPr>
              <w:ins w:id="3355" w:author="محمد زكريا سيد سيد ابوسبع" w:date="2023-03-31T16:34:00Z">
                <w:rPr>
                  <w:rFonts w:ascii="Cambria Math" w:hAnsi="Cambria Math"/>
                  <w:i/>
                </w:rPr>
              </w:ins>
            </m:ctrlPr>
          </m:sSubSupPr>
          <m:e>
            <m:r>
              <w:ins w:id="3356" w:author="محمد زكريا سيد سيد ابوسبع" w:date="2023-03-31T16:34:00Z">
                <w:rPr>
                  <w:rFonts w:ascii="Cambria Math" w:hAnsi="Cambria Math"/>
                </w:rPr>
                <m:t>L</m:t>
              </w:ins>
            </m:r>
          </m:e>
          <m:sub>
            <m:r>
              <w:ins w:id="3357" w:author="محمد زكريا سيد سيد ابوسبع" w:date="2023-03-31T16:34:00Z">
                <w:rPr>
                  <w:rFonts w:ascii="Cambria Math" w:hAnsi="Cambria Math"/>
                </w:rPr>
                <m:t>r</m:t>
              </w:ins>
            </m:r>
          </m:sub>
          <m:sup>
            <m:r>
              <w:ins w:id="3358" w:author="محمد زكريا سيد سيد ابوسبع" w:date="2023-03-31T16:34:00Z">
                <w:rPr>
                  <w:rFonts w:ascii="Cambria Math" w:hAnsi="Cambria Math"/>
                </w:rPr>
                <m:t>'</m:t>
              </w:ins>
            </m:r>
          </m:sup>
        </m:sSubSup>
        <m:r>
          <w:ins w:id="3359" w:author="محمد زكريا سيد سيد ابوسبع" w:date="2023-03-31T16:34:00Z">
            <w:rPr>
              <w:rFonts w:ascii="Cambria Math" w:hAnsi="Cambria Math"/>
            </w:rPr>
            <m:t xml:space="preserve"> ∆r+ </m:t>
          </w:ins>
        </m:r>
        <m:sSubSup>
          <m:sSubSupPr>
            <m:ctrlPr>
              <w:ins w:id="3360" w:author="محمد زكريا سيد سيد ابوسبع" w:date="2023-03-31T16:34:00Z">
                <w:rPr>
                  <w:rFonts w:ascii="Cambria Math" w:hAnsi="Cambria Math"/>
                  <w:i/>
                </w:rPr>
              </w:ins>
            </m:ctrlPr>
          </m:sSubSupPr>
          <m:e>
            <m:r>
              <w:ins w:id="3361" w:author="محمد زكريا سيد سيد ابوسبع" w:date="2023-03-31T16:34:00Z">
                <w:rPr>
                  <w:rFonts w:ascii="Cambria Math" w:hAnsi="Cambria Math"/>
                </w:rPr>
                <m:t>L</m:t>
              </w:ins>
            </m:r>
          </m:e>
          <m:sub>
            <m:sSub>
              <m:sSubPr>
                <m:ctrlPr>
                  <w:ins w:id="3362" w:author="محمد زكريا سيد سيد ابوسبع" w:date="2023-03-31T16:34:00Z">
                    <w:rPr>
                      <w:rFonts w:ascii="Cambria Math" w:hAnsi="Cambria Math"/>
                      <w:i/>
                    </w:rPr>
                  </w:ins>
                </m:ctrlPr>
              </m:sSubPr>
              <m:e>
                <m:r>
                  <w:ins w:id="3363" w:author="محمد زكريا سيد سيد ابوسبع" w:date="2023-03-31T16:34:00Z">
                    <w:rPr>
                      <w:rFonts w:ascii="Cambria Math" w:hAnsi="Cambria Math"/>
                    </w:rPr>
                    <m:t>δ</m:t>
                  </w:ins>
                </m:r>
              </m:e>
              <m:sub>
                <m:r>
                  <w:ins w:id="3364" w:author="محمد زكريا سيد سيد ابوسبع" w:date="2023-03-31T16:34:00Z">
                    <w:rPr>
                      <w:rFonts w:ascii="Cambria Math" w:hAnsi="Cambria Math"/>
                    </w:rPr>
                    <m:t>r</m:t>
                  </w:ins>
                </m:r>
              </m:sub>
            </m:sSub>
          </m:sub>
          <m:sup>
            <m:r>
              <w:ins w:id="3365" w:author="محمد زكريا سيد سيد ابوسبع" w:date="2023-03-31T16:34:00Z">
                <w:rPr>
                  <w:rFonts w:ascii="Cambria Math" w:hAnsi="Cambria Math"/>
                </w:rPr>
                <m:t>'</m:t>
              </w:ins>
            </m:r>
          </m:sup>
        </m:sSubSup>
        <m:r>
          <w:ins w:id="3366" w:author="محمد زكريا سيد سيد ابوسبع" w:date="2023-03-31T16:34:00Z">
            <w:rPr>
              <w:rFonts w:ascii="Cambria Math" w:hAnsi="Cambria Math"/>
            </w:rPr>
            <m:t xml:space="preserve"> ∆</m:t>
          </w:ins>
        </m:r>
        <m:sSub>
          <m:sSubPr>
            <m:ctrlPr>
              <w:ins w:id="3367" w:author="محمد زكريا سيد سيد ابوسبع" w:date="2023-03-31T16:34:00Z">
                <w:rPr>
                  <w:rFonts w:ascii="Cambria Math" w:hAnsi="Cambria Math"/>
                  <w:i/>
                </w:rPr>
              </w:ins>
            </m:ctrlPr>
          </m:sSubPr>
          <m:e>
            <m:r>
              <w:ins w:id="3368" w:author="محمد زكريا سيد سيد ابوسبع" w:date="2023-03-31T16:34:00Z">
                <w:rPr>
                  <w:rFonts w:ascii="Cambria Math" w:hAnsi="Cambria Math"/>
                </w:rPr>
                <m:t>δ</m:t>
              </w:ins>
            </m:r>
          </m:e>
          <m:sub>
            <m:r>
              <w:ins w:id="3369" w:author="محمد زكريا سيد سيد ابوسبع" w:date="2023-03-31T16:34:00Z">
                <w:rPr>
                  <w:rFonts w:ascii="Cambria Math" w:hAnsi="Cambria Math"/>
                </w:rPr>
                <m:t>r</m:t>
              </w:ins>
            </m:r>
          </m:sub>
        </m:sSub>
        <m:r>
          <w:ins w:id="3370" w:author="محمد زكريا سيد سيد ابوسبع" w:date="2023-03-31T16:34:00Z">
            <w:rPr>
              <w:rFonts w:ascii="Cambria Math" w:hAnsi="Cambria Math"/>
            </w:rPr>
            <m:t>+</m:t>
          </w:ins>
        </m:r>
        <m:sSubSup>
          <m:sSubSupPr>
            <m:ctrlPr>
              <w:ins w:id="3371" w:author="محمد زكريا سيد سيد ابوسبع" w:date="2023-03-31T16:34:00Z">
                <w:rPr>
                  <w:rFonts w:ascii="Cambria Math" w:hAnsi="Cambria Math"/>
                  <w:i/>
                </w:rPr>
              </w:ins>
            </m:ctrlPr>
          </m:sSubSupPr>
          <m:e>
            <m:r>
              <w:ins w:id="3372" w:author="محمد زكريا سيد سيد ابوسبع" w:date="2023-03-31T16:34:00Z">
                <w:rPr>
                  <w:rFonts w:ascii="Cambria Math" w:hAnsi="Cambria Math"/>
                </w:rPr>
                <m:t>L</m:t>
              </w:ins>
            </m:r>
          </m:e>
          <m:sub>
            <m:sSub>
              <m:sSubPr>
                <m:ctrlPr>
                  <w:ins w:id="3373" w:author="محمد زكريا سيد سيد ابوسبع" w:date="2023-03-31T16:34:00Z">
                    <w:rPr>
                      <w:rFonts w:ascii="Cambria Math" w:hAnsi="Cambria Math"/>
                      <w:i/>
                    </w:rPr>
                  </w:ins>
                </m:ctrlPr>
              </m:sSubPr>
              <m:e>
                <m:r>
                  <w:ins w:id="3374" w:author="محمد زكريا سيد سيد ابوسبع" w:date="2023-03-31T16:34:00Z">
                    <w:rPr>
                      <w:rFonts w:ascii="Cambria Math" w:hAnsi="Cambria Math"/>
                    </w:rPr>
                    <m:t>δ</m:t>
                  </w:ins>
                </m:r>
              </m:e>
              <m:sub>
                <m:r>
                  <w:ins w:id="3375" w:author="محمد زكريا سيد سيد ابوسبع" w:date="2023-03-31T16:34:00Z">
                    <w:rPr>
                      <w:rFonts w:ascii="Cambria Math" w:hAnsi="Cambria Math"/>
                    </w:rPr>
                    <m:t>a</m:t>
                  </w:ins>
                </m:r>
              </m:sub>
            </m:sSub>
          </m:sub>
          <m:sup>
            <m:r>
              <w:ins w:id="3376" w:author="محمد زكريا سيد سيد ابوسبع" w:date="2023-03-31T16:34:00Z">
                <w:rPr>
                  <w:rFonts w:ascii="Cambria Math" w:hAnsi="Cambria Math"/>
                </w:rPr>
                <m:t>'</m:t>
              </w:ins>
            </m:r>
          </m:sup>
        </m:sSubSup>
        <m:r>
          <w:ins w:id="3377" w:author="محمد زكريا سيد سيد ابوسبع" w:date="2023-03-31T16:34:00Z">
            <w:rPr>
              <w:rFonts w:ascii="Cambria Math" w:hAnsi="Cambria Math"/>
            </w:rPr>
            <m:t xml:space="preserve"> ∆</m:t>
          </w:ins>
        </m:r>
        <m:sSub>
          <m:sSubPr>
            <m:ctrlPr>
              <w:ins w:id="3378" w:author="محمد زكريا سيد سيد ابوسبع" w:date="2023-03-31T16:34:00Z">
                <w:rPr>
                  <w:rFonts w:ascii="Cambria Math" w:hAnsi="Cambria Math"/>
                  <w:i/>
                </w:rPr>
              </w:ins>
            </m:ctrlPr>
          </m:sSubPr>
          <m:e>
            <m:r>
              <w:ins w:id="3379" w:author="محمد زكريا سيد سيد ابوسبع" w:date="2023-03-31T16:34:00Z">
                <w:rPr>
                  <w:rFonts w:ascii="Cambria Math" w:hAnsi="Cambria Math"/>
                </w:rPr>
                <m:t>δ</m:t>
              </w:ins>
            </m:r>
          </m:e>
          <m:sub>
            <m:r>
              <w:ins w:id="3380" w:author="محمد زكريا سيد سيد ابوسبع" w:date="2023-03-31T16:34:00Z">
                <w:rPr>
                  <w:rFonts w:ascii="Cambria Math" w:hAnsi="Cambria Math"/>
                </w:rPr>
                <m:t>a</m:t>
              </w:ins>
            </m:r>
          </m:sub>
        </m:sSub>
      </m:oMath>
    </w:p>
    <w:p w14:paraId="5F639A80" w14:textId="77777777" w:rsidR="00E93874" w:rsidRPr="00E223EA" w:rsidRDefault="00E93874" w:rsidP="00E93874">
      <w:pPr>
        <w:pStyle w:val="ListParagraph"/>
        <w:numPr>
          <w:ilvl w:val="1"/>
          <w:numId w:val="27"/>
        </w:numPr>
        <w:spacing w:after="160" w:line="259" w:lineRule="auto"/>
        <w:ind w:right="0"/>
        <w:jc w:val="left"/>
        <w:rPr>
          <w:ins w:id="3381" w:author="محمد زكريا سيد سيد ابوسبع" w:date="2023-03-31T16:34:00Z"/>
          <w:rFonts w:ascii="Cambria Math" w:hAnsi="Cambria Math"/>
          <w:i/>
        </w:rPr>
      </w:pPr>
      <m:oMath>
        <m:r>
          <w:ins w:id="3382" w:author="محمد زكريا سيد سيد ابوسبع" w:date="2023-03-31T16:34:00Z">
            <w:rPr>
              <w:rFonts w:ascii="Cambria Math" w:hAnsi="Cambria Math"/>
            </w:rPr>
            <m:t>∴∆</m:t>
          </w:ins>
        </m:r>
        <m:acc>
          <m:accPr>
            <m:chr m:val="̇"/>
            <m:ctrlPr>
              <w:ins w:id="3383" w:author="محمد زكريا سيد سيد ابوسبع" w:date="2023-03-31T16:34:00Z">
                <w:rPr>
                  <w:rFonts w:ascii="Cambria Math" w:hAnsi="Cambria Math"/>
                  <w:i/>
                </w:rPr>
              </w:ins>
            </m:ctrlPr>
          </m:accPr>
          <m:e>
            <m:r>
              <w:ins w:id="3384" w:author="محمد زكريا سيد سيد ابوسبع" w:date="2023-03-31T16:34:00Z">
                <w:rPr>
                  <w:rFonts w:ascii="Cambria Math" w:hAnsi="Cambria Math"/>
                </w:rPr>
                <m:t>r</m:t>
              </w:ins>
            </m:r>
          </m:e>
        </m:acc>
        <m:r>
          <w:ins w:id="3385" w:author="محمد زكريا سيد سيد ابوسبع" w:date="2023-03-31T16:34:00Z">
            <w:rPr>
              <w:rFonts w:ascii="Cambria Math" w:hAnsi="Cambria Math"/>
            </w:rPr>
            <m:t>=</m:t>
          </w:ins>
        </m:r>
        <m:nary>
          <m:naryPr>
            <m:chr m:val="∑"/>
            <m:limLoc m:val="undOvr"/>
            <m:subHide m:val="1"/>
            <m:supHide m:val="1"/>
            <m:ctrlPr>
              <w:ins w:id="3386" w:author="محمد زكريا سيد سيد ابوسبع" w:date="2023-03-31T16:34:00Z">
                <w:rPr>
                  <w:rFonts w:ascii="Cambria Math" w:hAnsi="Cambria Math"/>
                  <w:i/>
                </w:rPr>
              </w:ins>
            </m:ctrlPr>
          </m:naryPr>
          <m:sub/>
          <m:sup/>
          <m:e>
            <m:r>
              <w:ins w:id="3387" w:author="محمد زكريا سيد سيد ابوسبع" w:date="2023-03-31T16:34:00Z">
                <w:rPr>
                  <w:rFonts w:ascii="Cambria Math" w:hAnsi="Cambria Math"/>
                </w:rPr>
                <m:t>G*</m:t>
              </w:ins>
            </m:r>
            <m:d>
              <m:dPr>
                <m:ctrlPr>
                  <w:ins w:id="3388" w:author="محمد زكريا سيد سيد ابوسبع" w:date="2023-03-31T16:34:00Z">
                    <w:rPr>
                      <w:rFonts w:ascii="Cambria Math" w:hAnsi="Cambria Math"/>
                      <w:i/>
                    </w:rPr>
                  </w:ins>
                </m:ctrlPr>
              </m:dPr>
              <m:e>
                <m:sSub>
                  <m:sSubPr>
                    <m:ctrlPr>
                      <w:ins w:id="3389" w:author="محمد زكريا سيد سيد ابوسبع" w:date="2023-03-31T16:34:00Z">
                        <w:rPr>
                          <w:rFonts w:ascii="Cambria Math" w:hAnsi="Cambria Math"/>
                          <w:i/>
                        </w:rPr>
                      </w:ins>
                    </m:ctrlPr>
                  </m:sSubPr>
                  <m:e>
                    <m:r>
                      <w:ins w:id="3390" w:author="محمد زكريا سيد سيد ابوسبع" w:date="2023-03-31T16:34:00Z">
                        <w:rPr>
                          <w:rFonts w:ascii="Cambria Math" w:hAnsi="Cambria Math"/>
                        </w:rPr>
                        <m:t>N</m:t>
                      </w:ins>
                    </m:r>
                  </m:e>
                  <m:sub>
                    <m:r>
                      <w:ins w:id="3391" w:author="محمد زكريا سيد سيد ابوسبع" w:date="2023-03-31T16:34:00Z">
                        <w:rPr>
                          <w:rFonts w:ascii="Cambria Math" w:hAnsi="Cambria Math"/>
                        </w:rPr>
                        <m:t>i</m:t>
                      </w:ins>
                    </m:r>
                  </m:sub>
                </m:sSub>
                <m:r>
                  <w:ins w:id="3392" w:author="محمد زكريا سيد سيد ابوسبع" w:date="2023-03-31T16:34:00Z">
                    <w:rPr>
                      <w:rFonts w:ascii="Cambria Math" w:hAnsi="Cambria Math"/>
                    </w:rPr>
                    <m:t>+</m:t>
                  </w:ins>
                </m:r>
                <m:f>
                  <m:fPr>
                    <m:ctrlPr>
                      <w:ins w:id="3393" w:author="محمد زكريا سيد سيد ابوسبع" w:date="2023-03-31T16:34:00Z">
                        <w:rPr>
                          <w:rFonts w:ascii="Cambria Math" w:hAnsi="Cambria Math"/>
                          <w:i/>
                        </w:rPr>
                      </w:ins>
                    </m:ctrlPr>
                  </m:fPr>
                  <m:num>
                    <m:sSub>
                      <m:sSubPr>
                        <m:ctrlPr>
                          <w:ins w:id="3394" w:author="محمد زكريا سيد سيد ابوسبع" w:date="2023-03-31T16:34:00Z">
                            <w:rPr>
                              <w:rFonts w:ascii="Cambria Math" w:hAnsi="Cambria Math"/>
                              <w:i/>
                            </w:rPr>
                          </w:ins>
                        </m:ctrlPr>
                      </m:sSubPr>
                      <m:e>
                        <m:r>
                          <w:ins w:id="3395" w:author="محمد زكريا سيد سيد ابوسبع" w:date="2023-03-31T16:34:00Z">
                            <w:rPr>
                              <w:rFonts w:ascii="Cambria Math" w:hAnsi="Cambria Math"/>
                            </w:rPr>
                            <m:t>I</m:t>
                          </w:ins>
                        </m:r>
                      </m:e>
                      <m:sub>
                        <m:r>
                          <w:ins w:id="3396" w:author="محمد زكريا سيد سيد ابوسبع" w:date="2023-03-31T16:34:00Z">
                            <w:rPr>
                              <w:rFonts w:ascii="Cambria Math" w:hAnsi="Cambria Math"/>
                            </w:rPr>
                            <m:t>xz</m:t>
                          </w:ins>
                        </m:r>
                      </m:sub>
                    </m:sSub>
                  </m:num>
                  <m:den>
                    <m:sSub>
                      <m:sSubPr>
                        <m:ctrlPr>
                          <w:ins w:id="3397" w:author="محمد زكريا سيد سيد ابوسبع" w:date="2023-03-31T16:34:00Z">
                            <w:rPr>
                              <w:rFonts w:ascii="Cambria Math" w:hAnsi="Cambria Math"/>
                              <w:i/>
                            </w:rPr>
                          </w:ins>
                        </m:ctrlPr>
                      </m:sSubPr>
                      <m:e>
                        <m:r>
                          <w:ins w:id="3398" w:author="محمد زكريا سيد سيد ابوسبع" w:date="2023-03-31T16:34:00Z">
                            <w:rPr>
                              <w:rFonts w:ascii="Cambria Math" w:hAnsi="Cambria Math"/>
                            </w:rPr>
                            <m:t>I</m:t>
                          </w:ins>
                        </m:r>
                      </m:e>
                      <m:sub>
                        <m:r>
                          <w:ins w:id="3399" w:author="محمد زكريا سيد سيد ابوسبع" w:date="2023-03-31T16:34:00Z">
                            <w:rPr>
                              <w:rFonts w:ascii="Cambria Math" w:hAnsi="Cambria Math"/>
                            </w:rPr>
                            <m:t>z</m:t>
                          </w:ins>
                        </m:r>
                      </m:sub>
                    </m:sSub>
                  </m:den>
                </m:f>
                <m:r>
                  <w:ins w:id="3400" w:author="محمد زكريا سيد سيد ابوسبع" w:date="2023-03-31T16:34:00Z">
                    <w:rPr>
                      <w:rFonts w:ascii="Cambria Math" w:hAnsi="Cambria Math"/>
                    </w:rPr>
                    <m:t>*</m:t>
                  </w:ins>
                </m:r>
                <m:sSub>
                  <m:sSubPr>
                    <m:ctrlPr>
                      <w:ins w:id="3401" w:author="محمد زكريا سيد سيد ابوسبع" w:date="2023-03-31T16:34:00Z">
                        <w:rPr>
                          <w:rFonts w:ascii="Cambria Math" w:hAnsi="Cambria Math"/>
                          <w:i/>
                        </w:rPr>
                      </w:ins>
                    </m:ctrlPr>
                  </m:sSubPr>
                  <m:e>
                    <m:r>
                      <w:ins w:id="3402" w:author="محمد زكريا سيد سيد ابوسبع" w:date="2023-03-31T16:34:00Z">
                        <w:rPr>
                          <w:rFonts w:ascii="Cambria Math" w:hAnsi="Cambria Math"/>
                        </w:rPr>
                        <m:t>L</m:t>
                      </w:ins>
                    </m:r>
                  </m:e>
                  <m:sub>
                    <m:r>
                      <w:ins w:id="3403" w:author="محمد زكريا سيد سيد ابوسبع" w:date="2023-03-31T16:34:00Z">
                        <w:rPr>
                          <w:rFonts w:ascii="Cambria Math" w:hAnsi="Cambria Math"/>
                        </w:rPr>
                        <m:t>i</m:t>
                      </w:ins>
                    </m:r>
                  </m:sub>
                </m:sSub>
              </m:e>
            </m:d>
            <m:r>
              <w:ins w:id="3404" w:author="محمد زكريا سيد سيد ابوسبع" w:date="2023-03-31T16:34:00Z">
                <w:rPr>
                  <w:rFonts w:ascii="Cambria Math" w:hAnsi="Cambria Math"/>
                </w:rPr>
                <m:t>∆i=</m:t>
              </w:ins>
            </m:r>
          </m:e>
        </m:nary>
        <m:nary>
          <m:naryPr>
            <m:chr m:val="∑"/>
            <m:limLoc m:val="undOvr"/>
            <m:subHide m:val="1"/>
            <m:supHide m:val="1"/>
            <m:ctrlPr>
              <w:ins w:id="3405" w:author="محمد زكريا سيد سيد ابوسبع" w:date="2023-03-31T16:34:00Z">
                <w:rPr>
                  <w:rFonts w:ascii="Cambria Math" w:hAnsi="Cambria Math"/>
                  <w:i/>
                </w:rPr>
              </w:ins>
            </m:ctrlPr>
          </m:naryPr>
          <m:sub/>
          <m:sup/>
          <m:e>
            <m:sSubSup>
              <m:sSubSupPr>
                <m:ctrlPr>
                  <w:ins w:id="3406" w:author="محمد زكريا سيد سيد ابوسبع" w:date="2023-03-31T16:34:00Z">
                    <w:rPr>
                      <w:rFonts w:ascii="Cambria Math" w:hAnsi="Cambria Math"/>
                      <w:i/>
                    </w:rPr>
                  </w:ins>
                </m:ctrlPr>
              </m:sSubSupPr>
              <m:e>
                <m:r>
                  <w:ins w:id="3407" w:author="محمد زكريا سيد سيد ابوسبع" w:date="2023-03-31T16:34:00Z">
                    <w:rPr>
                      <w:rFonts w:ascii="Cambria Math" w:hAnsi="Cambria Math"/>
                    </w:rPr>
                    <m:t>N</m:t>
                  </w:ins>
                </m:r>
              </m:e>
              <m:sub>
                <m:r>
                  <w:ins w:id="3408" w:author="محمد زكريا سيد سيد ابوسبع" w:date="2023-03-31T16:34:00Z">
                    <w:rPr>
                      <w:rFonts w:ascii="Cambria Math" w:hAnsi="Cambria Math"/>
                    </w:rPr>
                    <m:t>i</m:t>
                  </w:ins>
                </m:r>
              </m:sub>
              <m:sup>
                <m:r>
                  <w:ins w:id="3409" w:author="محمد زكريا سيد سيد ابوسبع" w:date="2023-03-31T16:34:00Z">
                    <w:rPr>
                      <w:rFonts w:ascii="Cambria Math" w:hAnsi="Cambria Math"/>
                    </w:rPr>
                    <m:t>'</m:t>
                  </w:ins>
                </m:r>
              </m:sup>
            </m:sSubSup>
            <m:r>
              <w:ins w:id="3410" w:author="محمد زكريا سيد سيد ابوسبع" w:date="2023-03-31T16:34:00Z">
                <w:rPr>
                  <w:rFonts w:ascii="Cambria Math" w:hAnsi="Cambria Math"/>
                </w:rPr>
                <m:t xml:space="preserve"> ∆i</m:t>
              </w:ins>
            </m:r>
          </m:e>
        </m:nary>
        <m:r>
          <w:ins w:id="3411" w:author="محمد زكريا سيد سيد ابوسبع" w:date="2023-03-31T16:34:00Z">
            <w:rPr>
              <w:rFonts w:ascii="Cambria Math" w:hAnsi="Cambria Math"/>
            </w:rPr>
            <m:t>=</m:t>
          </w:ins>
        </m:r>
        <m:sSubSup>
          <m:sSubSupPr>
            <m:ctrlPr>
              <w:ins w:id="3412" w:author="محمد زكريا سيد سيد ابوسبع" w:date="2023-03-31T16:34:00Z">
                <w:rPr>
                  <w:rFonts w:ascii="Cambria Math" w:hAnsi="Cambria Math"/>
                  <w:i/>
                </w:rPr>
              </w:ins>
            </m:ctrlPr>
          </m:sSubSupPr>
          <m:e>
            <m:r>
              <w:ins w:id="3413" w:author="محمد زكريا سيد سيد ابوسبع" w:date="2023-03-31T16:34:00Z">
                <w:rPr>
                  <w:rFonts w:ascii="Cambria Math" w:hAnsi="Cambria Math"/>
                </w:rPr>
                <m:t>N</m:t>
              </w:ins>
            </m:r>
          </m:e>
          <m:sub>
            <m:r>
              <w:ins w:id="3414" w:author="محمد زكريا سيد سيد ابوسبع" w:date="2023-03-31T16:34:00Z">
                <w:rPr>
                  <w:rFonts w:ascii="Cambria Math" w:hAnsi="Cambria Math"/>
                </w:rPr>
                <m:t>β</m:t>
              </w:ins>
            </m:r>
          </m:sub>
          <m:sup>
            <m:r>
              <w:ins w:id="3415" w:author="محمد زكريا سيد سيد ابوسبع" w:date="2023-03-31T16:34:00Z">
                <w:rPr>
                  <w:rFonts w:ascii="Cambria Math" w:hAnsi="Cambria Math"/>
                </w:rPr>
                <m:t>'</m:t>
              </w:ins>
            </m:r>
          </m:sup>
        </m:sSubSup>
        <m:r>
          <w:ins w:id="3416" w:author="محمد زكريا سيد سيد ابوسبع" w:date="2023-03-31T16:34:00Z">
            <w:rPr>
              <w:rFonts w:ascii="Cambria Math" w:hAnsi="Cambria Math"/>
            </w:rPr>
            <m:t xml:space="preserve"> ∆β+</m:t>
          </w:ins>
        </m:r>
        <m:sSubSup>
          <m:sSubSupPr>
            <m:ctrlPr>
              <w:ins w:id="3417" w:author="محمد زكريا سيد سيد ابوسبع" w:date="2023-03-31T16:34:00Z">
                <w:rPr>
                  <w:rFonts w:ascii="Cambria Math" w:hAnsi="Cambria Math"/>
                  <w:i/>
                </w:rPr>
              </w:ins>
            </m:ctrlPr>
          </m:sSubSupPr>
          <m:e>
            <m:r>
              <w:ins w:id="3418" w:author="محمد زكريا سيد سيد ابوسبع" w:date="2023-03-31T16:34:00Z">
                <w:rPr>
                  <w:rFonts w:ascii="Cambria Math" w:hAnsi="Cambria Math"/>
                </w:rPr>
                <m:t>N</m:t>
              </w:ins>
            </m:r>
          </m:e>
          <m:sub>
            <m:r>
              <w:ins w:id="3419" w:author="محمد زكريا سيد سيد ابوسبع" w:date="2023-03-31T16:34:00Z">
                <w:rPr>
                  <w:rFonts w:ascii="Cambria Math" w:hAnsi="Cambria Math"/>
                </w:rPr>
                <m:t>p</m:t>
              </w:ins>
            </m:r>
          </m:sub>
          <m:sup>
            <m:r>
              <w:ins w:id="3420" w:author="محمد زكريا سيد سيد ابوسبع" w:date="2023-03-31T16:34:00Z">
                <w:rPr>
                  <w:rFonts w:ascii="Cambria Math" w:hAnsi="Cambria Math"/>
                </w:rPr>
                <m:t>'</m:t>
              </w:ins>
            </m:r>
          </m:sup>
        </m:sSubSup>
        <m:r>
          <w:ins w:id="3421" w:author="محمد زكريا سيد سيد ابوسبع" w:date="2023-03-31T16:34:00Z">
            <w:rPr>
              <w:rFonts w:ascii="Cambria Math" w:hAnsi="Cambria Math"/>
            </w:rPr>
            <m:t xml:space="preserve"> ∆p+</m:t>
          </w:ins>
        </m:r>
        <m:sSubSup>
          <m:sSubSupPr>
            <m:ctrlPr>
              <w:ins w:id="3422" w:author="محمد زكريا سيد سيد ابوسبع" w:date="2023-03-31T16:34:00Z">
                <w:rPr>
                  <w:rFonts w:ascii="Cambria Math" w:hAnsi="Cambria Math"/>
                  <w:i/>
                </w:rPr>
              </w:ins>
            </m:ctrlPr>
          </m:sSubSupPr>
          <m:e>
            <m:r>
              <w:ins w:id="3423" w:author="محمد زكريا سيد سيد ابوسبع" w:date="2023-03-31T16:34:00Z">
                <w:rPr>
                  <w:rFonts w:ascii="Cambria Math" w:hAnsi="Cambria Math"/>
                </w:rPr>
                <m:t>N</m:t>
              </w:ins>
            </m:r>
          </m:e>
          <m:sub>
            <m:r>
              <w:ins w:id="3424" w:author="محمد زكريا سيد سيد ابوسبع" w:date="2023-03-31T16:34:00Z">
                <w:rPr>
                  <w:rFonts w:ascii="Cambria Math" w:hAnsi="Cambria Math"/>
                </w:rPr>
                <m:t>r</m:t>
              </w:ins>
            </m:r>
          </m:sub>
          <m:sup>
            <m:r>
              <w:ins w:id="3425" w:author="محمد زكريا سيد سيد ابوسبع" w:date="2023-03-31T16:34:00Z">
                <w:rPr>
                  <w:rFonts w:ascii="Cambria Math" w:hAnsi="Cambria Math"/>
                </w:rPr>
                <m:t>'</m:t>
              </w:ins>
            </m:r>
          </m:sup>
        </m:sSubSup>
        <m:r>
          <w:ins w:id="3426" w:author="محمد زكريا سيد سيد ابوسبع" w:date="2023-03-31T16:34:00Z">
            <w:rPr>
              <w:rFonts w:ascii="Cambria Math" w:hAnsi="Cambria Math"/>
            </w:rPr>
            <m:t xml:space="preserve"> ∆r+ </m:t>
          </w:ins>
        </m:r>
        <m:sSubSup>
          <m:sSubSupPr>
            <m:ctrlPr>
              <w:ins w:id="3427" w:author="محمد زكريا سيد سيد ابوسبع" w:date="2023-03-31T16:34:00Z">
                <w:rPr>
                  <w:rFonts w:ascii="Cambria Math" w:hAnsi="Cambria Math"/>
                  <w:i/>
                </w:rPr>
              </w:ins>
            </m:ctrlPr>
          </m:sSubSupPr>
          <m:e>
            <m:r>
              <w:ins w:id="3428" w:author="محمد زكريا سيد سيد ابوسبع" w:date="2023-03-31T16:34:00Z">
                <w:rPr>
                  <w:rFonts w:ascii="Cambria Math" w:hAnsi="Cambria Math"/>
                </w:rPr>
                <m:t>N</m:t>
              </w:ins>
            </m:r>
          </m:e>
          <m:sub>
            <m:sSub>
              <m:sSubPr>
                <m:ctrlPr>
                  <w:ins w:id="3429" w:author="محمد زكريا سيد سيد ابوسبع" w:date="2023-03-31T16:34:00Z">
                    <w:rPr>
                      <w:rFonts w:ascii="Cambria Math" w:hAnsi="Cambria Math"/>
                      <w:i/>
                    </w:rPr>
                  </w:ins>
                </m:ctrlPr>
              </m:sSubPr>
              <m:e>
                <m:r>
                  <w:ins w:id="3430" w:author="محمد زكريا سيد سيد ابوسبع" w:date="2023-03-31T16:34:00Z">
                    <w:rPr>
                      <w:rFonts w:ascii="Cambria Math" w:hAnsi="Cambria Math"/>
                    </w:rPr>
                    <m:t>δ</m:t>
                  </w:ins>
                </m:r>
              </m:e>
              <m:sub>
                <m:r>
                  <w:ins w:id="3431" w:author="محمد زكريا سيد سيد ابوسبع" w:date="2023-03-31T16:34:00Z">
                    <w:rPr>
                      <w:rFonts w:ascii="Cambria Math" w:hAnsi="Cambria Math"/>
                    </w:rPr>
                    <m:t>r</m:t>
                  </w:ins>
                </m:r>
              </m:sub>
            </m:sSub>
          </m:sub>
          <m:sup>
            <m:r>
              <w:ins w:id="3432" w:author="محمد زكريا سيد سيد ابوسبع" w:date="2023-03-31T16:34:00Z">
                <w:rPr>
                  <w:rFonts w:ascii="Cambria Math" w:hAnsi="Cambria Math"/>
                </w:rPr>
                <m:t>'</m:t>
              </w:ins>
            </m:r>
          </m:sup>
        </m:sSubSup>
        <m:r>
          <w:ins w:id="3433" w:author="محمد زكريا سيد سيد ابوسبع" w:date="2023-03-31T16:34:00Z">
            <w:rPr>
              <w:rFonts w:ascii="Cambria Math" w:hAnsi="Cambria Math"/>
            </w:rPr>
            <m:t xml:space="preserve"> ∆</m:t>
          </w:ins>
        </m:r>
        <m:sSub>
          <m:sSubPr>
            <m:ctrlPr>
              <w:ins w:id="3434" w:author="محمد زكريا سيد سيد ابوسبع" w:date="2023-03-31T16:34:00Z">
                <w:rPr>
                  <w:rFonts w:ascii="Cambria Math" w:hAnsi="Cambria Math"/>
                  <w:i/>
                </w:rPr>
              </w:ins>
            </m:ctrlPr>
          </m:sSubPr>
          <m:e>
            <m:r>
              <w:ins w:id="3435" w:author="محمد زكريا سيد سيد ابوسبع" w:date="2023-03-31T16:34:00Z">
                <w:rPr>
                  <w:rFonts w:ascii="Cambria Math" w:hAnsi="Cambria Math"/>
                </w:rPr>
                <m:t>δ</m:t>
              </w:ins>
            </m:r>
          </m:e>
          <m:sub>
            <m:r>
              <w:ins w:id="3436" w:author="محمد زكريا سيد سيد ابوسبع" w:date="2023-03-31T16:34:00Z">
                <w:rPr>
                  <w:rFonts w:ascii="Cambria Math" w:hAnsi="Cambria Math"/>
                </w:rPr>
                <m:t>r</m:t>
              </w:ins>
            </m:r>
          </m:sub>
        </m:sSub>
        <m:r>
          <w:ins w:id="3437" w:author="محمد زكريا سيد سيد ابوسبع" w:date="2023-03-31T16:34:00Z">
            <w:rPr>
              <w:rFonts w:ascii="Cambria Math" w:hAnsi="Cambria Math"/>
            </w:rPr>
            <m:t>+</m:t>
          </w:ins>
        </m:r>
        <m:sSubSup>
          <m:sSubSupPr>
            <m:ctrlPr>
              <w:ins w:id="3438" w:author="محمد زكريا سيد سيد ابوسبع" w:date="2023-03-31T16:34:00Z">
                <w:rPr>
                  <w:rFonts w:ascii="Cambria Math" w:hAnsi="Cambria Math"/>
                  <w:i/>
                </w:rPr>
              </w:ins>
            </m:ctrlPr>
          </m:sSubSupPr>
          <m:e>
            <m:r>
              <w:ins w:id="3439" w:author="محمد زكريا سيد سيد ابوسبع" w:date="2023-03-31T16:34:00Z">
                <w:rPr>
                  <w:rFonts w:ascii="Cambria Math" w:hAnsi="Cambria Math"/>
                </w:rPr>
                <m:t>N</m:t>
              </w:ins>
            </m:r>
          </m:e>
          <m:sub>
            <m:sSub>
              <m:sSubPr>
                <m:ctrlPr>
                  <w:ins w:id="3440" w:author="محمد زكريا سيد سيد ابوسبع" w:date="2023-03-31T16:34:00Z">
                    <w:rPr>
                      <w:rFonts w:ascii="Cambria Math" w:hAnsi="Cambria Math"/>
                      <w:i/>
                    </w:rPr>
                  </w:ins>
                </m:ctrlPr>
              </m:sSubPr>
              <m:e>
                <m:r>
                  <w:ins w:id="3441" w:author="محمد زكريا سيد سيد ابوسبع" w:date="2023-03-31T16:34:00Z">
                    <w:rPr>
                      <w:rFonts w:ascii="Cambria Math" w:hAnsi="Cambria Math"/>
                    </w:rPr>
                    <m:t>δ</m:t>
                  </w:ins>
                </m:r>
              </m:e>
              <m:sub>
                <m:r>
                  <w:ins w:id="3442" w:author="محمد زكريا سيد سيد ابوسبع" w:date="2023-03-31T16:34:00Z">
                    <w:rPr>
                      <w:rFonts w:ascii="Cambria Math" w:hAnsi="Cambria Math"/>
                    </w:rPr>
                    <m:t>a</m:t>
                  </w:ins>
                </m:r>
              </m:sub>
            </m:sSub>
          </m:sub>
          <m:sup>
            <m:r>
              <w:ins w:id="3443" w:author="محمد زكريا سيد سيد ابوسبع" w:date="2023-03-31T16:34:00Z">
                <w:rPr>
                  <w:rFonts w:ascii="Cambria Math" w:hAnsi="Cambria Math"/>
                </w:rPr>
                <m:t>'</m:t>
              </w:ins>
            </m:r>
          </m:sup>
        </m:sSubSup>
        <m:r>
          <w:ins w:id="3444" w:author="محمد زكريا سيد سيد ابوسبع" w:date="2023-03-31T16:34:00Z">
            <w:rPr>
              <w:rFonts w:ascii="Cambria Math" w:hAnsi="Cambria Math"/>
            </w:rPr>
            <m:t xml:space="preserve"> ∆</m:t>
          </w:ins>
        </m:r>
        <m:sSub>
          <m:sSubPr>
            <m:ctrlPr>
              <w:ins w:id="3445" w:author="محمد زكريا سيد سيد ابوسبع" w:date="2023-03-31T16:34:00Z">
                <w:rPr>
                  <w:rFonts w:ascii="Cambria Math" w:hAnsi="Cambria Math"/>
                  <w:i/>
                </w:rPr>
              </w:ins>
            </m:ctrlPr>
          </m:sSubPr>
          <m:e>
            <m:r>
              <w:ins w:id="3446" w:author="محمد زكريا سيد سيد ابوسبع" w:date="2023-03-31T16:34:00Z">
                <w:rPr>
                  <w:rFonts w:ascii="Cambria Math" w:hAnsi="Cambria Math"/>
                </w:rPr>
                <m:t>δ</m:t>
              </w:ins>
            </m:r>
          </m:e>
          <m:sub>
            <m:r>
              <w:ins w:id="3447" w:author="محمد زكريا سيد سيد ابوسبع" w:date="2023-03-31T16:34:00Z">
                <w:rPr>
                  <w:rFonts w:ascii="Cambria Math" w:hAnsi="Cambria Math"/>
                </w:rPr>
                <m:t>a</m:t>
              </w:ins>
            </m:r>
          </m:sub>
        </m:sSub>
      </m:oMath>
    </w:p>
    <w:p w14:paraId="0B2B1CCF" w14:textId="77777777" w:rsidR="00E93874" w:rsidRPr="00E223EA" w:rsidRDefault="00E93874" w:rsidP="00E93874">
      <w:pPr>
        <w:pStyle w:val="ListParagraph"/>
        <w:numPr>
          <w:ilvl w:val="1"/>
          <w:numId w:val="27"/>
        </w:numPr>
        <w:spacing w:after="160" w:line="259" w:lineRule="auto"/>
        <w:ind w:right="0"/>
        <w:jc w:val="left"/>
        <w:rPr>
          <w:ins w:id="3448" w:author="محمد زكريا سيد سيد ابوسبع" w:date="2023-03-31T16:34:00Z"/>
          <w:rFonts w:ascii="Cambria Math" w:hAnsi="Cambria Math"/>
          <w:i/>
        </w:rPr>
      </w:pPr>
      <m:oMath>
        <m:r>
          <w:ins w:id="3449" w:author="محمد زكريا سيد سيد ابوسبع" w:date="2023-03-31T16:34:00Z">
            <w:rPr>
              <w:rFonts w:ascii="Cambria Math" w:hAnsi="Cambria Math"/>
            </w:rPr>
            <m:t>∴∆</m:t>
          </w:ins>
        </m:r>
        <m:acc>
          <m:accPr>
            <m:chr m:val="̇"/>
            <m:ctrlPr>
              <w:ins w:id="3450" w:author="محمد زكريا سيد سيد ابوسبع" w:date="2023-03-31T16:34:00Z">
                <w:rPr>
                  <w:rFonts w:ascii="Cambria Math" w:hAnsi="Cambria Math"/>
                  <w:i/>
                </w:rPr>
              </w:ins>
            </m:ctrlPr>
          </m:accPr>
          <m:e>
            <m:r>
              <w:ins w:id="3451" w:author="محمد زكريا سيد سيد ابوسبع" w:date="2023-03-31T16:34:00Z">
                <w:rPr>
                  <w:rFonts w:ascii="Cambria Math" w:hAnsi="Cambria Math"/>
                </w:rPr>
                <m:t>φ</m:t>
              </w:ins>
            </m:r>
          </m:e>
        </m:acc>
        <m:r>
          <w:ins w:id="3452" w:author="محمد زكريا سيد سيد ابوسبع" w:date="2023-03-31T16:34:00Z">
            <w:rPr>
              <w:rFonts w:ascii="Cambria Math" w:hAnsi="Cambria Math"/>
            </w:rPr>
            <m:t>=∆p+ ∆r*</m:t>
          </w:ins>
        </m:r>
        <m:func>
          <m:funcPr>
            <m:ctrlPr>
              <w:ins w:id="3453" w:author="محمد زكريا سيد سيد ابوسبع" w:date="2023-03-31T16:34:00Z">
                <w:rPr>
                  <w:rFonts w:ascii="Cambria Math" w:hAnsi="Cambria Math"/>
                  <w:i/>
                </w:rPr>
              </w:ins>
            </m:ctrlPr>
          </m:funcPr>
          <m:fName>
            <m:r>
              <w:ins w:id="3454" w:author="محمد زكريا سيد سيد ابوسبع" w:date="2023-03-31T16:34:00Z">
                <w:rPr>
                  <w:rFonts w:ascii="Cambria Math" w:hAnsi="Cambria Math"/>
                </w:rPr>
                <m:t>tan</m:t>
              </w:ins>
            </m:r>
          </m:fName>
          <m:e>
            <m:d>
              <m:dPr>
                <m:ctrlPr>
                  <w:ins w:id="3455" w:author="محمد زكريا سيد سيد ابوسبع" w:date="2023-03-31T16:34:00Z">
                    <w:rPr>
                      <w:rFonts w:ascii="Cambria Math" w:hAnsi="Cambria Math"/>
                      <w:i/>
                    </w:rPr>
                  </w:ins>
                </m:ctrlPr>
              </m:dPr>
              <m:e>
                <m:sSub>
                  <m:sSubPr>
                    <m:ctrlPr>
                      <w:ins w:id="3456" w:author="محمد زكريا سيد سيد ابوسبع" w:date="2023-03-31T16:34:00Z">
                        <w:rPr>
                          <w:rFonts w:ascii="Cambria Math" w:hAnsi="Cambria Math"/>
                          <w:i/>
                        </w:rPr>
                      </w:ins>
                    </m:ctrlPr>
                  </m:sSubPr>
                  <m:e>
                    <m:r>
                      <w:ins w:id="3457" w:author="محمد زكريا سيد سيد ابوسبع" w:date="2023-03-31T16:34:00Z">
                        <w:rPr>
                          <w:rFonts w:ascii="Cambria Math" w:hAnsi="Cambria Math"/>
                        </w:rPr>
                        <m:t>θ</m:t>
                      </w:ins>
                    </m:r>
                  </m:e>
                  <m:sub>
                    <m:r>
                      <w:ins w:id="3458" w:author="محمد زكريا سيد سيد ابوسبع" w:date="2023-03-31T16:34:00Z">
                        <w:rPr>
                          <w:rFonts w:ascii="Cambria Math" w:hAnsi="Cambria Math"/>
                        </w:rPr>
                        <m:t>0</m:t>
                      </w:ins>
                    </m:r>
                  </m:sub>
                </m:sSub>
              </m:e>
            </m:d>
          </m:e>
        </m:func>
      </m:oMath>
    </w:p>
    <w:p w14:paraId="0FFCF1CA" w14:textId="77777777" w:rsidR="00E93874" w:rsidRPr="00E223EA" w:rsidRDefault="00E93874" w:rsidP="00E93874">
      <w:pPr>
        <w:pStyle w:val="ListParagraph"/>
        <w:numPr>
          <w:ilvl w:val="1"/>
          <w:numId w:val="27"/>
        </w:numPr>
        <w:spacing w:after="160" w:line="259" w:lineRule="auto"/>
        <w:ind w:right="0"/>
        <w:jc w:val="left"/>
        <w:rPr>
          <w:ins w:id="3459" w:author="محمد زكريا سيد سيد ابوسبع" w:date="2023-03-31T16:34:00Z"/>
          <w:rFonts w:ascii="Cambria Math" w:hAnsi="Cambria Math"/>
          <w:i/>
        </w:rPr>
      </w:pPr>
      <m:oMath>
        <m:r>
          <w:ins w:id="3460" w:author="محمد زكريا سيد سيد ابوسبع" w:date="2023-03-31T16:34:00Z">
            <w:rPr>
              <w:rFonts w:ascii="Cambria Math" w:hAnsi="Cambria Math"/>
            </w:rPr>
            <m:t>∴∆</m:t>
          </w:ins>
        </m:r>
        <m:acc>
          <m:accPr>
            <m:chr m:val="̇"/>
            <m:ctrlPr>
              <w:ins w:id="3461" w:author="محمد زكريا سيد سيد ابوسبع" w:date="2023-03-31T16:34:00Z">
                <w:rPr>
                  <w:rFonts w:ascii="Cambria Math" w:hAnsi="Cambria Math"/>
                  <w:i/>
                </w:rPr>
              </w:ins>
            </m:ctrlPr>
          </m:accPr>
          <m:e>
            <m:r>
              <w:ins w:id="3462" w:author="محمد زكريا سيد سيد ابوسبع" w:date="2023-03-31T16:34:00Z">
                <w:rPr>
                  <w:rFonts w:ascii="Cambria Math" w:hAnsi="Cambria Math"/>
                </w:rPr>
                <m:t>ψ</m:t>
              </w:ins>
            </m:r>
          </m:e>
        </m:acc>
        <m:r>
          <w:ins w:id="3463" w:author="محمد زكريا سيد سيد ابوسبع" w:date="2023-03-31T16:34:00Z">
            <w:rPr>
              <w:rFonts w:ascii="Cambria Math" w:hAnsi="Cambria Math"/>
            </w:rPr>
            <m:t>=∆r*</m:t>
          </w:ins>
        </m:r>
        <m:func>
          <m:funcPr>
            <m:ctrlPr>
              <w:ins w:id="3464" w:author="محمد زكريا سيد سيد ابوسبع" w:date="2023-03-31T16:34:00Z">
                <w:rPr>
                  <w:rFonts w:ascii="Cambria Math" w:hAnsi="Cambria Math"/>
                  <w:i/>
                </w:rPr>
              </w:ins>
            </m:ctrlPr>
          </m:funcPr>
          <m:fName>
            <m:r>
              <w:ins w:id="3465" w:author="محمد زكريا سيد سيد ابوسبع" w:date="2023-03-31T16:34:00Z">
                <w:rPr>
                  <w:rFonts w:ascii="Cambria Math" w:hAnsi="Cambria Math"/>
                </w:rPr>
                <m:t>sec</m:t>
              </w:ins>
            </m:r>
          </m:fName>
          <m:e>
            <m:d>
              <m:dPr>
                <m:ctrlPr>
                  <w:ins w:id="3466" w:author="محمد زكريا سيد سيد ابوسبع" w:date="2023-03-31T16:34:00Z">
                    <w:rPr>
                      <w:rFonts w:ascii="Cambria Math" w:hAnsi="Cambria Math"/>
                      <w:i/>
                    </w:rPr>
                  </w:ins>
                </m:ctrlPr>
              </m:dPr>
              <m:e>
                <m:sSub>
                  <m:sSubPr>
                    <m:ctrlPr>
                      <w:ins w:id="3467" w:author="محمد زكريا سيد سيد ابوسبع" w:date="2023-03-31T16:34:00Z">
                        <w:rPr>
                          <w:rFonts w:ascii="Cambria Math" w:hAnsi="Cambria Math"/>
                          <w:i/>
                        </w:rPr>
                      </w:ins>
                    </m:ctrlPr>
                  </m:sSubPr>
                  <m:e>
                    <m:r>
                      <w:ins w:id="3468" w:author="محمد زكريا سيد سيد ابوسبع" w:date="2023-03-31T16:34:00Z">
                        <w:rPr>
                          <w:rFonts w:ascii="Cambria Math" w:hAnsi="Cambria Math"/>
                        </w:rPr>
                        <m:t>θ</m:t>
                      </w:ins>
                    </m:r>
                  </m:e>
                  <m:sub>
                    <m:r>
                      <w:ins w:id="3469" w:author="محمد زكريا سيد سيد ابوسبع" w:date="2023-03-31T16:34:00Z">
                        <w:rPr>
                          <w:rFonts w:ascii="Cambria Math" w:hAnsi="Cambria Math"/>
                        </w:rPr>
                        <m:t>0</m:t>
                      </w:ins>
                    </m:r>
                  </m:sub>
                </m:sSub>
              </m:e>
            </m:d>
          </m:e>
        </m:func>
      </m:oMath>
    </w:p>
    <w:p w14:paraId="75D49BE2" w14:textId="77777777" w:rsidR="00E93874" w:rsidRPr="004A7924" w:rsidRDefault="00000000" w:rsidP="00E93874">
      <w:pPr>
        <w:rPr>
          <w:ins w:id="3470" w:author="محمد زكريا سيد سيد ابوسبع" w:date="2023-03-31T16:34:00Z"/>
        </w:rPr>
      </w:pPr>
      <m:oMathPara>
        <m:oMathParaPr>
          <m:jc m:val="center"/>
        </m:oMathParaPr>
        <m:oMath>
          <m:d>
            <m:dPr>
              <m:begChr m:val="["/>
              <m:endChr m:val="]"/>
              <m:ctrlPr>
                <w:ins w:id="3471" w:author="محمد زكريا سيد سيد ابوسبع" w:date="2023-03-31T16:34:00Z">
                  <w:rPr>
                    <w:rFonts w:ascii="Cambria Math" w:hAnsi="Cambria Math" w:cs="Times New Roman"/>
                    <w:i/>
                  </w:rPr>
                </w:ins>
              </m:ctrlPr>
            </m:dPr>
            <m:e>
              <m:eqArr>
                <m:eqArrPr>
                  <m:ctrlPr>
                    <w:ins w:id="3472" w:author="محمد زكريا سيد سيد ابوسبع" w:date="2023-03-31T16:34:00Z">
                      <w:rPr>
                        <w:rFonts w:ascii="Cambria Math" w:hAnsi="Cambria Math" w:cs="Times New Roman"/>
                        <w:i/>
                      </w:rPr>
                    </w:ins>
                  </m:ctrlPr>
                </m:eqArrPr>
                <m:e>
                  <m:r>
                    <w:ins w:id="3473" w:author="محمد زكريا سيد سيد ابوسبع" w:date="2023-03-31T16:34:00Z">
                      <m:rPr>
                        <m:sty m:val="p"/>
                      </m:rPr>
                      <w:rPr>
                        <w:rFonts w:ascii="Cambria Math" w:hAnsi="Cambria Math"/>
                      </w:rPr>
                      <m:t>Δ</m:t>
                    </w:ins>
                  </m:r>
                  <m:acc>
                    <m:accPr>
                      <m:chr m:val="̇"/>
                      <m:ctrlPr>
                        <w:ins w:id="3474" w:author="محمد زكريا سيد سيد ابوسبع" w:date="2023-03-31T16:34:00Z">
                          <w:rPr>
                            <w:rFonts w:ascii="Cambria Math" w:hAnsi="Cambria Math" w:cs="Times New Roman"/>
                            <w:i/>
                          </w:rPr>
                        </w:ins>
                      </m:ctrlPr>
                    </m:accPr>
                    <m:e>
                      <m:r>
                        <w:ins w:id="3475" w:author="محمد زكريا سيد سيد ابوسبع" w:date="2023-03-31T16:34:00Z">
                          <w:rPr>
                            <w:rFonts w:ascii="Cambria Math" w:hAnsi="Cambria Math"/>
                          </w:rPr>
                          <m:t>β</m:t>
                        </w:ins>
                      </m:r>
                    </m:e>
                  </m:acc>
                </m:e>
                <m:e>
                  <m:r>
                    <w:ins w:id="3476" w:author="محمد زكريا سيد سيد ابوسبع" w:date="2023-03-31T16:34:00Z">
                      <m:rPr>
                        <m:sty m:val="p"/>
                      </m:rPr>
                      <w:rPr>
                        <w:rFonts w:ascii="Cambria Math" w:hAnsi="Cambria Math"/>
                      </w:rPr>
                      <m:t>Δ</m:t>
                    </w:ins>
                  </m:r>
                  <m:acc>
                    <m:accPr>
                      <m:chr m:val="̇"/>
                      <m:ctrlPr>
                        <w:ins w:id="3477" w:author="محمد زكريا سيد سيد ابوسبع" w:date="2023-03-31T16:34:00Z">
                          <w:rPr>
                            <w:rFonts w:ascii="Cambria Math" w:hAnsi="Cambria Math" w:cs="Times New Roman"/>
                            <w:i/>
                          </w:rPr>
                        </w:ins>
                      </m:ctrlPr>
                    </m:accPr>
                    <m:e>
                      <m:r>
                        <w:ins w:id="3478" w:author="محمد زكريا سيد سيد ابوسبع" w:date="2023-03-31T16:34:00Z">
                          <w:rPr>
                            <w:rFonts w:ascii="Cambria Math" w:hAnsi="Cambria Math"/>
                          </w:rPr>
                          <m:t>p</m:t>
                        </w:ins>
                      </m:r>
                    </m:e>
                  </m:acc>
                  <m:ctrlPr>
                    <w:ins w:id="3479" w:author="محمد زكريا سيد سيد ابوسبع" w:date="2023-03-31T16:34:00Z">
                      <w:rPr>
                        <w:rFonts w:ascii="Cambria Math" w:eastAsia="Cambria Math" w:hAnsi="Cambria Math" w:cs="Cambria Math"/>
                        <w:i/>
                      </w:rPr>
                    </w:ins>
                  </m:ctrlPr>
                </m:e>
                <m:e>
                  <m:r>
                    <w:ins w:id="3480" w:author="محمد زكريا سيد سيد ابوسبع" w:date="2023-03-31T16:34:00Z">
                      <m:rPr>
                        <m:sty m:val="p"/>
                      </m:rPr>
                      <w:rPr>
                        <w:rFonts w:ascii="Cambria Math" w:hAnsi="Cambria Math"/>
                      </w:rPr>
                      <m:t>Δ</m:t>
                    </w:ins>
                  </m:r>
                  <m:acc>
                    <m:accPr>
                      <m:chr m:val="̇"/>
                      <m:ctrlPr>
                        <w:ins w:id="3481" w:author="محمد زكريا سيد سيد ابوسبع" w:date="2023-03-31T16:34:00Z">
                          <w:rPr>
                            <w:rFonts w:ascii="Cambria Math" w:hAnsi="Cambria Math" w:cs="Times New Roman"/>
                            <w:i/>
                          </w:rPr>
                        </w:ins>
                      </m:ctrlPr>
                    </m:accPr>
                    <m:e>
                      <m:r>
                        <w:ins w:id="3482" w:author="محمد زكريا سيد سيد ابوسبع" w:date="2023-03-31T16:34:00Z">
                          <w:rPr>
                            <w:rFonts w:ascii="Cambria Math" w:hAnsi="Cambria Math"/>
                          </w:rPr>
                          <m:t>r</m:t>
                        </w:ins>
                      </m:r>
                    </m:e>
                  </m:acc>
                  <m:ctrlPr>
                    <w:ins w:id="3483" w:author="محمد زكريا سيد سيد ابوسبع" w:date="2023-03-31T16:34:00Z">
                      <w:rPr>
                        <w:rFonts w:ascii="Cambria Math" w:eastAsia="Cambria Math" w:hAnsi="Cambria Math" w:cs="Cambria Math"/>
                        <w:i/>
                      </w:rPr>
                    </w:ins>
                  </m:ctrlPr>
                </m:e>
                <m:e>
                  <m:r>
                    <w:ins w:id="3484" w:author="محمد زكريا سيد سيد ابوسبع" w:date="2023-03-31T16:34:00Z">
                      <m:rPr>
                        <m:sty m:val="p"/>
                      </m:rPr>
                      <w:rPr>
                        <w:rFonts w:ascii="Cambria Math" w:hAnsi="Cambria Math"/>
                      </w:rPr>
                      <m:t>Δ</m:t>
                    </w:ins>
                  </m:r>
                  <m:acc>
                    <m:accPr>
                      <m:chr m:val="̇"/>
                      <m:ctrlPr>
                        <w:ins w:id="3485" w:author="محمد زكريا سيد سيد ابوسبع" w:date="2023-03-31T16:34:00Z">
                          <w:rPr>
                            <w:rFonts w:ascii="Cambria Math" w:hAnsi="Cambria Math" w:cs="Times New Roman"/>
                            <w:i/>
                          </w:rPr>
                        </w:ins>
                      </m:ctrlPr>
                    </m:accPr>
                    <m:e>
                      <m:r>
                        <w:ins w:id="3486" w:author="محمد زكريا سيد سيد ابوسبع" w:date="2023-03-31T16:34:00Z">
                          <w:rPr>
                            <w:rFonts w:ascii="Cambria Math" w:hAnsi="Cambria Math"/>
                          </w:rPr>
                          <m:t>φ</m:t>
                        </w:ins>
                      </m:r>
                    </m:e>
                  </m:acc>
                  <m:ctrlPr>
                    <w:ins w:id="3487" w:author="محمد زكريا سيد سيد ابوسبع" w:date="2023-03-31T16:34:00Z">
                      <w:rPr>
                        <w:rFonts w:ascii="Cambria Math" w:eastAsia="Cambria Math" w:hAnsi="Cambria Math" w:cs="Cambria Math"/>
                        <w:i/>
                      </w:rPr>
                    </w:ins>
                  </m:ctrlPr>
                </m:e>
                <m:e>
                  <m:r>
                    <w:ins w:id="3488" w:author="محمد زكريا سيد سيد ابوسبع" w:date="2023-03-31T16:34:00Z">
                      <m:rPr>
                        <m:sty m:val="p"/>
                      </m:rPr>
                      <w:rPr>
                        <w:rFonts w:ascii="Cambria Math" w:hAnsi="Cambria Math"/>
                      </w:rPr>
                      <m:t>Δ</m:t>
                    </w:ins>
                  </m:r>
                  <m:acc>
                    <m:accPr>
                      <m:chr m:val="̇"/>
                      <m:ctrlPr>
                        <w:ins w:id="3489" w:author="محمد زكريا سيد سيد ابوسبع" w:date="2023-03-31T16:34:00Z">
                          <w:rPr>
                            <w:rFonts w:ascii="Cambria Math" w:hAnsi="Cambria Math" w:cs="Times New Roman"/>
                            <w:i/>
                          </w:rPr>
                        </w:ins>
                      </m:ctrlPr>
                    </m:accPr>
                    <m:e>
                      <m:r>
                        <w:ins w:id="3490" w:author="محمد زكريا سيد سيد ابوسبع" w:date="2023-03-31T16:34:00Z">
                          <w:rPr>
                            <w:rFonts w:ascii="Cambria Math" w:hAnsi="Cambria Math"/>
                          </w:rPr>
                          <m:t>ψ</m:t>
                        </w:ins>
                      </m:r>
                    </m:e>
                  </m:acc>
                </m:e>
              </m:eqArr>
            </m:e>
          </m:d>
          <m:r>
            <w:ins w:id="3491" w:author="محمد زكريا سيد سيد ابوسبع" w:date="2023-03-31T16:34:00Z">
              <w:rPr>
                <w:rFonts w:ascii="Cambria Math" w:hAnsi="Cambria Math"/>
              </w:rPr>
              <m:t>=</m:t>
            </w:ins>
          </m:r>
          <m:d>
            <m:dPr>
              <m:begChr m:val="["/>
              <m:endChr m:val="]"/>
              <m:ctrlPr>
                <w:ins w:id="3492" w:author="محمد زكريا سيد سيد ابوسبع" w:date="2023-03-31T16:34:00Z">
                  <w:rPr>
                    <w:rFonts w:ascii="Cambria Math" w:hAnsi="Cambria Math" w:cs="Times New Roman"/>
                    <w:i/>
                  </w:rPr>
                </w:ins>
              </m:ctrlPr>
            </m:dPr>
            <m:e>
              <m:m>
                <m:mPr>
                  <m:mcs>
                    <m:mc>
                      <m:mcPr>
                        <m:count m:val="5"/>
                        <m:mcJc m:val="center"/>
                      </m:mcPr>
                    </m:mc>
                  </m:mcs>
                  <m:ctrlPr>
                    <w:ins w:id="3493" w:author="محمد زكريا سيد سيد ابوسبع" w:date="2023-03-31T16:34:00Z">
                      <w:rPr>
                        <w:rFonts w:ascii="Cambria Math" w:hAnsi="Cambria Math" w:cs="Times New Roman"/>
                        <w:i/>
                      </w:rPr>
                    </w:ins>
                  </m:ctrlPr>
                </m:mPr>
                <m:mr>
                  <m:e>
                    <m:f>
                      <m:fPr>
                        <m:ctrlPr>
                          <w:ins w:id="3494" w:author="محمد زكريا سيد سيد ابوسبع" w:date="2023-03-31T16:34:00Z">
                            <w:rPr>
                              <w:rFonts w:ascii="Cambria Math" w:hAnsi="Cambria Math"/>
                              <w:i/>
                            </w:rPr>
                          </w:ins>
                        </m:ctrlPr>
                      </m:fPr>
                      <m:num>
                        <m:sSub>
                          <m:sSubPr>
                            <m:ctrlPr>
                              <w:ins w:id="3495" w:author="محمد زكريا سيد سيد ابوسبع" w:date="2023-03-31T16:34:00Z">
                                <w:rPr>
                                  <w:rFonts w:ascii="Cambria Math" w:hAnsi="Cambria Math"/>
                                  <w:i/>
                                </w:rPr>
                              </w:ins>
                            </m:ctrlPr>
                          </m:sSubPr>
                          <m:e>
                            <m:r>
                              <w:ins w:id="3496" w:author="محمد زكريا سيد سيد ابوسبع" w:date="2023-03-31T16:34:00Z">
                                <w:rPr>
                                  <w:rFonts w:ascii="Cambria Math" w:hAnsi="Cambria Math"/>
                                </w:rPr>
                                <m:t>Y</m:t>
                              </w:ins>
                            </m:r>
                          </m:e>
                          <m:sub>
                            <m:r>
                              <w:ins w:id="3497" w:author="محمد زكريا سيد سيد ابوسبع" w:date="2023-03-31T16:34:00Z">
                                <w:rPr>
                                  <w:rFonts w:ascii="Cambria Math" w:hAnsi="Cambria Math"/>
                                </w:rPr>
                                <m:t>β</m:t>
                              </w:ins>
                            </m:r>
                          </m:sub>
                        </m:sSub>
                      </m:num>
                      <m:den>
                        <m:sSub>
                          <m:sSubPr>
                            <m:ctrlPr>
                              <w:ins w:id="3498" w:author="محمد زكريا سيد سيد ابوسبع" w:date="2023-03-31T16:34:00Z">
                                <w:rPr>
                                  <w:rFonts w:ascii="Cambria Math" w:hAnsi="Cambria Math" w:cs="Times New Roman"/>
                                  <w:i/>
                                </w:rPr>
                              </w:ins>
                            </m:ctrlPr>
                          </m:sSubPr>
                          <m:e>
                            <m:r>
                              <w:ins w:id="3499" w:author="محمد زكريا سيد سيد ابوسبع" w:date="2023-03-31T16:34:00Z">
                                <w:rPr>
                                  <w:rFonts w:ascii="Cambria Math" w:hAnsi="Cambria Math"/>
                                </w:rPr>
                                <m:t>V</m:t>
                              </w:ins>
                            </m:r>
                          </m:e>
                          <m:sub>
                            <m:r>
                              <w:ins w:id="3500" w:author="محمد زكريا سيد سيد ابوسبع" w:date="2023-03-31T16:34:00Z">
                                <w:rPr>
                                  <w:rFonts w:ascii="Cambria Math" w:hAnsi="Cambria Math"/>
                                </w:rPr>
                                <m:t>to</m:t>
                              </w:ins>
                            </m:r>
                          </m:sub>
                        </m:sSub>
                      </m:den>
                    </m:f>
                    <m:ctrlPr>
                      <w:ins w:id="3501" w:author="محمد زكريا سيد سيد ابوسبع" w:date="2023-03-31T16:34:00Z">
                        <w:rPr>
                          <w:rFonts w:ascii="Cambria Math" w:eastAsia="Cambria Math" w:hAnsi="Cambria Math" w:cs="Cambria Math"/>
                          <w:i/>
                        </w:rPr>
                      </w:ins>
                    </m:ctrlPr>
                  </m:e>
                  <m:e>
                    <m:f>
                      <m:fPr>
                        <m:ctrlPr>
                          <w:ins w:id="3502" w:author="محمد زكريا سيد سيد ابوسبع" w:date="2023-03-31T16:34:00Z">
                            <w:rPr>
                              <w:rFonts w:ascii="Cambria Math" w:hAnsi="Cambria Math"/>
                              <w:i/>
                            </w:rPr>
                          </w:ins>
                        </m:ctrlPr>
                      </m:fPr>
                      <m:num>
                        <m:sSub>
                          <m:sSubPr>
                            <m:ctrlPr>
                              <w:ins w:id="3503" w:author="محمد زكريا سيد سيد ابوسبع" w:date="2023-03-31T16:34:00Z">
                                <w:rPr>
                                  <w:rFonts w:ascii="Cambria Math" w:hAnsi="Cambria Math"/>
                                  <w:i/>
                                </w:rPr>
                              </w:ins>
                            </m:ctrlPr>
                          </m:sSubPr>
                          <m:e>
                            <m:r>
                              <w:ins w:id="3504" w:author="محمد زكريا سيد سيد ابوسبع" w:date="2023-03-31T16:34:00Z">
                                <w:rPr>
                                  <w:rFonts w:ascii="Cambria Math" w:hAnsi="Cambria Math"/>
                                </w:rPr>
                                <m:t>Y</m:t>
                              </w:ins>
                            </m:r>
                          </m:e>
                          <m:sub>
                            <m:r>
                              <w:ins w:id="3505" w:author="محمد زكريا سيد سيد ابوسبع" w:date="2023-03-31T16:34:00Z">
                                <w:rPr>
                                  <w:rFonts w:ascii="Cambria Math" w:hAnsi="Cambria Math"/>
                                </w:rPr>
                                <m:t>p</m:t>
                              </w:ins>
                            </m:r>
                          </m:sub>
                        </m:sSub>
                        <m:r>
                          <w:ins w:id="3506" w:author="محمد زكريا سيد سيد ابوسبع" w:date="2023-03-31T16:34:00Z">
                            <w:rPr>
                              <w:rFonts w:ascii="Cambria Math" w:hAnsi="Cambria Math"/>
                            </w:rPr>
                            <m:t>+</m:t>
                          </w:ins>
                        </m:r>
                        <m:sSub>
                          <m:sSubPr>
                            <m:ctrlPr>
                              <w:ins w:id="3507" w:author="محمد زكريا سيد سيد ابوسبع" w:date="2023-03-31T16:34:00Z">
                                <w:rPr>
                                  <w:rFonts w:ascii="Cambria Math" w:hAnsi="Cambria Math"/>
                                  <w:i/>
                                </w:rPr>
                              </w:ins>
                            </m:ctrlPr>
                          </m:sSubPr>
                          <m:e>
                            <m:r>
                              <w:ins w:id="3508" w:author="محمد زكريا سيد سيد ابوسبع" w:date="2023-03-31T16:34:00Z">
                                <w:rPr>
                                  <w:rFonts w:ascii="Cambria Math" w:hAnsi="Cambria Math"/>
                                </w:rPr>
                                <m:t>w</m:t>
                              </w:ins>
                            </m:r>
                          </m:e>
                          <m:sub>
                            <m:r>
                              <w:ins w:id="3509" w:author="محمد زكريا سيد سيد ابوسبع" w:date="2023-03-31T16:34:00Z">
                                <w:rPr>
                                  <w:rFonts w:ascii="Cambria Math" w:hAnsi="Cambria Math"/>
                                </w:rPr>
                                <m:t>o</m:t>
                              </w:ins>
                            </m:r>
                          </m:sub>
                        </m:sSub>
                      </m:num>
                      <m:den>
                        <m:sSub>
                          <m:sSubPr>
                            <m:ctrlPr>
                              <w:ins w:id="3510" w:author="محمد زكريا سيد سيد ابوسبع" w:date="2023-03-31T16:34:00Z">
                                <w:rPr>
                                  <w:rFonts w:ascii="Cambria Math" w:hAnsi="Cambria Math" w:cs="Times New Roman"/>
                                  <w:i/>
                                </w:rPr>
                              </w:ins>
                            </m:ctrlPr>
                          </m:sSubPr>
                          <m:e>
                            <m:r>
                              <w:ins w:id="3511" w:author="محمد زكريا سيد سيد ابوسبع" w:date="2023-03-31T16:34:00Z">
                                <w:rPr>
                                  <w:rFonts w:ascii="Cambria Math" w:hAnsi="Cambria Math"/>
                                </w:rPr>
                                <m:t>V</m:t>
                              </w:ins>
                            </m:r>
                          </m:e>
                          <m:sub>
                            <m:r>
                              <w:ins w:id="3512" w:author="محمد زكريا سيد سيد ابوسبع" w:date="2023-03-31T16:34:00Z">
                                <w:rPr>
                                  <w:rFonts w:ascii="Cambria Math" w:hAnsi="Cambria Math"/>
                                </w:rPr>
                                <m:t>to</m:t>
                              </w:ins>
                            </m:r>
                          </m:sub>
                        </m:sSub>
                      </m:den>
                    </m:f>
                    <m:ctrlPr>
                      <w:ins w:id="3513" w:author="محمد زكريا سيد سيد ابوسبع" w:date="2023-03-31T16:34:00Z">
                        <w:rPr>
                          <w:rFonts w:ascii="Cambria Math" w:eastAsia="Cambria Math" w:hAnsi="Cambria Math" w:cs="Cambria Math"/>
                          <w:i/>
                        </w:rPr>
                      </w:ins>
                    </m:ctrlPr>
                  </m:e>
                  <m:e>
                    <m:f>
                      <m:fPr>
                        <m:ctrlPr>
                          <w:ins w:id="3514" w:author="محمد زكريا سيد سيد ابوسبع" w:date="2023-03-31T16:34:00Z">
                            <w:rPr>
                              <w:rFonts w:ascii="Cambria Math" w:hAnsi="Cambria Math"/>
                              <w:i/>
                            </w:rPr>
                          </w:ins>
                        </m:ctrlPr>
                      </m:fPr>
                      <m:num>
                        <m:sSub>
                          <m:sSubPr>
                            <m:ctrlPr>
                              <w:ins w:id="3515" w:author="محمد زكريا سيد سيد ابوسبع" w:date="2023-03-31T16:34:00Z">
                                <w:rPr>
                                  <w:rFonts w:ascii="Cambria Math" w:hAnsi="Cambria Math"/>
                                  <w:i/>
                                </w:rPr>
                              </w:ins>
                            </m:ctrlPr>
                          </m:sSubPr>
                          <m:e>
                            <m:r>
                              <w:ins w:id="3516" w:author="محمد زكريا سيد سيد ابوسبع" w:date="2023-03-31T16:34:00Z">
                                <w:rPr>
                                  <w:rFonts w:ascii="Cambria Math" w:hAnsi="Cambria Math"/>
                                </w:rPr>
                                <m:t>Y</m:t>
                              </w:ins>
                            </m:r>
                          </m:e>
                          <m:sub>
                            <m:r>
                              <w:ins w:id="3517" w:author="محمد زكريا سيد سيد ابوسبع" w:date="2023-03-31T16:34:00Z">
                                <w:rPr>
                                  <w:rFonts w:ascii="Cambria Math" w:hAnsi="Cambria Math"/>
                                </w:rPr>
                                <m:t>r</m:t>
                              </w:ins>
                            </m:r>
                          </m:sub>
                        </m:sSub>
                        <m:r>
                          <w:ins w:id="3518" w:author="محمد زكريا سيد سيد ابوسبع" w:date="2023-03-31T16:34:00Z">
                            <w:rPr>
                              <w:rFonts w:ascii="Cambria Math" w:hAnsi="Cambria Math"/>
                            </w:rPr>
                            <m:t>-</m:t>
                          </w:ins>
                        </m:r>
                        <m:sSub>
                          <m:sSubPr>
                            <m:ctrlPr>
                              <w:ins w:id="3519" w:author="محمد زكريا سيد سيد ابوسبع" w:date="2023-03-31T16:34:00Z">
                                <w:rPr>
                                  <w:rFonts w:ascii="Cambria Math" w:hAnsi="Cambria Math"/>
                                  <w:i/>
                                </w:rPr>
                              </w:ins>
                            </m:ctrlPr>
                          </m:sSubPr>
                          <m:e>
                            <m:r>
                              <w:ins w:id="3520" w:author="محمد زكريا سيد سيد ابوسبع" w:date="2023-03-31T16:34:00Z">
                                <w:rPr>
                                  <w:rFonts w:ascii="Cambria Math" w:hAnsi="Cambria Math"/>
                                </w:rPr>
                                <m:t>u</m:t>
                              </w:ins>
                            </m:r>
                          </m:e>
                          <m:sub>
                            <m:r>
                              <w:ins w:id="3521" w:author="محمد زكريا سيد سيد ابوسبع" w:date="2023-03-31T16:34:00Z">
                                <w:rPr>
                                  <w:rFonts w:ascii="Cambria Math" w:hAnsi="Cambria Math"/>
                                </w:rPr>
                                <m:t>o</m:t>
                              </w:ins>
                            </m:r>
                          </m:sub>
                        </m:sSub>
                      </m:num>
                      <m:den>
                        <m:sSub>
                          <m:sSubPr>
                            <m:ctrlPr>
                              <w:ins w:id="3522" w:author="محمد زكريا سيد سيد ابوسبع" w:date="2023-03-31T16:34:00Z">
                                <w:rPr>
                                  <w:rFonts w:ascii="Cambria Math" w:hAnsi="Cambria Math" w:cs="Times New Roman"/>
                                  <w:i/>
                                </w:rPr>
                              </w:ins>
                            </m:ctrlPr>
                          </m:sSubPr>
                          <m:e>
                            <m:r>
                              <w:ins w:id="3523" w:author="محمد زكريا سيد سيد ابوسبع" w:date="2023-03-31T16:34:00Z">
                                <w:rPr>
                                  <w:rFonts w:ascii="Cambria Math" w:hAnsi="Cambria Math"/>
                                </w:rPr>
                                <m:t>V</m:t>
                              </w:ins>
                            </m:r>
                          </m:e>
                          <m:sub>
                            <m:r>
                              <w:ins w:id="3524" w:author="محمد زكريا سيد سيد ابوسبع" w:date="2023-03-31T16:34:00Z">
                                <w:rPr>
                                  <w:rFonts w:ascii="Cambria Math" w:hAnsi="Cambria Math"/>
                                </w:rPr>
                                <m:t>to</m:t>
                              </w:ins>
                            </m:r>
                          </m:sub>
                        </m:sSub>
                      </m:den>
                    </m:f>
                    <m:ctrlPr>
                      <w:ins w:id="3525" w:author="محمد زكريا سيد سيد ابوسبع" w:date="2023-03-31T16:34:00Z">
                        <w:rPr>
                          <w:rFonts w:ascii="Cambria Math" w:eastAsia="Cambria Math" w:hAnsi="Cambria Math" w:cs="Cambria Math"/>
                          <w:i/>
                        </w:rPr>
                      </w:ins>
                    </m:ctrlPr>
                  </m:e>
                  <m:e>
                    <m:f>
                      <m:fPr>
                        <m:ctrlPr>
                          <w:ins w:id="3526" w:author="محمد زكريا سيد سيد ابوسبع" w:date="2023-03-31T16:34:00Z">
                            <w:rPr>
                              <w:rFonts w:ascii="Cambria Math" w:hAnsi="Cambria Math"/>
                              <w:i/>
                            </w:rPr>
                          </w:ins>
                        </m:ctrlPr>
                      </m:fPr>
                      <m:num>
                        <m:r>
                          <w:ins w:id="3527" w:author="محمد زكريا سيد سيد ابوسبع" w:date="2023-03-31T16:34:00Z">
                            <w:rPr>
                              <w:rFonts w:ascii="Cambria Math" w:hAnsi="Cambria Math"/>
                            </w:rPr>
                            <m:t>g</m:t>
                          </w:ins>
                        </m:r>
                        <m:func>
                          <m:funcPr>
                            <m:ctrlPr>
                              <w:ins w:id="3528" w:author="محمد زكريا سيد سيد ابوسبع" w:date="2023-03-31T16:34:00Z">
                                <w:rPr>
                                  <w:rFonts w:ascii="Cambria Math" w:eastAsiaTheme="minorEastAsia" w:hAnsi="Cambria Math" w:cs="Times New Roman"/>
                                  <w:i/>
                                </w:rPr>
                              </w:ins>
                            </m:ctrlPr>
                          </m:funcPr>
                          <m:fName>
                            <m:r>
                              <w:ins w:id="3529" w:author="محمد زكريا سيد سيد ابوسبع" w:date="2023-03-31T16:34:00Z">
                                <m:rPr>
                                  <m:sty m:val="p"/>
                                </m:rPr>
                                <w:rPr>
                                  <w:rFonts w:ascii="Cambria Math" w:hAnsi="Cambria Math"/>
                                </w:rPr>
                                <m:t>cos</m:t>
                              </w:ins>
                            </m:r>
                          </m:fName>
                          <m:e>
                            <m:d>
                              <m:dPr>
                                <m:ctrlPr>
                                  <w:ins w:id="3530" w:author="محمد زكريا سيد سيد ابوسبع" w:date="2023-03-31T16:34:00Z">
                                    <w:rPr>
                                      <w:rFonts w:ascii="Cambria Math" w:eastAsiaTheme="minorEastAsia" w:hAnsi="Cambria Math" w:cs="Times New Roman"/>
                                      <w:i/>
                                    </w:rPr>
                                  </w:ins>
                                </m:ctrlPr>
                              </m:dPr>
                              <m:e>
                                <m:sSub>
                                  <m:sSubPr>
                                    <m:ctrlPr>
                                      <w:ins w:id="3531" w:author="محمد زكريا سيد سيد ابوسبع" w:date="2023-03-31T16:34:00Z">
                                        <w:rPr>
                                          <w:rFonts w:ascii="Cambria Math" w:hAnsi="Cambria Math"/>
                                          <w:i/>
                                        </w:rPr>
                                      </w:ins>
                                    </m:ctrlPr>
                                  </m:sSubPr>
                                  <m:e>
                                    <m:r>
                                      <w:ins w:id="3532" w:author="محمد زكريا سيد سيد ابوسبع" w:date="2023-03-31T16:34:00Z">
                                        <w:rPr>
                                          <w:rFonts w:ascii="Cambria Math" w:hAnsi="Cambria Math"/>
                                        </w:rPr>
                                        <m:t>θ</m:t>
                                      </w:ins>
                                    </m:r>
                                  </m:e>
                                  <m:sub>
                                    <m:r>
                                      <w:ins w:id="3533" w:author="محمد زكريا سيد سيد ابوسبع" w:date="2023-03-31T16:34:00Z">
                                        <w:rPr>
                                          <w:rFonts w:ascii="Cambria Math" w:hAnsi="Cambria Math"/>
                                        </w:rPr>
                                        <m:t>o</m:t>
                                      </w:ins>
                                    </m:r>
                                  </m:sub>
                                </m:sSub>
                              </m:e>
                            </m:d>
                          </m:e>
                        </m:func>
                      </m:num>
                      <m:den>
                        <m:sSub>
                          <m:sSubPr>
                            <m:ctrlPr>
                              <w:ins w:id="3534" w:author="محمد زكريا سيد سيد ابوسبع" w:date="2023-03-31T16:34:00Z">
                                <w:rPr>
                                  <w:rFonts w:ascii="Cambria Math" w:hAnsi="Cambria Math" w:cs="Times New Roman"/>
                                  <w:i/>
                                </w:rPr>
                              </w:ins>
                            </m:ctrlPr>
                          </m:sSubPr>
                          <m:e>
                            <m:r>
                              <w:ins w:id="3535" w:author="محمد زكريا سيد سيد ابوسبع" w:date="2023-03-31T16:34:00Z">
                                <w:rPr>
                                  <w:rFonts w:ascii="Cambria Math" w:hAnsi="Cambria Math"/>
                                </w:rPr>
                                <m:t>V</m:t>
                              </w:ins>
                            </m:r>
                          </m:e>
                          <m:sub>
                            <m:r>
                              <w:ins w:id="3536" w:author="محمد زكريا سيد سيد ابوسبع" w:date="2023-03-31T16:34:00Z">
                                <w:rPr>
                                  <w:rFonts w:ascii="Cambria Math" w:hAnsi="Cambria Math"/>
                                </w:rPr>
                                <m:t>to</m:t>
                              </w:ins>
                            </m:r>
                          </m:sub>
                        </m:sSub>
                      </m:den>
                    </m:f>
                    <m:r>
                      <w:ins w:id="3537" w:author="محمد زكريا سيد سيد ابوسبع" w:date="2023-03-31T16:34:00Z">
                        <w:rPr>
                          <w:rFonts w:ascii="Cambria Math" w:hAnsi="Cambria Math"/>
                        </w:rPr>
                        <m:t xml:space="preserve"> </m:t>
                      </w:ins>
                    </m:r>
                    <m:ctrlPr>
                      <w:ins w:id="3538" w:author="محمد زكريا سيد سيد ابوسبع" w:date="2023-03-31T16:34:00Z">
                        <w:rPr>
                          <w:rFonts w:ascii="Cambria Math" w:eastAsia="Cambria Math" w:hAnsi="Cambria Math" w:cs="Cambria Math"/>
                          <w:i/>
                        </w:rPr>
                      </w:ins>
                    </m:ctrlPr>
                  </m:e>
                  <m:e>
                    <m:r>
                      <w:ins w:id="3539" w:author="محمد زكريا سيد سيد ابوسبع" w:date="2023-03-31T16:34:00Z">
                        <w:rPr>
                          <w:rFonts w:ascii="Cambria Math" w:eastAsia="Cambria Math" w:hAnsi="Cambria Math" w:cs="Cambria Math"/>
                        </w:rPr>
                        <m:t>0</m:t>
                      </w:ins>
                    </m:r>
                    <m:ctrlPr>
                      <w:ins w:id="3540" w:author="محمد زكريا سيد سيد ابوسبع" w:date="2023-03-31T16:34:00Z">
                        <w:rPr>
                          <w:rFonts w:ascii="Cambria Math" w:eastAsia="Cambria Math" w:hAnsi="Cambria Math" w:cs="Cambria Math"/>
                          <w:i/>
                        </w:rPr>
                      </w:ins>
                    </m:ctrlPr>
                  </m:e>
                </m:mr>
                <m:mr>
                  <m:e>
                    <m:sSubSup>
                      <m:sSubSupPr>
                        <m:ctrlPr>
                          <w:ins w:id="3541" w:author="محمد زكريا سيد سيد ابوسبع" w:date="2023-03-31T16:34:00Z">
                            <w:rPr>
                              <w:rFonts w:ascii="Cambria Math" w:hAnsi="Cambria Math"/>
                              <w:i/>
                            </w:rPr>
                          </w:ins>
                        </m:ctrlPr>
                      </m:sSubSupPr>
                      <m:e>
                        <m:r>
                          <w:ins w:id="3542" w:author="محمد زكريا سيد سيد ابوسبع" w:date="2023-03-31T16:34:00Z">
                            <w:rPr>
                              <w:rFonts w:ascii="Cambria Math" w:hAnsi="Cambria Math"/>
                            </w:rPr>
                            <m:t>L</m:t>
                          </w:ins>
                        </m:r>
                      </m:e>
                      <m:sub>
                        <m:r>
                          <w:ins w:id="3543" w:author="محمد زكريا سيد سيد ابوسبع" w:date="2023-03-31T16:34:00Z">
                            <w:rPr>
                              <w:rFonts w:ascii="Cambria Math" w:hAnsi="Cambria Math"/>
                            </w:rPr>
                            <m:t>β</m:t>
                          </w:ins>
                        </m:r>
                      </m:sub>
                      <m:sup>
                        <m:r>
                          <w:ins w:id="3544" w:author="محمد زكريا سيد سيد ابوسبع" w:date="2023-03-31T16:34:00Z">
                            <w:rPr>
                              <w:rFonts w:ascii="Cambria Math" w:hAnsi="Cambria Math"/>
                            </w:rPr>
                            <m:t>'</m:t>
                          </w:ins>
                        </m:r>
                      </m:sup>
                    </m:sSubSup>
                    <m:ctrlPr>
                      <w:ins w:id="3545" w:author="محمد زكريا سيد سيد ابوسبع" w:date="2023-03-31T16:34:00Z">
                        <w:rPr>
                          <w:rFonts w:ascii="Cambria Math" w:eastAsia="Cambria Math" w:hAnsi="Cambria Math" w:cs="Cambria Math"/>
                          <w:i/>
                        </w:rPr>
                      </w:ins>
                    </m:ctrlPr>
                  </m:e>
                  <m:e>
                    <m:sSubSup>
                      <m:sSubSupPr>
                        <m:ctrlPr>
                          <w:ins w:id="3546" w:author="محمد زكريا سيد سيد ابوسبع" w:date="2023-03-31T16:34:00Z">
                            <w:rPr>
                              <w:rFonts w:ascii="Cambria Math" w:hAnsi="Cambria Math"/>
                              <w:i/>
                            </w:rPr>
                          </w:ins>
                        </m:ctrlPr>
                      </m:sSubSupPr>
                      <m:e>
                        <m:r>
                          <w:ins w:id="3547" w:author="محمد زكريا سيد سيد ابوسبع" w:date="2023-03-31T16:34:00Z">
                            <w:rPr>
                              <w:rFonts w:ascii="Cambria Math" w:hAnsi="Cambria Math"/>
                            </w:rPr>
                            <m:t>L</m:t>
                          </w:ins>
                        </m:r>
                      </m:e>
                      <m:sub>
                        <m:r>
                          <w:ins w:id="3548" w:author="محمد زكريا سيد سيد ابوسبع" w:date="2023-03-31T16:34:00Z">
                            <w:rPr>
                              <w:rFonts w:ascii="Cambria Math" w:hAnsi="Cambria Math"/>
                            </w:rPr>
                            <m:t>p</m:t>
                          </w:ins>
                        </m:r>
                      </m:sub>
                      <m:sup>
                        <m:r>
                          <w:ins w:id="3549" w:author="محمد زكريا سيد سيد ابوسبع" w:date="2023-03-31T16:34:00Z">
                            <w:rPr>
                              <w:rFonts w:ascii="Cambria Math" w:hAnsi="Cambria Math"/>
                            </w:rPr>
                            <m:t>'</m:t>
                          </w:ins>
                        </m:r>
                      </m:sup>
                    </m:sSubSup>
                    <m:ctrlPr>
                      <w:ins w:id="3550" w:author="محمد زكريا سيد سيد ابوسبع" w:date="2023-03-31T16:34:00Z">
                        <w:rPr>
                          <w:rFonts w:ascii="Cambria Math" w:eastAsia="Cambria Math" w:hAnsi="Cambria Math" w:cs="Cambria Math"/>
                          <w:i/>
                        </w:rPr>
                      </w:ins>
                    </m:ctrlPr>
                  </m:e>
                  <m:e>
                    <m:sSubSup>
                      <m:sSubSupPr>
                        <m:ctrlPr>
                          <w:ins w:id="3551" w:author="محمد زكريا سيد سيد ابوسبع" w:date="2023-03-31T16:34:00Z">
                            <w:rPr>
                              <w:rFonts w:ascii="Cambria Math" w:hAnsi="Cambria Math"/>
                              <w:i/>
                            </w:rPr>
                          </w:ins>
                        </m:ctrlPr>
                      </m:sSubSupPr>
                      <m:e>
                        <m:r>
                          <w:ins w:id="3552" w:author="محمد زكريا سيد سيد ابوسبع" w:date="2023-03-31T16:34:00Z">
                            <w:rPr>
                              <w:rFonts w:ascii="Cambria Math" w:hAnsi="Cambria Math"/>
                            </w:rPr>
                            <m:t>L</m:t>
                          </w:ins>
                        </m:r>
                      </m:e>
                      <m:sub>
                        <m:r>
                          <w:ins w:id="3553" w:author="محمد زكريا سيد سيد ابوسبع" w:date="2023-03-31T16:34:00Z">
                            <w:rPr>
                              <w:rFonts w:ascii="Cambria Math" w:hAnsi="Cambria Math"/>
                            </w:rPr>
                            <m:t>r</m:t>
                          </w:ins>
                        </m:r>
                      </m:sub>
                      <m:sup>
                        <m:r>
                          <w:ins w:id="3554" w:author="محمد زكريا سيد سيد ابوسبع" w:date="2023-03-31T16:34:00Z">
                            <w:rPr>
                              <w:rFonts w:ascii="Cambria Math" w:hAnsi="Cambria Math"/>
                            </w:rPr>
                            <m:t>'</m:t>
                          </w:ins>
                        </m:r>
                      </m:sup>
                    </m:sSubSup>
                    <m:r>
                      <w:ins w:id="3555" w:author="محمد زكريا سيد سيد ابوسبع" w:date="2023-03-31T16:34:00Z">
                        <w:rPr>
                          <w:rFonts w:ascii="Cambria Math" w:hAnsi="Cambria Math"/>
                        </w:rPr>
                        <m:t xml:space="preserve"> </m:t>
                      </w:ins>
                    </m:r>
                    <m:ctrlPr>
                      <w:ins w:id="3556" w:author="محمد زكريا سيد سيد ابوسبع" w:date="2023-03-31T16:34:00Z">
                        <w:rPr>
                          <w:rFonts w:ascii="Cambria Math" w:eastAsia="Cambria Math" w:hAnsi="Cambria Math" w:cs="Cambria Math"/>
                          <w:i/>
                        </w:rPr>
                      </w:ins>
                    </m:ctrlPr>
                  </m:e>
                  <m:e>
                    <m:r>
                      <w:ins w:id="3557" w:author="محمد زكريا سيد سيد ابوسبع" w:date="2023-03-31T16:34:00Z">
                        <w:rPr>
                          <w:rFonts w:ascii="Cambria Math" w:eastAsia="Cambria Math" w:hAnsi="Cambria Math" w:cs="Cambria Math"/>
                        </w:rPr>
                        <m:t>0</m:t>
                      </w:ins>
                    </m:r>
                    <m:ctrlPr>
                      <w:ins w:id="3558" w:author="محمد زكريا سيد سيد ابوسبع" w:date="2023-03-31T16:34:00Z">
                        <w:rPr>
                          <w:rFonts w:ascii="Cambria Math" w:eastAsia="Cambria Math" w:hAnsi="Cambria Math" w:cs="Cambria Math"/>
                          <w:i/>
                        </w:rPr>
                      </w:ins>
                    </m:ctrlPr>
                  </m:e>
                  <m:e>
                    <m:r>
                      <w:ins w:id="3559" w:author="محمد زكريا سيد سيد ابوسبع" w:date="2023-03-31T16:34:00Z">
                        <w:rPr>
                          <w:rFonts w:ascii="Cambria Math" w:eastAsia="Cambria Math" w:hAnsi="Cambria Math" w:cs="Cambria Math"/>
                        </w:rPr>
                        <m:t>0</m:t>
                      </w:ins>
                    </m:r>
                    <m:ctrlPr>
                      <w:ins w:id="3560" w:author="محمد زكريا سيد سيد ابوسبع" w:date="2023-03-31T16:34:00Z">
                        <w:rPr>
                          <w:rFonts w:ascii="Cambria Math" w:eastAsia="Cambria Math" w:hAnsi="Cambria Math" w:cs="Cambria Math"/>
                          <w:i/>
                        </w:rPr>
                      </w:ins>
                    </m:ctrlPr>
                  </m:e>
                </m:mr>
                <m:mr>
                  <m:e>
                    <m:sSubSup>
                      <m:sSubSupPr>
                        <m:ctrlPr>
                          <w:ins w:id="3561" w:author="محمد زكريا سيد سيد ابوسبع" w:date="2023-03-31T16:34:00Z">
                            <w:rPr>
                              <w:rFonts w:ascii="Cambria Math" w:hAnsi="Cambria Math"/>
                              <w:i/>
                            </w:rPr>
                          </w:ins>
                        </m:ctrlPr>
                      </m:sSubSupPr>
                      <m:e>
                        <m:r>
                          <w:ins w:id="3562" w:author="محمد زكريا سيد سيد ابوسبع" w:date="2023-03-31T16:34:00Z">
                            <w:rPr>
                              <w:rFonts w:ascii="Cambria Math" w:hAnsi="Cambria Math"/>
                            </w:rPr>
                            <m:t>N</m:t>
                          </w:ins>
                        </m:r>
                      </m:e>
                      <m:sub>
                        <m:r>
                          <w:ins w:id="3563" w:author="محمد زكريا سيد سيد ابوسبع" w:date="2023-03-31T16:34:00Z">
                            <w:rPr>
                              <w:rFonts w:ascii="Cambria Math" w:hAnsi="Cambria Math"/>
                            </w:rPr>
                            <m:t>β</m:t>
                          </w:ins>
                        </m:r>
                      </m:sub>
                      <m:sup>
                        <m:r>
                          <w:ins w:id="3564" w:author="محمد زكريا سيد سيد ابوسبع" w:date="2023-03-31T16:34:00Z">
                            <w:rPr>
                              <w:rFonts w:ascii="Cambria Math" w:hAnsi="Cambria Math"/>
                            </w:rPr>
                            <m:t>'</m:t>
                          </w:ins>
                        </m:r>
                      </m:sup>
                    </m:sSubSup>
                    <m:r>
                      <w:ins w:id="3565" w:author="محمد زكريا سيد سيد ابوسبع" w:date="2023-03-31T16:34:00Z">
                        <w:rPr>
                          <w:rFonts w:ascii="Cambria Math" w:hAnsi="Cambria Math"/>
                        </w:rPr>
                        <m:t xml:space="preserve"> </m:t>
                      </w:ins>
                    </m:r>
                  </m:e>
                  <m:e>
                    <m:sSubSup>
                      <m:sSubSupPr>
                        <m:ctrlPr>
                          <w:ins w:id="3566" w:author="محمد زكريا سيد سيد ابوسبع" w:date="2023-03-31T16:34:00Z">
                            <w:rPr>
                              <w:rFonts w:ascii="Cambria Math" w:hAnsi="Cambria Math"/>
                              <w:i/>
                            </w:rPr>
                          </w:ins>
                        </m:ctrlPr>
                      </m:sSubSupPr>
                      <m:e>
                        <m:r>
                          <w:ins w:id="3567" w:author="محمد زكريا سيد سيد ابوسبع" w:date="2023-03-31T16:34:00Z">
                            <w:rPr>
                              <w:rFonts w:ascii="Cambria Math" w:hAnsi="Cambria Math"/>
                            </w:rPr>
                            <m:t>N</m:t>
                          </w:ins>
                        </m:r>
                      </m:e>
                      <m:sub>
                        <m:r>
                          <w:ins w:id="3568" w:author="محمد زكريا سيد سيد ابوسبع" w:date="2023-03-31T16:34:00Z">
                            <w:rPr>
                              <w:rFonts w:ascii="Cambria Math" w:hAnsi="Cambria Math"/>
                            </w:rPr>
                            <m:t>p</m:t>
                          </w:ins>
                        </m:r>
                      </m:sub>
                      <m:sup>
                        <m:r>
                          <w:ins w:id="3569" w:author="محمد زكريا سيد سيد ابوسبع" w:date="2023-03-31T16:34:00Z">
                            <w:rPr>
                              <w:rFonts w:ascii="Cambria Math" w:hAnsi="Cambria Math"/>
                            </w:rPr>
                            <m:t>'</m:t>
                          </w:ins>
                        </m:r>
                      </m:sup>
                    </m:sSubSup>
                    <m:r>
                      <w:ins w:id="3570" w:author="محمد زكريا سيد سيد ابوسبع" w:date="2023-03-31T16:34:00Z">
                        <w:rPr>
                          <w:rFonts w:ascii="Cambria Math" w:hAnsi="Cambria Math"/>
                        </w:rPr>
                        <m:t xml:space="preserve"> </m:t>
                      </w:ins>
                    </m:r>
                  </m:e>
                  <m:e>
                    <m:sSubSup>
                      <m:sSubSupPr>
                        <m:ctrlPr>
                          <w:ins w:id="3571" w:author="محمد زكريا سيد سيد ابوسبع" w:date="2023-03-31T16:34:00Z">
                            <w:rPr>
                              <w:rFonts w:ascii="Cambria Math" w:hAnsi="Cambria Math"/>
                              <w:i/>
                            </w:rPr>
                          </w:ins>
                        </m:ctrlPr>
                      </m:sSubSupPr>
                      <m:e>
                        <m:r>
                          <w:ins w:id="3572" w:author="محمد زكريا سيد سيد ابوسبع" w:date="2023-03-31T16:34:00Z">
                            <w:rPr>
                              <w:rFonts w:ascii="Cambria Math" w:hAnsi="Cambria Math"/>
                            </w:rPr>
                            <m:t>N</m:t>
                          </w:ins>
                        </m:r>
                      </m:e>
                      <m:sub>
                        <m:r>
                          <w:ins w:id="3573" w:author="محمد زكريا سيد سيد ابوسبع" w:date="2023-03-31T16:34:00Z">
                            <w:rPr>
                              <w:rFonts w:ascii="Cambria Math" w:hAnsi="Cambria Math"/>
                            </w:rPr>
                            <m:t>r</m:t>
                          </w:ins>
                        </m:r>
                      </m:sub>
                      <m:sup>
                        <m:r>
                          <w:ins w:id="3574" w:author="محمد زكريا سيد سيد ابوسبع" w:date="2023-03-31T16:34:00Z">
                            <w:rPr>
                              <w:rFonts w:ascii="Cambria Math" w:hAnsi="Cambria Math"/>
                            </w:rPr>
                            <m:t>'</m:t>
                          </w:ins>
                        </m:r>
                      </m:sup>
                    </m:sSubSup>
                    <m:ctrlPr>
                      <w:ins w:id="3575" w:author="محمد زكريا سيد سيد ابوسبع" w:date="2023-03-31T16:34:00Z">
                        <w:rPr>
                          <w:rFonts w:ascii="Cambria Math" w:eastAsia="Cambria Math" w:hAnsi="Cambria Math" w:cs="Cambria Math"/>
                          <w:i/>
                        </w:rPr>
                      </w:ins>
                    </m:ctrlPr>
                  </m:e>
                  <m:e>
                    <m:r>
                      <w:ins w:id="3576" w:author="محمد زكريا سيد سيد ابوسبع" w:date="2023-03-31T16:34:00Z">
                        <w:rPr>
                          <w:rFonts w:ascii="Cambria Math" w:eastAsia="Cambria Math" w:hAnsi="Cambria Math" w:cs="Cambria Math"/>
                        </w:rPr>
                        <m:t>0</m:t>
                      </w:ins>
                    </m:r>
                    <m:ctrlPr>
                      <w:ins w:id="3577" w:author="محمد زكريا سيد سيد ابوسبع" w:date="2023-03-31T16:34:00Z">
                        <w:rPr>
                          <w:rFonts w:ascii="Cambria Math" w:eastAsia="Cambria Math" w:hAnsi="Cambria Math" w:cs="Cambria Math"/>
                          <w:i/>
                        </w:rPr>
                      </w:ins>
                    </m:ctrlPr>
                  </m:e>
                  <m:e>
                    <m:r>
                      <w:ins w:id="3578" w:author="محمد زكريا سيد سيد ابوسبع" w:date="2023-03-31T16:34:00Z">
                        <w:rPr>
                          <w:rFonts w:ascii="Cambria Math" w:eastAsia="Cambria Math" w:hAnsi="Cambria Math" w:cs="Cambria Math"/>
                        </w:rPr>
                        <m:t>0</m:t>
                      </w:ins>
                    </m:r>
                  </m:e>
                </m:mr>
                <m:mr>
                  <m:e>
                    <m:r>
                      <w:ins w:id="3579" w:author="محمد زكريا سيد سيد ابوسبع" w:date="2023-03-31T16:34:00Z">
                        <w:rPr>
                          <w:rFonts w:ascii="Cambria Math" w:hAnsi="Cambria Math" w:cs="Times New Roman"/>
                        </w:rPr>
                        <m:t>0</m:t>
                      </w:ins>
                    </m:r>
                  </m:e>
                  <m:e>
                    <m:r>
                      <w:ins w:id="3580" w:author="محمد زكريا سيد سيد ابوسبع" w:date="2023-03-31T16:34:00Z">
                        <w:rPr>
                          <w:rFonts w:ascii="Cambria Math" w:hAnsi="Cambria Math" w:cs="Times New Roman"/>
                        </w:rPr>
                        <m:t>1</m:t>
                      </w:ins>
                    </m:r>
                  </m:e>
                  <m:e>
                    <m:func>
                      <m:funcPr>
                        <m:ctrlPr>
                          <w:ins w:id="3581" w:author="محمد زكريا سيد سيد ابوسبع" w:date="2023-03-31T16:34:00Z">
                            <w:rPr>
                              <w:rFonts w:ascii="Cambria Math" w:hAnsi="Cambria Math"/>
                              <w:i/>
                            </w:rPr>
                          </w:ins>
                        </m:ctrlPr>
                      </m:funcPr>
                      <m:fName>
                        <m:r>
                          <w:ins w:id="3582" w:author="محمد زكريا سيد سيد ابوسبع" w:date="2023-03-31T16:34:00Z">
                            <m:rPr>
                              <m:sty m:val="p"/>
                            </m:rPr>
                            <w:rPr>
                              <w:rFonts w:ascii="Cambria Math" w:hAnsi="Cambria Math"/>
                            </w:rPr>
                            <m:t>tan</m:t>
                          </w:ins>
                        </m:r>
                      </m:fName>
                      <m:e>
                        <m:d>
                          <m:dPr>
                            <m:ctrlPr>
                              <w:ins w:id="3583" w:author="محمد زكريا سيد سيد ابوسبع" w:date="2023-03-31T16:34:00Z">
                                <w:rPr>
                                  <w:rFonts w:ascii="Cambria Math" w:hAnsi="Cambria Math"/>
                                  <w:i/>
                                </w:rPr>
                              </w:ins>
                            </m:ctrlPr>
                          </m:dPr>
                          <m:e>
                            <m:sSub>
                              <m:sSubPr>
                                <m:ctrlPr>
                                  <w:ins w:id="3584" w:author="محمد زكريا سيد سيد ابوسبع" w:date="2023-03-31T16:34:00Z">
                                    <w:rPr>
                                      <w:rFonts w:ascii="Cambria Math" w:hAnsi="Cambria Math"/>
                                      <w:i/>
                                      <w:color w:val="161718" w:themeColor="text1"/>
                                    </w:rPr>
                                  </w:ins>
                                </m:ctrlPr>
                              </m:sSubPr>
                              <m:e>
                                <m:r>
                                  <w:ins w:id="3585" w:author="محمد زكريا سيد سيد ابوسبع" w:date="2023-03-31T16:34:00Z">
                                    <w:rPr>
                                      <w:rFonts w:ascii="Cambria Math" w:hAnsi="Cambria Math"/>
                                      <w:color w:val="161718" w:themeColor="text1"/>
                                    </w:rPr>
                                    <m:t>θ</m:t>
                                  </w:ins>
                                </m:r>
                              </m:e>
                              <m:sub>
                                <m:r>
                                  <w:ins w:id="3586" w:author="محمد زكريا سيد سيد ابوسبع" w:date="2023-03-31T16:34:00Z">
                                    <w:rPr>
                                      <w:rFonts w:ascii="Cambria Math" w:hAnsi="Cambria Math"/>
                                      <w:color w:val="161718" w:themeColor="text1"/>
                                    </w:rPr>
                                    <m:t>0</m:t>
                                  </w:ins>
                                </m:r>
                              </m:sub>
                            </m:sSub>
                          </m:e>
                        </m:d>
                      </m:e>
                    </m:func>
                    <m:ctrlPr>
                      <w:ins w:id="3587" w:author="محمد زكريا سيد سيد ابوسبع" w:date="2023-03-31T16:34:00Z">
                        <w:rPr>
                          <w:rFonts w:ascii="Cambria Math" w:eastAsia="Cambria Math" w:hAnsi="Cambria Math" w:cs="Cambria Math"/>
                          <w:i/>
                        </w:rPr>
                      </w:ins>
                    </m:ctrlPr>
                  </m:e>
                  <m:e>
                    <m:r>
                      <w:ins w:id="3588" w:author="محمد زكريا سيد سيد ابوسبع" w:date="2023-03-31T16:34:00Z">
                        <w:rPr>
                          <w:rFonts w:ascii="Cambria Math" w:eastAsia="Cambria Math" w:hAnsi="Cambria Math" w:cs="Cambria Math"/>
                        </w:rPr>
                        <m:t>0</m:t>
                      </w:ins>
                    </m:r>
                    <m:ctrlPr>
                      <w:ins w:id="3589" w:author="محمد زكريا سيد سيد ابوسبع" w:date="2023-03-31T16:34:00Z">
                        <w:rPr>
                          <w:rFonts w:ascii="Cambria Math" w:eastAsia="Cambria Math" w:hAnsi="Cambria Math" w:cs="Cambria Math"/>
                          <w:i/>
                        </w:rPr>
                      </w:ins>
                    </m:ctrlPr>
                  </m:e>
                  <m:e>
                    <m:r>
                      <w:ins w:id="3590" w:author="محمد زكريا سيد سيد ابوسبع" w:date="2023-03-31T16:34:00Z">
                        <w:rPr>
                          <w:rFonts w:ascii="Cambria Math" w:eastAsia="Cambria Math" w:hAnsi="Cambria Math" w:cs="Cambria Math"/>
                        </w:rPr>
                        <m:t>0</m:t>
                      </w:ins>
                    </m:r>
                  </m:e>
                </m:mr>
                <m:mr>
                  <m:e>
                    <m:r>
                      <w:ins w:id="3591" w:author="محمد زكريا سيد سيد ابوسبع" w:date="2023-03-31T16:34:00Z">
                        <w:rPr>
                          <w:rFonts w:ascii="Cambria Math" w:hAnsi="Cambria Math" w:cs="Times New Roman"/>
                        </w:rPr>
                        <m:t>0</m:t>
                      </w:ins>
                    </m:r>
                  </m:e>
                  <m:e>
                    <m:r>
                      <w:ins w:id="3592" w:author="محمد زكريا سيد سيد ابوسبع" w:date="2023-03-31T16:34:00Z">
                        <w:rPr>
                          <w:rFonts w:ascii="Cambria Math" w:hAnsi="Cambria Math" w:cs="Times New Roman"/>
                        </w:rPr>
                        <m:t>0</m:t>
                      </w:ins>
                    </m:r>
                  </m:e>
                  <m:e>
                    <m:func>
                      <m:funcPr>
                        <m:ctrlPr>
                          <w:ins w:id="3593" w:author="محمد زكريا سيد سيد ابوسبع" w:date="2023-03-31T16:34:00Z">
                            <w:rPr>
                              <w:rFonts w:ascii="Cambria Math" w:hAnsi="Cambria Math"/>
                              <w:i/>
                            </w:rPr>
                          </w:ins>
                        </m:ctrlPr>
                      </m:funcPr>
                      <m:fName>
                        <m:r>
                          <w:ins w:id="3594" w:author="محمد زكريا سيد سيد ابوسبع" w:date="2023-03-31T16:34:00Z">
                            <m:rPr>
                              <m:sty m:val="p"/>
                            </m:rPr>
                            <w:rPr>
                              <w:rFonts w:ascii="Cambria Math" w:hAnsi="Cambria Math"/>
                            </w:rPr>
                            <m:t>sec</m:t>
                          </w:ins>
                        </m:r>
                      </m:fName>
                      <m:e>
                        <m:d>
                          <m:dPr>
                            <m:ctrlPr>
                              <w:ins w:id="3595" w:author="محمد زكريا سيد سيد ابوسبع" w:date="2023-03-31T16:34:00Z">
                                <w:rPr>
                                  <w:rFonts w:ascii="Cambria Math" w:hAnsi="Cambria Math"/>
                                  <w:i/>
                                </w:rPr>
                              </w:ins>
                            </m:ctrlPr>
                          </m:dPr>
                          <m:e>
                            <m:sSub>
                              <m:sSubPr>
                                <m:ctrlPr>
                                  <w:ins w:id="3596" w:author="محمد زكريا سيد سيد ابوسبع" w:date="2023-03-31T16:34:00Z">
                                    <w:rPr>
                                      <w:rFonts w:ascii="Cambria Math" w:hAnsi="Cambria Math"/>
                                      <w:i/>
                                      <w:color w:val="161718" w:themeColor="text1"/>
                                    </w:rPr>
                                  </w:ins>
                                </m:ctrlPr>
                              </m:sSubPr>
                              <m:e>
                                <m:r>
                                  <w:ins w:id="3597" w:author="محمد زكريا سيد سيد ابوسبع" w:date="2023-03-31T16:34:00Z">
                                    <w:rPr>
                                      <w:rFonts w:ascii="Cambria Math" w:hAnsi="Cambria Math"/>
                                      <w:color w:val="161718" w:themeColor="text1"/>
                                    </w:rPr>
                                    <m:t>θ</m:t>
                                  </w:ins>
                                </m:r>
                              </m:e>
                              <m:sub>
                                <m:r>
                                  <w:ins w:id="3598" w:author="محمد زكريا سيد سيد ابوسبع" w:date="2023-03-31T16:34:00Z">
                                    <w:rPr>
                                      <w:rFonts w:ascii="Cambria Math" w:hAnsi="Cambria Math"/>
                                      <w:color w:val="161718" w:themeColor="text1"/>
                                    </w:rPr>
                                    <m:t>0</m:t>
                                  </w:ins>
                                </m:r>
                              </m:sub>
                            </m:sSub>
                          </m:e>
                        </m:d>
                      </m:e>
                    </m:func>
                    <m:ctrlPr>
                      <w:ins w:id="3599" w:author="محمد زكريا سيد سيد ابوسبع" w:date="2023-03-31T16:34:00Z">
                        <w:rPr>
                          <w:rFonts w:ascii="Cambria Math" w:eastAsia="Cambria Math" w:hAnsi="Cambria Math" w:cs="Cambria Math"/>
                          <w:i/>
                        </w:rPr>
                      </w:ins>
                    </m:ctrlPr>
                  </m:e>
                  <m:e>
                    <m:r>
                      <w:ins w:id="3600" w:author="محمد زكريا سيد سيد ابوسبع" w:date="2023-03-31T16:34:00Z">
                        <w:rPr>
                          <w:rFonts w:ascii="Cambria Math" w:eastAsia="Cambria Math" w:hAnsi="Cambria Math" w:cs="Cambria Math"/>
                        </w:rPr>
                        <m:t>0</m:t>
                      </w:ins>
                    </m:r>
                    <m:ctrlPr>
                      <w:ins w:id="3601" w:author="محمد زكريا سيد سيد ابوسبع" w:date="2023-03-31T16:34:00Z">
                        <w:rPr>
                          <w:rFonts w:ascii="Cambria Math" w:eastAsia="Cambria Math" w:hAnsi="Cambria Math" w:cs="Cambria Math"/>
                          <w:i/>
                        </w:rPr>
                      </w:ins>
                    </m:ctrlPr>
                  </m:e>
                  <m:e>
                    <m:r>
                      <w:ins w:id="3602" w:author="محمد زكريا سيد سيد ابوسبع" w:date="2023-03-31T16:34:00Z">
                        <w:rPr>
                          <w:rFonts w:ascii="Cambria Math" w:eastAsia="Cambria Math" w:hAnsi="Cambria Math" w:cs="Cambria Math"/>
                        </w:rPr>
                        <m:t>0</m:t>
                      </w:ins>
                    </m:r>
                  </m:e>
                </m:mr>
              </m:m>
            </m:e>
          </m:d>
          <m:d>
            <m:dPr>
              <m:begChr m:val="["/>
              <m:endChr m:val="]"/>
              <m:ctrlPr>
                <w:ins w:id="3603" w:author="محمد زكريا سيد سيد ابوسبع" w:date="2023-03-31T16:34:00Z">
                  <w:rPr>
                    <w:rFonts w:ascii="Cambria Math" w:hAnsi="Cambria Math" w:cs="Times New Roman"/>
                    <w:i/>
                  </w:rPr>
                </w:ins>
              </m:ctrlPr>
            </m:dPr>
            <m:e>
              <m:eqArr>
                <m:eqArrPr>
                  <m:ctrlPr>
                    <w:ins w:id="3604" w:author="محمد زكريا سيد سيد ابوسبع" w:date="2023-03-31T16:34:00Z">
                      <w:rPr>
                        <w:rFonts w:ascii="Cambria Math" w:hAnsi="Cambria Math" w:cs="Times New Roman"/>
                        <w:i/>
                      </w:rPr>
                    </w:ins>
                  </m:ctrlPr>
                </m:eqArrPr>
                <m:e>
                  <m:r>
                    <w:ins w:id="3605" w:author="محمد زكريا سيد سيد ابوسبع" w:date="2023-03-31T16:34:00Z">
                      <m:rPr>
                        <m:sty m:val="p"/>
                      </m:rPr>
                      <w:rPr>
                        <w:rFonts w:ascii="Cambria Math" w:hAnsi="Cambria Math"/>
                      </w:rPr>
                      <m:t>Δ</m:t>
                    </w:ins>
                  </m:r>
                  <m:r>
                    <w:ins w:id="3606" w:author="محمد زكريا سيد سيد ابوسبع" w:date="2023-03-31T16:34:00Z">
                      <w:rPr>
                        <w:rFonts w:ascii="Cambria Math" w:hAnsi="Cambria Math"/>
                      </w:rPr>
                      <m:t>β</m:t>
                    </w:ins>
                  </m:r>
                </m:e>
                <m:e>
                  <m:r>
                    <w:ins w:id="3607" w:author="محمد زكريا سيد سيد ابوسبع" w:date="2023-03-31T16:34:00Z">
                      <m:rPr>
                        <m:sty m:val="p"/>
                      </m:rPr>
                      <w:rPr>
                        <w:rFonts w:ascii="Cambria Math" w:hAnsi="Cambria Math"/>
                      </w:rPr>
                      <m:t>Δ</m:t>
                    </w:ins>
                  </m:r>
                  <m:r>
                    <w:ins w:id="3608" w:author="محمد زكريا سيد سيد ابوسبع" w:date="2023-03-31T16:34:00Z">
                      <w:rPr>
                        <w:rFonts w:ascii="Cambria Math" w:hAnsi="Cambria Math"/>
                      </w:rPr>
                      <m:t>p</m:t>
                    </w:ins>
                  </m:r>
                  <m:ctrlPr>
                    <w:ins w:id="3609" w:author="محمد زكريا سيد سيد ابوسبع" w:date="2023-03-31T16:34:00Z">
                      <w:rPr>
                        <w:rFonts w:ascii="Cambria Math" w:eastAsia="Cambria Math" w:hAnsi="Cambria Math" w:cs="Cambria Math"/>
                        <w:i/>
                      </w:rPr>
                    </w:ins>
                  </m:ctrlPr>
                </m:e>
                <m:e>
                  <m:r>
                    <w:ins w:id="3610" w:author="محمد زكريا سيد سيد ابوسبع" w:date="2023-03-31T16:34:00Z">
                      <m:rPr>
                        <m:sty m:val="p"/>
                      </m:rPr>
                      <w:rPr>
                        <w:rFonts w:ascii="Cambria Math" w:hAnsi="Cambria Math"/>
                      </w:rPr>
                      <m:t>Δ</m:t>
                    </w:ins>
                  </m:r>
                  <m:r>
                    <w:ins w:id="3611" w:author="محمد زكريا سيد سيد ابوسبع" w:date="2023-03-31T16:34:00Z">
                      <w:rPr>
                        <w:rFonts w:ascii="Cambria Math" w:hAnsi="Cambria Math"/>
                      </w:rPr>
                      <m:t>r</m:t>
                    </w:ins>
                  </m:r>
                  <m:ctrlPr>
                    <w:ins w:id="3612" w:author="محمد زكريا سيد سيد ابوسبع" w:date="2023-03-31T16:34:00Z">
                      <w:rPr>
                        <w:rFonts w:ascii="Cambria Math" w:eastAsia="Cambria Math" w:hAnsi="Cambria Math" w:cs="Cambria Math"/>
                        <w:i/>
                      </w:rPr>
                    </w:ins>
                  </m:ctrlPr>
                </m:e>
                <m:e>
                  <m:r>
                    <w:ins w:id="3613" w:author="محمد زكريا سيد سيد ابوسبع" w:date="2023-03-31T16:34:00Z">
                      <m:rPr>
                        <m:sty m:val="p"/>
                      </m:rPr>
                      <w:rPr>
                        <w:rFonts w:ascii="Cambria Math" w:hAnsi="Cambria Math"/>
                      </w:rPr>
                      <m:t>Δ</m:t>
                    </w:ins>
                  </m:r>
                  <m:r>
                    <w:ins w:id="3614" w:author="محمد زكريا سيد سيد ابوسبع" w:date="2023-03-31T16:34:00Z">
                      <w:rPr>
                        <w:rFonts w:ascii="Cambria Math" w:hAnsi="Cambria Math"/>
                      </w:rPr>
                      <m:t>φ</m:t>
                    </w:ins>
                  </m:r>
                  <m:ctrlPr>
                    <w:ins w:id="3615" w:author="محمد زكريا سيد سيد ابوسبع" w:date="2023-03-31T16:34:00Z">
                      <w:rPr>
                        <w:rFonts w:ascii="Cambria Math" w:eastAsia="Cambria Math" w:hAnsi="Cambria Math" w:cs="Cambria Math"/>
                        <w:i/>
                      </w:rPr>
                    </w:ins>
                  </m:ctrlPr>
                </m:e>
                <m:e>
                  <m:r>
                    <w:ins w:id="3616" w:author="محمد زكريا سيد سيد ابوسبع" w:date="2023-03-31T16:34:00Z">
                      <m:rPr>
                        <m:sty m:val="p"/>
                      </m:rPr>
                      <w:rPr>
                        <w:rFonts w:ascii="Cambria Math" w:hAnsi="Cambria Math"/>
                      </w:rPr>
                      <m:t>Δ</m:t>
                    </w:ins>
                  </m:r>
                  <m:r>
                    <w:ins w:id="3617" w:author="محمد زكريا سيد سيد ابوسبع" w:date="2023-03-31T16:34:00Z">
                      <w:rPr>
                        <w:rFonts w:ascii="Cambria Math" w:hAnsi="Cambria Math"/>
                      </w:rPr>
                      <m:t>ψ</m:t>
                    </w:ins>
                  </m:r>
                </m:e>
              </m:eqArr>
            </m:e>
          </m:d>
          <m:r>
            <w:ins w:id="3618" w:author="محمد زكريا سيد سيد ابوسبع" w:date="2023-03-31T16:34:00Z">
              <w:rPr>
                <w:rFonts w:ascii="Cambria Math" w:hAnsi="Cambria Math"/>
              </w:rPr>
              <m:t>+</m:t>
            </w:ins>
          </m:r>
          <m:d>
            <m:dPr>
              <m:begChr m:val="["/>
              <m:endChr m:val="]"/>
              <m:ctrlPr>
                <w:ins w:id="3619" w:author="محمد زكريا سيد سيد ابوسبع" w:date="2023-03-31T16:34:00Z">
                  <w:rPr>
                    <w:rFonts w:ascii="Cambria Math" w:hAnsi="Cambria Math" w:cs="Times New Roman"/>
                    <w:i/>
                  </w:rPr>
                </w:ins>
              </m:ctrlPr>
            </m:dPr>
            <m:e>
              <m:m>
                <m:mPr>
                  <m:mcs>
                    <m:mc>
                      <m:mcPr>
                        <m:count m:val="2"/>
                        <m:mcJc m:val="center"/>
                      </m:mcPr>
                    </m:mc>
                  </m:mcs>
                  <m:ctrlPr>
                    <w:ins w:id="3620" w:author="محمد زكريا سيد سيد ابوسبع" w:date="2023-03-31T16:34:00Z">
                      <w:rPr>
                        <w:rFonts w:ascii="Cambria Math" w:hAnsi="Cambria Math" w:cs="Times New Roman"/>
                        <w:i/>
                      </w:rPr>
                    </w:ins>
                  </m:ctrlPr>
                </m:mPr>
                <m:mr>
                  <m:e>
                    <m:sSup>
                      <m:sSupPr>
                        <m:ctrlPr>
                          <w:ins w:id="3621" w:author="محمد زكريا سيد سيد ابوسبع" w:date="2023-03-31T16:34:00Z">
                            <w:rPr>
                              <w:rFonts w:ascii="Cambria Math" w:hAnsi="Cambria Math"/>
                              <w:i/>
                            </w:rPr>
                          </w:ins>
                        </m:ctrlPr>
                      </m:sSupPr>
                      <m:e>
                        <m:sSub>
                          <m:sSubPr>
                            <m:ctrlPr>
                              <w:ins w:id="3622" w:author="محمد زكريا سيد سيد ابوسبع" w:date="2023-03-31T16:34:00Z">
                                <w:rPr>
                                  <w:rFonts w:ascii="Cambria Math" w:hAnsi="Cambria Math"/>
                                  <w:i/>
                                </w:rPr>
                              </w:ins>
                            </m:ctrlPr>
                          </m:sSubPr>
                          <m:e>
                            <m:r>
                              <w:ins w:id="3623" w:author="محمد زكريا سيد سيد ابوسبع" w:date="2023-03-31T16:34:00Z">
                                <w:rPr>
                                  <w:rFonts w:ascii="Cambria Math" w:hAnsi="Cambria Math"/>
                                </w:rPr>
                                <m:t>Y</m:t>
                              </w:ins>
                            </m:r>
                          </m:e>
                          <m:sub>
                            <m:sSub>
                              <m:sSubPr>
                                <m:ctrlPr>
                                  <w:ins w:id="3624" w:author="محمد زكريا سيد سيد ابوسبع" w:date="2023-03-31T16:34:00Z">
                                    <w:rPr>
                                      <w:rFonts w:ascii="Cambria Math" w:hAnsi="Cambria Math"/>
                                      <w:i/>
                                    </w:rPr>
                                  </w:ins>
                                </m:ctrlPr>
                              </m:sSubPr>
                              <m:e>
                                <m:r>
                                  <w:ins w:id="3625" w:author="محمد زكريا سيد سيد ابوسبع" w:date="2023-03-31T16:34:00Z">
                                    <w:rPr>
                                      <w:rFonts w:ascii="Cambria Math" w:hAnsi="Cambria Math"/>
                                    </w:rPr>
                                    <m:t>δ</m:t>
                                  </w:ins>
                                </m:r>
                              </m:e>
                              <m:sub>
                                <m:r>
                                  <w:ins w:id="3626" w:author="محمد زكريا سيد سيد ابوسبع" w:date="2023-03-31T16:34:00Z">
                                    <w:rPr>
                                      <w:rFonts w:ascii="Cambria Math" w:hAnsi="Cambria Math"/>
                                    </w:rPr>
                                    <m:t>a</m:t>
                                  </w:ins>
                                </m:r>
                              </m:sub>
                            </m:sSub>
                          </m:sub>
                        </m:sSub>
                      </m:e>
                      <m:sup>
                        <m:r>
                          <w:ins w:id="3627" w:author="محمد زكريا سيد سيد ابوسبع" w:date="2023-03-31T16:34:00Z">
                            <w:rPr>
                              <w:rFonts w:ascii="Cambria Math" w:hAnsi="Cambria Math"/>
                            </w:rPr>
                            <m:t>*</m:t>
                          </w:ins>
                        </m:r>
                      </m:sup>
                    </m:sSup>
                  </m:e>
                  <m:e>
                    <m:sSup>
                      <m:sSupPr>
                        <m:ctrlPr>
                          <w:ins w:id="3628" w:author="محمد زكريا سيد سيد ابوسبع" w:date="2023-03-31T16:34:00Z">
                            <w:rPr>
                              <w:rFonts w:ascii="Cambria Math" w:hAnsi="Cambria Math"/>
                              <w:i/>
                            </w:rPr>
                          </w:ins>
                        </m:ctrlPr>
                      </m:sSupPr>
                      <m:e>
                        <m:sSub>
                          <m:sSubPr>
                            <m:ctrlPr>
                              <w:ins w:id="3629" w:author="محمد زكريا سيد سيد ابوسبع" w:date="2023-03-31T16:34:00Z">
                                <w:rPr>
                                  <w:rFonts w:ascii="Cambria Math" w:hAnsi="Cambria Math"/>
                                  <w:i/>
                                </w:rPr>
                              </w:ins>
                            </m:ctrlPr>
                          </m:sSubPr>
                          <m:e>
                            <m:r>
                              <w:ins w:id="3630" w:author="محمد زكريا سيد سيد ابوسبع" w:date="2023-03-31T16:34:00Z">
                                <w:rPr>
                                  <w:rFonts w:ascii="Cambria Math" w:hAnsi="Cambria Math"/>
                                </w:rPr>
                                <m:t>Y</m:t>
                              </w:ins>
                            </m:r>
                          </m:e>
                          <m:sub>
                            <m:sSub>
                              <m:sSubPr>
                                <m:ctrlPr>
                                  <w:ins w:id="3631" w:author="محمد زكريا سيد سيد ابوسبع" w:date="2023-03-31T16:34:00Z">
                                    <w:rPr>
                                      <w:rFonts w:ascii="Cambria Math" w:hAnsi="Cambria Math"/>
                                      <w:i/>
                                    </w:rPr>
                                  </w:ins>
                                </m:ctrlPr>
                              </m:sSubPr>
                              <m:e>
                                <m:r>
                                  <w:ins w:id="3632" w:author="محمد زكريا سيد سيد ابوسبع" w:date="2023-03-31T16:34:00Z">
                                    <w:rPr>
                                      <w:rFonts w:ascii="Cambria Math" w:hAnsi="Cambria Math"/>
                                    </w:rPr>
                                    <m:t>δ</m:t>
                                  </w:ins>
                                </m:r>
                              </m:e>
                              <m:sub>
                                <m:r>
                                  <w:ins w:id="3633" w:author="محمد زكريا سيد سيد ابوسبع" w:date="2023-03-31T16:34:00Z">
                                    <w:rPr>
                                      <w:rFonts w:ascii="Cambria Math" w:hAnsi="Cambria Math"/>
                                    </w:rPr>
                                    <m:t>r</m:t>
                                  </w:ins>
                                </m:r>
                              </m:sub>
                            </m:sSub>
                          </m:sub>
                        </m:sSub>
                      </m:e>
                      <m:sup>
                        <m:r>
                          <w:ins w:id="3634" w:author="محمد زكريا سيد سيد ابوسبع" w:date="2023-03-31T16:34:00Z">
                            <w:rPr>
                              <w:rFonts w:ascii="Cambria Math" w:hAnsi="Cambria Math"/>
                            </w:rPr>
                            <m:t>*</m:t>
                          </w:ins>
                        </m:r>
                      </m:sup>
                    </m:sSup>
                  </m:e>
                </m:mr>
                <m:mr>
                  <m:e>
                    <m:sSubSup>
                      <m:sSubSupPr>
                        <m:ctrlPr>
                          <w:ins w:id="3635" w:author="محمد زكريا سيد سيد ابوسبع" w:date="2023-03-31T16:34:00Z">
                            <w:rPr>
                              <w:rFonts w:ascii="Cambria Math" w:hAnsi="Cambria Math"/>
                              <w:i/>
                            </w:rPr>
                          </w:ins>
                        </m:ctrlPr>
                      </m:sSubSupPr>
                      <m:e>
                        <m:r>
                          <w:ins w:id="3636" w:author="محمد زكريا سيد سيد ابوسبع" w:date="2023-03-31T16:34:00Z">
                            <w:rPr>
                              <w:rFonts w:ascii="Cambria Math" w:hAnsi="Cambria Math"/>
                            </w:rPr>
                            <m:t>L</m:t>
                          </w:ins>
                        </m:r>
                      </m:e>
                      <m:sub>
                        <m:sSub>
                          <m:sSubPr>
                            <m:ctrlPr>
                              <w:ins w:id="3637" w:author="محمد زكريا سيد سيد ابوسبع" w:date="2023-03-31T16:34:00Z">
                                <w:rPr>
                                  <w:rFonts w:ascii="Cambria Math" w:hAnsi="Cambria Math"/>
                                  <w:i/>
                                </w:rPr>
                              </w:ins>
                            </m:ctrlPr>
                          </m:sSubPr>
                          <m:e>
                            <m:r>
                              <w:ins w:id="3638" w:author="محمد زكريا سيد سيد ابوسبع" w:date="2023-03-31T16:34:00Z">
                                <w:rPr>
                                  <w:rFonts w:ascii="Cambria Math" w:hAnsi="Cambria Math"/>
                                </w:rPr>
                                <m:t>δ</m:t>
                              </w:ins>
                            </m:r>
                          </m:e>
                          <m:sub>
                            <m:r>
                              <w:ins w:id="3639" w:author="محمد زكريا سيد سيد ابوسبع" w:date="2023-03-31T16:34:00Z">
                                <w:rPr>
                                  <w:rFonts w:ascii="Cambria Math" w:hAnsi="Cambria Math"/>
                                </w:rPr>
                                <m:t>a</m:t>
                              </w:ins>
                            </m:r>
                          </m:sub>
                        </m:sSub>
                      </m:sub>
                      <m:sup>
                        <m:r>
                          <w:ins w:id="3640" w:author="محمد زكريا سيد سيد ابوسبع" w:date="2023-03-31T16:34:00Z">
                            <w:rPr>
                              <w:rFonts w:ascii="Cambria Math" w:hAnsi="Cambria Math"/>
                            </w:rPr>
                            <m:t>'</m:t>
                          </w:ins>
                        </m:r>
                      </m:sup>
                    </m:sSubSup>
                    <m:ctrlPr>
                      <w:ins w:id="3641" w:author="محمد زكريا سيد سيد ابوسبع" w:date="2023-03-31T16:34:00Z">
                        <w:rPr>
                          <w:rFonts w:ascii="Cambria Math" w:eastAsia="Cambria Math" w:hAnsi="Cambria Math" w:cs="Cambria Math"/>
                          <w:i/>
                        </w:rPr>
                      </w:ins>
                    </m:ctrlPr>
                  </m:e>
                  <m:e>
                    <m:r>
                      <w:ins w:id="3642" w:author="محمد زكريا سيد سيد ابوسبع" w:date="2023-03-31T16:34:00Z">
                        <w:rPr>
                          <w:rFonts w:ascii="Cambria Math" w:eastAsiaTheme="minorEastAsia" w:hAnsi="Cambria Math"/>
                        </w:rPr>
                        <m:t xml:space="preserve"> </m:t>
                      </w:ins>
                    </m:r>
                    <m:sSubSup>
                      <m:sSubSupPr>
                        <m:ctrlPr>
                          <w:ins w:id="3643" w:author="محمد زكريا سيد سيد ابوسبع" w:date="2023-03-31T16:34:00Z">
                            <w:rPr>
                              <w:rFonts w:ascii="Cambria Math" w:hAnsi="Cambria Math"/>
                              <w:i/>
                            </w:rPr>
                          </w:ins>
                        </m:ctrlPr>
                      </m:sSubSupPr>
                      <m:e>
                        <m:r>
                          <w:ins w:id="3644" w:author="محمد زكريا سيد سيد ابوسبع" w:date="2023-03-31T16:34:00Z">
                            <w:rPr>
                              <w:rFonts w:ascii="Cambria Math" w:hAnsi="Cambria Math"/>
                            </w:rPr>
                            <m:t>L</m:t>
                          </w:ins>
                        </m:r>
                      </m:e>
                      <m:sub>
                        <m:sSub>
                          <m:sSubPr>
                            <m:ctrlPr>
                              <w:ins w:id="3645" w:author="محمد زكريا سيد سيد ابوسبع" w:date="2023-03-31T16:34:00Z">
                                <w:rPr>
                                  <w:rFonts w:ascii="Cambria Math" w:hAnsi="Cambria Math"/>
                                  <w:i/>
                                </w:rPr>
                              </w:ins>
                            </m:ctrlPr>
                          </m:sSubPr>
                          <m:e>
                            <m:r>
                              <w:ins w:id="3646" w:author="محمد زكريا سيد سيد ابوسبع" w:date="2023-03-31T16:34:00Z">
                                <w:rPr>
                                  <w:rFonts w:ascii="Cambria Math" w:hAnsi="Cambria Math"/>
                                </w:rPr>
                                <m:t>δ</m:t>
                              </w:ins>
                            </m:r>
                          </m:e>
                          <m:sub>
                            <m:r>
                              <w:ins w:id="3647" w:author="محمد زكريا سيد سيد ابوسبع" w:date="2023-03-31T16:34:00Z">
                                <w:rPr>
                                  <w:rFonts w:ascii="Cambria Math" w:hAnsi="Cambria Math"/>
                                </w:rPr>
                                <m:t>r</m:t>
                              </w:ins>
                            </m:r>
                          </m:sub>
                        </m:sSub>
                      </m:sub>
                      <m:sup>
                        <m:r>
                          <w:ins w:id="3648" w:author="محمد زكريا سيد سيد ابوسبع" w:date="2023-03-31T16:34:00Z">
                            <w:rPr>
                              <w:rFonts w:ascii="Cambria Math" w:hAnsi="Cambria Math"/>
                            </w:rPr>
                            <m:t>'</m:t>
                          </w:ins>
                        </m:r>
                      </m:sup>
                    </m:sSubSup>
                    <m:ctrlPr>
                      <w:ins w:id="3649" w:author="محمد زكريا سيد سيد ابوسبع" w:date="2023-03-31T16:34:00Z">
                        <w:rPr>
                          <w:rFonts w:ascii="Cambria Math" w:eastAsia="Cambria Math" w:hAnsi="Cambria Math" w:cs="Cambria Math"/>
                          <w:i/>
                        </w:rPr>
                      </w:ins>
                    </m:ctrlPr>
                  </m:e>
                </m:mr>
                <m:mr>
                  <m:e>
                    <m:sSubSup>
                      <m:sSubSupPr>
                        <m:ctrlPr>
                          <w:ins w:id="3650" w:author="محمد زكريا سيد سيد ابوسبع" w:date="2023-03-31T16:34:00Z">
                            <w:rPr>
                              <w:rFonts w:ascii="Cambria Math" w:hAnsi="Cambria Math"/>
                              <w:i/>
                            </w:rPr>
                          </w:ins>
                        </m:ctrlPr>
                      </m:sSubSupPr>
                      <m:e>
                        <m:r>
                          <w:ins w:id="3651" w:author="محمد زكريا سيد سيد ابوسبع" w:date="2023-03-31T16:34:00Z">
                            <w:rPr>
                              <w:rFonts w:ascii="Cambria Math" w:hAnsi="Cambria Math"/>
                            </w:rPr>
                            <m:t>N</m:t>
                          </w:ins>
                        </m:r>
                      </m:e>
                      <m:sub>
                        <m:sSub>
                          <m:sSubPr>
                            <m:ctrlPr>
                              <w:ins w:id="3652" w:author="محمد زكريا سيد سيد ابوسبع" w:date="2023-03-31T16:34:00Z">
                                <w:rPr>
                                  <w:rFonts w:ascii="Cambria Math" w:hAnsi="Cambria Math"/>
                                  <w:i/>
                                </w:rPr>
                              </w:ins>
                            </m:ctrlPr>
                          </m:sSubPr>
                          <m:e>
                            <m:r>
                              <w:ins w:id="3653" w:author="محمد زكريا سيد سيد ابوسبع" w:date="2023-03-31T16:34:00Z">
                                <w:rPr>
                                  <w:rFonts w:ascii="Cambria Math" w:hAnsi="Cambria Math"/>
                                </w:rPr>
                                <m:t>δ</m:t>
                              </w:ins>
                            </m:r>
                          </m:e>
                          <m:sub>
                            <m:r>
                              <w:ins w:id="3654" w:author="محمد زكريا سيد سيد ابوسبع" w:date="2023-03-31T16:34:00Z">
                                <w:rPr>
                                  <w:rFonts w:ascii="Cambria Math" w:hAnsi="Cambria Math"/>
                                </w:rPr>
                                <m:t>a</m:t>
                              </w:ins>
                            </m:r>
                          </m:sub>
                        </m:sSub>
                      </m:sub>
                      <m:sup>
                        <m:r>
                          <w:ins w:id="3655" w:author="محمد زكريا سيد سيد ابوسبع" w:date="2023-03-31T16:34:00Z">
                            <w:rPr>
                              <w:rFonts w:ascii="Cambria Math" w:hAnsi="Cambria Math"/>
                            </w:rPr>
                            <m:t>'</m:t>
                          </w:ins>
                        </m:r>
                      </m:sup>
                    </m:sSubSup>
                    <m:ctrlPr>
                      <w:ins w:id="3656" w:author="محمد زكريا سيد سيد ابوسبع" w:date="2023-03-31T16:34:00Z">
                        <w:rPr>
                          <w:rFonts w:ascii="Cambria Math" w:eastAsia="Cambria Math" w:hAnsi="Cambria Math" w:cs="Cambria Math"/>
                          <w:i/>
                        </w:rPr>
                      </w:ins>
                    </m:ctrlPr>
                  </m:e>
                  <m:e>
                    <m:r>
                      <w:ins w:id="3657" w:author="محمد زكريا سيد سيد ابوسبع" w:date="2023-03-31T16:34:00Z">
                        <w:rPr>
                          <w:rFonts w:ascii="Cambria Math" w:eastAsiaTheme="minorEastAsia" w:hAnsi="Cambria Math"/>
                        </w:rPr>
                        <m:t xml:space="preserve"> </m:t>
                      </w:ins>
                    </m:r>
                    <m:sSubSup>
                      <m:sSubSupPr>
                        <m:ctrlPr>
                          <w:ins w:id="3658" w:author="محمد زكريا سيد سيد ابوسبع" w:date="2023-03-31T16:34:00Z">
                            <w:rPr>
                              <w:rFonts w:ascii="Cambria Math" w:hAnsi="Cambria Math"/>
                              <w:i/>
                            </w:rPr>
                          </w:ins>
                        </m:ctrlPr>
                      </m:sSubSupPr>
                      <m:e>
                        <m:r>
                          <w:ins w:id="3659" w:author="محمد زكريا سيد سيد ابوسبع" w:date="2023-03-31T16:34:00Z">
                            <w:rPr>
                              <w:rFonts w:ascii="Cambria Math" w:hAnsi="Cambria Math"/>
                            </w:rPr>
                            <m:t>N</m:t>
                          </w:ins>
                        </m:r>
                      </m:e>
                      <m:sub>
                        <m:sSub>
                          <m:sSubPr>
                            <m:ctrlPr>
                              <w:ins w:id="3660" w:author="محمد زكريا سيد سيد ابوسبع" w:date="2023-03-31T16:34:00Z">
                                <w:rPr>
                                  <w:rFonts w:ascii="Cambria Math" w:hAnsi="Cambria Math"/>
                                  <w:i/>
                                </w:rPr>
                              </w:ins>
                            </m:ctrlPr>
                          </m:sSubPr>
                          <m:e>
                            <m:r>
                              <w:ins w:id="3661" w:author="محمد زكريا سيد سيد ابوسبع" w:date="2023-03-31T16:34:00Z">
                                <w:rPr>
                                  <w:rFonts w:ascii="Cambria Math" w:hAnsi="Cambria Math"/>
                                </w:rPr>
                                <m:t>δ</m:t>
                              </w:ins>
                            </m:r>
                          </m:e>
                          <m:sub>
                            <m:r>
                              <w:ins w:id="3662" w:author="محمد زكريا سيد سيد ابوسبع" w:date="2023-03-31T16:34:00Z">
                                <w:rPr>
                                  <w:rFonts w:ascii="Cambria Math" w:hAnsi="Cambria Math"/>
                                </w:rPr>
                                <m:t>r</m:t>
                              </w:ins>
                            </m:r>
                          </m:sub>
                        </m:sSub>
                      </m:sub>
                      <m:sup>
                        <m:r>
                          <w:ins w:id="3663" w:author="محمد زكريا سيد سيد ابوسبع" w:date="2023-03-31T16:34:00Z">
                            <w:rPr>
                              <w:rFonts w:ascii="Cambria Math" w:hAnsi="Cambria Math"/>
                            </w:rPr>
                            <m:t>'</m:t>
                          </w:ins>
                        </m:r>
                      </m:sup>
                    </m:sSubSup>
                    <m:ctrlPr>
                      <w:ins w:id="3664" w:author="محمد زكريا سيد سيد ابوسبع" w:date="2023-03-31T16:34:00Z">
                        <w:rPr>
                          <w:rFonts w:ascii="Cambria Math" w:eastAsia="Cambria Math" w:hAnsi="Cambria Math" w:cs="Cambria Math"/>
                          <w:i/>
                        </w:rPr>
                      </w:ins>
                    </m:ctrlPr>
                  </m:e>
                </m:mr>
                <m:mr>
                  <m:e>
                    <m:r>
                      <w:ins w:id="3665" w:author="محمد زكريا سيد سيد ابوسبع" w:date="2023-03-31T16:34:00Z">
                        <w:rPr>
                          <w:rFonts w:ascii="Cambria Math" w:eastAsia="Cambria Math" w:hAnsi="Cambria Math" w:cs="Cambria Math"/>
                        </w:rPr>
                        <m:t>0</m:t>
                      </w:ins>
                    </m:r>
                  </m:e>
                  <m:e>
                    <m:r>
                      <w:ins w:id="3666" w:author="محمد زكريا سيد سيد ابوسبع" w:date="2023-03-31T16:34:00Z">
                        <w:rPr>
                          <w:rFonts w:ascii="Cambria Math" w:hAnsi="Cambria Math" w:cs="Times New Roman"/>
                        </w:rPr>
                        <m:t>0</m:t>
                      </w:ins>
                    </m:r>
                  </m:e>
                </m:mr>
                <m:mr>
                  <m:e>
                    <m:r>
                      <w:ins w:id="3667" w:author="محمد زكريا سيد سيد ابوسبع" w:date="2023-03-31T16:34:00Z">
                        <w:rPr>
                          <w:rFonts w:ascii="Cambria Math" w:hAnsi="Cambria Math" w:cs="Times New Roman"/>
                        </w:rPr>
                        <m:t>0</m:t>
                      </w:ins>
                    </m:r>
                  </m:e>
                  <m:e>
                    <m:r>
                      <w:ins w:id="3668" w:author="محمد زكريا سيد سيد ابوسبع" w:date="2023-03-31T16:34:00Z">
                        <w:rPr>
                          <w:rFonts w:ascii="Cambria Math" w:hAnsi="Cambria Math" w:cs="Times New Roman"/>
                        </w:rPr>
                        <m:t>0</m:t>
                      </w:ins>
                    </m:r>
                  </m:e>
                </m:mr>
              </m:m>
            </m:e>
          </m:d>
          <m:d>
            <m:dPr>
              <m:begChr m:val="["/>
              <m:endChr m:val="]"/>
              <m:ctrlPr>
                <w:ins w:id="3669" w:author="محمد زكريا سيد سيد ابوسبع" w:date="2023-03-31T16:34:00Z">
                  <w:rPr>
                    <w:rFonts w:ascii="Cambria Math" w:hAnsi="Cambria Math" w:cs="Times New Roman"/>
                    <w:i/>
                  </w:rPr>
                </w:ins>
              </m:ctrlPr>
            </m:dPr>
            <m:e>
              <m:eqArr>
                <m:eqArrPr>
                  <m:ctrlPr>
                    <w:ins w:id="3670" w:author="محمد زكريا سيد سيد ابوسبع" w:date="2023-03-31T16:34:00Z">
                      <w:rPr>
                        <w:rFonts w:ascii="Cambria Math" w:hAnsi="Cambria Math" w:cs="Times New Roman"/>
                        <w:i/>
                      </w:rPr>
                    </w:ins>
                  </m:ctrlPr>
                </m:eqArrPr>
                <m:e>
                  <m:r>
                    <w:ins w:id="3671" w:author="محمد زكريا سيد سيد ابوسبع" w:date="2023-03-31T16:34:00Z">
                      <w:rPr>
                        <w:rFonts w:ascii="Cambria Math" w:hAnsi="Cambria Math"/>
                      </w:rPr>
                      <m:t xml:space="preserve"> ∆</m:t>
                    </w:ins>
                  </m:r>
                  <m:sSub>
                    <m:sSubPr>
                      <m:ctrlPr>
                        <w:ins w:id="3672" w:author="محمد زكريا سيد سيد ابوسبع" w:date="2023-03-31T16:34:00Z">
                          <w:rPr>
                            <w:rFonts w:ascii="Cambria Math" w:hAnsi="Cambria Math" w:cs="Times New Roman"/>
                            <w:i/>
                          </w:rPr>
                        </w:ins>
                      </m:ctrlPr>
                    </m:sSubPr>
                    <m:e>
                      <m:r>
                        <w:ins w:id="3673" w:author="محمد زكريا سيد سيد ابوسبع" w:date="2023-03-31T16:34:00Z">
                          <w:rPr>
                            <w:rFonts w:ascii="Cambria Math" w:hAnsi="Cambria Math"/>
                          </w:rPr>
                          <m:t>δ</m:t>
                        </w:ins>
                      </m:r>
                    </m:e>
                    <m:sub>
                      <m:r>
                        <w:ins w:id="3674" w:author="محمد زكريا سيد سيد ابوسبع" w:date="2023-03-31T16:34:00Z">
                          <w:rPr>
                            <w:rFonts w:ascii="Cambria Math" w:hAnsi="Cambria Math"/>
                          </w:rPr>
                          <m:t>a</m:t>
                        </w:ins>
                      </m:r>
                    </m:sub>
                  </m:sSub>
                </m:e>
                <m:e>
                  <m:r>
                    <w:ins w:id="3675" w:author="محمد زكريا سيد سيد ابوسبع" w:date="2023-03-31T16:34:00Z">
                      <w:rPr>
                        <w:rFonts w:ascii="Cambria Math" w:hAnsi="Cambria Math"/>
                      </w:rPr>
                      <m:t xml:space="preserve"> ∆</m:t>
                    </w:ins>
                  </m:r>
                  <m:sSub>
                    <m:sSubPr>
                      <m:ctrlPr>
                        <w:ins w:id="3676" w:author="محمد زكريا سيد سيد ابوسبع" w:date="2023-03-31T16:34:00Z">
                          <w:rPr>
                            <w:rFonts w:ascii="Cambria Math" w:hAnsi="Cambria Math" w:cs="Times New Roman"/>
                            <w:i/>
                          </w:rPr>
                        </w:ins>
                      </m:ctrlPr>
                    </m:sSubPr>
                    <m:e>
                      <m:r>
                        <w:ins w:id="3677" w:author="محمد زكريا سيد سيد ابوسبع" w:date="2023-03-31T16:34:00Z">
                          <w:rPr>
                            <w:rFonts w:ascii="Cambria Math" w:hAnsi="Cambria Math"/>
                          </w:rPr>
                          <m:t>δ</m:t>
                        </w:ins>
                      </m:r>
                    </m:e>
                    <m:sub>
                      <m:r>
                        <w:ins w:id="3678" w:author="محمد زكريا سيد سيد ابوسبع" w:date="2023-03-31T16:34:00Z">
                          <w:rPr>
                            <w:rFonts w:ascii="Cambria Math" w:hAnsi="Cambria Math"/>
                          </w:rPr>
                          <m:t>r</m:t>
                        </w:ins>
                      </m:r>
                    </m:sub>
                  </m:sSub>
                </m:e>
              </m:eqArr>
            </m:e>
          </m:d>
        </m:oMath>
      </m:oMathPara>
    </w:p>
    <w:p w14:paraId="786D3492" w14:textId="77777777" w:rsidR="00E93874" w:rsidRPr="00E223EA" w:rsidRDefault="00E93874" w:rsidP="00E93874">
      <w:pPr>
        <w:rPr>
          <w:ins w:id="3679" w:author="محمد زكريا سيد سيد ابوسبع" w:date="2023-03-31T16:34:00Z"/>
          <w:rFonts w:eastAsiaTheme="minorEastAsia"/>
          <w:u w:val="single"/>
        </w:rPr>
      </w:pPr>
      <w:ins w:id="3680" w:author="محمد زكريا سيد سيد ابوسبع" w:date="2023-03-31T16:34:00Z">
        <w:r w:rsidRPr="00E223EA">
          <w:rPr>
            <w:rFonts w:eastAsiaTheme="minorEastAsia"/>
            <w:u w:val="single"/>
          </w:rPr>
          <w:t>where:</w:t>
        </w:r>
      </w:ins>
    </w:p>
    <w:p w14:paraId="1086AE77" w14:textId="77777777" w:rsidR="00E93874" w:rsidRDefault="00E93874" w:rsidP="00E93874">
      <w:pPr>
        <w:rPr>
          <w:ins w:id="3681" w:author="محمد زكريا سيد سيد ابوسبع" w:date="2023-03-31T16:34:00Z"/>
          <w:rFonts w:eastAsiaTheme="minorEastAsia"/>
          <w:rtl/>
        </w:rPr>
      </w:pPr>
    </w:p>
    <w:tbl>
      <w:tblPr>
        <w:tblStyle w:val="TableGrid"/>
        <w:tblW w:w="0" w:type="auto"/>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4640"/>
        <w:gridCol w:w="4853"/>
      </w:tblGrid>
      <w:tr w:rsidR="00E93874" w14:paraId="70A8B20F" w14:textId="77777777" w:rsidTr="00887189">
        <w:trPr>
          <w:trHeight w:val="455"/>
          <w:ins w:id="3682" w:author="محمد زكريا سيد سيد ابوسبع" w:date="2023-03-31T16:34:00Z"/>
        </w:trPr>
        <w:tc>
          <w:tcPr>
            <w:tcW w:w="4640" w:type="dxa"/>
            <w:tcBorders>
              <w:top w:val="single" w:sz="4" w:space="0" w:color="auto"/>
              <w:left w:val="single" w:sz="4" w:space="0" w:color="auto"/>
              <w:right w:val="single" w:sz="4" w:space="0" w:color="auto"/>
            </w:tcBorders>
          </w:tcPr>
          <w:p w14:paraId="19DFD497" w14:textId="77777777" w:rsidR="00E93874" w:rsidRPr="002B35C7" w:rsidRDefault="00000000" w:rsidP="00887189">
            <w:pPr>
              <w:rPr>
                <w:ins w:id="3683" w:author="محمد زكريا سيد سيد ابوسبع" w:date="2023-03-31T16:34:00Z"/>
              </w:rPr>
            </w:pPr>
            <m:oMathPara>
              <m:oMathParaPr>
                <m:jc m:val="left"/>
              </m:oMathParaPr>
              <m:oMath>
                <m:sSup>
                  <m:sSupPr>
                    <m:ctrlPr>
                      <w:ins w:id="3684" w:author="محمد زكريا سيد سيد ابوسبع" w:date="2023-03-31T16:34:00Z">
                        <w:rPr>
                          <w:rFonts w:ascii="Cambria Math" w:hAnsi="Cambria Math"/>
                          <w:i/>
                        </w:rPr>
                      </w:ins>
                    </m:ctrlPr>
                  </m:sSupPr>
                  <m:e>
                    <m:sSub>
                      <m:sSubPr>
                        <m:ctrlPr>
                          <w:ins w:id="3685" w:author="محمد زكريا سيد سيد ابوسبع" w:date="2023-03-31T16:34:00Z">
                            <w:rPr>
                              <w:rFonts w:ascii="Cambria Math" w:hAnsi="Cambria Math"/>
                              <w:i/>
                            </w:rPr>
                          </w:ins>
                        </m:ctrlPr>
                      </m:sSubPr>
                      <m:e>
                        <m:r>
                          <w:ins w:id="3686" w:author="محمد زكريا سيد سيد ابوسبع" w:date="2023-03-31T16:34:00Z">
                            <w:rPr>
                              <w:rFonts w:ascii="Cambria Math" w:hAnsi="Cambria Math"/>
                            </w:rPr>
                            <m:t>Y</m:t>
                          </w:ins>
                        </m:r>
                      </m:e>
                      <m:sub>
                        <m:sSub>
                          <m:sSubPr>
                            <m:ctrlPr>
                              <w:ins w:id="3687" w:author="محمد زكريا سيد سيد ابوسبع" w:date="2023-03-31T16:34:00Z">
                                <w:rPr>
                                  <w:rFonts w:ascii="Cambria Math" w:hAnsi="Cambria Math"/>
                                  <w:i/>
                                </w:rPr>
                              </w:ins>
                            </m:ctrlPr>
                          </m:sSubPr>
                          <m:e>
                            <m:r>
                              <w:ins w:id="3688" w:author="محمد زكريا سيد سيد ابوسبع" w:date="2023-03-31T16:34:00Z">
                                <w:rPr>
                                  <w:rFonts w:ascii="Cambria Math" w:hAnsi="Cambria Math"/>
                                </w:rPr>
                                <m:t>δ</m:t>
                              </w:ins>
                            </m:r>
                          </m:e>
                          <m:sub>
                            <m:r>
                              <w:ins w:id="3689" w:author="محمد زكريا سيد سيد ابوسبع" w:date="2023-03-31T16:34:00Z">
                                <w:rPr>
                                  <w:rFonts w:ascii="Cambria Math" w:hAnsi="Cambria Math"/>
                                </w:rPr>
                                <m:t>a</m:t>
                              </w:ins>
                            </m:r>
                          </m:sub>
                        </m:sSub>
                      </m:sub>
                    </m:sSub>
                  </m:e>
                  <m:sup>
                    <m:r>
                      <w:ins w:id="3690" w:author="محمد زكريا سيد سيد ابوسبع" w:date="2023-03-31T16:34:00Z">
                        <w:rPr>
                          <w:rFonts w:ascii="Cambria Math" w:hAnsi="Cambria Math"/>
                        </w:rPr>
                        <m:t>*</m:t>
                      </w:ins>
                    </m:r>
                  </m:sup>
                </m:sSup>
                <m:r>
                  <w:ins w:id="3691" w:author="محمد زكريا سيد سيد ابوسبع" w:date="2023-03-31T16:34:00Z">
                    <w:rPr>
                      <w:rFonts w:ascii="Cambria Math" w:eastAsiaTheme="minorEastAsia" w:hAnsi="Cambria Math"/>
                    </w:rPr>
                    <m:t>=</m:t>
                  </w:ins>
                </m:r>
                <m:f>
                  <m:fPr>
                    <m:type m:val="skw"/>
                    <m:ctrlPr>
                      <w:ins w:id="3692" w:author="محمد زكريا سيد سيد ابوسبع" w:date="2023-03-31T16:34:00Z">
                        <w:rPr>
                          <w:rFonts w:ascii="Cambria Math" w:hAnsi="Cambria Math"/>
                          <w:i/>
                        </w:rPr>
                      </w:ins>
                    </m:ctrlPr>
                  </m:fPr>
                  <m:num>
                    <m:sSub>
                      <m:sSubPr>
                        <m:ctrlPr>
                          <w:ins w:id="3693" w:author="محمد زكريا سيد سيد ابوسبع" w:date="2023-03-31T16:34:00Z">
                            <w:rPr>
                              <w:rFonts w:ascii="Cambria Math" w:hAnsi="Cambria Math"/>
                              <w:i/>
                            </w:rPr>
                          </w:ins>
                        </m:ctrlPr>
                      </m:sSubPr>
                      <m:e>
                        <m:r>
                          <w:ins w:id="3694" w:author="محمد زكريا سيد سيد ابوسبع" w:date="2023-03-31T16:34:00Z">
                            <w:rPr>
                              <w:rFonts w:ascii="Cambria Math" w:hAnsi="Cambria Math"/>
                            </w:rPr>
                            <m:t xml:space="preserve">  Y</m:t>
                          </w:ins>
                        </m:r>
                      </m:e>
                      <m:sub>
                        <m:sSub>
                          <m:sSubPr>
                            <m:ctrlPr>
                              <w:ins w:id="3695" w:author="محمد زكريا سيد سيد ابوسبع" w:date="2023-03-31T16:34:00Z">
                                <w:rPr>
                                  <w:rFonts w:ascii="Cambria Math" w:hAnsi="Cambria Math"/>
                                  <w:i/>
                                </w:rPr>
                              </w:ins>
                            </m:ctrlPr>
                          </m:sSubPr>
                          <m:e>
                            <m:r>
                              <w:ins w:id="3696" w:author="محمد زكريا سيد سيد ابوسبع" w:date="2023-03-31T16:34:00Z">
                                <w:rPr>
                                  <w:rFonts w:ascii="Cambria Math" w:hAnsi="Cambria Math"/>
                                </w:rPr>
                                <m:t>δ</m:t>
                              </w:ins>
                            </m:r>
                          </m:e>
                          <m:sub>
                            <m:r>
                              <w:ins w:id="3697" w:author="محمد زكريا سيد سيد ابوسبع" w:date="2023-03-31T16:34:00Z">
                                <w:rPr>
                                  <w:rFonts w:ascii="Cambria Math" w:hAnsi="Cambria Math"/>
                                </w:rPr>
                                <m:t>a</m:t>
                              </w:ins>
                            </m:r>
                          </m:sub>
                        </m:sSub>
                      </m:sub>
                    </m:sSub>
                  </m:num>
                  <m:den>
                    <m:sSub>
                      <m:sSubPr>
                        <m:ctrlPr>
                          <w:ins w:id="3698" w:author="محمد زكريا سيد سيد ابوسبع" w:date="2023-03-31T16:34:00Z">
                            <w:rPr>
                              <w:rFonts w:ascii="Cambria Math" w:hAnsi="Cambria Math"/>
                              <w:i/>
                            </w:rPr>
                          </w:ins>
                        </m:ctrlPr>
                      </m:sSubPr>
                      <m:e>
                        <m:r>
                          <w:ins w:id="3699" w:author="محمد زكريا سيد سيد ابوسبع" w:date="2023-03-31T16:34:00Z">
                            <w:rPr>
                              <w:rFonts w:ascii="Cambria Math" w:hAnsi="Cambria Math"/>
                            </w:rPr>
                            <m:t>V</m:t>
                          </w:ins>
                        </m:r>
                      </m:e>
                      <m:sub>
                        <m:r>
                          <w:ins w:id="3700" w:author="محمد زكريا سيد سيد ابوسبع" w:date="2023-03-31T16:34:00Z">
                            <w:rPr>
                              <w:rFonts w:ascii="Cambria Math" w:hAnsi="Cambria Math"/>
                            </w:rPr>
                            <m:t>to</m:t>
                          </w:ins>
                        </m:r>
                      </m:sub>
                    </m:sSub>
                  </m:den>
                </m:f>
              </m:oMath>
            </m:oMathPara>
          </w:p>
        </w:tc>
        <w:tc>
          <w:tcPr>
            <w:tcW w:w="4853" w:type="dxa"/>
            <w:tcBorders>
              <w:top w:val="single" w:sz="4" w:space="0" w:color="auto"/>
              <w:left w:val="single" w:sz="4" w:space="0" w:color="auto"/>
              <w:bottom w:val="nil"/>
              <w:right w:val="single" w:sz="4" w:space="0" w:color="auto"/>
            </w:tcBorders>
          </w:tcPr>
          <w:p w14:paraId="3AEB51AA" w14:textId="77777777" w:rsidR="00E93874" w:rsidRPr="002B35C7" w:rsidRDefault="00000000" w:rsidP="00887189">
            <w:pPr>
              <w:rPr>
                <w:ins w:id="3701" w:author="محمد زكريا سيد سيد ابوسبع" w:date="2023-03-31T16:34:00Z"/>
              </w:rPr>
            </w:pPr>
            <m:oMathPara>
              <m:oMathParaPr>
                <m:jc m:val="left"/>
              </m:oMathParaPr>
              <m:oMath>
                <m:sSup>
                  <m:sSupPr>
                    <m:ctrlPr>
                      <w:ins w:id="3702" w:author="محمد زكريا سيد سيد ابوسبع" w:date="2023-03-31T16:34:00Z">
                        <w:rPr>
                          <w:rFonts w:ascii="Cambria Math" w:hAnsi="Cambria Math"/>
                          <w:i/>
                        </w:rPr>
                      </w:ins>
                    </m:ctrlPr>
                  </m:sSupPr>
                  <m:e>
                    <m:sSub>
                      <m:sSubPr>
                        <m:ctrlPr>
                          <w:ins w:id="3703" w:author="محمد زكريا سيد سيد ابوسبع" w:date="2023-03-31T16:34:00Z">
                            <w:rPr>
                              <w:rFonts w:ascii="Cambria Math" w:hAnsi="Cambria Math"/>
                              <w:i/>
                            </w:rPr>
                          </w:ins>
                        </m:ctrlPr>
                      </m:sSubPr>
                      <m:e>
                        <m:r>
                          <w:ins w:id="3704" w:author="محمد زكريا سيد سيد ابوسبع" w:date="2023-03-31T16:34:00Z">
                            <w:rPr>
                              <w:rFonts w:ascii="Cambria Math" w:hAnsi="Cambria Math"/>
                            </w:rPr>
                            <m:t>Y</m:t>
                          </w:ins>
                        </m:r>
                      </m:e>
                      <m:sub>
                        <m:sSub>
                          <m:sSubPr>
                            <m:ctrlPr>
                              <w:ins w:id="3705" w:author="محمد زكريا سيد سيد ابوسبع" w:date="2023-03-31T16:34:00Z">
                                <w:rPr>
                                  <w:rFonts w:ascii="Cambria Math" w:hAnsi="Cambria Math"/>
                                  <w:i/>
                                </w:rPr>
                              </w:ins>
                            </m:ctrlPr>
                          </m:sSubPr>
                          <m:e>
                            <m:r>
                              <w:ins w:id="3706" w:author="محمد زكريا سيد سيد ابوسبع" w:date="2023-03-31T16:34:00Z">
                                <w:rPr>
                                  <w:rFonts w:ascii="Cambria Math" w:hAnsi="Cambria Math"/>
                                </w:rPr>
                                <m:t>δ</m:t>
                              </w:ins>
                            </m:r>
                          </m:e>
                          <m:sub>
                            <m:r>
                              <w:ins w:id="3707" w:author="محمد زكريا سيد سيد ابوسبع" w:date="2023-03-31T16:34:00Z">
                                <w:rPr>
                                  <w:rFonts w:ascii="Cambria Math" w:hAnsi="Cambria Math"/>
                                </w:rPr>
                                <m:t>r</m:t>
                              </w:ins>
                            </m:r>
                          </m:sub>
                        </m:sSub>
                      </m:sub>
                    </m:sSub>
                  </m:e>
                  <m:sup>
                    <m:r>
                      <w:ins w:id="3708" w:author="محمد زكريا سيد سيد ابوسبع" w:date="2023-03-31T16:34:00Z">
                        <w:rPr>
                          <w:rFonts w:ascii="Cambria Math" w:hAnsi="Cambria Math"/>
                        </w:rPr>
                        <m:t>*</m:t>
                      </w:ins>
                    </m:r>
                  </m:sup>
                </m:sSup>
                <m:r>
                  <w:ins w:id="3709" w:author="محمد زكريا سيد سيد ابوسبع" w:date="2023-03-31T16:34:00Z">
                    <w:rPr>
                      <w:rFonts w:ascii="Cambria Math" w:eastAsiaTheme="minorEastAsia" w:hAnsi="Cambria Math"/>
                    </w:rPr>
                    <m:t>=</m:t>
                  </w:ins>
                </m:r>
                <m:f>
                  <m:fPr>
                    <m:type m:val="skw"/>
                    <m:ctrlPr>
                      <w:ins w:id="3710" w:author="محمد زكريا سيد سيد ابوسبع" w:date="2023-03-31T16:34:00Z">
                        <w:rPr>
                          <w:rFonts w:ascii="Cambria Math" w:hAnsi="Cambria Math"/>
                          <w:i/>
                        </w:rPr>
                      </w:ins>
                    </m:ctrlPr>
                  </m:fPr>
                  <m:num>
                    <m:sSub>
                      <m:sSubPr>
                        <m:ctrlPr>
                          <w:ins w:id="3711" w:author="محمد زكريا سيد سيد ابوسبع" w:date="2023-03-31T16:34:00Z">
                            <w:rPr>
                              <w:rFonts w:ascii="Cambria Math" w:hAnsi="Cambria Math"/>
                              <w:i/>
                            </w:rPr>
                          </w:ins>
                        </m:ctrlPr>
                      </m:sSubPr>
                      <m:e>
                        <m:r>
                          <w:ins w:id="3712" w:author="محمد زكريا سيد سيد ابوسبع" w:date="2023-03-31T16:34:00Z">
                            <w:rPr>
                              <w:rFonts w:ascii="Cambria Math" w:hAnsi="Cambria Math"/>
                            </w:rPr>
                            <m:t xml:space="preserve">  Y</m:t>
                          </w:ins>
                        </m:r>
                      </m:e>
                      <m:sub>
                        <m:sSub>
                          <m:sSubPr>
                            <m:ctrlPr>
                              <w:ins w:id="3713" w:author="محمد زكريا سيد سيد ابوسبع" w:date="2023-03-31T16:34:00Z">
                                <w:rPr>
                                  <w:rFonts w:ascii="Cambria Math" w:hAnsi="Cambria Math"/>
                                  <w:i/>
                                </w:rPr>
                              </w:ins>
                            </m:ctrlPr>
                          </m:sSubPr>
                          <m:e>
                            <m:r>
                              <w:ins w:id="3714" w:author="محمد زكريا سيد سيد ابوسبع" w:date="2023-03-31T16:34:00Z">
                                <w:rPr>
                                  <w:rFonts w:ascii="Cambria Math" w:hAnsi="Cambria Math"/>
                                </w:rPr>
                                <m:t>δ</m:t>
                              </w:ins>
                            </m:r>
                          </m:e>
                          <m:sub>
                            <m:r>
                              <w:ins w:id="3715" w:author="محمد زكريا سيد سيد ابوسبع" w:date="2023-03-31T16:34:00Z">
                                <w:rPr>
                                  <w:rFonts w:ascii="Cambria Math" w:hAnsi="Cambria Math"/>
                                </w:rPr>
                                <m:t>r</m:t>
                              </w:ins>
                            </m:r>
                          </m:sub>
                        </m:sSub>
                      </m:sub>
                    </m:sSub>
                  </m:num>
                  <m:den>
                    <m:sSub>
                      <m:sSubPr>
                        <m:ctrlPr>
                          <w:ins w:id="3716" w:author="محمد زكريا سيد سيد ابوسبع" w:date="2023-03-31T16:34:00Z">
                            <w:rPr>
                              <w:rFonts w:ascii="Cambria Math" w:hAnsi="Cambria Math"/>
                              <w:i/>
                            </w:rPr>
                          </w:ins>
                        </m:ctrlPr>
                      </m:sSubPr>
                      <m:e>
                        <m:r>
                          <w:ins w:id="3717" w:author="محمد زكريا سيد سيد ابوسبع" w:date="2023-03-31T16:34:00Z">
                            <w:rPr>
                              <w:rFonts w:ascii="Cambria Math" w:hAnsi="Cambria Math"/>
                            </w:rPr>
                            <m:t>V</m:t>
                          </w:ins>
                        </m:r>
                      </m:e>
                      <m:sub>
                        <m:r>
                          <w:ins w:id="3718" w:author="محمد زكريا سيد سيد ابوسبع" w:date="2023-03-31T16:34:00Z">
                            <w:rPr>
                              <w:rFonts w:ascii="Cambria Math" w:hAnsi="Cambria Math"/>
                            </w:rPr>
                            <m:t>to</m:t>
                          </w:ins>
                        </m:r>
                      </m:sub>
                    </m:sSub>
                  </m:den>
                </m:f>
              </m:oMath>
            </m:oMathPara>
          </w:p>
        </w:tc>
      </w:tr>
      <w:tr w:rsidR="00E93874" w14:paraId="4A36BF40" w14:textId="77777777" w:rsidTr="00887189">
        <w:trPr>
          <w:trHeight w:val="455"/>
          <w:ins w:id="3719" w:author="محمد زكريا سيد سيد ابوسبع" w:date="2023-03-31T16:34:00Z"/>
        </w:trPr>
        <w:tc>
          <w:tcPr>
            <w:tcW w:w="4640" w:type="dxa"/>
            <w:tcBorders>
              <w:left w:val="single" w:sz="4" w:space="0" w:color="auto"/>
              <w:right w:val="single" w:sz="4" w:space="0" w:color="auto"/>
            </w:tcBorders>
          </w:tcPr>
          <w:p w14:paraId="12C3D859" w14:textId="77777777" w:rsidR="00E93874" w:rsidRPr="002B35C7" w:rsidRDefault="00000000" w:rsidP="00887189">
            <w:pPr>
              <w:rPr>
                <w:ins w:id="3720" w:author="محمد زكريا سيد سيد ابوسبع" w:date="2023-03-31T16:34:00Z"/>
              </w:rPr>
            </w:pPr>
            <m:oMathPara>
              <m:oMathParaPr>
                <m:jc m:val="left"/>
              </m:oMathParaPr>
              <m:oMath>
                <m:acc>
                  <m:accPr>
                    <m:chr m:val="̀"/>
                    <m:ctrlPr>
                      <w:ins w:id="3721" w:author="محمد زكريا سيد سيد ابوسبع" w:date="2023-03-31T16:34:00Z">
                        <w:rPr>
                          <w:rFonts w:ascii="Cambria Math" w:hAnsi="Cambria Math"/>
                          <w:i/>
                        </w:rPr>
                      </w:ins>
                    </m:ctrlPr>
                  </m:accPr>
                  <m:e>
                    <m:sSub>
                      <m:sSubPr>
                        <m:ctrlPr>
                          <w:ins w:id="3722" w:author="محمد زكريا سيد سيد ابوسبع" w:date="2023-03-31T16:34:00Z">
                            <w:rPr>
                              <w:rFonts w:ascii="Cambria Math" w:hAnsi="Cambria Math"/>
                              <w:i/>
                            </w:rPr>
                          </w:ins>
                        </m:ctrlPr>
                      </m:sSubPr>
                      <m:e>
                        <m:r>
                          <w:ins w:id="3723" w:author="محمد زكريا سيد سيد ابوسبع" w:date="2023-03-31T16:34:00Z">
                            <w:rPr>
                              <w:rFonts w:ascii="Cambria Math" w:hAnsi="Cambria Math"/>
                            </w:rPr>
                            <m:t>L</m:t>
                          </w:ins>
                        </m:r>
                      </m:e>
                      <m:sub>
                        <m:r>
                          <w:ins w:id="3724" w:author="محمد زكريا سيد سيد ابوسبع" w:date="2023-03-31T16:34:00Z">
                            <w:rPr>
                              <w:rFonts w:ascii="Cambria Math" w:hAnsi="Cambria Math"/>
                            </w:rPr>
                            <m:t>β</m:t>
                          </w:ins>
                        </m:r>
                      </m:sub>
                    </m:sSub>
                  </m:e>
                </m:acc>
                <m:r>
                  <w:ins w:id="3725" w:author="محمد زكريا سيد سيد ابوسبع" w:date="2023-03-31T16:34:00Z">
                    <w:rPr>
                      <w:rFonts w:ascii="Cambria Math" w:eastAsiaTheme="minorEastAsia" w:hAnsi="Cambria Math"/>
                    </w:rPr>
                    <m:t>=</m:t>
                  </w:ins>
                </m:r>
                <m:d>
                  <m:dPr>
                    <m:ctrlPr>
                      <w:ins w:id="3726" w:author="محمد زكريا سيد سيد ابوسبع" w:date="2023-03-31T16:34:00Z">
                        <w:rPr>
                          <w:rFonts w:ascii="Cambria Math" w:eastAsiaTheme="minorEastAsia" w:hAnsi="Cambria Math"/>
                          <w:i/>
                        </w:rPr>
                      </w:ins>
                    </m:ctrlPr>
                  </m:dPr>
                  <m:e>
                    <m:sSub>
                      <m:sSubPr>
                        <m:ctrlPr>
                          <w:ins w:id="3727" w:author="محمد زكريا سيد سيد ابوسبع" w:date="2023-03-31T16:34:00Z">
                            <w:rPr>
                              <w:rFonts w:ascii="Cambria Math" w:hAnsi="Cambria Math"/>
                              <w:i/>
                            </w:rPr>
                          </w:ins>
                        </m:ctrlPr>
                      </m:sSubPr>
                      <m:e>
                        <m:r>
                          <w:ins w:id="3728" w:author="محمد زكريا سيد سيد ابوسبع" w:date="2023-03-31T16:34:00Z">
                            <w:rPr>
                              <w:rFonts w:ascii="Cambria Math" w:hAnsi="Cambria Math"/>
                            </w:rPr>
                            <m:t>L</m:t>
                          </w:ins>
                        </m:r>
                      </m:e>
                      <m:sub>
                        <m:r>
                          <w:ins w:id="3729" w:author="محمد زكريا سيد سيد ابوسبع" w:date="2023-03-31T16:34:00Z">
                            <w:rPr>
                              <w:rFonts w:ascii="Cambria Math" w:hAnsi="Cambria Math"/>
                            </w:rPr>
                            <m:t>β</m:t>
                          </w:ins>
                        </m:r>
                      </m:sub>
                    </m:sSub>
                    <m:r>
                      <w:ins w:id="3730" w:author="محمد زكريا سيد سيد ابوسبع" w:date="2023-03-31T16:34:00Z">
                        <w:rPr>
                          <w:rFonts w:ascii="Cambria Math" w:hAnsi="Cambria Math"/>
                        </w:rPr>
                        <m:t>+</m:t>
                      </w:ins>
                    </m:r>
                    <m:f>
                      <m:fPr>
                        <m:type m:val="lin"/>
                        <m:ctrlPr>
                          <w:ins w:id="3731" w:author="محمد زكريا سيد سيد ابوسبع" w:date="2023-03-31T16:34:00Z">
                            <w:rPr>
                              <w:rFonts w:ascii="Cambria Math" w:hAnsi="Cambria Math"/>
                              <w:i/>
                            </w:rPr>
                          </w:ins>
                        </m:ctrlPr>
                      </m:fPr>
                      <m:num>
                        <m:d>
                          <m:dPr>
                            <m:ctrlPr>
                              <w:ins w:id="3732" w:author="محمد زكريا سيد سيد ابوسبع" w:date="2023-03-31T16:34:00Z">
                                <w:rPr>
                                  <w:rFonts w:ascii="Cambria Math" w:hAnsi="Cambria Math"/>
                                  <w:i/>
                                </w:rPr>
                              </w:ins>
                            </m:ctrlPr>
                          </m:dPr>
                          <m:e>
                            <m:sSub>
                              <m:sSubPr>
                                <m:ctrlPr>
                                  <w:ins w:id="3733" w:author="محمد زكريا سيد سيد ابوسبع" w:date="2023-03-31T16:34:00Z">
                                    <w:rPr>
                                      <w:rFonts w:ascii="Cambria Math" w:eastAsiaTheme="minorEastAsia" w:hAnsi="Cambria Math"/>
                                      <w:i/>
                                    </w:rPr>
                                  </w:ins>
                                </m:ctrlPr>
                              </m:sSubPr>
                              <m:e>
                                <m:r>
                                  <w:ins w:id="3734" w:author="محمد زكريا سيد سيد ابوسبع" w:date="2023-03-31T16:34:00Z">
                                    <w:rPr>
                                      <w:rFonts w:ascii="Cambria Math" w:eastAsiaTheme="minorEastAsia" w:hAnsi="Cambria Math"/>
                                    </w:rPr>
                                    <m:t>I</m:t>
                                  </w:ins>
                                </m:r>
                              </m:e>
                              <m:sub>
                                <m:r>
                                  <w:ins w:id="3735" w:author="محمد زكريا سيد سيد ابوسبع" w:date="2023-03-31T16:34:00Z">
                                    <w:rPr>
                                      <w:rFonts w:ascii="Cambria Math" w:eastAsiaTheme="minorEastAsia" w:hAnsi="Cambria Math"/>
                                    </w:rPr>
                                    <m:t>xz</m:t>
                                  </w:ins>
                                </m:r>
                              </m:sub>
                            </m:sSub>
                            <m:r>
                              <w:ins w:id="3736" w:author="محمد زكريا سيد سيد ابوسبع" w:date="2023-03-31T16:34:00Z">
                                <w:rPr>
                                  <w:rFonts w:ascii="Cambria Math" w:eastAsiaTheme="minorEastAsia" w:hAnsi="Cambria Math"/>
                                </w:rPr>
                                <m:t xml:space="preserve"> </m:t>
                              </w:ins>
                            </m:r>
                            <m:sSub>
                              <m:sSubPr>
                                <m:ctrlPr>
                                  <w:ins w:id="3737" w:author="محمد زكريا سيد سيد ابوسبع" w:date="2023-03-31T16:34:00Z">
                                    <w:rPr>
                                      <w:rFonts w:ascii="Cambria Math" w:hAnsi="Cambria Math"/>
                                      <w:i/>
                                    </w:rPr>
                                  </w:ins>
                                </m:ctrlPr>
                              </m:sSubPr>
                              <m:e>
                                <m:r>
                                  <w:ins w:id="3738" w:author="محمد زكريا سيد سيد ابوسبع" w:date="2023-03-31T16:34:00Z">
                                    <w:rPr>
                                      <w:rFonts w:ascii="Cambria Math" w:hAnsi="Cambria Math"/>
                                    </w:rPr>
                                    <m:t>N</m:t>
                                  </w:ins>
                                </m:r>
                              </m:e>
                              <m:sub>
                                <m:r>
                                  <w:ins w:id="3739" w:author="محمد زكريا سيد سيد ابوسبع" w:date="2023-03-31T16:34:00Z">
                                    <w:rPr>
                                      <w:rFonts w:ascii="Cambria Math" w:hAnsi="Cambria Math"/>
                                    </w:rPr>
                                    <m:t>β</m:t>
                                  </w:ins>
                                </m:r>
                              </m:sub>
                            </m:sSub>
                          </m:e>
                        </m:d>
                      </m:num>
                      <m:den>
                        <m:sSub>
                          <m:sSubPr>
                            <m:ctrlPr>
                              <w:ins w:id="3740" w:author="محمد زكريا سيد سيد ابوسبع" w:date="2023-03-31T16:34:00Z">
                                <w:rPr>
                                  <w:rFonts w:ascii="Cambria Math" w:eastAsiaTheme="minorEastAsia" w:hAnsi="Cambria Math"/>
                                  <w:i/>
                                </w:rPr>
                              </w:ins>
                            </m:ctrlPr>
                          </m:sSubPr>
                          <m:e>
                            <m:r>
                              <w:ins w:id="3741" w:author="محمد زكريا سيد سيد ابوسبع" w:date="2023-03-31T16:34:00Z">
                                <w:rPr>
                                  <w:rFonts w:ascii="Cambria Math" w:eastAsiaTheme="minorEastAsia" w:hAnsi="Cambria Math"/>
                                </w:rPr>
                                <m:t>I</m:t>
                              </w:ins>
                            </m:r>
                          </m:e>
                          <m:sub>
                            <m:r>
                              <w:ins w:id="3742" w:author="محمد زكريا سيد سيد ابوسبع" w:date="2023-03-31T16:34:00Z">
                                <w:rPr>
                                  <w:rFonts w:ascii="Cambria Math" w:eastAsiaTheme="minorEastAsia" w:hAnsi="Cambria Math"/>
                                </w:rPr>
                                <m:t>x</m:t>
                              </w:ins>
                            </m:r>
                          </m:sub>
                        </m:sSub>
                      </m:den>
                    </m:f>
                  </m:e>
                </m:d>
                <m:r>
                  <w:ins w:id="3743" w:author="محمد زكريا سيد سيد ابوسبع" w:date="2023-03-31T16:34:00Z">
                    <w:rPr>
                      <w:rFonts w:ascii="Cambria Math" w:eastAsiaTheme="minorEastAsia" w:hAnsi="Cambria Math"/>
                    </w:rPr>
                    <m:t>G</m:t>
                  </w:ins>
                </m:r>
              </m:oMath>
            </m:oMathPara>
          </w:p>
        </w:tc>
        <w:tc>
          <w:tcPr>
            <w:tcW w:w="4853" w:type="dxa"/>
            <w:tcBorders>
              <w:top w:val="nil"/>
              <w:left w:val="single" w:sz="4" w:space="0" w:color="auto"/>
              <w:bottom w:val="nil"/>
              <w:right w:val="single" w:sz="4" w:space="0" w:color="auto"/>
            </w:tcBorders>
          </w:tcPr>
          <w:p w14:paraId="7E4F7B36" w14:textId="77777777" w:rsidR="00E93874" w:rsidRPr="002B35C7" w:rsidRDefault="00000000" w:rsidP="00887189">
            <w:pPr>
              <w:rPr>
                <w:ins w:id="3744" w:author="محمد زكريا سيد سيد ابوسبع" w:date="2023-03-31T16:34:00Z"/>
              </w:rPr>
            </w:pPr>
            <m:oMathPara>
              <m:oMathParaPr>
                <m:jc m:val="left"/>
              </m:oMathParaPr>
              <m:oMath>
                <m:acc>
                  <m:accPr>
                    <m:chr m:val="̀"/>
                    <m:ctrlPr>
                      <w:ins w:id="3745" w:author="محمد زكريا سيد سيد ابوسبع" w:date="2023-03-31T16:34:00Z">
                        <w:rPr>
                          <w:rFonts w:ascii="Cambria Math" w:hAnsi="Cambria Math"/>
                          <w:i/>
                        </w:rPr>
                      </w:ins>
                    </m:ctrlPr>
                  </m:accPr>
                  <m:e>
                    <m:sSub>
                      <m:sSubPr>
                        <m:ctrlPr>
                          <w:ins w:id="3746" w:author="محمد زكريا سيد سيد ابوسبع" w:date="2023-03-31T16:34:00Z">
                            <w:rPr>
                              <w:rFonts w:ascii="Cambria Math" w:hAnsi="Cambria Math"/>
                              <w:i/>
                            </w:rPr>
                          </w:ins>
                        </m:ctrlPr>
                      </m:sSubPr>
                      <m:e>
                        <m:r>
                          <w:ins w:id="3747" w:author="محمد زكريا سيد سيد ابوسبع" w:date="2023-03-31T16:34:00Z">
                            <w:rPr>
                              <w:rFonts w:ascii="Cambria Math" w:hAnsi="Cambria Math"/>
                            </w:rPr>
                            <m:t>N</m:t>
                          </w:ins>
                        </m:r>
                      </m:e>
                      <m:sub>
                        <m:r>
                          <w:ins w:id="3748" w:author="محمد زكريا سيد سيد ابوسبع" w:date="2023-03-31T16:34:00Z">
                            <w:rPr>
                              <w:rFonts w:ascii="Cambria Math" w:hAnsi="Cambria Math"/>
                            </w:rPr>
                            <m:t>β</m:t>
                          </w:ins>
                        </m:r>
                      </m:sub>
                    </m:sSub>
                  </m:e>
                </m:acc>
                <m:r>
                  <w:ins w:id="3749" w:author="محمد زكريا سيد سيد ابوسبع" w:date="2023-03-31T16:34:00Z">
                    <w:rPr>
                      <w:rFonts w:ascii="Cambria Math" w:hAnsi="Cambria Math"/>
                    </w:rPr>
                    <m:t>=</m:t>
                  </w:ins>
                </m:r>
                <m:d>
                  <m:dPr>
                    <m:ctrlPr>
                      <w:ins w:id="3750" w:author="محمد زكريا سيد سيد ابوسبع" w:date="2023-03-31T16:34:00Z">
                        <w:rPr>
                          <w:rFonts w:ascii="Cambria Math" w:eastAsiaTheme="minorEastAsia" w:hAnsi="Cambria Math"/>
                          <w:i/>
                        </w:rPr>
                      </w:ins>
                    </m:ctrlPr>
                  </m:dPr>
                  <m:e>
                    <m:sSub>
                      <m:sSubPr>
                        <m:ctrlPr>
                          <w:ins w:id="3751" w:author="محمد زكريا سيد سيد ابوسبع" w:date="2023-03-31T16:34:00Z">
                            <w:rPr>
                              <w:rFonts w:ascii="Cambria Math" w:hAnsi="Cambria Math"/>
                              <w:i/>
                            </w:rPr>
                          </w:ins>
                        </m:ctrlPr>
                      </m:sSubPr>
                      <m:e>
                        <m:r>
                          <w:ins w:id="3752" w:author="محمد زكريا سيد سيد ابوسبع" w:date="2023-03-31T16:34:00Z">
                            <w:rPr>
                              <w:rFonts w:ascii="Cambria Math" w:hAnsi="Cambria Math"/>
                            </w:rPr>
                            <m:t>N</m:t>
                          </w:ins>
                        </m:r>
                      </m:e>
                      <m:sub>
                        <m:r>
                          <w:ins w:id="3753" w:author="محمد زكريا سيد سيد ابوسبع" w:date="2023-03-31T16:34:00Z">
                            <w:rPr>
                              <w:rFonts w:ascii="Cambria Math" w:hAnsi="Cambria Math"/>
                            </w:rPr>
                            <m:t>β</m:t>
                          </w:ins>
                        </m:r>
                      </m:sub>
                    </m:sSub>
                    <m:r>
                      <w:ins w:id="3754" w:author="محمد زكريا سيد سيد ابوسبع" w:date="2023-03-31T16:34:00Z">
                        <w:rPr>
                          <w:rFonts w:ascii="Cambria Math" w:hAnsi="Cambria Math"/>
                        </w:rPr>
                        <m:t>+</m:t>
                      </w:ins>
                    </m:r>
                    <m:f>
                      <m:fPr>
                        <m:type m:val="lin"/>
                        <m:ctrlPr>
                          <w:ins w:id="3755" w:author="محمد زكريا سيد سيد ابوسبع" w:date="2023-03-31T16:34:00Z">
                            <w:rPr>
                              <w:rFonts w:ascii="Cambria Math" w:hAnsi="Cambria Math"/>
                              <w:i/>
                            </w:rPr>
                          </w:ins>
                        </m:ctrlPr>
                      </m:fPr>
                      <m:num>
                        <m:d>
                          <m:dPr>
                            <m:ctrlPr>
                              <w:ins w:id="3756" w:author="محمد زكريا سيد سيد ابوسبع" w:date="2023-03-31T16:34:00Z">
                                <w:rPr>
                                  <w:rFonts w:ascii="Cambria Math" w:hAnsi="Cambria Math"/>
                                  <w:i/>
                                </w:rPr>
                              </w:ins>
                            </m:ctrlPr>
                          </m:dPr>
                          <m:e>
                            <m:sSub>
                              <m:sSubPr>
                                <m:ctrlPr>
                                  <w:ins w:id="3757" w:author="محمد زكريا سيد سيد ابوسبع" w:date="2023-03-31T16:34:00Z">
                                    <w:rPr>
                                      <w:rFonts w:ascii="Cambria Math" w:eastAsiaTheme="minorEastAsia" w:hAnsi="Cambria Math"/>
                                      <w:i/>
                                    </w:rPr>
                                  </w:ins>
                                </m:ctrlPr>
                              </m:sSubPr>
                              <m:e>
                                <m:r>
                                  <w:ins w:id="3758" w:author="محمد زكريا سيد سيد ابوسبع" w:date="2023-03-31T16:34:00Z">
                                    <w:rPr>
                                      <w:rFonts w:ascii="Cambria Math" w:eastAsiaTheme="minorEastAsia" w:hAnsi="Cambria Math"/>
                                    </w:rPr>
                                    <m:t>I</m:t>
                                  </w:ins>
                                </m:r>
                              </m:e>
                              <m:sub>
                                <m:r>
                                  <w:ins w:id="3759" w:author="محمد زكريا سيد سيد ابوسبع" w:date="2023-03-31T16:34:00Z">
                                    <w:rPr>
                                      <w:rFonts w:ascii="Cambria Math" w:eastAsiaTheme="minorEastAsia" w:hAnsi="Cambria Math"/>
                                    </w:rPr>
                                    <m:t>xz</m:t>
                                  </w:ins>
                                </m:r>
                              </m:sub>
                            </m:sSub>
                            <m:r>
                              <w:ins w:id="3760" w:author="محمد زكريا سيد سيد ابوسبع" w:date="2023-03-31T16:34:00Z">
                                <w:rPr>
                                  <w:rFonts w:ascii="Cambria Math" w:eastAsiaTheme="minorEastAsia" w:hAnsi="Cambria Math"/>
                                </w:rPr>
                                <m:t xml:space="preserve"> </m:t>
                              </w:ins>
                            </m:r>
                            <m:sSub>
                              <m:sSubPr>
                                <m:ctrlPr>
                                  <w:ins w:id="3761" w:author="محمد زكريا سيد سيد ابوسبع" w:date="2023-03-31T16:34:00Z">
                                    <w:rPr>
                                      <w:rFonts w:ascii="Cambria Math" w:hAnsi="Cambria Math"/>
                                      <w:i/>
                                    </w:rPr>
                                  </w:ins>
                                </m:ctrlPr>
                              </m:sSubPr>
                              <m:e>
                                <m:r>
                                  <w:ins w:id="3762" w:author="محمد زكريا سيد سيد ابوسبع" w:date="2023-03-31T16:34:00Z">
                                    <w:rPr>
                                      <w:rFonts w:ascii="Cambria Math" w:hAnsi="Cambria Math"/>
                                    </w:rPr>
                                    <m:t>L</m:t>
                                  </w:ins>
                                </m:r>
                              </m:e>
                              <m:sub>
                                <m:r>
                                  <w:ins w:id="3763" w:author="محمد زكريا سيد سيد ابوسبع" w:date="2023-03-31T16:34:00Z">
                                    <w:rPr>
                                      <w:rFonts w:ascii="Cambria Math" w:hAnsi="Cambria Math"/>
                                    </w:rPr>
                                    <m:t>β</m:t>
                                  </w:ins>
                                </m:r>
                              </m:sub>
                            </m:sSub>
                          </m:e>
                        </m:d>
                      </m:num>
                      <m:den>
                        <m:sSub>
                          <m:sSubPr>
                            <m:ctrlPr>
                              <w:ins w:id="3764" w:author="محمد زكريا سيد سيد ابوسبع" w:date="2023-03-31T16:34:00Z">
                                <w:rPr>
                                  <w:rFonts w:ascii="Cambria Math" w:eastAsiaTheme="minorEastAsia" w:hAnsi="Cambria Math"/>
                                  <w:i/>
                                </w:rPr>
                              </w:ins>
                            </m:ctrlPr>
                          </m:sSubPr>
                          <m:e>
                            <m:r>
                              <w:ins w:id="3765" w:author="محمد زكريا سيد سيد ابوسبع" w:date="2023-03-31T16:34:00Z">
                                <w:rPr>
                                  <w:rFonts w:ascii="Cambria Math" w:eastAsiaTheme="minorEastAsia" w:hAnsi="Cambria Math"/>
                                </w:rPr>
                                <m:t>I</m:t>
                              </w:ins>
                            </m:r>
                          </m:e>
                          <m:sub>
                            <m:r>
                              <w:ins w:id="3766" w:author="محمد زكريا سيد سيد ابوسبع" w:date="2023-03-31T16:34:00Z">
                                <w:rPr>
                                  <w:rFonts w:ascii="Cambria Math" w:eastAsiaTheme="minorEastAsia" w:hAnsi="Cambria Math"/>
                                </w:rPr>
                                <m:t>z</m:t>
                              </w:ins>
                            </m:r>
                          </m:sub>
                        </m:sSub>
                      </m:den>
                    </m:f>
                  </m:e>
                </m:d>
                <m:r>
                  <w:ins w:id="3767" w:author="محمد زكريا سيد سيد ابوسبع" w:date="2023-03-31T16:34:00Z">
                    <w:rPr>
                      <w:rFonts w:ascii="Cambria Math" w:eastAsiaTheme="minorEastAsia" w:hAnsi="Cambria Math"/>
                    </w:rPr>
                    <m:t>G</m:t>
                  </w:ins>
                </m:r>
              </m:oMath>
            </m:oMathPara>
          </w:p>
        </w:tc>
      </w:tr>
      <w:tr w:rsidR="00E93874" w14:paraId="5B1A5D01" w14:textId="77777777" w:rsidTr="00887189">
        <w:trPr>
          <w:trHeight w:val="455"/>
          <w:ins w:id="3768" w:author="محمد زكريا سيد سيد ابوسبع" w:date="2023-03-31T16:34:00Z"/>
        </w:trPr>
        <w:tc>
          <w:tcPr>
            <w:tcW w:w="4640" w:type="dxa"/>
            <w:tcBorders>
              <w:left w:val="single" w:sz="4" w:space="0" w:color="auto"/>
              <w:right w:val="single" w:sz="4" w:space="0" w:color="auto"/>
            </w:tcBorders>
          </w:tcPr>
          <w:p w14:paraId="3153E52D" w14:textId="77777777" w:rsidR="00E93874" w:rsidRPr="002B35C7" w:rsidRDefault="00000000" w:rsidP="00887189">
            <w:pPr>
              <w:rPr>
                <w:ins w:id="3769" w:author="محمد زكريا سيد سيد ابوسبع" w:date="2023-03-31T16:34:00Z"/>
              </w:rPr>
            </w:pPr>
            <m:oMathPara>
              <m:oMathParaPr>
                <m:jc m:val="left"/>
              </m:oMathParaPr>
              <m:oMath>
                <m:acc>
                  <m:accPr>
                    <m:chr m:val="̀"/>
                    <m:ctrlPr>
                      <w:ins w:id="3770" w:author="محمد زكريا سيد سيد ابوسبع" w:date="2023-03-31T16:34:00Z">
                        <w:rPr>
                          <w:rFonts w:ascii="Cambria Math" w:hAnsi="Cambria Math"/>
                          <w:i/>
                        </w:rPr>
                      </w:ins>
                    </m:ctrlPr>
                  </m:accPr>
                  <m:e>
                    <m:sSub>
                      <m:sSubPr>
                        <m:ctrlPr>
                          <w:ins w:id="3771" w:author="محمد زكريا سيد سيد ابوسبع" w:date="2023-03-31T16:34:00Z">
                            <w:rPr>
                              <w:rFonts w:ascii="Cambria Math" w:hAnsi="Cambria Math"/>
                              <w:i/>
                            </w:rPr>
                          </w:ins>
                        </m:ctrlPr>
                      </m:sSubPr>
                      <m:e>
                        <m:r>
                          <w:ins w:id="3772" w:author="محمد زكريا سيد سيد ابوسبع" w:date="2023-03-31T16:34:00Z">
                            <w:rPr>
                              <w:rFonts w:ascii="Cambria Math" w:hAnsi="Cambria Math"/>
                            </w:rPr>
                            <m:t>L</m:t>
                          </w:ins>
                        </m:r>
                      </m:e>
                      <m:sub>
                        <m:r>
                          <w:ins w:id="3773" w:author="محمد زكريا سيد سيد ابوسبع" w:date="2023-03-31T16:34:00Z">
                            <w:rPr>
                              <w:rFonts w:ascii="Cambria Math" w:hAnsi="Cambria Math"/>
                            </w:rPr>
                            <m:t>p</m:t>
                          </w:ins>
                        </m:r>
                      </m:sub>
                    </m:sSub>
                  </m:e>
                </m:acc>
                <m:r>
                  <w:ins w:id="3774" w:author="محمد زكريا سيد سيد ابوسبع" w:date="2023-03-31T16:34:00Z">
                    <w:rPr>
                      <w:rFonts w:ascii="Cambria Math" w:eastAsiaTheme="minorEastAsia" w:hAnsi="Cambria Math"/>
                    </w:rPr>
                    <m:t>=</m:t>
                  </w:ins>
                </m:r>
                <m:d>
                  <m:dPr>
                    <m:ctrlPr>
                      <w:ins w:id="3775" w:author="محمد زكريا سيد سيد ابوسبع" w:date="2023-03-31T16:34:00Z">
                        <w:rPr>
                          <w:rFonts w:ascii="Cambria Math" w:eastAsiaTheme="minorEastAsia" w:hAnsi="Cambria Math"/>
                          <w:i/>
                        </w:rPr>
                      </w:ins>
                    </m:ctrlPr>
                  </m:dPr>
                  <m:e>
                    <m:sSub>
                      <m:sSubPr>
                        <m:ctrlPr>
                          <w:ins w:id="3776" w:author="محمد زكريا سيد سيد ابوسبع" w:date="2023-03-31T16:34:00Z">
                            <w:rPr>
                              <w:rFonts w:ascii="Cambria Math" w:hAnsi="Cambria Math"/>
                              <w:i/>
                            </w:rPr>
                          </w:ins>
                        </m:ctrlPr>
                      </m:sSubPr>
                      <m:e>
                        <m:r>
                          <w:ins w:id="3777" w:author="محمد زكريا سيد سيد ابوسبع" w:date="2023-03-31T16:34:00Z">
                            <w:rPr>
                              <w:rFonts w:ascii="Cambria Math" w:hAnsi="Cambria Math"/>
                            </w:rPr>
                            <m:t>L</m:t>
                          </w:ins>
                        </m:r>
                      </m:e>
                      <m:sub>
                        <m:r>
                          <w:ins w:id="3778" w:author="محمد زكريا سيد سيد ابوسبع" w:date="2023-03-31T16:34:00Z">
                            <w:rPr>
                              <w:rFonts w:ascii="Cambria Math" w:hAnsi="Cambria Math"/>
                            </w:rPr>
                            <m:t>p</m:t>
                          </w:ins>
                        </m:r>
                      </m:sub>
                    </m:sSub>
                    <m:r>
                      <w:ins w:id="3779" w:author="محمد زكريا سيد سيد ابوسبع" w:date="2023-03-31T16:34:00Z">
                        <w:rPr>
                          <w:rFonts w:ascii="Cambria Math" w:hAnsi="Cambria Math"/>
                        </w:rPr>
                        <m:t>+</m:t>
                      </w:ins>
                    </m:r>
                    <m:f>
                      <m:fPr>
                        <m:type m:val="lin"/>
                        <m:ctrlPr>
                          <w:ins w:id="3780" w:author="محمد زكريا سيد سيد ابوسبع" w:date="2023-03-31T16:34:00Z">
                            <w:rPr>
                              <w:rFonts w:ascii="Cambria Math" w:hAnsi="Cambria Math"/>
                              <w:i/>
                            </w:rPr>
                          </w:ins>
                        </m:ctrlPr>
                      </m:fPr>
                      <m:num>
                        <m:d>
                          <m:dPr>
                            <m:ctrlPr>
                              <w:ins w:id="3781" w:author="محمد زكريا سيد سيد ابوسبع" w:date="2023-03-31T16:34:00Z">
                                <w:rPr>
                                  <w:rFonts w:ascii="Cambria Math" w:hAnsi="Cambria Math"/>
                                  <w:i/>
                                </w:rPr>
                              </w:ins>
                            </m:ctrlPr>
                          </m:dPr>
                          <m:e>
                            <m:sSub>
                              <m:sSubPr>
                                <m:ctrlPr>
                                  <w:ins w:id="3782" w:author="محمد زكريا سيد سيد ابوسبع" w:date="2023-03-31T16:34:00Z">
                                    <w:rPr>
                                      <w:rFonts w:ascii="Cambria Math" w:eastAsiaTheme="minorEastAsia" w:hAnsi="Cambria Math"/>
                                      <w:i/>
                                    </w:rPr>
                                  </w:ins>
                                </m:ctrlPr>
                              </m:sSubPr>
                              <m:e>
                                <m:r>
                                  <w:ins w:id="3783" w:author="محمد زكريا سيد سيد ابوسبع" w:date="2023-03-31T16:34:00Z">
                                    <w:rPr>
                                      <w:rFonts w:ascii="Cambria Math" w:eastAsiaTheme="minorEastAsia" w:hAnsi="Cambria Math"/>
                                    </w:rPr>
                                    <m:t>I</m:t>
                                  </w:ins>
                                </m:r>
                              </m:e>
                              <m:sub>
                                <m:r>
                                  <w:ins w:id="3784" w:author="محمد زكريا سيد سيد ابوسبع" w:date="2023-03-31T16:34:00Z">
                                    <w:rPr>
                                      <w:rFonts w:ascii="Cambria Math" w:eastAsiaTheme="minorEastAsia" w:hAnsi="Cambria Math"/>
                                    </w:rPr>
                                    <m:t>xz</m:t>
                                  </w:ins>
                                </m:r>
                              </m:sub>
                            </m:sSub>
                            <m:r>
                              <w:ins w:id="3785" w:author="محمد زكريا سيد سيد ابوسبع" w:date="2023-03-31T16:34:00Z">
                                <w:rPr>
                                  <w:rFonts w:ascii="Cambria Math" w:eastAsiaTheme="minorEastAsia" w:hAnsi="Cambria Math"/>
                                </w:rPr>
                                <m:t xml:space="preserve"> </m:t>
                              </w:ins>
                            </m:r>
                            <m:sSub>
                              <m:sSubPr>
                                <m:ctrlPr>
                                  <w:ins w:id="3786" w:author="محمد زكريا سيد سيد ابوسبع" w:date="2023-03-31T16:34:00Z">
                                    <w:rPr>
                                      <w:rFonts w:ascii="Cambria Math" w:hAnsi="Cambria Math"/>
                                      <w:i/>
                                    </w:rPr>
                                  </w:ins>
                                </m:ctrlPr>
                              </m:sSubPr>
                              <m:e>
                                <m:r>
                                  <w:ins w:id="3787" w:author="محمد زكريا سيد سيد ابوسبع" w:date="2023-03-31T16:34:00Z">
                                    <w:rPr>
                                      <w:rFonts w:ascii="Cambria Math" w:hAnsi="Cambria Math"/>
                                    </w:rPr>
                                    <m:t>N</m:t>
                                  </w:ins>
                                </m:r>
                              </m:e>
                              <m:sub>
                                <m:r>
                                  <w:ins w:id="3788" w:author="محمد زكريا سيد سيد ابوسبع" w:date="2023-03-31T16:34:00Z">
                                    <w:rPr>
                                      <w:rFonts w:ascii="Cambria Math" w:hAnsi="Cambria Math"/>
                                    </w:rPr>
                                    <m:t>p</m:t>
                                  </w:ins>
                                </m:r>
                              </m:sub>
                            </m:sSub>
                          </m:e>
                        </m:d>
                      </m:num>
                      <m:den>
                        <m:sSub>
                          <m:sSubPr>
                            <m:ctrlPr>
                              <w:ins w:id="3789" w:author="محمد زكريا سيد سيد ابوسبع" w:date="2023-03-31T16:34:00Z">
                                <w:rPr>
                                  <w:rFonts w:ascii="Cambria Math" w:eastAsiaTheme="minorEastAsia" w:hAnsi="Cambria Math"/>
                                  <w:i/>
                                </w:rPr>
                              </w:ins>
                            </m:ctrlPr>
                          </m:sSubPr>
                          <m:e>
                            <m:r>
                              <w:ins w:id="3790" w:author="محمد زكريا سيد سيد ابوسبع" w:date="2023-03-31T16:34:00Z">
                                <w:rPr>
                                  <w:rFonts w:ascii="Cambria Math" w:eastAsiaTheme="minorEastAsia" w:hAnsi="Cambria Math"/>
                                </w:rPr>
                                <m:t>I</m:t>
                              </w:ins>
                            </m:r>
                          </m:e>
                          <m:sub>
                            <m:r>
                              <w:ins w:id="3791" w:author="محمد زكريا سيد سيد ابوسبع" w:date="2023-03-31T16:34:00Z">
                                <w:rPr>
                                  <w:rFonts w:ascii="Cambria Math" w:eastAsiaTheme="minorEastAsia" w:hAnsi="Cambria Math"/>
                                </w:rPr>
                                <m:t>x</m:t>
                              </w:ins>
                            </m:r>
                          </m:sub>
                        </m:sSub>
                      </m:den>
                    </m:f>
                  </m:e>
                </m:d>
                <m:r>
                  <w:ins w:id="3792" w:author="محمد زكريا سيد سيد ابوسبع" w:date="2023-03-31T16:34:00Z">
                    <w:rPr>
                      <w:rFonts w:ascii="Cambria Math" w:eastAsiaTheme="minorEastAsia" w:hAnsi="Cambria Math"/>
                    </w:rPr>
                    <m:t>G</m:t>
                  </w:ins>
                </m:r>
              </m:oMath>
            </m:oMathPara>
          </w:p>
        </w:tc>
        <w:tc>
          <w:tcPr>
            <w:tcW w:w="4853" w:type="dxa"/>
            <w:tcBorders>
              <w:top w:val="nil"/>
              <w:left w:val="single" w:sz="4" w:space="0" w:color="auto"/>
              <w:bottom w:val="nil"/>
              <w:right w:val="single" w:sz="4" w:space="0" w:color="auto"/>
            </w:tcBorders>
          </w:tcPr>
          <w:p w14:paraId="7A8BAA8A" w14:textId="77777777" w:rsidR="00E93874" w:rsidRPr="002B35C7" w:rsidRDefault="00000000" w:rsidP="00887189">
            <w:pPr>
              <w:rPr>
                <w:ins w:id="3793" w:author="محمد زكريا سيد سيد ابوسبع" w:date="2023-03-31T16:34:00Z"/>
              </w:rPr>
            </w:pPr>
            <m:oMathPara>
              <m:oMathParaPr>
                <m:jc m:val="left"/>
              </m:oMathParaPr>
              <m:oMath>
                <m:acc>
                  <m:accPr>
                    <m:chr m:val="̀"/>
                    <m:ctrlPr>
                      <w:ins w:id="3794" w:author="محمد زكريا سيد سيد ابوسبع" w:date="2023-03-31T16:34:00Z">
                        <w:rPr>
                          <w:rFonts w:ascii="Cambria Math" w:hAnsi="Cambria Math"/>
                          <w:i/>
                        </w:rPr>
                      </w:ins>
                    </m:ctrlPr>
                  </m:accPr>
                  <m:e>
                    <m:sSub>
                      <m:sSubPr>
                        <m:ctrlPr>
                          <w:ins w:id="3795" w:author="محمد زكريا سيد سيد ابوسبع" w:date="2023-03-31T16:34:00Z">
                            <w:rPr>
                              <w:rFonts w:ascii="Cambria Math" w:hAnsi="Cambria Math"/>
                              <w:i/>
                            </w:rPr>
                          </w:ins>
                        </m:ctrlPr>
                      </m:sSubPr>
                      <m:e>
                        <m:r>
                          <w:ins w:id="3796" w:author="محمد زكريا سيد سيد ابوسبع" w:date="2023-03-31T16:34:00Z">
                            <w:rPr>
                              <w:rFonts w:ascii="Cambria Math" w:hAnsi="Cambria Math"/>
                            </w:rPr>
                            <m:t>N</m:t>
                          </w:ins>
                        </m:r>
                      </m:e>
                      <m:sub>
                        <m:r>
                          <w:ins w:id="3797" w:author="محمد زكريا سيد سيد ابوسبع" w:date="2023-03-31T16:34:00Z">
                            <w:rPr>
                              <w:rFonts w:ascii="Cambria Math" w:hAnsi="Cambria Math"/>
                            </w:rPr>
                            <m:t>p</m:t>
                          </w:ins>
                        </m:r>
                      </m:sub>
                    </m:sSub>
                  </m:e>
                </m:acc>
                <m:d>
                  <m:dPr>
                    <m:ctrlPr>
                      <w:ins w:id="3798" w:author="محمد زكريا سيد سيد ابوسبع" w:date="2023-03-31T16:34:00Z">
                        <w:rPr>
                          <w:rFonts w:ascii="Cambria Math" w:eastAsiaTheme="minorEastAsia" w:hAnsi="Cambria Math"/>
                          <w:i/>
                        </w:rPr>
                      </w:ins>
                    </m:ctrlPr>
                  </m:dPr>
                  <m:e>
                    <m:sSub>
                      <m:sSubPr>
                        <m:ctrlPr>
                          <w:ins w:id="3799" w:author="محمد زكريا سيد سيد ابوسبع" w:date="2023-03-31T16:34:00Z">
                            <w:rPr>
                              <w:rFonts w:ascii="Cambria Math" w:hAnsi="Cambria Math"/>
                              <w:i/>
                            </w:rPr>
                          </w:ins>
                        </m:ctrlPr>
                      </m:sSubPr>
                      <m:e>
                        <m:r>
                          <w:ins w:id="3800" w:author="محمد زكريا سيد سيد ابوسبع" w:date="2023-03-31T16:34:00Z">
                            <w:rPr>
                              <w:rFonts w:ascii="Cambria Math" w:hAnsi="Cambria Math"/>
                            </w:rPr>
                            <m:t>N</m:t>
                          </w:ins>
                        </m:r>
                      </m:e>
                      <m:sub>
                        <m:r>
                          <w:ins w:id="3801" w:author="محمد زكريا سيد سيد ابوسبع" w:date="2023-03-31T16:34:00Z">
                            <w:rPr>
                              <w:rFonts w:ascii="Cambria Math" w:hAnsi="Cambria Math"/>
                            </w:rPr>
                            <m:t>p</m:t>
                          </w:ins>
                        </m:r>
                      </m:sub>
                    </m:sSub>
                    <m:r>
                      <w:ins w:id="3802" w:author="محمد زكريا سيد سيد ابوسبع" w:date="2023-03-31T16:34:00Z">
                        <w:rPr>
                          <w:rFonts w:ascii="Cambria Math" w:hAnsi="Cambria Math"/>
                        </w:rPr>
                        <m:t>+</m:t>
                      </w:ins>
                    </m:r>
                    <m:f>
                      <m:fPr>
                        <m:type m:val="lin"/>
                        <m:ctrlPr>
                          <w:ins w:id="3803" w:author="محمد زكريا سيد سيد ابوسبع" w:date="2023-03-31T16:34:00Z">
                            <w:rPr>
                              <w:rFonts w:ascii="Cambria Math" w:hAnsi="Cambria Math"/>
                              <w:i/>
                            </w:rPr>
                          </w:ins>
                        </m:ctrlPr>
                      </m:fPr>
                      <m:num>
                        <m:d>
                          <m:dPr>
                            <m:ctrlPr>
                              <w:ins w:id="3804" w:author="محمد زكريا سيد سيد ابوسبع" w:date="2023-03-31T16:34:00Z">
                                <w:rPr>
                                  <w:rFonts w:ascii="Cambria Math" w:hAnsi="Cambria Math"/>
                                  <w:i/>
                                </w:rPr>
                              </w:ins>
                            </m:ctrlPr>
                          </m:dPr>
                          <m:e>
                            <m:sSub>
                              <m:sSubPr>
                                <m:ctrlPr>
                                  <w:ins w:id="3805" w:author="محمد زكريا سيد سيد ابوسبع" w:date="2023-03-31T16:34:00Z">
                                    <w:rPr>
                                      <w:rFonts w:ascii="Cambria Math" w:eastAsiaTheme="minorEastAsia" w:hAnsi="Cambria Math"/>
                                      <w:i/>
                                    </w:rPr>
                                  </w:ins>
                                </m:ctrlPr>
                              </m:sSubPr>
                              <m:e>
                                <m:r>
                                  <w:ins w:id="3806" w:author="محمد زكريا سيد سيد ابوسبع" w:date="2023-03-31T16:34:00Z">
                                    <w:rPr>
                                      <w:rFonts w:ascii="Cambria Math" w:eastAsiaTheme="minorEastAsia" w:hAnsi="Cambria Math"/>
                                    </w:rPr>
                                    <m:t>I</m:t>
                                  </w:ins>
                                </m:r>
                              </m:e>
                              <m:sub>
                                <m:r>
                                  <w:ins w:id="3807" w:author="محمد زكريا سيد سيد ابوسبع" w:date="2023-03-31T16:34:00Z">
                                    <w:rPr>
                                      <w:rFonts w:ascii="Cambria Math" w:eastAsiaTheme="minorEastAsia" w:hAnsi="Cambria Math"/>
                                    </w:rPr>
                                    <m:t>xz</m:t>
                                  </w:ins>
                                </m:r>
                              </m:sub>
                            </m:sSub>
                            <m:r>
                              <w:ins w:id="3808" w:author="محمد زكريا سيد سيد ابوسبع" w:date="2023-03-31T16:34:00Z">
                                <w:rPr>
                                  <w:rFonts w:ascii="Cambria Math" w:eastAsiaTheme="minorEastAsia" w:hAnsi="Cambria Math"/>
                                </w:rPr>
                                <m:t xml:space="preserve"> </m:t>
                              </w:ins>
                            </m:r>
                            <m:sSub>
                              <m:sSubPr>
                                <m:ctrlPr>
                                  <w:ins w:id="3809" w:author="محمد زكريا سيد سيد ابوسبع" w:date="2023-03-31T16:34:00Z">
                                    <w:rPr>
                                      <w:rFonts w:ascii="Cambria Math" w:hAnsi="Cambria Math"/>
                                      <w:i/>
                                    </w:rPr>
                                  </w:ins>
                                </m:ctrlPr>
                              </m:sSubPr>
                              <m:e>
                                <m:r>
                                  <w:ins w:id="3810" w:author="محمد زكريا سيد سيد ابوسبع" w:date="2023-03-31T16:34:00Z">
                                    <w:rPr>
                                      <w:rFonts w:ascii="Cambria Math" w:hAnsi="Cambria Math"/>
                                    </w:rPr>
                                    <m:t>L</m:t>
                                  </w:ins>
                                </m:r>
                              </m:e>
                              <m:sub>
                                <m:r>
                                  <w:ins w:id="3811" w:author="محمد زكريا سيد سيد ابوسبع" w:date="2023-03-31T16:34:00Z">
                                    <w:rPr>
                                      <w:rFonts w:ascii="Cambria Math" w:hAnsi="Cambria Math"/>
                                    </w:rPr>
                                    <m:t>p</m:t>
                                  </w:ins>
                                </m:r>
                              </m:sub>
                            </m:sSub>
                          </m:e>
                        </m:d>
                      </m:num>
                      <m:den>
                        <m:sSub>
                          <m:sSubPr>
                            <m:ctrlPr>
                              <w:ins w:id="3812" w:author="محمد زكريا سيد سيد ابوسبع" w:date="2023-03-31T16:34:00Z">
                                <w:rPr>
                                  <w:rFonts w:ascii="Cambria Math" w:eastAsiaTheme="minorEastAsia" w:hAnsi="Cambria Math"/>
                                  <w:i/>
                                </w:rPr>
                              </w:ins>
                            </m:ctrlPr>
                          </m:sSubPr>
                          <m:e>
                            <m:r>
                              <w:ins w:id="3813" w:author="محمد زكريا سيد سيد ابوسبع" w:date="2023-03-31T16:34:00Z">
                                <w:rPr>
                                  <w:rFonts w:ascii="Cambria Math" w:eastAsiaTheme="minorEastAsia" w:hAnsi="Cambria Math"/>
                                </w:rPr>
                                <m:t>I</m:t>
                              </w:ins>
                            </m:r>
                          </m:e>
                          <m:sub>
                            <m:r>
                              <w:ins w:id="3814" w:author="محمد زكريا سيد سيد ابوسبع" w:date="2023-03-31T16:34:00Z">
                                <w:rPr>
                                  <w:rFonts w:ascii="Cambria Math" w:eastAsiaTheme="minorEastAsia" w:hAnsi="Cambria Math"/>
                                </w:rPr>
                                <m:t>z</m:t>
                              </w:ins>
                            </m:r>
                          </m:sub>
                        </m:sSub>
                      </m:den>
                    </m:f>
                  </m:e>
                </m:d>
                <m:r>
                  <w:ins w:id="3815" w:author="محمد زكريا سيد سيد ابوسبع" w:date="2023-03-31T16:34:00Z">
                    <w:rPr>
                      <w:rFonts w:ascii="Cambria Math" w:eastAsiaTheme="minorEastAsia" w:hAnsi="Cambria Math"/>
                    </w:rPr>
                    <m:t>G</m:t>
                  </w:ins>
                </m:r>
              </m:oMath>
            </m:oMathPara>
          </w:p>
        </w:tc>
      </w:tr>
      <w:tr w:rsidR="00E93874" w14:paraId="7FB432DA" w14:textId="77777777" w:rsidTr="00887189">
        <w:trPr>
          <w:trHeight w:val="455"/>
          <w:ins w:id="3816" w:author="محمد زكريا سيد سيد ابوسبع" w:date="2023-03-31T16:34:00Z"/>
        </w:trPr>
        <w:tc>
          <w:tcPr>
            <w:tcW w:w="4640" w:type="dxa"/>
            <w:tcBorders>
              <w:left w:val="single" w:sz="4" w:space="0" w:color="auto"/>
              <w:right w:val="single" w:sz="4" w:space="0" w:color="auto"/>
            </w:tcBorders>
          </w:tcPr>
          <w:p w14:paraId="1D6EC65C" w14:textId="77777777" w:rsidR="00E93874" w:rsidRPr="002B35C7" w:rsidRDefault="00000000" w:rsidP="00887189">
            <w:pPr>
              <w:rPr>
                <w:ins w:id="3817" w:author="محمد زكريا سيد سيد ابوسبع" w:date="2023-03-31T16:34:00Z"/>
              </w:rPr>
            </w:pPr>
            <m:oMathPara>
              <m:oMathParaPr>
                <m:jc m:val="left"/>
              </m:oMathParaPr>
              <m:oMath>
                <m:acc>
                  <m:accPr>
                    <m:chr m:val="̀"/>
                    <m:ctrlPr>
                      <w:ins w:id="3818" w:author="محمد زكريا سيد سيد ابوسبع" w:date="2023-03-31T16:34:00Z">
                        <w:rPr>
                          <w:rFonts w:ascii="Cambria Math" w:hAnsi="Cambria Math"/>
                          <w:i/>
                        </w:rPr>
                      </w:ins>
                    </m:ctrlPr>
                  </m:accPr>
                  <m:e>
                    <m:sSub>
                      <m:sSubPr>
                        <m:ctrlPr>
                          <w:ins w:id="3819" w:author="محمد زكريا سيد سيد ابوسبع" w:date="2023-03-31T16:34:00Z">
                            <w:rPr>
                              <w:rFonts w:ascii="Cambria Math" w:hAnsi="Cambria Math"/>
                              <w:i/>
                            </w:rPr>
                          </w:ins>
                        </m:ctrlPr>
                      </m:sSubPr>
                      <m:e>
                        <m:r>
                          <w:ins w:id="3820" w:author="محمد زكريا سيد سيد ابوسبع" w:date="2023-03-31T16:34:00Z">
                            <w:rPr>
                              <w:rFonts w:ascii="Cambria Math" w:hAnsi="Cambria Math"/>
                            </w:rPr>
                            <m:t>L</m:t>
                          </w:ins>
                        </m:r>
                      </m:e>
                      <m:sub>
                        <m:r>
                          <w:ins w:id="3821" w:author="محمد زكريا سيد سيد ابوسبع" w:date="2023-03-31T16:34:00Z">
                            <w:rPr>
                              <w:rFonts w:ascii="Cambria Math" w:hAnsi="Cambria Math"/>
                            </w:rPr>
                            <m:t>r</m:t>
                          </w:ins>
                        </m:r>
                      </m:sub>
                    </m:sSub>
                  </m:e>
                </m:acc>
                <m:r>
                  <w:ins w:id="3822" w:author="محمد زكريا سيد سيد ابوسبع" w:date="2023-03-31T16:34:00Z">
                    <w:rPr>
                      <w:rFonts w:ascii="Cambria Math" w:eastAsiaTheme="minorEastAsia" w:hAnsi="Cambria Math"/>
                    </w:rPr>
                    <m:t>=</m:t>
                  </w:ins>
                </m:r>
                <m:d>
                  <m:dPr>
                    <m:ctrlPr>
                      <w:ins w:id="3823" w:author="محمد زكريا سيد سيد ابوسبع" w:date="2023-03-31T16:34:00Z">
                        <w:rPr>
                          <w:rFonts w:ascii="Cambria Math" w:eastAsiaTheme="minorEastAsia" w:hAnsi="Cambria Math"/>
                          <w:i/>
                        </w:rPr>
                      </w:ins>
                    </m:ctrlPr>
                  </m:dPr>
                  <m:e>
                    <m:sSub>
                      <m:sSubPr>
                        <m:ctrlPr>
                          <w:ins w:id="3824" w:author="محمد زكريا سيد سيد ابوسبع" w:date="2023-03-31T16:34:00Z">
                            <w:rPr>
                              <w:rFonts w:ascii="Cambria Math" w:hAnsi="Cambria Math"/>
                              <w:i/>
                            </w:rPr>
                          </w:ins>
                        </m:ctrlPr>
                      </m:sSubPr>
                      <m:e>
                        <m:r>
                          <w:ins w:id="3825" w:author="محمد زكريا سيد سيد ابوسبع" w:date="2023-03-31T16:34:00Z">
                            <w:rPr>
                              <w:rFonts w:ascii="Cambria Math" w:hAnsi="Cambria Math"/>
                            </w:rPr>
                            <m:t>L</m:t>
                          </w:ins>
                        </m:r>
                      </m:e>
                      <m:sub>
                        <m:r>
                          <w:ins w:id="3826" w:author="محمد زكريا سيد سيد ابوسبع" w:date="2023-03-31T16:34:00Z">
                            <w:rPr>
                              <w:rFonts w:ascii="Cambria Math" w:hAnsi="Cambria Math"/>
                            </w:rPr>
                            <m:t>r</m:t>
                          </w:ins>
                        </m:r>
                      </m:sub>
                    </m:sSub>
                    <m:r>
                      <w:ins w:id="3827" w:author="محمد زكريا سيد سيد ابوسبع" w:date="2023-03-31T16:34:00Z">
                        <w:rPr>
                          <w:rFonts w:ascii="Cambria Math" w:hAnsi="Cambria Math"/>
                        </w:rPr>
                        <m:t>+</m:t>
                      </w:ins>
                    </m:r>
                    <m:f>
                      <m:fPr>
                        <m:type m:val="lin"/>
                        <m:ctrlPr>
                          <w:ins w:id="3828" w:author="محمد زكريا سيد سيد ابوسبع" w:date="2023-03-31T16:34:00Z">
                            <w:rPr>
                              <w:rFonts w:ascii="Cambria Math" w:hAnsi="Cambria Math"/>
                              <w:i/>
                            </w:rPr>
                          </w:ins>
                        </m:ctrlPr>
                      </m:fPr>
                      <m:num>
                        <m:d>
                          <m:dPr>
                            <m:ctrlPr>
                              <w:ins w:id="3829" w:author="محمد زكريا سيد سيد ابوسبع" w:date="2023-03-31T16:34:00Z">
                                <w:rPr>
                                  <w:rFonts w:ascii="Cambria Math" w:hAnsi="Cambria Math"/>
                                  <w:i/>
                                </w:rPr>
                              </w:ins>
                            </m:ctrlPr>
                          </m:dPr>
                          <m:e>
                            <m:sSub>
                              <m:sSubPr>
                                <m:ctrlPr>
                                  <w:ins w:id="3830" w:author="محمد زكريا سيد سيد ابوسبع" w:date="2023-03-31T16:34:00Z">
                                    <w:rPr>
                                      <w:rFonts w:ascii="Cambria Math" w:eastAsiaTheme="minorEastAsia" w:hAnsi="Cambria Math"/>
                                      <w:i/>
                                    </w:rPr>
                                  </w:ins>
                                </m:ctrlPr>
                              </m:sSubPr>
                              <m:e>
                                <m:r>
                                  <w:ins w:id="3831" w:author="محمد زكريا سيد سيد ابوسبع" w:date="2023-03-31T16:34:00Z">
                                    <w:rPr>
                                      <w:rFonts w:ascii="Cambria Math" w:eastAsiaTheme="minorEastAsia" w:hAnsi="Cambria Math"/>
                                    </w:rPr>
                                    <m:t>I</m:t>
                                  </w:ins>
                                </m:r>
                              </m:e>
                              <m:sub>
                                <m:r>
                                  <w:ins w:id="3832" w:author="محمد زكريا سيد سيد ابوسبع" w:date="2023-03-31T16:34:00Z">
                                    <w:rPr>
                                      <w:rFonts w:ascii="Cambria Math" w:eastAsiaTheme="minorEastAsia" w:hAnsi="Cambria Math"/>
                                    </w:rPr>
                                    <m:t>xz</m:t>
                                  </w:ins>
                                </m:r>
                              </m:sub>
                            </m:sSub>
                            <m:r>
                              <w:ins w:id="3833" w:author="محمد زكريا سيد سيد ابوسبع" w:date="2023-03-31T16:34:00Z">
                                <w:rPr>
                                  <w:rFonts w:ascii="Cambria Math" w:eastAsiaTheme="minorEastAsia" w:hAnsi="Cambria Math"/>
                                </w:rPr>
                                <m:t xml:space="preserve"> </m:t>
                              </w:ins>
                            </m:r>
                            <m:sSub>
                              <m:sSubPr>
                                <m:ctrlPr>
                                  <w:ins w:id="3834" w:author="محمد زكريا سيد سيد ابوسبع" w:date="2023-03-31T16:34:00Z">
                                    <w:rPr>
                                      <w:rFonts w:ascii="Cambria Math" w:hAnsi="Cambria Math"/>
                                      <w:i/>
                                    </w:rPr>
                                  </w:ins>
                                </m:ctrlPr>
                              </m:sSubPr>
                              <m:e>
                                <m:r>
                                  <w:ins w:id="3835" w:author="محمد زكريا سيد سيد ابوسبع" w:date="2023-03-31T16:34:00Z">
                                    <w:rPr>
                                      <w:rFonts w:ascii="Cambria Math" w:hAnsi="Cambria Math"/>
                                    </w:rPr>
                                    <m:t>N</m:t>
                                  </w:ins>
                                </m:r>
                              </m:e>
                              <m:sub>
                                <m:r>
                                  <w:ins w:id="3836" w:author="محمد زكريا سيد سيد ابوسبع" w:date="2023-03-31T16:34:00Z">
                                    <w:rPr>
                                      <w:rFonts w:ascii="Cambria Math" w:hAnsi="Cambria Math"/>
                                    </w:rPr>
                                    <m:t>r</m:t>
                                  </w:ins>
                                </m:r>
                              </m:sub>
                            </m:sSub>
                          </m:e>
                        </m:d>
                      </m:num>
                      <m:den>
                        <m:sSub>
                          <m:sSubPr>
                            <m:ctrlPr>
                              <w:ins w:id="3837" w:author="محمد زكريا سيد سيد ابوسبع" w:date="2023-03-31T16:34:00Z">
                                <w:rPr>
                                  <w:rFonts w:ascii="Cambria Math" w:eastAsiaTheme="minorEastAsia" w:hAnsi="Cambria Math"/>
                                  <w:i/>
                                </w:rPr>
                              </w:ins>
                            </m:ctrlPr>
                          </m:sSubPr>
                          <m:e>
                            <m:r>
                              <w:ins w:id="3838" w:author="محمد زكريا سيد سيد ابوسبع" w:date="2023-03-31T16:34:00Z">
                                <w:rPr>
                                  <w:rFonts w:ascii="Cambria Math" w:eastAsiaTheme="minorEastAsia" w:hAnsi="Cambria Math"/>
                                </w:rPr>
                                <m:t>I</m:t>
                              </w:ins>
                            </m:r>
                          </m:e>
                          <m:sub>
                            <m:r>
                              <w:ins w:id="3839" w:author="محمد زكريا سيد سيد ابوسبع" w:date="2023-03-31T16:34:00Z">
                                <w:rPr>
                                  <w:rFonts w:ascii="Cambria Math" w:eastAsiaTheme="minorEastAsia" w:hAnsi="Cambria Math"/>
                                </w:rPr>
                                <m:t>x</m:t>
                              </w:ins>
                            </m:r>
                          </m:sub>
                        </m:sSub>
                      </m:den>
                    </m:f>
                  </m:e>
                </m:d>
                <m:r>
                  <w:ins w:id="3840" w:author="محمد زكريا سيد سيد ابوسبع" w:date="2023-03-31T16:34:00Z">
                    <w:rPr>
                      <w:rFonts w:ascii="Cambria Math" w:eastAsiaTheme="minorEastAsia" w:hAnsi="Cambria Math"/>
                    </w:rPr>
                    <m:t>G</m:t>
                  </w:ins>
                </m:r>
              </m:oMath>
            </m:oMathPara>
          </w:p>
        </w:tc>
        <w:tc>
          <w:tcPr>
            <w:tcW w:w="4853" w:type="dxa"/>
            <w:tcBorders>
              <w:top w:val="nil"/>
              <w:left w:val="single" w:sz="4" w:space="0" w:color="auto"/>
              <w:bottom w:val="nil"/>
              <w:right w:val="single" w:sz="4" w:space="0" w:color="auto"/>
            </w:tcBorders>
          </w:tcPr>
          <w:p w14:paraId="3DBC667A" w14:textId="77777777" w:rsidR="00E93874" w:rsidRPr="002B35C7" w:rsidRDefault="00000000" w:rsidP="00887189">
            <w:pPr>
              <w:rPr>
                <w:ins w:id="3841" w:author="محمد زكريا سيد سيد ابوسبع" w:date="2023-03-31T16:34:00Z"/>
              </w:rPr>
            </w:pPr>
            <m:oMathPara>
              <m:oMathParaPr>
                <m:jc m:val="left"/>
              </m:oMathParaPr>
              <m:oMath>
                <m:acc>
                  <m:accPr>
                    <m:chr m:val="̀"/>
                    <m:ctrlPr>
                      <w:ins w:id="3842" w:author="محمد زكريا سيد سيد ابوسبع" w:date="2023-03-31T16:34:00Z">
                        <w:rPr>
                          <w:rFonts w:ascii="Cambria Math" w:hAnsi="Cambria Math"/>
                          <w:i/>
                        </w:rPr>
                      </w:ins>
                    </m:ctrlPr>
                  </m:accPr>
                  <m:e>
                    <m:sSub>
                      <m:sSubPr>
                        <m:ctrlPr>
                          <w:ins w:id="3843" w:author="محمد زكريا سيد سيد ابوسبع" w:date="2023-03-31T16:34:00Z">
                            <w:rPr>
                              <w:rFonts w:ascii="Cambria Math" w:hAnsi="Cambria Math"/>
                              <w:i/>
                            </w:rPr>
                          </w:ins>
                        </m:ctrlPr>
                      </m:sSubPr>
                      <m:e>
                        <m:r>
                          <w:ins w:id="3844" w:author="محمد زكريا سيد سيد ابوسبع" w:date="2023-03-31T16:34:00Z">
                            <w:rPr>
                              <w:rFonts w:ascii="Cambria Math" w:hAnsi="Cambria Math"/>
                            </w:rPr>
                            <m:t>N</m:t>
                          </w:ins>
                        </m:r>
                      </m:e>
                      <m:sub>
                        <m:r>
                          <w:ins w:id="3845" w:author="محمد زكريا سيد سيد ابوسبع" w:date="2023-03-31T16:34:00Z">
                            <w:rPr>
                              <w:rFonts w:ascii="Cambria Math" w:hAnsi="Cambria Math"/>
                            </w:rPr>
                            <m:t>r</m:t>
                          </w:ins>
                        </m:r>
                      </m:sub>
                    </m:sSub>
                  </m:e>
                </m:acc>
                <m:d>
                  <m:dPr>
                    <m:ctrlPr>
                      <w:ins w:id="3846" w:author="محمد زكريا سيد سيد ابوسبع" w:date="2023-03-31T16:34:00Z">
                        <w:rPr>
                          <w:rFonts w:ascii="Cambria Math" w:eastAsiaTheme="minorEastAsia" w:hAnsi="Cambria Math"/>
                          <w:i/>
                        </w:rPr>
                      </w:ins>
                    </m:ctrlPr>
                  </m:dPr>
                  <m:e>
                    <m:sSub>
                      <m:sSubPr>
                        <m:ctrlPr>
                          <w:ins w:id="3847" w:author="محمد زكريا سيد سيد ابوسبع" w:date="2023-03-31T16:34:00Z">
                            <w:rPr>
                              <w:rFonts w:ascii="Cambria Math" w:hAnsi="Cambria Math"/>
                              <w:i/>
                            </w:rPr>
                          </w:ins>
                        </m:ctrlPr>
                      </m:sSubPr>
                      <m:e>
                        <m:r>
                          <w:ins w:id="3848" w:author="محمد زكريا سيد سيد ابوسبع" w:date="2023-03-31T16:34:00Z">
                            <w:rPr>
                              <w:rFonts w:ascii="Cambria Math" w:hAnsi="Cambria Math"/>
                            </w:rPr>
                            <m:t>N</m:t>
                          </w:ins>
                        </m:r>
                      </m:e>
                      <m:sub>
                        <m:r>
                          <w:ins w:id="3849" w:author="محمد زكريا سيد سيد ابوسبع" w:date="2023-03-31T16:34:00Z">
                            <w:rPr>
                              <w:rFonts w:ascii="Cambria Math" w:hAnsi="Cambria Math"/>
                            </w:rPr>
                            <m:t>r</m:t>
                          </w:ins>
                        </m:r>
                      </m:sub>
                    </m:sSub>
                    <m:r>
                      <w:ins w:id="3850" w:author="محمد زكريا سيد سيد ابوسبع" w:date="2023-03-31T16:34:00Z">
                        <w:rPr>
                          <w:rFonts w:ascii="Cambria Math" w:hAnsi="Cambria Math"/>
                        </w:rPr>
                        <m:t>+</m:t>
                      </w:ins>
                    </m:r>
                    <m:f>
                      <m:fPr>
                        <m:type m:val="lin"/>
                        <m:ctrlPr>
                          <w:ins w:id="3851" w:author="محمد زكريا سيد سيد ابوسبع" w:date="2023-03-31T16:34:00Z">
                            <w:rPr>
                              <w:rFonts w:ascii="Cambria Math" w:hAnsi="Cambria Math"/>
                              <w:i/>
                            </w:rPr>
                          </w:ins>
                        </m:ctrlPr>
                      </m:fPr>
                      <m:num>
                        <m:d>
                          <m:dPr>
                            <m:ctrlPr>
                              <w:ins w:id="3852" w:author="محمد زكريا سيد سيد ابوسبع" w:date="2023-03-31T16:34:00Z">
                                <w:rPr>
                                  <w:rFonts w:ascii="Cambria Math" w:hAnsi="Cambria Math"/>
                                  <w:i/>
                                </w:rPr>
                              </w:ins>
                            </m:ctrlPr>
                          </m:dPr>
                          <m:e>
                            <m:sSub>
                              <m:sSubPr>
                                <m:ctrlPr>
                                  <w:ins w:id="3853" w:author="محمد زكريا سيد سيد ابوسبع" w:date="2023-03-31T16:34:00Z">
                                    <w:rPr>
                                      <w:rFonts w:ascii="Cambria Math" w:eastAsiaTheme="minorEastAsia" w:hAnsi="Cambria Math"/>
                                      <w:i/>
                                    </w:rPr>
                                  </w:ins>
                                </m:ctrlPr>
                              </m:sSubPr>
                              <m:e>
                                <m:r>
                                  <w:ins w:id="3854" w:author="محمد زكريا سيد سيد ابوسبع" w:date="2023-03-31T16:34:00Z">
                                    <w:rPr>
                                      <w:rFonts w:ascii="Cambria Math" w:eastAsiaTheme="minorEastAsia" w:hAnsi="Cambria Math"/>
                                    </w:rPr>
                                    <m:t>I</m:t>
                                  </w:ins>
                                </m:r>
                              </m:e>
                              <m:sub>
                                <m:r>
                                  <w:ins w:id="3855" w:author="محمد زكريا سيد سيد ابوسبع" w:date="2023-03-31T16:34:00Z">
                                    <w:rPr>
                                      <w:rFonts w:ascii="Cambria Math" w:eastAsiaTheme="minorEastAsia" w:hAnsi="Cambria Math"/>
                                    </w:rPr>
                                    <m:t>xz</m:t>
                                  </w:ins>
                                </m:r>
                              </m:sub>
                            </m:sSub>
                            <m:r>
                              <w:ins w:id="3856" w:author="محمد زكريا سيد سيد ابوسبع" w:date="2023-03-31T16:34:00Z">
                                <w:rPr>
                                  <w:rFonts w:ascii="Cambria Math" w:eastAsiaTheme="minorEastAsia" w:hAnsi="Cambria Math"/>
                                </w:rPr>
                                <m:t xml:space="preserve"> </m:t>
                              </w:ins>
                            </m:r>
                            <m:sSub>
                              <m:sSubPr>
                                <m:ctrlPr>
                                  <w:ins w:id="3857" w:author="محمد زكريا سيد سيد ابوسبع" w:date="2023-03-31T16:34:00Z">
                                    <w:rPr>
                                      <w:rFonts w:ascii="Cambria Math" w:hAnsi="Cambria Math"/>
                                      <w:i/>
                                    </w:rPr>
                                  </w:ins>
                                </m:ctrlPr>
                              </m:sSubPr>
                              <m:e>
                                <m:r>
                                  <w:ins w:id="3858" w:author="محمد زكريا سيد سيد ابوسبع" w:date="2023-03-31T16:34:00Z">
                                    <w:rPr>
                                      <w:rFonts w:ascii="Cambria Math" w:hAnsi="Cambria Math"/>
                                    </w:rPr>
                                    <m:t>L</m:t>
                                  </w:ins>
                                </m:r>
                              </m:e>
                              <m:sub>
                                <m:r>
                                  <w:ins w:id="3859" w:author="محمد زكريا سيد سيد ابوسبع" w:date="2023-03-31T16:34:00Z">
                                    <w:rPr>
                                      <w:rFonts w:ascii="Cambria Math" w:hAnsi="Cambria Math"/>
                                    </w:rPr>
                                    <m:t>r</m:t>
                                  </w:ins>
                                </m:r>
                              </m:sub>
                            </m:sSub>
                          </m:e>
                        </m:d>
                      </m:num>
                      <m:den>
                        <m:sSub>
                          <m:sSubPr>
                            <m:ctrlPr>
                              <w:ins w:id="3860" w:author="محمد زكريا سيد سيد ابوسبع" w:date="2023-03-31T16:34:00Z">
                                <w:rPr>
                                  <w:rFonts w:ascii="Cambria Math" w:eastAsiaTheme="minorEastAsia" w:hAnsi="Cambria Math"/>
                                  <w:i/>
                                </w:rPr>
                              </w:ins>
                            </m:ctrlPr>
                          </m:sSubPr>
                          <m:e>
                            <m:r>
                              <w:ins w:id="3861" w:author="محمد زكريا سيد سيد ابوسبع" w:date="2023-03-31T16:34:00Z">
                                <w:rPr>
                                  <w:rFonts w:ascii="Cambria Math" w:eastAsiaTheme="minorEastAsia" w:hAnsi="Cambria Math"/>
                                </w:rPr>
                                <m:t>I</m:t>
                              </w:ins>
                            </m:r>
                          </m:e>
                          <m:sub>
                            <m:r>
                              <w:ins w:id="3862" w:author="محمد زكريا سيد سيد ابوسبع" w:date="2023-03-31T16:34:00Z">
                                <w:rPr>
                                  <w:rFonts w:ascii="Cambria Math" w:eastAsiaTheme="minorEastAsia" w:hAnsi="Cambria Math"/>
                                </w:rPr>
                                <m:t>z</m:t>
                              </w:ins>
                            </m:r>
                          </m:sub>
                        </m:sSub>
                      </m:den>
                    </m:f>
                  </m:e>
                </m:d>
                <m:r>
                  <w:ins w:id="3863" w:author="محمد زكريا سيد سيد ابوسبع" w:date="2023-03-31T16:34:00Z">
                    <w:rPr>
                      <w:rFonts w:ascii="Cambria Math" w:eastAsiaTheme="minorEastAsia" w:hAnsi="Cambria Math"/>
                    </w:rPr>
                    <m:t>G</m:t>
                  </w:ins>
                </m:r>
              </m:oMath>
            </m:oMathPara>
          </w:p>
        </w:tc>
      </w:tr>
      <w:tr w:rsidR="00E93874" w14:paraId="2EDE3B71" w14:textId="77777777" w:rsidTr="00887189">
        <w:trPr>
          <w:trHeight w:val="455"/>
          <w:ins w:id="3864" w:author="محمد زكريا سيد سيد ابوسبع" w:date="2023-03-31T16:34:00Z"/>
        </w:trPr>
        <w:tc>
          <w:tcPr>
            <w:tcW w:w="4640" w:type="dxa"/>
            <w:tcBorders>
              <w:left w:val="single" w:sz="4" w:space="0" w:color="auto"/>
              <w:bottom w:val="nil"/>
              <w:right w:val="single" w:sz="4" w:space="0" w:color="auto"/>
            </w:tcBorders>
          </w:tcPr>
          <w:p w14:paraId="3F0FE1E9" w14:textId="77777777" w:rsidR="00E93874" w:rsidRPr="002B35C7" w:rsidRDefault="00000000" w:rsidP="00887189">
            <w:pPr>
              <w:rPr>
                <w:ins w:id="3865" w:author="محمد زكريا سيد سيد ابوسبع" w:date="2023-03-31T16:34:00Z"/>
              </w:rPr>
            </w:pPr>
            <m:oMathPara>
              <m:oMathParaPr>
                <m:jc m:val="left"/>
              </m:oMathParaPr>
              <m:oMath>
                <m:acc>
                  <m:accPr>
                    <m:chr m:val="́"/>
                    <m:ctrlPr>
                      <w:ins w:id="3866" w:author="محمد زكريا سيد سيد ابوسبع" w:date="2023-03-31T16:34:00Z">
                        <w:rPr>
                          <w:rFonts w:ascii="Cambria Math" w:hAnsi="Cambria Math"/>
                          <w:i/>
                        </w:rPr>
                      </w:ins>
                    </m:ctrlPr>
                  </m:accPr>
                  <m:e>
                    <m:sSub>
                      <m:sSubPr>
                        <m:ctrlPr>
                          <w:ins w:id="3867" w:author="محمد زكريا سيد سيد ابوسبع" w:date="2023-03-31T16:34:00Z">
                            <w:rPr>
                              <w:rFonts w:ascii="Cambria Math" w:hAnsi="Cambria Math"/>
                              <w:i/>
                            </w:rPr>
                          </w:ins>
                        </m:ctrlPr>
                      </m:sSubPr>
                      <m:e>
                        <m:r>
                          <w:ins w:id="3868" w:author="محمد زكريا سيد سيد ابوسبع" w:date="2023-03-31T16:34:00Z">
                            <w:rPr>
                              <w:rFonts w:ascii="Cambria Math" w:hAnsi="Cambria Math"/>
                            </w:rPr>
                            <m:t>L</m:t>
                          </w:ins>
                        </m:r>
                      </m:e>
                      <m:sub>
                        <m:sSub>
                          <m:sSubPr>
                            <m:ctrlPr>
                              <w:ins w:id="3869" w:author="محمد زكريا سيد سيد ابوسبع" w:date="2023-03-31T16:34:00Z">
                                <w:rPr>
                                  <w:rFonts w:ascii="Cambria Math" w:hAnsi="Cambria Math"/>
                                  <w:i/>
                                </w:rPr>
                              </w:ins>
                            </m:ctrlPr>
                          </m:sSubPr>
                          <m:e>
                            <m:r>
                              <w:ins w:id="3870" w:author="محمد زكريا سيد سيد ابوسبع" w:date="2023-03-31T16:34:00Z">
                                <w:rPr>
                                  <w:rFonts w:ascii="Cambria Math" w:hAnsi="Cambria Math"/>
                                </w:rPr>
                                <m:t>δ</m:t>
                              </w:ins>
                            </m:r>
                          </m:e>
                          <m:sub>
                            <m:r>
                              <w:ins w:id="3871" w:author="محمد زكريا سيد سيد ابوسبع" w:date="2023-03-31T16:34:00Z">
                                <w:rPr>
                                  <w:rFonts w:ascii="Cambria Math" w:hAnsi="Cambria Math"/>
                                </w:rPr>
                                <m:t>a</m:t>
                              </w:ins>
                            </m:r>
                          </m:sub>
                        </m:sSub>
                      </m:sub>
                    </m:sSub>
                  </m:e>
                </m:acc>
                <m:r>
                  <w:ins w:id="3872" w:author="محمد زكريا سيد سيد ابوسبع" w:date="2023-03-31T16:34:00Z">
                    <w:rPr>
                      <w:rFonts w:ascii="Cambria Math" w:eastAsiaTheme="minorEastAsia" w:hAnsi="Cambria Math"/>
                    </w:rPr>
                    <m:t>=</m:t>
                  </w:ins>
                </m:r>
                <m:d>
                  <m:dPr>
                    <m:ctrlPr>
                      <w:ins w:id="3873" w:author="محمد زكريا سيد سيد ابوسبع" w:date="2023-03-31T16:34:00Z">
                        <w:rPr>
                          <w:rFonts w:ascii="Cambria Math" w:eastAsiaTheme="minorEastAsia" w:hAnsi="Cambria Math"/>
                          <w:i/>
                        </w:rPr>
                      </w:ins>
                    </m:ctrlPr>
                  </m:dPr>
                  <m:e>
                    <m:sSub>
                      <m:sSubPr>
                        <m:ctrlPr>
                          <w:ins w:id="3874" w:author="محمد زكريا سيد سيد ابوسبع" w:date="2023-03-31T16:34:00Z">
                            <w:rPr>
                              <w:rFonts w:ascii="Cambria Math" w:hAnsi="Cambria Math"/>
                              <w:i/>
                            </w:rPr>
                          </w:ins>
                        </m:ctrlPr>
                      </m:sSubPr>
                      <m:e>
                        <m:r>
                          <w:ins w:id="3875" w:author="محمد زكريا سيد سيد ابوسبع" w:date="2023-03-31T16:34:00Z">
                            <w:rPr>
                              <w:rFonts w:ascii="Cambria Math" w:hAnsi="Cambria Math"/>
                            </w:rPr>
                            <m:t>L</m:t>
                          </w:ins>
                        </m:r>
                      </m:e>
                      <m:sub>
                        <m:sSub>
                          <m:sSubPr>
                            <m:ctrlPr>
                              <w:ins w:id="3876" w:author="محمد زكريا سيد سيد ابوسبع" w:date="2023-03-31T16:34:00Z">
                                <w:rPr>
                                  <w:rFonts w:ascii="Cambria Math" w:hAnsi="Cambria Math"/>
                                  <w:i/>
                                </w:rPr>
                              </w:ins>
                            </m:ctrlPr>
                          </m:sSubPr>
                          <m:e>
                            <m:r>
                              <w:ins w:id="3877" w:author="محمد زكريا سيد سيد ابوسبع" w:date="2023-03-31T16:34:00Z">
                                <w:rPr>
                                  <w:rFonts w:ascii="Cambria Math" w:hAnsi="Cambria Math"/>
                                </w:rPr>
                                <m:t>δ</m:t>
                              </w:ins>
                            </m:r>
                          </m:e>
                          <m:sub>
                            <m:r>
                              <w:ins w:id="3878" w:author="محمد زكريا سيد سيد ابوسبع" w:date="2023-03-31T16:34:00Z">
                                <w:rPr>
                                  <w:rFonts w:ascii="Cambria Math" w:hAnsi="Cambria Math"/>
                                </w:rPr>
                                <m:t>a</m:t>
                              </w:ins>
                            </m:r>
                          </m:sub>
                        </m:sSub>
                      </m:sub>
                    </m:sSub>
                    <m:r>
                      <w:ins w:id="3879" w:author="محمد زكريا سيد سيد ابوسبع" w:date="2023-03-31T16:34:00Z">
                        <w:rPr>
                          <w:rFonts w:ascii="Cambria Math" w:hAnsi="Cambria Math"/>
                        </w:rPr>
                        <m:t>+</m:t>
                      </w:ins>
                    </m:r>
                    <m:f>
                      <m:fPr>
                        <m:type m:val="lin"/>
                        <m:ctrlPr>
                          <w:ins w:id="3880" w:author="محمد زكريا سيد سيد ابوسبع" w:date="2023-03-31T16:34:00Z">
                            <w:rPr>
                              <w:rFonts w:ascii="Cambria Math" w:hAnsi="Cambria Math"/>
                              <w:i/>
                            </w:rPr>
                          </w:ins>
                        </m:ctrlPr>
                      </m:fPr>
                      <m:num>
                        <m:d>
                          <m:dPr>
                            <m:ctrlPr>
                              <w:ins w:id="3881" w:author="محمد زكريا سيد سيد ابوسبع" w:date="2023-03-31T16:34:00Z">
                                <w:rPr>
                                  <w:rFonts w:ascii="Cambria Math" w:hAnsi="Cambria Math"/>
                                  <w:i/>
                                </w:rPr>
                              </w:ins>
                            </m:ctrlPr>
                          </m:dPr>
                          <m:e>
                            <m:sSub>
                              <m:sSubPr>
                                <m:ctrlPr>
                                  <w:ins w:id="3882" w:author="محمد زكريا سيد سيد ابوسبع" w:date="2023-03-31T16:34:00Z">
                                    <w:rPr>
                                      <w:rFonts w:ascii="Cambria Math" w:eastAsiaTheme="minorEastAsia" w:hAnsi="Cambria Math"/>
                                      <w:i/>
                                    </w:rPr>
                                  </w:ins>
                                </m:ctrlPr>
                              </m:sSubPr>
                              <m:e>
                                <m:r>
                                  <w:ins w:id="3883" w:author="محمد زكريا سيد سيد ابوسبع" w:date="2023-03-31T16:34:00Z">
                                    <w:rPr>
                                      <w:rFonts w:ascii="Cambria Math" w:eastAsiaTheme="minorEastAsia" w:hAnsi="Cambria Math"/>
                                    </w:rPr>
                                    <m:t>I</m:t>
                                  </w:ins>
                                </m:r>
                              </m:e>
                              <m:sub>
                                <m:r>
                                  <w:ins w:id="3884" w:author="محمد زكريا سيد سيد ابوسبع" w:date="2023-03-31T16:34:00Z">
                                    <w:rPr>
                                      <w:rFonts w:ascii="Cambria Math" w:eastAsiaTheme="minorEastAsia" w:hAnsi="Cambria Math"/>
                                    </w:rPr>
                                    <m:t>xz</m:t>
                                  </w:ins>
                                </m:r>
                              </m:sub>
                            </m:sSub>
                            <m:r>
                              <w:ins w:id="3885" w:author="محمد زكريا سيد سيد ابوسبع" w:date="2023-03-31T16:34:00Z">
                                <w:rPr>
                                  <w:rFonts w:ascii="Cambria Math" w:eastAsiaTheme="minorEastAsia" w:hAnsi="Cambria Math"/>
                                </w:rPr>
                                <m:t xml:space="preserve"> </m:t>
                              </w:ins>
                            </m:r>
                            <m:sSub>
                              <m:sSubPr>
                                <m:ctrlPr>
                                  <w:ins w:id="3886" w:author="محمد زكريا سيد سيد ابوسبع" w:date="2023-03-31T16:34:00Z">
                                    <w:rPr>
                                      <w:rFonts w:ascii="Cambria Math" w:hAnsi="Cambria Math"/>
                                      <w:i/>
                                    </w:rPr>
                                  </w:ins>
                                </m:ctrlPr>
                              </m:sSubPr>
                              <m:e>
                                <m:r>
                                  <w:ins w:id="3887" w:author="محمد زكريا سيد سيد ابوسبع" w:date="2023-03-31T16:34:00Z">
                                    <w:rPr>
                                      <w:rFonts w:ascii="Cambria Math" w:hAnsi="Cambria Math"/>
                                    </w:rPr>
                                    <m:t>N</m:t>
                                  </w:ins>
                                </m:r>
                              </m:e>
                              <m:sub>
                                <m:sSub>
                                  <m:sSubPr>
                                    <m:ctrlPr>
                                      <w:ins w:id="3888" w:author="محمد زكريا سيد سيد ابوسبع" w:date="2023-03-31T16:34:00Z">
                                        <w:rPr>
                                          <w:rFonts w:ascii="Cambria Math" w:hAnsi="Cambria Math"/>
                                          <w:i/>
                                        </w:rPr>
                                      </w:ins>
                                    </m:ctrlPr>
                                  </m:sSubPr>
                                  <m:e>
                                    <m:r>
                                      <w:ins w:id="3889" w:author="محمد زكريا سيد سيد ابوسبع" w:date="2023-03-31T16:34:00Z">
                                        <w:rPr>
                                          <w:rFonts w:ascii="Cambria Math" w:hAnsi="Cambria Math"/>
                                        </w:rPr>
                                        <m:t>δ</m:t>
                                      </w:ins>
                                    </m:r>
                                  </m:e>
                                  <m:sub>
                                    <m:r>
                                      <w:ins w:id="3890" w:author="محمد زكريا سيد سيد ابوسبع" w:date="2023-03-31T16:34:00Z">
                                        <w:rPr>
                                          <w:rFonts w:ascii="Cambria Math" w:hAnsi="Cambria Math"/>
                                        </w:rPr>
                                        <m:t>a</m:t>
                                      </w:ins>
                                    </m:r>
                                  </m:sub>
                                </m:sSub>
                              </m:sub>
                            </m:sSub>
                          </m:e>
                        </m:d>
                      </m:num>
                      <m:den>
                        <m:sSub>
                          <m:sSubPr>
                            <m:ctrlPr>
                              <w:ins w:id="3891" w:author="محمد زكريا سيد سيد ابوسبع" w:date="2023-03-31T16:34:00Z">
                                <w:rPr>
                                  <w:rFonts w:ascii="Cambria Math" w:eastAsiaTheme="minorEastAsia" w:hAnsi="Cambria Math"/>
                                  <w:i/>
                                </w:rPr>
                              </w:ins>
                            </m:ctrlPr>
                          </m:sSubPr>
                          <m:e>
                            <m:r>
                              <w:ins w:id="3892" w:author="محمد زكريا سيد سيد ابوسبع" w:date="2023-03-31T16:34:00Z">
                                <w:rPr>
                                  <w:rFonts w:ascii="Cambria Math" w:eastAsiaTheme="minorEastAsia" w:hAnsi="Cambria Math"/>
                                </w:rPr>
                                <m:t>I</m:t>
                              </w:ins>
                            </m:r>
                          </m:e>
                          <m:sub>
                            <m:r>
                              <w:ins w:id="3893" w:author="محمد زكريا سيد سيد ابوسبع" w:date="2023-03-31T16:34:00Z">
                                <w:rPr>
                                  <w:rFonts w:ascii="Cambria Math" w:eastAsiaTheme="minorEastAsia" w:hAnsi="Cambria Math"/>
                                </w:rPr>
                                <m:t>x</m:t>
                              </w:ins>
                            </m:r>
                          </m:sub>
                        </m:sSub>
                      </m:den>
                    </m:f>
                  </m:e>
                </m:d>
                <m:r>
                  <w:ins w:id="3894" w:author="محمد زكريا سيد سيد ابوسبع" w:date="2023-03-31T16:34:00Z">
                    <w:rPr>
                      <w:rFonts w:ascii="Cambria Math" w:eastAsiaTheme="minorEastAsia" w:hAnsi="Cambria Math"/>
                    </w:rPr>
                    <m:t>G</m:t>
                  </w:ins>
                </m:r>
              </m:oMath>
            </m:oMathPara>
          </w:p>
        </w:tc>
        <w:tc>
          <w:tcPr>
            <w:tcW w:w="4853" w:type="dxa"/>
            <w:tcBorders>
              <w:top w:val="nil"/>
              <w:left w:val="single" w:sz="4" w:space="0" w:color="auto"/>
              <w:bottom w:val="nil"/>
              <w:right w:val="single" w:sz="4" w:space="0" w:color="auto"/>
            </w:tcBorders>
          </w:tcPr>
          <w:p w14:paraId="5F5A8647" w14:textId="77777777" w:rsidR="00E93874" w:rsidRPr="002B35C7" w:rsidRDefault="00000000" w:rsidP="00887189">
            <w:pPr>
              <w:rPr>
                <w:ins w:id="3895" w:author="محمد زكريا سيد سيد ابوسبع" w:date="2023-03-31T16:34:00Z"/>
              </w:rPr>
            </w:pPr>
            <m:oMathPara>
              <m:oMathParaPr>
                <m:jc m:val="left"/>
              </m:oMathParaPr>
              <m:oMath>
                <m:acc>
                  <m:accPr>
                    <m:chr m:val="́"/>
                    <m:ctrlPr>
                      <w:ins w:id="3896" w:author="محمد زكريا سيد سيد ابوسبع" w:date="2023-03-31T16:34:00Z">
                        <w:rPr>
                          <w:rFonts w:ascii="Cambria Math" w:hAnsi="Cambria Math"/>
                          <w:i/>
                        </w:rPr>
                      </w:ins>
                    </m:ctrlPr>
                  </m:accPr>
                  <m:e>
                    <m:sSub>
                      <m:sSubPr>
                        <m:ctrlPr>
                          <w:ins w:id="3897" w:author="محمد زكريا سيد سيد ابوسبع" w:date="2023-03-31T16:34:00Z">
                            <w:rPr>
                              <w:rFonts w:ascii="Cambria Math" w:hAnsi="Cambria Math"/>
                              <w:i/>
                            </w:rPr>
                          </w:ins>
                        </m:ctrlPr>
                      </m:sSubPr>
                      <m:e>
                        <m:r>
                          <w:ins w:id="3898" w:author="محمد زكريا سيد سيد ابوسبع" w:date="2023-03-31T16:34:00Z">
                            <w:rPr>
                              <w:rFonts w:ascii="Cambria Math" w:hAnsi="Cambria Math"/>
                            </w:rPr>
                            <m:t>N</m:t>
                          </w:ins>
                        </m:r>
                      </m:e>
                      <m:sub>
                        <m:sSub>
                          <m:sSubPr>
                            <m:ctrlPr>
                              <w:ins w:id="3899" w:author="محمد زكريا سيد سيد ابوسبع" w:date="2023-03-31T16:34:00Z">
                                <w:rPr>
                                  <w:rFonts w:ascii="Cambria Math" w:hAnsi="Cambria Math"/>
                                  <w:i/>
                                </w:rPr>
                              </w:ins>
                            </m:ctrlPr>
                          </m:sSubPr>
                          <m:e>
                            <m:r>
                              <w:ins w:id="3900" w:author="محمد زكريا سيد سيد ابوسبع" w:date="2023-03-31T16:34:00Z">
                                <w:rPr>
                                  <w:rFonts w:ascii="Cambria Math" w:hAnsi="Cambria Math"/>
                                </w:rPr>
                                <m:t>δ</m:t>
                              </w:ins>
                            </m:r>
                          </m:e>
                          <m:sub>
                            <m:r>
                              <w:ins w:id="3901" w:author="محمد زكريا سيد سيد ابوسبع" w:date="2023-03-31T16:34:00Z">
                                <w:rPr>
                                  <w:rFonts w:ascii="Cambria Math" w:hAnsi="Cambria Math"/>
                                </w:rPr>
                                <m:t>a</m:t>
                              </w:ins>
                            </m:r>
                          </m:sub>
                        </m:sSub>
                      </m:sub>
                    </m:sSub>
                  </m:e>
                </m:acc>
                <m:d>
                  <m:dPr>
                    <m:ctrlPr>
                      <w:ins w:id="3902" w:author="محمد زكريا سيد سيد ابوسبع" w:date="2023-03-31T16:34:00Z">
                        <w:rPr>
                          <w:rFonts w:ascii="Cambria Math" w:eastAsiaTheme="minorEastAsia" w:hAnsi="Cambria Math"/>
                          <w:i/>
                        </w:rPr>
                      </w:ins>
                    </m:ctrlPr>
                  </m:dPr>
                  <m:e>
                    <m:sSub>
                      <m:sSubPr>
                        <m:ctrlPr>
                          <w:ins w:id="3903" w:author="محمد زكريا سيد سيد ابوسبع" w:date="2023-03-31T16:34:00Z">
                            <w:rPr>
                              <w:rFonts w:ascii="Cambria Math" w:hAnsi="Cambria Math"/>
                              <w:i/>
                            </w:rPr>
                          </w:ins>
                        </m:ctrlPr>
                      </m:sSubPr>
                      <m:e>
                        <m:r>
                          <w:ins w:id="3904" w:author="محمد زكريا سيد سيد ابوسبع" w:date="2023-03-31T16:34:00Z">
                            <w:rPr>
                              <w:rFonts w:ascii="Cambria Math" w:hAnsi="Cambria Math"/>
                            </w:rPr>
                            <m:t>N</m:t>
                          </w:ins>
                        </m:r>
                      </m:e>
                      <m:sub>
                        <m:sSub>
                          <m:sSubPr>
                            <m:ctrlPr>
                              <w:ins w:id="3905" w:author="محمد زكريا سيد سيد ابوسبع" w:date="2023-03-31T16:34:00Z">
                                <w:rPr>
                                  <w:rFonts w:ascii="Cambria Math" w:hAnsi="Cambria Math"/>
                                  <w:i/>
                                </w:rPr>
                              </w:ins>
                            </m:ctrlPr>
                          </m:sSubPr>
                          <m:e>
                            <m:r>
                              <w:ins w:id="3906" w:author="محمد زكريا سيد سيد ابوسبع" w:date="2023-03-31T16:34:00Z">
                                <w:rPr>
                                  <w:rFonts w:ascii="Cambria Math" w:hAnsi="Cambria Math"/>
                                </w:rPr>
                                <m:t>δ</m:t>
                              </w:ins>
                            </m:r>
                          </m:e>
                          <m:sub>
                            <m:r>
                              <w:ins w:id="3907" w:author="محمد زكريا سيد سيد ابوسبع" w:date="2023-03-31T16:34:00Z">
                                <w:rPr>
                                  <w:rFonts w:ascii="Cambria Math" w:hAnsi="Cambria Math"/>
                                </w:rPr>
                                <m:t>a</m:t>
                              </w:ins>
                            </m:r>
                          </m:sub>
                        </m:sSub>
                      </m:sub>
                    </m:sSub>
                    <m:r>
                      <w:ins w:id="3908" w:author="محمد زكريا سيد سيد ابوسبع" w:date="2023-03-31T16:34:00Z">
                        <w:rPr>
                          <w:rFonts w:ascii="Cambria Math" w:hAnsi="Cambria Math"/>
                        </w:rPr>
                        <m:t>+</m:t>
                      </w:ins>
                    </m:r>
                    <m:f>
                      <m:fPr>
                        <m:type m:val="lin"/>
                        <m:ctrlPr>
                          <w:ins w:id="3909" w:author="محمد زكريا سيد سيد ابوسبع" w:date="2023-03-31T16:34:00Z">
                            <w:rPr>
                              <w:rFonts w:ascii="Cambria Math" w:hAnsi="Cambria Math"/>
                              <w:i/>
                            </w:rPr>
                          </w:ins>
                        </m:ctrlPr>
                      </m:fPr>
                      <m:num>
                        <m:d>
                          <m:dPr>
                            <m:ctrlPr>
                              <w:ins w:id="3910" w:author="محمد زكريا سيد سيد ابوسبع" w:date="2023-03-31T16:34:00Z">
                                <w:rPr>
                                  <w:rFonts w:ascii="Cambria Math" w:hAnsi="Cambria Math"/>
                                  <w:i/>
                                </w:rPr>
                              </w:ins>
                            </m:ctrlPr>
                          </m:dPr>
                          <m:e>
                            <m:sSub>
                              <m:sSubPr>
                                <m:ctrlPr>
                                  <w:ins w:id="3911" w:author="محمد زكريا سيد سيد ابوسبع" w:date="2023-03-31T16:34:00Z">
                                    <w:rPr>
                                      <w:rFonts w:ascii="Cambria Math" w:eastAsiaTheme="minorEastAsia" w:hAnsi="Cambria Math"/>
                                      <w:i/>
                                    </w:rPr>
                                  </w:ins>
                                </m:ctrlPr>
                              </m:sSubPr>
                              <m:e>
                                <m:r>
                                  <w:ins w:id="3912" w:author="محمد زكريا سيد سيد ابوسبع" w:date="2023-03-31T16:34:00Z">
                                    <w:rPr>
                                      <w:rFonts w:ascii="Cambria Math" w:eastAsiaTheme="minorEastAsia" w:hAnsi="Cambria Math"/>
                                    </w:rPr>
                                    <m:t>I</m:t>
                                  </w:ins>
                                </m:r>
                              </m:e>
                              <m:sub>
                                <m:r>
                                  <w:ins w:id="3913" w:author="محمد زكريا سيد سيد ابوسبع" w:date="2023-03-31T16:34:00Z">
                                    <w:rPr>
                                      <w:rFonts w:ascii="Cambria Math" w:eastAsiaTheme="minorEastAsia" w:hAnsi="Cambria Math"/>
                                    </w:rPr>
                                    <m:t>xz</m:t>
                                  </w:ins>
                                </m:r>
                              </m:sub>
                            </m:sSub>
                            <m:r>
                              <w:ins w:id="3914" w:author="محمد زكريا سيد سيد ابوسبع" w:date="2023-03-31T16:34:00Z">
                                <w:rPr>
                                  <w:rFonts w:ascii="Cambria Math" w:eastAsiaTheme="minorEastAsia" w:hAnsi="Cambria Math"/>
                                </w:rPr>
                                <m:t xml:space="preserve"> </m:t>
                              </w:ins>
                            </m:r>
                            <m:sSub>
                              <m:sSubPr>
                                <m:ctrlPr>
                                  <w:ins w:id="3915" w:author="محمد زكريا سيد سيد ابوسبع" w:date="2023-03-31T16:34:00Z">
                                    <w:rPr>
                                      <w:rFonts w:ascii="Cambria Math" w:hAnsi="Cambria Math"/>
                                      <w:i/>
                                    </w:rPr>
                                  </w:ins>
                                </m:ctrlPr>
                              </m:sSubPr>
                              <m:e>
                                <m:r>
                                  <w:ins w:id="3916" w:author="محمد زكريا سيد سيد ابوسبع" w:date="2023-03-31T16:34:00Z">
                                    <w:rPr>
                                      <w:rFonts w:ascii="Cambria Math" w:hAnsi="Cambria Math"/>
                                    </w:rPr>
                                    <m:t>L</m:t>
                                  </w:ins>
                                </m:r>
                              </m:e>
                              <m:sub>
                                <m:sSub>
                                  <m:sSubPr>
                                    <m:ctrlPr>
                                      <w:ins w:id="3917" w:author="محمد زكريا سيد سيد ابوسبع" w:date="2023-03-31T16:34:00Z">
                                        <w:rPr>
                                          <w:rFonts w:ascii="Cambria Math" w:hAnsi="Cambria Math"/>
                                          <w:i/>
                                        </w:rPr>
                                      </w:ins>
                                    </m:ctrlPr>
                                  </m:sSubPr>
                                  <m:e>
                                    <m:r>
                                      <w:ins w:id="3918" w:author="محمد زكريا سيد سيد ابوسبع" w:date="2023-03-31T16:34:00Z">
                                        <w:rPr>
                                          <w:rFonts w:ascii="Cambria Math" w:hAnsi="Cambria Math"/>
                                        </w:rPr>
                                        <m:t>δ</m:t>
                                      </w:ins>
                                    </m:r>
                                  </m:e>
                                  <m:sub>
                                    <m:r>
                                      <w:ins w:id="3919" w:author="محمد زكريا سيد سيد ابوسبع" w:date="2023-03-31T16:34:00Z">
                                        <w:rPr>
                                          <w:rFonts w:ascii="Cambria Math" w:hAnsi="Cambria Math"/>
                                        </w:rPr>
                                        <m:t>a</m:t>
                                      </w:ins>
                                    </m:r>
                                  </m:sub>
                                </m:sSub>
                              </m:sub>
                            </m:sSub>
                          </m:e>
                        </m:d>
                      </m:num>
                      <m:den>
                        <m:sSub>
                          <m:sSubPr>
                            <m:ctrlPr>
                              <w:ins w:id="3920" w:author="محمد زكريا سيد سيد ابوسبع" w:date="2023-03-31T16:34:00Z">
                                <w:rPr>
                                  <w:rFonts w:ascii="Cambria Math" w:eastAsiaTheme="minorEastAsia" w:hAnsi="Cambria Math"/>
                                  <w:i/>
                                </w:rPr>
                              </w:ins>
                            </m:ctrlPr>
                          </m:sSubPr>
                          <m:e>
                            <m:r>
                              <w:ins w:id="3921" w:author="محمد زكريا سيد سيد ابوسبع" w:date="2023-03-31T16:34:00Z">
                                <w:rPr>
                                  <w:rFonts w:ascii="Cambria Math" w:eastAsiaTheme="minorEastAsia" w:hAnsi="Cambria Math"/>
                                </w:rPr>
                                <m:t>I</m:t>
                              </w:ins>
                            </m:r>
                          </m:e>
                          <m:sub>
                            <m:r>
                              <w:ins w:id="3922" w:author="محمد زكريا سيد سيد ابوسبع" w:date="2023-03-31T16:34:00Z">
                                <w:rPr>
                                  <w:rFonts w:ascii="Cambria Math" w:eastAsiaTheme="minorEastAsia" w:hAnsi="Cambria Math"/>
                                </w:rPr>
                                <m:t>z</m:t>
                              </w:ins>
                            </m:r>
                          </m:sub>
                        </m:sSub>
                      </m:den>
                    </m:f>
                  </m:e>
                </m:d>
                <m:r>
                  <w:ins w:id="3923" w:author="محمد زكريا سيد سيد ابوسبع" w:date="2023-03-31T16:34:00Z">
                    <w:rPr>
                      <w:rFonts w:ascii="Cambria Math" w:eastAsiaTheme="minorEastAsia" w:hAnsi="Cambria Math"/>
                    </w:rPr>
                    <m:t>G</m:t>
                  </w:ins>
                </m:r>
              </m:oMath>
            </m:oMathPara>
          </w:p>
        </w:tc>
      </w:tr>
      <w:tr w:rsidR="00E93874" w14:paraId="1906C08D" w14:textId="77777777" w:rsidTr="00887189">
        <w:trPr>
          <w:trHeight w:val="455"/>
          <w:ins w:id="3924" w:author="محمد زكريا سيد سيد ابوسبع" w:date="2023-03-31T16:34:00Z"/>
        </w:trPr>
        <w:tc>
          <w:tcPr>
            <w:tcW w:w="4640" w:type="dxa"/>
            <w:tcBorders>
              <w:top w:val="nil"/>
              <w:left w:val="single" w:sz="4" w:space="0" w:color="auto"/>
              <w:bottom w:val="single" w:sz="4" w:space="0" w:color="auto"/>
              <w:right w:val="single" w:sz="4" w:space="0" w:color="auto"/>
            </w:tcBorders>
          </w:tcPr>
          <w:p w14:paraId="1E9B3C3D" w14:textId="77777777" w:rsidR="00E93874" w:rsidRPr="002B35C7" w:rsidRDefault="00000000" w:rsidP="00887189">
            <w:pPr>
              <w:rPr>
                <w:ins w:id="3925" w:author="محمد زكريا سيد سيد ابوسبع" w:date="2023-03-31T16:34:00Z"/>
              </w:rPr>
            </w:pPr>
            <m:oMathPara>
              <m:oMathParaPr>
                <m:jc m:val="left"/>
              </m:oMathParaPr>
              <m:oMath>
                <m:acc>
                  <m:accPr>
                    <m:chr m:val="́"/>
                    <m:ctrlPr>
                      <w:ins w:id="3926" w:author="محمد زكريا سيد سيد ابوسبع" w:date="2023-03-31T16:34:00Z">
                        <w:rPr>
                          <w:rFonts w:ascii="Cambria Math" w:hAnsi="Cambria Math"/>
                          <w:i/>
                        </w:rPr>
                      </w:ins>
                    </m:ctrlPr>
                  </m:accPr>
                  <m:e>
                    <m:sSub>
                      <m:sSubPr>
                        <m:ctrlPr>
                          <w:ins w:id="3927" w:author="محمد زكريا سيد سيد ابوسبع" w:date="2023-03-31T16:34:00Z">
                            <w:rPr>
                              <w:rFonts w:ascii="Cambria Math" w:hAnsi="Cambria Math"/>
                              <w:i/>
                            </w:rPr>
                          </w:ins>
                        </m:ctrlPr>
                      </m:sSubPr>
                      <m:e>
                        <m:r>
                          <w:ins w:id="3928" w:author="محمد زكريا سيد سيد ابوسبع" w:date="2023-03-31T16:34:00Z">
                            <w:rPr>
                              <w:rFonts w:ascii="Cambria Math" w:hAnsi="Cambria Math"/>
                            </w:rPr>
                            <m:t>L</m:t>
                          </w:ins>
                        </m:r>
                      </m:e>
                      <m:sub>
                        <m:sSub>
                          <m:sSubPr>
                            <m:ctrlPr>
                              <w:ins w:id="3929" w:author="محمد زكريا سيد سيد ابوسبع" w:date="2023-03-31T16:34:00Z">
                                <w:rPr>
                                  <w:rFonts w:ascii="Cambria Math" w:hAnsi="Cambria Math"/>
                                  <w:i/>
                                </w:rPr>
                              </w:ins>
                            </m:ctrlPr>
                          </m:sSubPr>
                          <m:e>
                            <m:r>
                              <w:ins w:id="3930" w:author="محمد زكريا سيد سيد ابوسبع" w:date="2023-03-31T16:34:00Z">
                                <w:rPr>
                                  <w:rFonts w:ascii="Cambria Math" w:hAnsi="Cambria Math"/>
                                </w:rPr>
                                <m:t>δ</m:t>
                              </w:ins>
                            </m:r>
                          </m:e>
                          <m:sub>
                            <m:r>
                              <w:ins w:id="3931" w:author="محمد زكريا سيد سيد ابوسبع" w:date="2023-03-31T16:34:00Z">
                                <w:rPr>
                                  <w:rFonts w:ascii="Cambria Math" w:hAnsi="Cambria Math"/>
                                </w:rPr>
                                <m:t>r</m:t>
                              </w:ins>
                            </m:r>
                          </m:sub>
                        </m:sSub>
                      </m:sub>
                    </m:sSub>
                  </m:e>
                </m:acc>
                <m:r>
                  <w:ins w:id="3932" w:author="محمد زكريا سيد سيد ابوسبع" w:date="2023-03-31T16:34:00Z">
                    <w:rPr>
                      <w:rFonts w:ascii="Cambria Math" w:eastAsiaTheme="minorEastAsia" w:hAnsi="Cambria Math"/>
                    </w:rPr>
                    <m:t>=</m:t>
                  </w:ins>
                </m:r>
                <m:d>
                  <m:dPr>
                    <m:ctrlPr>
                      <w:ins w:id="3933" w:author="محمد زكريا سيد سيد ابوسبع" w:date="2023-03-31T16:34:00Z">
                        <w:rPr>
                          <w:rFonts w:ascii="Cambria Math" w:eastAsiaTheme="minorEastAsia" w:hAnsi="Cambria Math"/>
                          <w:i/>
                        </w:rPr>
                      </w:ins>
                    </m:ctrlPr>
                  </m:dPr>
                  <m:e>
                    <m:sSub>
                      <m:sSubPr>
                        <m:ctrlPr>
                          <w:ins w:id="3934" w:author="محمد زكريا سيد سيد ابوسبع" w:date="2023-03-31T16:34:00Z">
                            <w:rPr>
                              <w:rFonts w:ascii="Cambria Math" w:hAnsi="Cambria Math"/>
                              <w:i/>
                            </w:rPr>
                          </w:ins>
                        </m:ctrlPr>
                      </m:sSubPr>
                      <m:e>
                        <m:r>
                          <w:ins w:id="3935" w:author="محمد زكريا سيد سيد ابوسبع" w:date="2023-03-31T16:34:00Z">
                            <w:rPr>
                              <w:rFonts w:ascii="Cambria Math" w:hAnsi="Cambria Math"/>
                            </w:rPr>
                            <m:t>L</m:t>
                          </w:ins>
                        </m:r>
                      </m:e>
                      <m:sub>
                        <m:sSub>
                          <m:sSubPr>
                            <m:ctrlPr>
                              <w:ins w:id="3936" w:author="محمد زكريا سيد سيد ابوسبع" w:date="2023-03-31T16:34:00Z">
                                <w:rPr>
                                  <w:rFonts w:ascii="Cambria Math" w:hAnsi="Cambria Math"/>
                                  <w:i/>
                                </w:rPr>
                              </w:ins>
                            </m:ctrlPr>
                          </m:sSubPr>
                          <m:e>
                            <m:r>
                              <w:ins w:id="3937" w:author="محمد زكريا سيد سيد ابوسبع" w:date="2023-03-31T16:34:00Z">
                                <w:rPr>
                                  <w:rFonts w:ascii="Cambria Math" w:hAnsi="Cambria Math"/>
                                </w:rPr>
                                <m:t>δ</m:t>
                              </w:ins>
                            </m:r>
                          </m:e>
                          <m:sub>
                            <m:r>
                              <w:ins w:id="3938" w:author="محمد زكريا سيد سيد ابوسبع" w:date="2023-03-31T16:34:00Z">
                                <w:rPr>
                                  <w:rFonts w:ascii="Cambria Math" w:hAnsi="Cambria Math"/>
                                </w:rPr>
                                <m:t>r</m:t>
                              </w:ins>
                            </m:r>
                          </m:sub>
                        </m:sSub>
                      </m:sub>
                    </m:sSub>
                    <m:r>
                      <w:ins w:id="3939" w:author="محمد زكريا سيد سيد ابوسبع" w:date="2023-03-31T16:34:00Z">
                        <w:rPr>
                          <w:rFonts w:ascii="Cambria Math" w:hAnsi="Cambria Math"/>
                        </w:rPr>
                        <m:t>+</m:t>
                      </w:ins>
                    </m:r>
                    <m:f>
                      <m:fPr>
                        <m:type m:val="lin"/>
                        <m:ctrlPr>
                          <w:ins w:id="3940" w:author="محمد زكريا سيد سيد ابوسبع" w:date="2023-03-31T16:34:00Z">
                            <w:rPr>
                              <w:rFonts w:ascii="Cambria Math" w:hAnsi="Cambria Math"/>
                              <w:i/>
                            </w:rPr>
                          </w:ins>
                        </m:ctrlPr>
                      </m:fPr>
                      <m:num>
                        <m:d>
                          <m:dPr>
                            <m:ctrlPr>
                              <w:ins w:id="3941" w:author="محمد زكريا سيد سيد ابوسبع" w:date="2023-03-31T16:34:00Z">
                                <w:rPr>
                                  <w:rFonts w:ascii="Cambria Math" w:hAnsi="Cambria Math"/>
                                  <w:i/>
                                </w:rPr>
                              </w:ins>
                            </m:ctrlPr>
                          </m:dPr>
                          <m:e>
                            <m:sSub>
                              <m:sSubPr>
                                <m:ctrlPr>
                                  <w:ins w:id="3942" w:author="محمد زكريا سيد سيد ابوسبع" w:date="2023-03-31T16:34:00Z">
                                    <w:rPr>
                                      <w:rFonts w:ascii="Cambria Math" w:eastAsiaTheme="minorEastAsia" w:hAnsi="Cambria Math"/>
                                      <w:i/>
                                    </w:rPr>
                                  </w:ins>
                                </m:ctrlPr>
                              </m:sSubPr>
                              <m:e>
                                <m:r>
                                  <w:ins w:id="3943" w:author="محمد زكريا سيد سيد ابوسبع" w:date="2023-03-31T16:34:00Z">
                                    <w:rPr>
                                      <w:rFonts w:ascii="Cambria Math" w:eastAsiaTheme="minorEastAsia" w:hAnsi="Cambria Math"/>
                                    </w:rPr>
                                    <m:t>I</m:t>
                                  </w:ins>
                                </m:r>
                              </m:e>
                              <m:sub>
                                <m:r>
                                  <w:ins w:id="3944" w:author="محمد زكريا سيد سيد ابوسبع" w:date="2023-03-31T16:34:00Z">
                                    <w:rPr>
                                      <w:rFonts w:ascii="Cambria Math" w:eastAsiaTheme="minorEastAsia" w:hAnsi="Cambria Math"/>
                                    </w:rPr>
                                    <m:t>xz</m:t>
                                  </w:ins>
                                </m:r>
                              </m:sub>
                            </m:sSub>
                            <m:r>
                              <w:ins w:id="3945" w:author="محمد زكريا سيد سيد ابوسبع" w:date="2023-03-31T16:34:00Z">
                                <w:rPr>
                                  <w:rFonts w:ascii="Cambria Math" w:eastAsiaTheme="minorEastAsia" w:hAnsi="Cambria Math"/>
                                </w:rPr>
                                <m:t xml:space="preserve"> </m:t>
                              </w:ins>
                            </m:r>
                            <m:sSub>
                              <m:sSubPr>
                                <m:ctrlPr>
                                  <w:ins w:id="3946" w:author="محمد زكريا سيد سيد ابوسبع" w:date="2023-03-31T16:34:00Z">
                                    <w:rPr>
                                      <w:rFonts w:ascii="Cambria Math" w:hAnsi="Cambria Math"/>
                                      <w:i/>
                                    </w:rPr>
                                  </w:ins>
                                </m:ctrlPr>
                              </m:sSubPr>
                              <m:e>
                                <m:r>
                                  <w:ins w:id="3947" w:author="محمد زكريا سيد سيد ابوسبع" w:date="2023-03-31T16:34:00Z">
                                    <w:rPr>
                                      <w:rFonts w:ascii="Cambria Math" w:hAnsi="Cambria Math"/>
                                    </w:rPr>
                                    <m:t>N</m:t>
                                  </w:ins>
                                </m:r>
                              </m:e>
                              <m:sub>
                                <m:sSub>
                                  <m:sSubPr>
                                    <m:ctrlPr>
                                      <w:ins w:id="3948" w:author="محمد زكريا سيد سيد ابوسبع" w:date="2023-03-31T16:34:00Z">
                                        <w:rPr>
                                          <w:rFonts w:ascii="Cambria Math" w:hAnsi="Cambria Math"/>
                                          <w:i/>
                                        </w:rPr>
                                      </w:ins>
                                    </m:ctrlPr>
                                  </m:sSubPr>
                                  <m:e>
                                    <m:r>
                                      <w:ins w:id="3949" w:author="محمد زكريا سيد سيد ابوسبع" w:date="2023-03-31T16:34:00Z">
                                        <w:rPr>
                                          <w:rFonts w:ascii="Cambria Math" w:hAnsi="Cambria Math"/>
                                        </w:rPr>
                                        <m:t>δ</m:t>
                                      </w:ins>
                                    </m:r>
                                  </m:e>
                                  <m:sub>
                                    <m:r>
                                      <w:ins w:id="3950" w:author="محمد زكريا سيد سيد ابوسبع" w:date="2023-03-31T16:34:00Z">
                                        <w:rPr>
                                          <w:rFonts w:ascii="Cambria Math" w:hAnsi="Cambria Math"/>
                                        </w:rPr>
                                        <m:t>r</m:t>
                                      </w:ins>
                                    </m:r>
                                  </m:sub>
                                </m:sSub>
                              </m:sub>
                            </m:sSub>
                          </m:e>
                        </m:d>
                      </m:num>
                      <m:den>
                        <m:sSub>
                          <m:sSubPr>
                            <m:ctrlPr>
                              <w:ins w:id="3951" w:author="محمد زكريا سيد سيد ابوسبع" w:date="2023-03-31T16:34:00Z">
                                <w:rPr>
                                  <w:rFonts w:ascii="Cambria Math" w:eastAsiaTheme="minorEastAsia" w:hAnsi="Cambria Math"/>
                                  <w:i/>
                                </w:rPr>
                              </w:ins>
                            </m:ctrlPr>
                          </m:sSubPr>
                          <m:e>
                            <m:r>
                              <w:ins w:id="3952" w:author="محمد زكريا سيد سيد ابوسبع" w:date="2023-03-31T16:34:00Z">
                                <w:rPr>
                                  <w:rFonts w:ascii="Cambria Math" w:eastAsiaTheme="minorEastAsia" w:hAnsi="Cambria Math"/>
                                </w:rPr>
                                <m:t>I</m:t>
                              </w:ins>
                            </m:r>
                          </m:e>
                          <m:sub>
                            <m:r>
                              <w:ins w:id="3953" w:author="محمد زكريا سيد سيد ابوسبع" w:date="2023-03-31T16:34:00Z">
                                <w:rPr>
                                  <w:rFonts w:ascii="Cambria Math" w:eastAsiaTheme="minorEastAsia" w:hAnsi="Cambria Math"/>
                                </w:rPr>
                                <m:t>x</m:t>
                              </w:ins>
                            </m:r>
                          </m:sub>
                        </m:sSub>
                      </m:den>
                    </m:f>
                  </m:e>
                </m:d>
                <m:r>
                  <w:ins w:id="3954" w:author="محمد زكريا سيد سيد ابوسبع" w:date="2023-03-31T16:34:00Z">
                    <w:rPr>
                      <w:rFonts w:ascii="Cambria Math" w:eastAsiaTheme="minorEastAsia" w:hAnsi="Cambria Math"/>
                    </w:rPr>
                    <m:t>G</m:t>
                  </w:ins>
                </m:r>
              </m:oMath>
            </m:oMathPara>
          </w:p>
        </w:tc>
        <w:tc>
          <w:tcPr>
            <w:tcW w:w="4853" w:type="dxa"/>
            <w:tcBorders>
              <w:top w:val="nil"/>
              <w:left w:val="single" w:sz="4" w:space="0" w:color="auto"/>
              <w:bottom w:val="single" w:sz="4" w:space="0" w:color="auto"/>
              <w:right w:val="single" w:sz="4" w:space="0" w:color="auto"/>
            </w:tcBorders>
          </w:tcPr>
          <w:p w14:paraId="4462B000" w14:textId="77777777" w:rsidR="00E93874" w:rsidRPr="002B35C7" w:rsidRDefault="00000000" w:rsidP="00887189">
            <w:pPr>
              <w:rPr>
                <w:ins w:id="3955" w:author="محمد زكريا سيد سيد ابوسبع" w:date="2023-03-31T16:34:00Z"/>
              </w:rPr>
            </w:pPr>
            <m:oMathPara>
              <m:oMathParaPr>
                <m:jc m:val="left"/>
              </m:oMathParaPr>
              <m:oMath>
                <m:acc>
                  <m:accPr>
                    <m:chr m:val="́"/>
                    <m:ctrlPr>
                      <w:ins w:id="3956" w:author="محمد زكريا سيد سيد ابوسبع" w:date="2023-03-31T16:34:00Z">
                        <w:rPr>
                          <w:rFonts w:ascii="Cambria Math" w:hAnsi="Cambria Math"/>
                          <w:i/>
                        </w:rPr>
                      </w:ins>
                    </m:ctrlPr>
                  </m:accPr>
                  <m:e>
                    <m:sSub>
                      <m:sSubPr>
                        <m:ctrlPr>
                          <w:ins w:id="3957" w:author="محمد زكريا سيد سيد ابوسبع" w:date="2023-03-31T16:34:00Z">
                            <w:rPr>
                              <w:rFonts w:ascii="Cambria Math" w:hAnsi="Cambria Math"/>
                              <w:i/>
                            </w:rPr>
                          </w:ins>
                        </m:ctrlPr>
                      </m:sSubPr>
                      <m:e>
                        <m:r>
                          <w:ins w:id="3958" w:author="محمد زكريا سيد سيد ابوسبع" w:date="2023-03-31T16:34:00Z">
                            <w:rPr>
                              <w:rFonts w:ascii="Cambria Math" w:hAnsi="Cambria Math"/>
                            </w:rPr>
                            <m:t>N</m:t>
                          </w:ins>
                        </m:r>
                      </m:e>
                      <m:sub>
                        <m:sSub>
                          <m:sSubPr>
                            <m:ctrlPr>
                              <w:ins w:id="3959" w:author="محمد زكريا سيد سيد ابوسبع" w:date="2023-03-31T16:34:00Z">
                                <w:rPr>
                                  <w:rFonts w:ascii="Cambria Math" w:hAnsi="Cambria Math"/>
                                  <w:i/>
                                </w:rPr>
                              </w:ins>
                            </m:ctrlPr>
                          </m:sSubPr>
                          <m:e>
                            <m:r>
                              <w:ins w:id="3960" w:author="محمد زكريا سيد سيد ابوسبع" w:date="2023-03-31T16:34:00Z">
                                <w:rPr>
                                  <w:rFonts w:ascii="Cambria Math" w:hAnsi="Cambria Math"/>
                                </w:rPr>
                                <m:t>δ</m:t>
                              </w:ins>
                            </m:r>
                          </m:e>
                          <m:sub>
                            <m:r>
                              <w:ins w:id="3961" w:author="محمد زكريا سيد سيد ابوسبع" w:date="2023-03-31T16:34:00Z">
                                <w:rPr>
                                  <w:rFonts w:ascii="Cambria Math" w:hAnsi="Cambria Math"/>
                                </w:rPr>
                                <m:t>r</m:t>
                              </w:ins>
                            </m:r>
                          </m:sub>
                        </m:sSub>
                      </m:sub>
                    </m:sSub>
                  </m:e>
                </m:acc>
                <m:d>
                  <m:dPr>
                    <m:ctrlPr>
                      <w:ins w:id="3962" w:author="محمد زكريا سيد سيد ابوسبع" w:date="2023-03-31T16:34:00Z">
                        <w:rPr>
                          <w:rFonts w:ascii="Cambria Math" w:eastAsiaTheme="minorEastAsia" w:hAnsi="Cambria Math"/>
                          <w:i/>
                        </w:rPr>
                      </w:ins>
                    </m:ctrlPr>
                  </m:dPr>
                  <m:e>
                    <m:sSub>
                      <m:sSubPr>
                        <m:ctrlPr>
                          <w:ins w:id="3963" w:author="محمد زكريا سيد سيد ابوسبع" w:date="2023-03-31T16:34:00Z">
                            <w:rPr>
                              <w:rFonts w:ascii="Cambria Math" w:hAnsi="Cambria Math"/>
                              <w:i/>
                            </w:rPr>
                          </w:ins>
                        </m:ctrlPr>
                      </m:sSubPr>
                      <m:e>
                        <m:r>
                          <w:ins w:id="3964" w:author="محمد زكريا سيد سيد ابوسبع" w:date="2023-03-31T16:34:00Z">
                            <w:rPr>
                              <w:rFonts w:ascii="Cambria Math" w:hAnsi="Cambria Math"/>
                            </w:rPr>
                            <m:t>N</m:t>
                          </w:ins>
                        </m:r>
                      </m:e>
                      <m:sub>
                        <m:sSub>
                          <m:sSubPr>
                            <m:ctrlPr>
                              <w:ins w:id="3965" w:author="محمد زكريا سيد سيد ابوسبع" w:date="2023-03-31T16:34:00Z">
                                <w:rPr>
                                  <w:rFonts w:ascii="Cambria Math" w:hAnsi="Cambria Math"/>
                                  <w:i/>
                                </w:rPr>
                              </w:ins>
                            </m:ctrlPr>
                          </m:sSubPr>
                          <m:e>
                            <m:r>
                              <w:ins w:id="3966" w:author="محمد زكريا سيد سيد ابوسبع" w:date="2023-03-31T16:34:00Z">
                                <w:rPr>
                                  <w:rFonts w:ascii="Cambria Math" w:hAnsi="Cambria Math"/>
                                </w:rPr>
                                <m:t>δ</m:t>
                              </w:ins>
                            </m:r>
                          </m:e>
                          <m:sub>
                            <m:r>
                              <w:ins w:id="3967" w:author="محمد زكريا سيد سيد ابوسبع" w:date="2023-03-31T16:34:00Z">
                                <w:rPr>
                                  <w:rFonts w:ascii="Cambria Math" w:hAnsi="Cambria Math"/>
                                </w:rPr>
                                <m:t>a</m:t>
                              </w:ins>
                            </m:r>
                          </m:sub>
                        </m:sSub>
                      </m:sub>
                    </m:sSub>
                    <m:r>
                      <w:ins w:id="3968" w:author="محمد زكريا سيد سيد ابوسبع" w:date="2023-03-31T16:34:00Z">
                        <w:rPr>
                          <w:rFonts w:ascii="Cambria Math" w:hAnsi="Cambria Math"/>
                        </w:rPr>
                        <m:t>+</m:t>
                      </w:ins>
                    </m:r>
                    <m:f>
                      <m:fPr>
                        <m:type m:val="lin"/>
                        <m:ctrlPr>
                          <w:ins w:id="3969" w:author="محمد زكريا سيد سيد ابوسبع" w:date="2023-03-31T16:34:00Z">
                            <w:rPr>
                              <w:rFonts w:ascii="Cambria Math" w:hAnsi="Cambria Math"/>
                              <w:i/>
                            </w:rPr>
                          </w:ins>
                        </m:ctrlPr>
                      </m:fPr>
                      <m:num>
                        <m:d>
                          <m:dPr>
                            <m:ctrlPr>
                              <w:ins w:id="3970" w:author="محمد زكريا سيد سيد ابوسبع" w:date="2023-03-31T16:34:00Z">
                                <w:rPr>
                                  <w:rFonts w:ascii="Cambria Math" w:hAnsi="Cambria Math"/>
                                  <w:i/>
                                </w:rPr>
                              </w:ins>
                            </m:ctrlPr>
                          </m:dPr>
                          <m:e>
                            <m:sSub>
                              <m:sSubPr>
                                <m:ctrlPr>
                                  <w:ins w:id="3971" w:author="محمد زكريا سيد سيد ابوسبع" w:date="2023-03-31T16:34:00Z">
                                    <w:rPr>
                                      <w:rFonts w:ascii="Cambria Math" w:eastAsiaTheme="minorEastAsia" w:hAnsi="Cambria Math"/>
                                      <w:i/>
                                    </w:rPr>
                                  </w:ins>
                                </m:ctrlPr>
                              </m:sSubPr>
                              <m:e>
                                <m:r>
                                  <w:ins w:id="3972" w:author="محمد زكريا سيد سيد ابوسبع" w:date="2023-03-31T16:34:00Z">
                                    <w:rPr>
                                      <w:rFonts w:ascii="Cambria Math" w:eastAsiaTheme="minorEastAsia" w:hAnsi="Cambria Math"/>
                                    </w:rPr>
                                    <m:t>I</m:t>
                                  </w:ins>
                                </m:r>
                              </m:e>
                              <m:sub>
                                <m:r>
                                  <w:ins w:id="3973" w:author="محمد زكريا سيد سيد ابوسبع" w:date="2023-03-31T16:34:00Z">
                                    <w:rPr>
                                      <w:rFonts w:ascii="Cambria Math" w:eastAsiaTheme="minorEastAsia" w:hAnsi="Cambria Math"/>
                                    </w:rPr>
                                    <m:t>xz</m:t>
                                  </w:ins>
                                </m:r>
                              </m:sub>
                            </m:sSub>
                            <m:r>
                              <w:ins w:id="3974" w:author="محمد زكريا سيد سيد ابوسبع" w:date="2023-03-31T16:34:00Z">
                                <w:rPr>
                                  <w:rFonts w:ascii="Cambria Math" w:eastAsiaTheme="minorEastAsia" w:hAnsi="Cambria Math"/>
                                </w:rPr>
                                <m:t xml:space="preserve"> </m:t>
                              </w:ins>
                            </m:r>
                            <m:sSub>
                              <m:sSubPr>
                                <m:ctrlPr>
                                  <w:ins w:id="3975" w:author="محمد زكريا سيد سيد ابوسبع" w:date="2023-03-31T16:34:00Z">
                                    <w:rPr>
                                      <w:rFonts w:ascii="Cambria Math" w:hAnsi="Cambria Math"/>
                                      <w:i/>
                                    </w:rPr>
                                  </w:ins>
                                </m:ctrlPr>
                              </m:sSubPr>
                              <m:e>
                                <m:r>
                                  <w:ins w:id="3976" w:author="محمد زكريا سيد سيد ابوسبع" w:date="2023-03-31T16:34:00Z">
                                    <w:rPr>
                                      <w:rFonts w:ascii="Cambria Math" w:hAnsi="Cambria Math"/>
                                    </w:rPr>
                                    <m:t>L</m:t>
                                  </w:ins>
                                </m:r>
                              </m:e>
                              <m:sub>
                                <m:sSub>
                                  <m:sSubPr>
                                    <m:ctrlPr>
                                      <w:ins w:id="3977" w:author="محمد زكريا سيد سيد ابوسبع" w:date="2023-03-31T16:34:00Z">
                                        <w:rPr>
                                          <w:rFonts w:ascii="Cambria Math" w:hAnsi="Cambria Math"/>
                                          <w:i/>
                                        </w:rPr>
                                      </w:ins>
                                    </m:ctrlPr>
                                  </m:sSubPr>
                                  <m:e>
                                    <m:r>
                                      <w:ins w:id="3978" w:author="محمد زكريا سيد سيد ابوسبع" w:date="2023-03-31T16:34:00Z">
                                        <w:rPr>
                                          <w:rFonts w:ascii="Cambria Math" w:hAnsi="Cambria Math"/>
                                        </w:rPr>
                                        <m:t>δ</m:t>
                                      </w:ins>
                                    </m:r>
                                  </m:e>
                                  <m:sub>
                                    <m:r>
                                      <w:ins w:id="3979" w:author="محمد زكريا سيد سيد ابوسبع" w:date="2023-03-31T16:34:00Z">
                                        <w:rPr>
                                          <w:rFonts w:ascii="Cambria Math" w:hAnsi="Cambria Math"/>
                                        </w:rPr>
                                        <m:t>a</m:t>
                                      </w:ins>
                                    </m:r>
                                  </m:sub>
                                </m:sSub>
                              </m:sub>
                            </m:sSub>
                          </m:e>
                        </m:d>
                      </m:num>
                      <m:den>
                        <m:sSub>
                          <m:sSubPr>
                            <m:ctrlPr>
                              <w:ins w:id="3980" w:author="محمد زكريا سيد سيد ابوسبع" w:date="2023-03-31T16:34:00Z">
                                <w:rPr>
                                  <w:rFonts w:ascii="Cambria Math" w:eastAsiaTheme="minorEastAsia" w:hAnsi="Cambria Math"/>
                                  <w:i/>
                                </w:rPr>
                              </w:ins>
                            </m:ctrlPr>
                          </m:sSubPr>
                          <m:e>
                            <m:r>
                              <w:ins w:id="3981" w:author="محمد زكريا سيد سيد ابوسبع" w:date="2023-03-31T16:34:00Z">
                                <w:rPr>
                                  <w:rFonts w:ascii="Cambria Math" w:eastAsiaTheme="minorEastAsia" w:hAnsi="Cambria Math"/>
                                </w:rPr>
                                <m:t>I</m:t>
                              </w:ins>
                            </m:r>
                          </m:e>
                          <m:sub>
                            <m:r>
                              <w:ins w:id="3982" w:author="محمد زكريا سيد سيد ابوسبع" w:date="2023-03-31T16:34:00Z">
                                <w:rPr>
                                  <w:rFonts w:ascii="Cambria Math" w:eastAsiaTheme="minorEastAsia" w:hAnsi="Cambria Math"/>
                                </w:rPr>
                                <m:t>z</m:t>
                              </w:ins>
                            </m:r>
                          </m:sub>
                        </m:sSub>
                      </m:den>
                    </m:f>
                  </m:e>
                </m:d>
                <m:r>
                  <w:ins w:id="3983" w:author="محمد زكريا سيد سيد ابوسبع" w:date="2023-03-31T16:34:00Z">
                    <w:rPr>
                      <w:rFonts w:ascii="Cambria Math" w:eastAsiaTheme="minorEastAsia" w:hAnsi="Cambria Math"/>
                    </w:rPr>
                    <m:t>G</m:t>
                  </w:ins>
                </m:r>
              </m:oMath>
            </m:oMathPara>
          </w:p>
        </w:tc>
      </w:tr>
      <w:tr w:rsidR="00E93874" w14:paraId="5F7A773D" w14:textId="77777777" w:rsidTr="00887189">
        <w:trPr>
          <w:trHeight w:val="706"/>
          <w:ins w:id="3984" w:author="محمد زكريا سيد سيد ابوسبع" w:date="2023-03-31T16:34:00Z"/>
        </w:trPr>
        <w:tc>
          <w:tcPr>
            <w:tcW w:w="9493" w:type="dxa"/>
            <w:gridSpan w:val="2"/>
            <w:tcBorders>
              <w:left w:val="single" w:sz="4" w:space="0" w:color="auto"/>
              <w:bottom w:val="single" w:sz="4" w:space="0" w:color="auto"/>
              <w:right w:val="single" w:sz="4" w:space="0" w:color="auto"/>
            </w:tcBorders>
          </w:tcPr>
          <w:p w14:paraId="33159ED1" w14:textId="77777777" w:rsidR="00E93874" w:rsidRPr="002B35C7" w:rsidRDefault="00E93874" w:rsidP="00887189">
            <w:pPr>
              <w:rPr>
                <w:ins w:id="3985" w:author="محمد زكريا سيد سيد ابوسبع" w:date="2023-03-31T16:34:00Z"/>
              </w:rPr>
            </w:pPr>
            <m:oMathPara>
              <m:oMath>
                <m:r>
                  <w:ins w:id="3986" w:author="محمد زكريا سيد سيد ابوسبع" w:date="2023-03-31T16:34:00Z">
                    <w:rPr>
                      <w:rFonts w:ascii="Cambria Math" w:hAnsi="Cambria Math"/>
                    </w:rPr>
                    <m:t>G=</m:t>
                  </w:ins>
                </m:r>
                <m:f>
                  <m:fPr>
                    <m:ctrlPr>
                      <w:ins w:id="3987" w:author="محمد زكريا سيد سيد ابوسبع" w:date="2023-03-31T16:34:00Z">
                        <w:rPr>
                          <w:rFonts w:ascii="Cambria Math" w:eastAsiaTheme="minorEastAsia" w:hAnsi="Cambria Math"/>
                          <w:i/>
                        </w:rPr>
                      </w:ins>
                    </m:ctrlPr>
                  </m:fPr>
                  <m:num>
                    <m:sSub>
                      <m:sSubPr>
                        <m:ctrlPr>
                          <w:ins w:id="3988" w:author="محمد زكريا سيد سيد ابوسبع" w:date="2023-03-31T16:34:00Z">
                            <w:rPr>
                              <w:rFonts w:ascii="Cambria Math" w:eastAsiaTheme="minorEastAsia" w:hAnsi="Cambria Math"/>
                              <w:i/>
                            </w:rPr>
                          </w:ins>
                        </m:ctrlPr>
                      </m:sSubPr>
                      <m:e>
                        <m:r>
                          <w:ins w:id="3989" w:author="محمد زكريا سيد سيد ابوسبع" w:date="2023-03-31T16:34:00Z">
                            <w:rPr>
                              <w:rFonts w:ascii="Cambria Math" w:eastAsiaTheme="minorEastAsia" w:hAnsi="Cambria Math"/>
                            </w:rPr>
                            <m:t>I</m:t>
                          </w:ins>
                        </m:r>
                      </m:e>
                      <m:sub>
                        <m:r>
                          <w:ins w:id="3990" w:author="محمد زكريا سيد سيد ابوسبع" w:date="2023-03-31T16:34:00Z">
                            <w:rPr>
                              <w:rFonts w:ascii="Cambria Math" w:eastAsiaTheme="minorEastAsia" w:hAnsi="Cambria Math"/>
                            </w:rPr>
                            <m:t>x</m:t>
                          </w:ins>
                        </m:r>
                      </m:sub>
                    </m:sSub>
                    <m:sSub>
                      <m:sSubPr>
                        <m:ctrlPr>
                          <w:ins w:id="3991" w:author="محمد زكريا سيد سيد ابوسبع" w:date="2023-03-31T16:34:00Z">
                            <w:rPr>
                              <w:rFonts w:ascii="Cambria Math" w:eastAsiaTheme="minorEastAsia" w:hAnsi="Cambria Math"/>
                              <w:i/>
                            </w:rPr>
                          </w:ins>
                        </m:ctrlPr>
                      </m:sSubPr>
                      <m:e>
                        <m:r>
                          <w:ins w:id="3992" w:author="محمد زكريا سيد سيد ابوسبع" w:date="2023-03-31T16:34:00Z">
                            <w:rPr>
                              <w:rFonts w:ascii="Cambria Math" w:eastAsiaTheme="minorEastAsia" w:hAnsi="Cambria Math"/>
                            </w:rPr>
                            <m:t>I</m:t>
                          </w:ins>
                        </m:r>
                      </m:e>
                      <m:sub>
                        <m:r>
                          <w:ins w:id="3993" w:author="محمد زكريا سيد سيد ابوسبع" w:date="2023-03-31T16:34:00Z">
                            <w:rPr>
                              <w:rFonts w:ascii="Cambria Math" w:eastAsiaTheme="minorEastAsia" w:hAnsi="Cambria Math"/>
                            </w:rPr>
                            <m:t>z</m:t>
                          </w:ins>
                        </m:r>
                      </m:sub>
                    </m:sSub>
                  </m:num>
                  <m:den>
                    <m:sSub>
                      <m:sSubPr>
                        <m:ctrlPr>
                          <w:ins w:id="3994" w:author="محمد زكريا سيد سيد ابوسبع" w:date="2023-03-31T16:34:00Z">
                            <w:rPr>
                              <w:rFonts w:ascii="Cambria Math" w:eastAsiaTheme="minorEastAsia" w:hAnsi="Cambria Math"/>
                              <w:i/>
                            </w:rPr>
                          </w:ins>
                        </m:ctrlPr>
                      </m:sSubPr>
                      <m:e>
                        <m:r>
                          <w:ins w:id="3995" w:author="محمد زكريا سيد سيد ابوسبع" w:date="2023-03-31T16:34:00Z">
                            <w:rPr>
                              <w:rFonts w:ascii="Cambria Math" w:eastAsiaTheme="minorEastAsia" w:hAnsi="Cambria Math"/>
                            </w:rPr>
                            <m:t>I</m:t>
                          </w:ins>
                        </m:r>
                      </m:e>
                      <m:sub>
                        <m:r>
                          <w:ins w:id="3996" w:author="محمد زكريا سيد سيد ابوسبع" w:date="2023-03-31T16:34:00Z">
                            <w:rPr>
                              <w:rFonts w:ascii="Cambria Math" w:eastAsiaTheme="minorEastAsia" w:hAnsi="Cambria Math"/>
                            </w:rPr>
                            <m:t>x</m:t>
                          </w:ins>
                        </m:r>
                      </m:sub>
                    </m:sSub>
                    <m:sSub>
                      <m:sSubPr>
                        <m:ctrlPr>
                          <w:ins w:id="3997" w:author="محمد زكريا سيد سيد ابوسبع" w:date="2023-03-31T16:34:00Z">
                            <w:rPr>
                              <w:rFonts w:ascii="Cambria Math" w:eastAsiaTheme="minorEastAsia" w:hAnsi="Cambria Math"/>
                              <w:i/>
                            </w:rPr>
                          </w:ins>
                        </m:ctrlPr>
                      </m:sSubPr>
                      <m:e>
                        <m:r>
                          <w:ins w:id="3998" w:author="محمد زكريا سيد سيد ابوسبع" w:date="2023-03-31T16:34:00Z">
                            <w:rPr>
                              <w:rFonts w:ascii="Cambria Math" w:eastAsiaTheme="minorEastAsia" w:hAnsi="Cambria Math"/>
                            </w:rPr>
                            <m:t>I</m:t>
                          </w:ins>
                        </m:r>
                      </m:e>
                      <m:sub>
                        <m:r>
                          <w:ins w:id="3999" w:author="محمد زكريا سيد سيد ابوسبع" w:date="2023-03-31T16:34:00Z">
                            <w:rPr>
                              <w:rFonts w:ascii="Cambria Math" w:eastAsiaTheme="minorEastAsia" w:hAnsi="Cambria Math"/>
                            </w:rPr>
                            <m:t>z</m:t>
                          </w:ins>
                        </m:r>
                      </m:sub>
                    </m:sSub>
                    <m:r>
                      <w:ins w:id="4000" w:author="محمد زكريا سيد سيد ابوسبع" w:date="2023-03-31T16:34:00Z">
                        <w:rPr>
                          <w:rFonts w:ascii="Cambria Math" w:eastAsiaTheme="minorEastAsia" w:hAnsi="Cambria Math"/>
                        </w:rPr>
                        <m:t>-</m:t>
                      </w:ins>
                    </m:r>
                    <m:sSup>
                      <m:sSupPr>
                        <m:ctrlPr>
                          <w:ins w:id="4001" w:author="محمد زكريا سيد سيد ابوسبع" w:date="2023-03-31T16:34:00Z">
                            <w:rPr>
                              <w:rFonts w:ascii="Cambria Math" w:eastAsiaTheme="minorEastAsia" w:hAnsi="Cambria Math"/>
                              <w:i/>
                            </w:rPr>
                          </w:ins>
                        </m:ctrlPr>
                      </m:sSupPr>
                      <m:e>
                        <m:d>
                          <m:dPr>
                            <m:ctrlPr>
                              <w:ins w:id="4002" w:author="محمد زكريا سيد سيد ابوسبع" w:date="2023-03-31T16:34:00Z">
                                <w:rPr>
                                  <w:rFonts w:ascii="Cambria Math" w:eastAsiaTheme="minorEastAsia" w:hAnsi="Cambria Math"/>
                                  <w:i/>
                                </w:rPr>
                              </w:ins>
                            </m:ctrlPr>
                          </m:dPr>
                          <m:e>
                            <m:sSub>
                              <m:sSubPr>
                                <m:ctrlPr>
                                  <w:ins w:id="4003" w:author="محمد زكريا سيد سيد ابوسبع" w:date="2023-03-31T16:34:00Z">
                                    <w:rPr>
                                      <w:rFonts w:ascii="Cambria Math" w:eastAsiaTheme="minorEastAsia" w:hAnsi="Cambria Math"/>
                                      <w:i/>
                                    </w:rPr>
                                  </w:ins>
                                </m:ctrlPr>
                              </m:sSubPr>
                              <m:e>
                                <m:r>
                                  <w:ins w:id="4004" w:author="محمد زكريا سيد سيد ابوسبع" w:date="2023-03-31T16:34:00Z">
                                    <w:rPr>
                                      <w:rFonts w:ascii="Cambria Math" w:eastAsiaTheme="minorEastAsia" w:hAnsi="Cambria Math"/>
                                    </w:rPr>
                                    <m:t>I</m:t>
                                  </w:ins>
                                </m:r>
                              </m:e>
                              <m:sub>
                                <m:r>
                                  <w:ins w:id="4005" w:author="محمد زكريا سيد سيد ابوسبع" w:date="2023-03-31T16:34:00Z">
                                    <w:rPr>
                                      <w:rFonts w:ascii="Cambria Math" w:eastAsiaTheme="minorEastAsia" w:hAnsi="Cambria Math"/>
                                    </w:rPr>
                                    <m:t>xz</m:t>
                                  </w:ins>
                                </m:r>
                              </m:sub>
                            </m:sSub>
                          </m:e>
                        </m:d>
                      </m:e>
                      <m:sup>
                        <m:r>
                          <w:ins w:id="4006" w:author="محمد زكريا سيد سيد ابوسبع" w:date="2023-03-31T16:34:00Z">
                            <w:rPr>
                              <w:rFonts w:ascii="Cambria Math" w:eastAsiaTheme="minorEastAsia" w:hAnsi="Cambria Math"/>
                            </w:rPr>
                            <m:t>2</m:t>
                          </w:ins>
                        </m:r>
                      </m:sup>
                    </m:sSup>
                  </m:den>
                </m:f>
                <m:r>
                  <w:ins w:id="4007" w:author="محمد زكريا سيد سيد ابوسبع" w:date="2023-03-31T16:34:00Z">
                    <w:rPr>
                      <w:rFonts w:ascii="Cambria Math" w:eastAsiaTheme="minorEastAsia" w:hAnsi="Cambria Math"/>
                    </w:rPr>
                    <m:t>=</m:t>
                  </w:ins>
                </m:r>
                <m:f>
                  <m:fPr>
                    <m:type m:val="skw"/>
                    <m:ctrlPr>
                      <w:ins w:id="4008" w:author="محمد زكريا سيد سيد ابوسبع" w:date="2023-03-31T16:34:00Z">
                        <w:rPr>
                          <w:rFonts w:ascii="Cambria Math" w:eastAsiaTheme="minorEastAsia" w:hAnsi="Cambria Math"/>
                          <w:i/>
                        </w:rPr>
                      </w:ins>
                    </m:ctrlPr>
                  </m:fPr>
                  <m:num>
                    <m:r>
                      <w:ins w:id="4009" w:author="محمد زكريا سيد سيد ابوسبع" w:date="2023-03-31T16:34:00Z">
                        <w:rPr>
                          <w:rFonts w:ascii="Cambria Math" w:eastAsiaTheme="minorEastAsia" w:hAnsi="Cambria Math"/>
                        </w:rPr>
                        <m:t>1</m:t>
                      </w:ins>
                    </m:r>
                  </m:num>
                  <m:den>
                    <m:d>
                      <m:dPr>
                        <m:ctrlPr>
                          <w:ins w:id="4010" w:author="محمد زكريا سيد سيد ابوسبع" w:date="2023-03-31T16:34:00Z">
                            <w:rPr>
                              <w:rFonts w:ascii="Cambria Math" w:eastAsiaTheme="minorEastAsia" w:hAnsi="Cambria Math"/>
                              <w:i/>
                            </w:rPr>
                          </w:ins>
                        </m:ctrlPr>
                      </m:dPr>
                      <m:e>
                        <m:r>
                          <w:ins w:id="4011" w:author="محمد زكريا سيد سيد ابوسبع" w:date="2023-03-31T16:34:00Z">
                            <w:rPr>
                              <w:rFonts w:ascii="Cambria Math" w:eastAsiaTheme="minorEastAsia" w:hAnsi="Cambria Math"/>
                            </w:rPr>
                            <m:t>1-</m:t>
                          </w:ins>
                        </m:r>
                        <m:d>
                          <m:dPr>
                            <m:ctrlPr>
                              <w:ins w:id="4012" w:author="محمد زكريا سيد سيد ابوسبع" w:date="2023-03-31T16:34:00Z">
                                <w:rPr>
                                  <w:rFonts w:ascii="Cambria Math" w:eastAsiaTheme="minorEastAsia" w:hAnsi="Cambria Math"/>
                                  <w:i/>
                                </w:rPr>
                              </w:ins>
                            </m:ctrlPr>
                          </m:dPr>
                          <m:e>
                            <m:f>
                              <m:fPr>
                                <m:type m:val="lin"/>
                                <m:ctrlPr>
                                  <w:ins w:id="4013" w:author="محمد زكريا سيد سيد ابوسبع" w:date="2023-03-31T16:34:00Z">
                                    <w:rPr>
                                      <w:rFonts w:ascii="Cambria Math" w:eastAsiaTheme="minorEastAsia" w:hAnsi="Cambria Math"/>
                                      <w:i/>
                                    </w:rPr>
                                  </w:ins>
                                </m:ctrlPr>
                              </m:fPr>
                              <m:num>
                                <m:sSup>
                                  <m:sSupPr>
                                    <m:ctrlPr>
                                      <w:ins w:id="4014" w:author="محمد زكريا سيد سيد ابوسبع" w:date="2023-03-31T16:34:00Z">
                                        <w:rPr>
                                          <w:rFonts w:ascii="Cambria Math" w:eastAsiaTheme="minorEastAsia" w:hAnsi="Cambria Math"/>
                                          <w:i/>
                                        </w:rPr>
                                      </w:ins>
                                    </m:ctrlPr>
                                  </m:sSupPr>
                                  <m:e>
                                    <m:d>
                                      <m:dPr>
                                        <m:ctrlPr>
                                          <w:ins w:id="4015" w:author="محمد زكريا سيد سيد ابوسبع" w:date="2023-03-31T16:34:00Z">
                                            <w:rPr>
                                              <w:rFonts w:ascii="Cambria Math" w:eastAsiaTheme="minorEastAsia" w:hAnsi="Cambria Math"/>
                                              <w:i/>
                                            </w:rPr>
                                          </w:ins>
                                        </m:ctrlPr>
                                      </m:dPr>
                                      <m:e>
                                        <m:sSub>
                                          <m:sSubPr>
                                            <m:ctrlPr>
                                              <w:ins w:id="4016" w:author="محمد زكريا سيد سيد ابوسبع" w:date="2023-03-31T16:34:00Z">
                                                <w:rPr>
                                                  <w:rFonts w:ascii="Cambria Math" w:eastAsiaTheme="minorEastAsia" w:hAnsi="Cambria Math"/>
                                                  <w:i/>
                                                </w:rPr>
                                              </w:ins>
                                            </m:ctrlPr>
                                          </m:sSubPr>
                                          <m:e>
                                            <m:r>
                                              <w:ins w:id="4017" w:author="محمد زكريا سيد سيد ابوسبع" w:date="2023-03-31T16:34:00Z">
                                                <w:rPr>
                                                  <w:rFonts w:ascii="Cambria Math" w:eastAsiaTheme="minorEastAsia" w:hAnsi="Cambria Math"/>
                                                </w:rPr>
                                                <m:t>I</m:t>
                                              </w:ins>
                                            </m:r>
                                          </m:e>
                                          <m:sub>
                                            <m:r>
                                              <w:ins w:id="4018" w:author="محمد زكريا سيد سيد ابوسبع" w:date="2023-03-31T16:34:00Z">
                                                <w:rPr>
                                                  <w:rFonts w:ascii="Cambria Math" w:eastAsiaTheme="minorEastAsia" w:hAnsi="Cambria Math"/>
                                                </w:rPr>
                                                <m:t>xz</m:t>
                                              </w:ins>
                                            </m:r>
                                          </m:sub>
                                        </m:sSub>
                                      </m:e>
                                    </m:d>
                                  </m:e>
                                  <m:sup>
                                    <m:r>
                                      <w:ins w:id="4019" w:author="محمد زكريا سيد سيد ابوسبع" w:date="2023-03-31T16:34:00Z">
                                        <w:rPr>
                                          <w:rFonts w:ascii="Cambria Math" w:eastAsiaTheme="minorEastAsia" w:hAnsi="Cambria Math"/>
                                        </w:rPr>
                                        <m:t>2</m:t>
                                      </w:ins>
                                    </m:r>
                                  </m:sup>
                                </m:sSup>
                              </m:num>
                              <m:den>
                                <m:sSub>
                                  <m:sSubPr>
                                    <m:ctrlPr>
                                      <w:ins w:id="4020" w:author="محمد زكريا سيد سيد ابوسبع" w:date="2023-03-31T16:34:00Z">
                                        <w:rPr>
                                          <w:rFonts w:ascii="Cambria Math" w:eastAsiaTheme="minorEastAsia" w:hAnsi="Cambria Math"/>
                                          <w:i/>
                                        </w:rPr>
                                      </w:ins>
                                    </m:ctrlPr>
                                  </m:sSubPr>
                                  <m:e>
                                    <m:r>
                                      <w:ins w:id="4021" w:author="محمد زكريا سيد سيد ابوسبع" w:date="2023-03-31T16:34:00Z">
                                        <w:rPr>
                                          <w:rFonts w:ascii="Cambria Math" w:eastAsiaTheme="minorEastAsia" w:hAnsi="Cambria Math"/>
                                        </w:rPr>
                                        <m:t>I</m:t>
                                      </w:ins>
                                    </m:r>
                                  </m:e>
                                  <m:sub>
                                    <m:r>
                                      <w:ins w:id="4022" w:author="محمد زكريا سيد سيد ابوسبع" w:date="2023-03-31T16:34:00Z">
                                        <w:rPr>
                                          <w:rFonts w:ascii="Cambria Math" w:eastAsiaTheme="minorEastAsia" w:hAnsi="Cambria Math"/>
                                        </w:rPr>
                                        <m:t>x</m:t>
                                      </w:ins>
                                    </m:r>
                                  </m:sub>
                                </m:sSub>
                                <m:sSub>
                                  <m:sSubPr>
                                    <m:ctrlPr>
                                      <w:ins w:id="4023" w:author="محمد زكريا سيد سيد ابوسبع" w:date="2023-03-31T16:34:00Z">
                                        <w:rPr>
                                          <w:rFonts w:ascii="Cambria Math" w:eastAsiaTheme="minorEastAsia" w:hAnsi="Cambria Math"/>
                                          <w:i/>
                                        </w:rPr>
                                      </w:ins>
                                    </m:ctrlPr>
                                  </m:sSubPr>
                                  <m:e>
                                    <m:r>
                                      <w:ins w:id="4024" w:author="محمد زكريا سيد سيد ابوسبع" w:date="2023-03-31T16:34:00Z">
                                        <w:rPr>
                                          <w:rFonts w:ascii="Cambria Math" w:eastAsiaTheme="minorEastAsia" w:hAnsi="Cambria Math"/>
                                        </w:rPr>
                                        <m:t>I</m:t>
                                      </w:ins>
                                    </m:r>
                                  </m:e>
                                  <m:sub>
                                    <m:r>
                                      <w:ins w:id="4025" w:author="محمد زكريا سيد سيد ابوسبع" w:date="2023-03-31T16:34:00Z">
                                        <w:rPr>
                                          <w:rFonts w:ascii="Cambria Math" w:eastAsiaTheme="minorEastAsia" w:hAnsi="Cambria Math"/>
                                        </w:rPr>
                                        <m:t>z</m:t>
                                      </w:ins>
                                    </m:r>
                                  </m:sub>
                                </m:sSub>
                              </m:den>
                            </m:f>
                          </m:e>
                        </m:d>
                      </m:e>
                    </m:d>
                  </m:den>
                </m:f>
              </m:oMath>
            </m:oMathPara>
          </w:p>
        </w:tc>
      </w:tr>
    </w:tbl>
    <w:p w14:paraId="783D4BA7" w14:textId="77777777" w:rsidR="00E93874" w:rsidRDefault="00E93874" w:rsidP="00E93874">
      <w:pPr>
        <w:ind w:left="0"/>
        <w:rPr>
          <w:ins w:id="4026" w:author="محمد زكريا سيد سيد ابوسبع" w:date="2023-03-31T16:34:00Z"/>
        </w:rPr>
      </w:pPr>
    </w:p>
    <w:p w14:paraId="628C4678" w14:textId="77777777" w:rsidR="00E93874" w:rsidRDefault="00E93874" w:rsidP="00E93874">
      <w:pPr>
        <w:rPr>
          <w:ins w:id="4027" w:author="محمد زكريا سيد سيد ابوسبع" w:date="2023-03-31T16:34:00Z"/>
        </w:rPr>
      </w:pPr>
      <w:ins w:id="4028" w:author="محمد زكريا سيد سيد ابوسبع" w:date="2023-03-31T16:34:00Z">
        <w:r>
          <w:t>For simple calculation of the aircraft response t we can use the next approximations.</w:t>
        </w:r>
      </w:ins>
    </w:p>
    <w:p w14:paraId="3A784CB9" w14:textId="77777777" w:rsidR="00E93874" w:rsidRDefault="00E93874" w:rsidP="00E93874">
      <w:pPr>
        <w:rPr>
          <w:ins w:id="4029" w:author="محمد زكريا سيد سيد ابوسبع" w:date="2023-03-31T16:34:00Z"/>
        </w:rPr>
      </w:pPr>
    </w:p>
    <w:p w14:paraId="34243AF6" w14:textId="77777777" w:rsidR="00E93874" w:rsidRPr="00887189" w:rsidRDefault="00E93874" w:rsidP="00E93874">
      <w:pPr>
        <w:rPr>
          <w:ins w:id="4030" w:author="محمد زكريا سيد سيد ابوسبع" w:date="2023-03-31T16:34:00Z"/>
          <w:b/>
          <w:bCs/>
        </w:rPr>
      </w:pPr>
      <w:ins w:id="4031" w:author="محمد زكريا سيد سيد ابوسبع" w:date="2023-03-31T16:34:00Z">
        <w:r w:rsidRPr="00887189">
          <w:rPr>
            <w:b/>
            <w:bCs/>
          </w:rPr>
          <w:t>3 DOF Spiral approximation</w:t>
        </w:r>
      </w:ins>
    </w:p>
    <w:p w14:paraId="6CF6BC77" w14:textId="77777777" w:rsidR="00E93874" w:rsidRDefault="00E93874" w:rsidP="00E93874">
      <w:pPr>
        <w:rPr>
          <w:ins w:id="4032" w:author="محمد زكريا سيد سيد ابوسبع" w:date="2023-03-31T16:34:00Z"/>
        </w:rPr>
      </w:pPr>
      <w:ins w:id="4033" w:author="محمد زكريا سيد سيد ابوسبع" w:date="2023-03-31T16:34:00Z">
        <w:r>
          <w:t>As it is clear in the attached figure how does the airplane behave when it is in the spiral mode.</w:t>
        </w:r>
      </w:ins>
    </w:p>
    <w:p w14:paraId="50A91DE9" w14:textId="77777777" w:rsidR="00E93874" w:rsidRDefault="00E93874" w:rsidP="00E93874">
      <w:pPr>
        <w:rPr>
          <w:ins w:id="4034" w:author="محمد زكريا سيد سيد ابوسبع" w:date="2023-03-31T16:34:00Z"/>
        </w:rPr>
      </w:pPr>
      <w:ins w:id="4035" w:author="محمد زكريا سيد سيد ابوسبع" w:date="2023-03-31T16:34:00Z">
        <w:r>
          <w:t>The side force equation of motion will be neglected and will put</w:t>
        </w:r>
      </w:ins>
      <m:oMath>
        <m:r>
          <w:ins w:id="4036" w:author="محمد زكريا سيد سيد ابوسبع" w:date="2023-03-31T16:34:00Z">
            <w:rPr>
              <w:rFonts w:ascii="Cambria Math" w:eastAsia="Cambria Math" w:hAnsi="Cambria Math" w:cs="Cambria Math"/>
            </w:rPr>
            <m:t>∆β=0</m:t>
          </w:ins>
        </m:r>
      </m:oMath>
      <w:ins w:id="4037" w:author="محمد زكريا سيد سيد ابوسبع" w:date="2023-03-31T16:34:00Z">
        <w:r>
          <w:t>.</w:t>
        </w:r>
      </w:ins>
    </w:p>
    <w:p w14:paraId="02ED5714" w14:textId="77777777" w:rsidR="00E93874" w:rsidRDefault="00E93874" w:rsidP="00E93874">
      <w:pPr>
        <w:rPr>
          <w:ins w:id="4038" w:author="محمد زكريا سيد سيد ابوسبع" w:date="2023-03-31T16:34:00Z"/>
        </w:rPr>
      </w:pPr>
      <w:ins w:id="4039" w:author="محمد زكريا سيد سيد ابوسبع" w:date="2023-03-31T16:34:00Z">
        <w:r>
          <w:t>Therefore, the 3 DOF spiral approximation will be as shown in the following:</w:t>
        </w:r>
      </w:ins>
    </w:p>
    <w:p w14:paraId="66324F2A" w14:textId="77777777" w:rsidR="00E93874" w:rsidRDefault="00000000" w:rsidP="00E93874">
      <w:pPr>
        <w:rPr>
          <w:ins w:id="4040" w:author="محمد زكريا سيد سيد ابوسبع" w:date="2023-03-31T16:34:00Z"/>
        </w:rPr>
      </w:pPr>
      <m:oMathPara>
        <m:oMath>
          <m:d>
            <m:dPr>
              <m:begChr m:val="["/>
              <m:endChr m:val="]"/>
              <m:ctrlPr>
                <w:ins w:id="4041" w:author="محمد زكريا سيد سيد ابوسبع" w:date="2023-03-31T16:34:00Z">
                  <w:rPr>
                    <w:rFonts w:ascii="Cambria Math" w:hAnsi="Cambria Math"/>
                    <w:i/>
                  </w:rPr>
                </w:ins>
              </m:ctrlPr>
            </m:dPr>
            <m:e>
              <m:eqArr>
                <m:eqArrPr>
                  <m:ctrlPr>
                    <w:ins w:id="4042" w:author="محمد زكريا سيد سيد ابوسبع" w:date="2023-03-31T16:34:00Z">
                      <w:rPr>
                        <w:rFonts w:ascii="Cambria Math" w:hAnsi="Cambria Math"/>
                        <w:i/>
                      </w:rPr>
                    </w:ins>
                  </m:ctrlPr>
                </m:eqArrPr>
                <m:e>
                  <m:r>
                    <w:ins w:id="4043" w:author="محمد زكريا سيد سيد ابوسبع" w:date="2023-03-31T16:34:00Z">
                      <m:rPr>
                        <m:sty m:val="p"/>
                      </m:rPr>
                      <w:rPr>
                        <w:rFonts w:ascii="Cambria Math" w:hAnsi="Cambria Math"/>
                      </w:rPr>
                      <m:t>Δ</m:t>
                    </w:ins>
                  </m:r>
                  <m:acc>
                    <m:accPr>
                      <m:chr m:val="̇"/>
                      <m:ctrlPr>
                        <w:ins w:id="4044" w:author="محمد زكريا سيد سيد ابوسبع" w:date="2023-03-31T16:34:00Z">
                          <w:rPr>
                            <w:rFonts w:ascii="Cambria Math" w:hAnsi="Cambria Math"/>
                            <w:i/>
                          </w:rPr>
                        </w:ins>
                      </m:ctrlPr>
                    </m:accPr>
                    <m:e>
                      <m:r>
                        <w:ins w:id="4045" w:author="محمد زكريا سيد سيد ابوسبع" w:date="2023-03-31T16:34:00Z">
                          <w:rPr>
                            <w:rFonts w:ascii="Cambria Math" w:hAnsi="Cambria Math"/>
                          </w:rPr>
                          <m:t>p</m:t>
                        </w:ins>
                      </m:r>
                    </m:e>
                  </m:acc>
                  <m:ctrlPr>
                    <w:ins w:id="4046" w:author="محمد زكريا سيد سيد ابوسبع" w:date="2023-03-31T16:34:00Z">
                      <w:rPr>
                        <w:rFonts w:ascii="Cambria Math" w:eastAsia="Cambria Math" w:hAnsi="Cambria Math" w:cs="Cambria Math"/>
                        <w:i/>
                      </w:rPr>
                    </w:ins>
                  </m:ctrlPr>
                </m:e>
                <m:e>
                  <m:r>
                    <w:ins w:id="4047" w:author="محمد زكريا سيد سيد ابوسبع" w:date="2023-03-31T16:34:00Z">
                      <m:rPr>
                        <m:sty m:val="p"/>
                      </m:rPr>
                      <w:rPr>
                        <w:rFonts w:ascii="Cambria Math" w:hAnsi="Cambria Math"/>
                      </w:rPr>
                      <m:t>Δ</m:t>
                    </w:ins>
                  </m:r>
                  <m:acc>
                    <m:accPr>
                      <m:chr m:val="̇"/>
                      <m:ctrlPr>
                        <w:ins w:id="4048" w:author="محمد زكريا سيد سيد ابوسبع" w:date="2023-03-31T16:34:00Z">
                          <w:rPr>
                            <w:rFonts w:ascii="Cambria Math" w:hAnsi="Cambria Math"/>
                            <w:i/>
                          </w:rPr>
                        </w:ins>
                      </m:ctrlPr>
                    </m:accPr>
                    <m:e>
                      <m:r>
                        <w:ins w:id="4049" w:author="محمد زكريا سيد سيد ابوسبع" w:date="2023-03-31T16:34:00Z">
                          <w:rPr>
                            <w:rFonts w:ascii="Cambria Math" w:hAnsi="Cambria Math"/>
                          </w:rPr>
                          <m:t>r</m:t>
                        </w:ins>
                      </m:r>
                    </m:e>
                  </m:acc>
                  <m:ctrlPr>
                    <w:ins w:id="4050" w:author="محمد زكريا سيد سيد ابوسبع" w:date="2023-03-31T16:34:00Z">
                      <w:rPr>
                        <w:rFonts w:ascii="Cambria Math" w:eastAsia="Cambria Math" w:hAnsi="Cambria Math" w:cs="Cambria Math"/>
                        <w:i/>
                      </w:rPr>
                    </w:ins>
                  </m:ctrlPr>
                </m:e>
                <m:e>
                  <m:r>
                    <w:ins w:id="4051" w:author="محمد زكريا سيد سيد ابوسبع" w:date="2023-03-31T16:34:00Z">
                      <m:rPr>
                        <m:sty m:val="p"/>
                      </m:rPr>
                      <w:rPr>
                        <w:rFonts w:ascii="Cambria Math" w:hAnsi="Cambria Math"/>
                      </w:rPr>
                      <m:t>Δ</m:t>
                    </w:ins>
                  </m:r>
                  <m:acc>
                    <m:accPr>
                      <m:chr m:val="̇"/>
                      <m:ctrlPr>
                        <w:ins w:id="4052" w:author="محمد زكريا سيد سيد ابوسبع" w:date="2023-03-31T16:34:00Z">
                          <w:rPr>
                            <w:rFonts w:ascii="Cambria Math" w:hAnsi="Cambria Math"/>
                            <w:i/>
                          </w:rPr>
                        </w:ins>
                      </m:ctrlPr>
                    </m:accPr>
                    <m:e>
                      <m:r>
                        <w:ins w:id="4053" w:author="محمد زكريا سيد سيد ابوسبع" w:date="2023-03-31T16:34:00Z">
                          <w:rPr>
                            <w:rFonts w:ascii="Cambria Math" w:hAnsi="Cambria Math"/>
                          </w:rPr>
                          <m:t>φ</m:t>
                        </w:ins>
                      </m:r>
                    </m:e>
                  </m:acc>
                </m:e>
              </m:eqArr>
            </m:e>
          </m:d>
          <m:r>
            <w:ins w:id="4054" w:author="محمد زكريا سيد سيد ابوسبع" w:date="2023-03-31T16:34:00Z">
              <w:rPr>
                <w:rFonts w:ascii="Cambria Math" w:hAnsi="Cambria Math"/>
              </w:rPr>
              <m:t>=</m:t>
            </w:ins>
          </m:r>
          <m:d>
            <m:dPr>
              <m:begChr m:val="["/>
              <m:endChr m:val="]"/>
              <m:ctrlPr>
                <w:ins w:id="4055" w:author="محمد زكريا سيد سيد ابوسبع" w:date="2023-03-31T16:34:00Z">
                  <w:rPr>
                    <w:rFonts w:ascii="Cambria Math" w:hAnsi="Cambria Math"/>
                    <w:i/>
                  </w:rPr>
                </w:ins>
              </m:ctrlPr>
            </m:dPr>
            <m:e>
              <m:m>
                <m:mPr>
                  <m:mcs>
                    <m:mc>
                      <m:mcPr>
                        <m:count m:val="3"/>
                        <m:mcJc m:val="center"/>
                      </m:mcPr>
                    </m:mc>
                  </m:mcs>
                  <m:ctrlPr>
                    <w:ins w:id="4056" w:author="محمد زكريا سيد سيد ابوسبع" w:date="2023-03-31T16:34:00Z">
                      <w:rPr>
                        <w:rFonts w:ascii="Cambria Math" w:hAnsi="Cambria Math"/>
                        <w:i/>
                      </w:rPr>
                    </w:ins>
                  </m:ctrlPr>
                </m:mPr>
                <m:mr>
                  <m:e>
                    <m:acc>
                      <m:accPr>
                        <m:chr m:val="̀"/>
                        <m:ctrlPr>
                          <w:ins w:id="4057" w:author="محمد زكريا سيد سيد ابوسبع" w:date="2023-03-31T16:34:00Z">
                            <w:rPr>
                              <w:rFonts w:ascii="Cambria Math" w:hAnsi="Cambria Math"/>
                              <w:i/>
                            </w:rPr>
                          </w:ins>
                        </m:ctrlPr>
                      </m:accPr>
                      <m:e>
                        <m:sSub>
                          <m:sSubPr>
                            <m:ctrlPr>
                              <w:ins w:id="4058" w:author="محمد زكريا سيد سيد ابوسبع" w:date="2023-03-31T16:34:00Z">
                                <w:rPr>
                                  <w:rFonts w:ascii="Cambria Math" w:hAnsi="Cambria Math"/>
                                  <w:i/>
                                </w:rPr>
                              </w:ins>
                            </m:ctrlPr>
                          </m:sSubPr>
                          <m:e>
                            <m:r>
                              <w:ins w:id="4059" w:author="محمد زكريا سيد سيد ابوسبع" w:date="2023-03-31T16:34:00Z">
                                <w:rPr>
                                  <w:rFonts w:ascii="Cambria Math" w:hAnsi="Cambria Math"/>
                                </w:rPr>
                                <m:t>L</m:t>
                              </w:ins>
                            </m:r>
                          </m:e>
                          <m:sub>
                            <m:r>
                              <w:ins w:id="4060" w:author="محمد زكريا سيد سيد ابوسبع" w:date="2023-03-31T16:34:00Z">
                                <w:rPr>
                                  <w:rFonts w:ascii="Cambria Math" w:hAnsi="Cambria Math"/>
                                </w:rPr>
                                <m:t>p</m:t>
                              </w:ins>
                            </m:r>
                          </m:sub>
                        </m:sSub>
                      </m:e>
                    </m:acc>
                  </m:e>
                  <m:e>
                    <m:acc>
                      <m:accPr>
                        <m:chr m:val="̀"/>
                        <m:ctrlPr>
                          <w:ins w:id="4061" w:author="محمد زكريا سيد سيد ابوسبع" w:date="2023-03-31T16:34:00Z">
                            <w:rPr>
                              <w:rFonts w:ascii="Cambria Math" w:hAnsi="Cambria Math"/>
                              <w:i/>
                            </w:rPr>
                          </w:ins>
                        </m:ctrlPr>
                      </m:accPr>
                      <m:e>
                        <m:sSub>
                          <m:sSubPr>
                            <m:ctrlPr>
                              <w:ins w:id="4062" w:author="محمد زكريا سيد سيد ابوسبع" w:date="2023-03-31T16:34:00Z">
                                <w:rPr>
                                  <w:rFonts w:ascii="Cambria Math" w:hAnsi="Cambria Math"/>
                                  <w:i/>
                                </w:rPr>
                              </w:ins>
                            </m:ctrlPr>
                          </m:sSubPr>
                          <m:e>
                            <m:r>
                              <w:ins w:id="4063" w:author="محمد زكريا سيد سيد ابوسبع" w:date="2023-03-31T16:34:00Z">
                                <w:rPr>
                                  <w:rFonts w:ascii="Cambria Math" w:hAnsi="Cambria Math"/>
                                </w:rPr>
                                <m:t>L</m:t>
                              </w:ins>
                            </m:r>
                          </m:e>
                          <m:sub>
                            <m:r>
                              <w:ins w:id="4064" w:author="محمد زكريا سيد سيد ابوسبع" w:date="2023-03-31T16:34:00Z">
                                <w:rPr>
                                  <w:rFonts w:ascii="Cambria Math" w:hAnsi="Cambria Math"/>
                                </w:rPr>
                                <m:t>r</m:t>
                              </w:ins>
                            </m:r>
                          </m:sub>
                        </m:sSub>
                      </m:e>
                    </m:acc>
                  </m:e>
                  <m:e>
                    <m:r>
                      <w:ins w:id="4065" w:author="محمد زكريا سيد سيد ابوسبع" w:date="2023-03-31T16:34:00Z">
                        <w:rPr>
                          <w:rFonts w:ascii="Cambria Math" w:hAnsi="Cambria Math"/>
                        </w:rPr>
                        <m:t>0</m:t>
                      </w:ins>
                    </m:r>
                  </m:e>
                </m:mr>
                <m:mr>
                  <m:e>
                    <m:acc>
                      <m:accPr>
                        <m:chr m:val="̀"/>
                        <m:ctrlPr>
                          <w:ins w:id="4066" w:author="محمد زكريا سيد سيد ابوسبع" w:date="2023-03-31T16:34:00Z">
                            <w:rPr>
                              <w:rFonts w:ascii="Cambria Math" w:hAnsi="Cambria Math"/>
                              <w:i/>
                            </w:rPr>
                          </w:ins>
                        </m:ctrlPr>
                      </m:accPr>
                      <m:e>
                        <m:sSub>
                          <m:sSubPr>
                            <m:ctrlPr>
                              <w:ins w:id="4067" w:author="محمد زكريا سيد سيد ابوسبع" w:date="2023-03-31T16:34:00Z">
                                <w:rPr>
                                  <w:rFonts w:ascii="Cambria Math" w:hAnsi="Cambria Math"/>
                                  <w:i/>
                                </w:rPr>
                              </w:ins>
                            </m:ctrlPr>
                          </m:sSubPr>
                          <m:e>
                            <m:r>
                              <w:ins w:id="4068" w:author="محمد زكريا سيد سيد ابوسبع" w:date="2023-03-31T16:34:00Z">
                                <w:rPr>
                                  <w:rFonts w:ascii="Cambria Math" w:hAnsi="Cambria Math"/>
                                </w:rPr>
                                <m:t>N</m:t>
                              </w:ins>
                            </m:r>
                          </m:e>
                          <m:sub>
                            <m:r>
                              <w:ins w:id="4069" w:author="محمد زكريا سيد سيد ابوسبع" w:date="2023-03-31T16:34:00Z">
                                <w:rPr>
                                  <w:rFonts w:ascii="Cambria Math" w:hAnsi="Cambria Math"/>
                                </w:rPr>
                                <m:t>p</m:t>
                              </w:ins>
                            </m:r>
                          </m:sub>
                        </m:sSub>
                      </m:e>
                    </m:acc>
                  </m:e>
                  <m:e>
                    <m:acc>
                      <m:accPr>
                        <m:chr m:val="̀"/>
                        <m:ctrlPr>
                          <w:ins w:id="4070" w:author="محمد زكريا سيد سيد ابوسبع" w:date="2023-03-31T16:34:00Z">
                            <w:rPr>
                              <w:rFonts w:ascii="Cambria Math" w:hAnsi="Cambria Math"/>
                              <w:i/>
                            </w:rPr>
                          </w:ins>
                        </m:ctrlPr>
                      </m:accPr>
                      <m:e>
                        <m:sSub>
                          <m:sSubPr>
                            <m:ctrlPr>
                              <w:ins w:id="4071" w:author="محمد زكريا سيد سيد ابوسبع" w:date="2023-03-31T16:34:00Z">
                                <w:rPr>
                                  <w:rFonts w:ascii="Cambria Math" w:hAnsi="Cambria Math"/>
                                  <w:i/>
                                </w:rPr>
                              </w:ins>
                            </m:ctrlPr>
                          </m:sSubPr>
                          <m:e>
                            <m:r>
                              <w:ins w:id="4072" w:author="محمد زكريا سيد سيد ابوسبع" w:date="2023-03-31T16:34:00Z">
                                <w:rPr>
                                  <w:rFonts w:ascii="Cambria Math" w:hAnsi="Cambria Math"/>
                                </w:rPr>
                                <m:t>N</m:t>
                              </w:ins>
                            </m:r>
                          </m:e>
                          <m:sub>
                            <m:r>
                              <w:ins w:id="4073" w:author="محمد زكريا سيد سيد ابوسبع" w:date="2023-03-31T16:34:00Z">
                                <w:rPr>
                                  <w:rFonts w:ascii="Cambria Math" w:hAnsi="Cambria Math"/>
                                </w:rPr>
                                <m:t>r</m:t>
                              </w:ins>
                            </m:r>
                          </m:sub>
                        </m:sSub>
                      </m:e>
                    </m:acc>
                  </m:e>
                  <m:e>
                    <m:r>
                      <w:ins w:id="4074" w:author="محمد زكريا سيد سيد ابوسبع" w:date="2023-03-31T16:34:00Z">
                        <w:rPr>
                          <w:rFonts w:ascii="Cambria Math" w:hAnsi="Cambria Math"/>
                        </w:rPr>
                        <m:t>0</m:t>
                      </w:ins>
                    </m:r>
                  </m:e>
                </m:mr>
                <m:mr>
                  <m:e>
                    <m:r>
                      <w:ins w:id="4075" w:author="محمد زكريا سيد سيد ابوسبع" w:date="2023-03-31T16:34:00Z">
                        <w:rPr>
                          <w:rFonts w:ascii="Cambria Math" w:hAnsi="Cambria Math"/>
                        </w:rPr>
                        <m:t>1</m:t>
                      </w:ins>
                    </m:r>
                  </m:e>
                  <m:e>
                    <m:func>
                      <m:funcPr>
                        <m:ctrlPr>
                          <w:ins w:id="4076" w:author="محمد زكريا سيد سيد ابوسبع" w:date="2023-03-31T16:34:00Z">
                            <w:rPr>
                              <w:rFonts w:ascii="Cambria Math" w:hAnsi="Cambria Math"/>
                              <w:i/>
                            </w:rPr>
                          </w:ins>
                        </m:ctrlPr>
                      </m:funcPr>
                      <m:fName>
                        <m:r>
                          <w:ins w:id="4077" w:author="محمد زكريا سيد سيد ابوسبع" w:date="2023-03-31T16:34:00Z">
                            <m:rPr>
                              <m:sty m:val="p"/>
                            </m:rPr>
                            <w:rPr>
                              <w:rFonts w:ascii="Cambria Math" w:hAnsi="Cambria Math"/>
                            </w:rPr>
                            <m:t>tan</m:t>
                          </w:ins>
                        </m:r>
                      </m:fName>
                      <m:e>
                        <m:d>
                          <m:dPr>
                            <m:ctrlPr>
                              <w:ins w:id="4078" w:author="محمد زكريا سيد سيد ابوسبع" w:date="2023-03-31T16:34:00Z">
                                <w:rPr>
                                  <w:rFonts w:ascii="Cambria Math" w:hAnsi="Cambria Math"/>
                                  <w:i/>
                                </w:rPr>
                              </w:ins>
                            </m:ctrlPr>
                          </m:dPr>
                          <m:e>
                            <m:sSub>
                              <m:sSubPr>
                                <m:ctrlPr>
                                  <w:ins w:id="4079" w:author="محمد زكريا سيد سيد ابوسبع" w:date="2023-03-31T16:34:00Z">
                                    <w:rPr>
                                      <w:rFonts w:ascii="Cambria Math" w:hAnsi="Cambria Math"/>
                                      <w:i/>
                                    </w:rPr>
                                  </w:ins>
                                </m:ctrlPr>
                              </m:sSubPr>
                              <m:e>
                                <m:r>
                                  <w:ins w:id="4080" w:author="محمد زكريا سيد سيد ابوسبع" w:date="2023-03-31T16:34:00Z">
                                    <w:rPr>
                                      <w:rFonts w:ascii="Cambria Math" w:hAnsi="Cambria Math"/>
                                    </w:rPr>
                                    <m:t>θ</m:t>
                                  </w:ins>
                                </m:r>
                              </m:e>
                              <m:sub>
                                <m:r>
                                  <w:ins w:id="4081" w:author="محمد زكريا سيد سيد ابوسبع" w:date="2023-03-31T16:34:00Z">
                                    <w:rPr>
                                      <w:rFonts w:ascii="Cambria Math" w:hAnsi="Cambria Math"/>
                                    </w:rPr>
                                    <m:t>o</m:t>
                                  </w:ins>
                                </m:r>
                              </m:sub>
                            </m:sSub>
                          </m:e>
                        </m:d>
                      </m:e>
                    </m:func>
                  </m:e>
                  <m:e>
                    <m:r>
                      <w:ins w:id="4082" w:author="محمد زكريا سيد سيد ابوسبع" w:date="2023-03-31T16:34:00Z">
                        <w:rPr>
                          <w:rFonts w:ascii="Cambria Math" w:hAnsi="Cambria Math"/>
                        </w:rPr>
                        <m:t>0</m:t>
                      </w:ins>
                    </m:r>
                  </m:e>
                </m:mr>
              </m:m>
            </m:e>
          </m:d>
          <m:d>
            <m:dPr>
              <m:begChr m:val="["/>
              <m:endChr m:val="]"/>
              <m:ctrlPr>
                <w:ins w:id="4083" w:author="محمد زكريا سيد سيد ابوسبع" w:date="2023-03-31T16:34:00Z">
                  <w:rPr>
                    <w:rFonts w:ascii="Cambria Math" w:hAnsi="Cambria Math"/>
                    <w:i/>
                  </w:rPr>
                </w:ins>
              </m:ctrlPr>
            </m:dPr>
            <m:e>
              <m:eqArr>
                <m:eqArrPr>
                  <m:ctrlPr>
                    <w:ins w:id="4084" w:author="محمد زكريا سيد سيد ابوسبع" w:date="2023-03-31T16:34:00Z">
                      <w:rPr>
                        <w:rFonts w:ascii="Cambria Math" w:hAnsi="Cambria Math"/>
                        <w:i/>
                      </w:rPr>
                    </w:ins>
                  </m:ctrlPr>
                </m:eqArrPr>
                <m:e>
                  <m:r>
                    <w:ins w:id="4085" w:author="محمد زكريا سيد سيد ابوسبع" w:date="2023-03-31T16:34:00Z">
                      <m:rPr>
                        <m:sty m:val="p"/>
                      </m:rPr>
                      <w:rPr>
                        <w:rFonts w:ascii="Cambria Math" w:hAnsi="Cambria Math"/>
                      </w:rPr>
                      <m:t>Δ</m:t>
                    </w:ins>
                  </m:r>
                  <m:r>
                    <w:ins w:id="4086" w:author="محمد زكريا سيد سيد ابوسبع" w:date="2023-03-31T16:34:00Z">
                      <w:rPr>
                        <w:rFonts w:ascii="Cambria Math" w:hAnsi="Cambria Math"/>
                      </w:rPr>
                      <m:t>p</m:t>
                    </w:ins>
                  </m:r>
                  <m:ctrlPr>
                    <w:ins w:id="4087" w:author="محمد زكريا سيد سيد ابوسبع" w:date="2023-03-31T16:34:00Z">
                      <w:rPr>
                        <w:rFonts w:ascii="Cambria Math" w:eastAsia="Cambria Math" w:hAnsi="Cambria Math" w:cs="Cambria Math"/>
                        <w:i/>
                      </w:rPr>
                    </w:ins>
                  </m:ctrlPr>
                </m:e>
                <m:e>
                  <m:r>
                    <w:ins w:id="4088" w:author="محمد زكريا سيد سيد ابوسبع" w:date="2023-03-31T16:34:00Z">
                      <m:rPr>
                        <m:sty m:val="p"/>
                      </m:rPr>
                      <w:rPr>
                        <w:rFonts w:ascii="Cambria Math" w:hAnsi="Cambria Math"/>
                      </w:rPr>
                      <m:t>Δ</m:t>
                    </w:ins>
                  </m:r>
                  <m:r>
                    <w:ins w:id="4089" w:author="محمد زكريا سيد سيد ابوسبع" w:date="2023-03-31T16:34:00Z">
                      <w:rPr>
                        <w:rFonts w:ascii="Cambria Math" w:hAnsi="Cambria Math"/>
                      </w:rPr>
                      <m:t>r</m:t>
                    </w:ins>
                  </m:r>
                  <m:ctrlPr>
                    <w:ins w:id="4090" w:author="محمد زكريا سيد سيد ابوسبع" w:date="2023-03-31T16:34:00Z">
                      <w:rPr>
                        <w:rFonts w:ascii="Cambria Math" w:eastAsia="Cambria Math" w:hAnsi="Cambria Math" w:cs="Cambria Math"/>
                        <w:i/>
                      </w:rPr>
                    </w:ins>
                  </m:ctrlPr>
                </m:e>
                <m:e>
                  <m:r>
                    <w:ins w:id="4091" w:author="محمد زكريا سيد سيد ابوسبع" w:date="2023-03-31T16:34:00Z">
                      <m:rPr>
                        <m:sty m:val="p"/>
                      </m:rPr>
                      <w:rPr>
                        <w:rFonts w:ascii="Cambria Math" w:hAnsi="Cambria Math"/>
                      </w:rPr>
                      <m:t>Δ</m:t>
                    </w:ins>
                  </m:r>
                  <m:r>
                    <w:ins w:id="4092" w:author="محمد زكريا سيد سيد ابوسبع" w:date="2023-03-31T16:34:00Z">
                      <w:rPr>
                        <w:rFonts w:ascii="Cambria Math" w:hAnsi="Cambria Math"/>
                      </w:rPr>
                      <m:t>φ</m:t>
                    </w:ins>
                  </m:r>
                </m:e>
              </m:eqArr>
            </m:e>
          </m:d>
          <m:r>
            <w:ins w:id="4093" w:author="محمد زكريا سيد سيد ابوسبع" w:date="2023-03-31T16:34:00Z">
              <w:rPr>
                <w:rFonts w:ascii="Cambria Math" w:hAnsi="Cambria Math"/>
              </w:rPr>
              <m:t>+</m:t>
            </w:ins>
          </m:r>
          <m:d>
            <m:dPr>
              <m:begChr m:val="["/>
              <m:endChr m:val="]"/>
              <m:ctrlPr>
                <w:ins w:id="4094" w:author="محمد زكريا سيد سيد ابوسبع" w:date="2023-03-31T16:34:00Z">
                  <w:rPr>
                    <w:rFonts w:ascii="Cambria Math" w:hAnsi="Cambria Math"/>
                    <w:i/>
                  </w:rPr>
                </w:ins>
              </m:ctrlPr>
            </m:dPr>
            <m:e>
              <m:eqArr>
                <m:eqArrPr>
                  <m:ctrlPr>
                    <w:ins w:id="4095" w:author="محمد زكريا سيد سيد ابوسبع" w:date="2023-03-31T16:34:00Z">
                      <w:rPr>
                        <w:rFonts w:ascii="Cambria Math" w:hAnsi="Cambria Math"/>
                        <w:i/>
                      </w:rPr>
                    </w:ins>
                  </m:ctrlPr>
                </m:eqArrPr>
                <m:e>
                  <m:acc>
                    <m:accPr>
                      <m:chr m:val="́"/>
                      <m:ctrlPr>
                        <w:ins w:id="4096" w:author="محمد زكريا سيد سيد ابوسبع" w:date="2023-03-31T16:34:00Z">
                          <w:rPr>
                            <w:rFonts w:ascii="Cambria Math" w:hAnsi="Cambria Math"/>
                            <w:i/>
                          </w:rPr>
                        </w:ins>
                      </m:ctrlPr>
                    </m:accPr>
                    <m:e>
                      <m:sSub>
                        <m:sSubPr>
                          <m:ctrlPr>
                            <w:ins w:id="4097" w:author="محمد زكريا سيد سيد ابوسبع" w:date="2023-03-31T16:34:00Z">
                              <w:rPr>
                                <w:rFonts w:ascii="Cambria Math" w:hAnsi="Cambria Math"/>
                                <w:i/>
                              </w:rPr>
                            </w:ins>
                          </m:ctrlPr>
                        </m:sSubPr>
                        <m:e>
                          <m:r>
                            <w:ins w:id="4098" w:author="محمد زكريا سيد سيد ابوسبع" w:date="2023-03-31T16:34:00Z">
                              <w:rPr>
                                <w:rFonts w:ascii="Cambria Math" w:hAnsi="Cambria Math"/>
                              </w:rPr>
                              <m:t xml:space="preserve">  L</m:t>
                            </w:ins>
                          </m:r>
                        </m:e>
                        <m:sub>
                          <m:sSub>
                            <m:sSubPr>
                              <m:ctrlPr>
                                <w:ins w:id="4099" w:author="محمد زكريا سيد سيد ابوسبع" w:date="2023-03-31T16:34:00Z">
                                  <w:rPr>
                                    <w:rFonts w:ascii="Cambria Math" w:hAnsi="Cambria Math"/>
                                    <w:i/>
                                  </w:rPr>
                                </w:ins>
                              </m:ctrlPr>
                            </m:sSubPr>
                            <m:e>
                              <m:r>
                                <w:ins w:id="4100" w:author="محمد زكريا سيد سيد ابوسبع" w:date="2023-03-31T16:34:00Z">
                                  <w:rPr>
                                    <w:rFonts w:ascii="Cambria Math" w:hAnsi="Cambria Math"/>
                                  </w:rPr>
                                  <m:t>δ</m:t>
                                </w:ins>
                              </m:r>
                            </m:e>
                            <m:sub>
                              <m:r>
                                <w:ins w:id="4101" w:author="محمد زكريا سيد سيد ابوسبع" w:date="2023-03-31T16:34:00Z">
                                  <w:rPr>
                                    <w:rFonts w:ascii="Cambria Math" w:hAnsi="Cambria Math"/>
                                  </w:rPr>
                                  <m:t>a</m:t>
                                </w:ins>
                              </m:r>
                            </m:sub>
                          </m:sSub>
                        </m:sub>
                      </m:sSub>
                    </m:e>
                  </m:acc>
                  <m:ctrlPr>
                    <w:ins w:id="4102" w:author="محمد زكريا سيد سيد ابوسبع" w:date="2023-03-31T16:34:00Z">
                      <w:rPr>
                        <w:rFonts w:ascii="Cambria Math" w:eastAsia="Cambria Math" w:hAnsi="Cambria Math" w:cs="Cambria Math"/>
                        <w:i/>
                      </w:rPr>
                    </w:ins>
                  </m:ctrlPr>
                </m:e>
                <m:e>
                  <m:r>
                    <w:ins w:id="4103" w:author="محمد زكريا سيد سيد ابوسبع" w:date="2023-03-31T16:34:00Z">
                      <w:rPr>
                        <w:rFonts w:ascii="Cambria Math" w:hAnsi="Cambria Math"/>
                      </w:rPr>
                      <m:t xml:space="preserve"> </m:t>
                    </w:ins>
                  </m:r>
                  <m:acc>
                    <m:accPr>
                      <m:chr m:val="́"/>
                      <m:ctrlPr>
                        <w:ins w:id="4104" w:author="محمد زكريا سيد سيد ابوسبع" w:date="2023-03-31T16:34:00Z">
                          <w:rPr>
                            <w:rFonts w:ascii="Cambria Math" w:hAnsi="Cambria Math"/>
                            <w:i/>
                          </w:rPr>
                        </w:ins>
                      </m:ctrlPr>
                    </m:accPr>
                    <m:e>
                      <m:sSub>
                        <m:sSubPr>
                          <m:ctrlPr>
                            <w:ins w:id="4105" w:author="محمد زكريا سيد سيد ابوسبع" w:date="2023-03-31T16:34:00Z">
                              <w:rPr>
                                <w:rFonts w:ascii="Cambria Math" w:hAnsi="Cambria Math"/>
                                <w:i/>
                              </w:rPr>
                            </w:ins>
                          </m:ctrlPr>
                        </m:sSubPr>
                        <m:e>
                          <m:r>
                            <w:ins w:id="4106" w:author="محمد زكريا سيد سيد ابوسبع" w:date="2023-03-31T16:34:00Z">
                              <w:rPr>
                                <w:rFonts w:ascii="Cambria Math" w:hAnsi="Cambria Math"/>
                              </w:rPr>
                              <m:t xml:space="preserve">  N</m:t>
                            </w:ins>
                          </m:r>
                        </m:e>
                        <m:sub>
                          <m:sSub>
                            <m:sSubPr>
                              <m:ctrlPr>
                                <w:ins w:id="4107" w:author="محمد زكريا سيد سيد ابوسبع" w:date="2023-03-31T16:34:00Z">
                                  <w:rPr>
                                    <w:rFonts w:ascii="Cambria Math" w:hAnsi="Cambria Math"/>
                                    <w:i/>
                                  </w:rPr>
                                </w:ins>
                              </m:ctrlPr>
                            </m:sSubPr>
                            <m:e>
                              <m:r>
                                <w:ins w:id="4108" w:author="محمد زكريا سيد سيد ابوسبع" w:date="2023-03-31T16:34:00Z">
                                  <w:rPr>
                                    <w:rFonts w:ascii="Cambria Math" w:hAnsi="Cambria Math"/>
                                  </w:rPr>
                                  <m:t>δ</m:t>
                                </w:ins>
                              </m:r>
                            </m:e>
                            <m:sub>
                              <m:r>
                                <w:ins w:id="4109" w:author="محمد زكريا سيد سيد ابوسبع" w:date="2023-03-31T16:34:00Z">
                                  <w:rPr>
                                    <w:rFonts w:ascii="Cambria Math" w:hAnsi="Cambria Math"/>
                                  </w:rPr>
                                  <m:t>a</m:t>
                                </w:ins>
                              </m:r>
                            </m:sub>
                          </m:sSub>
                        </m:sub>
                      </m:sSub>
                    </m:e>
                  </m:acc>
                  <m:ctrlPr>
                    <w:ins w:id="4110" w:author="محمد زكريا سيد سيد ابوسبع" w:date="2023-03-31T16:34:00Z">
                      <w:rPr>
                        <w:rFonts w:ascii="Cambria Math" w:eastAsia="Cambria Math" w:hAnsi="Cambria Math" w:cs="Cambria Math"/>
                        <w:i/>
                      </w:rPr>
                    </w:ins>
                  </m:ctrlPr>
                </m:e>
                <m:e>
                  <m:r>
                    <w:ins w:id="4111" w:author="محمد زكريا سيد سيد ابوسبع" w:date="2023-03-31T16:34:00Z">
                      <w:rPr>
                        <w:rFonts w:ascii="Cambria Math" w:hAnsi="Cambria Math"/>
                      </w:rPr>
                      <m:t xml:space="preserve"> 0 </m:t>
                    </w:ins>
                  </m:r>
                </m:e>
              </m:eqArr>
              <m:eqArr>
                <m:eqArrPr>
                  <m:ctrlPr>
                    <w:ins w:id="4112" w:author="محمد زكريا سيد سيد ابوسبع" w:date="2023-03-31T16:34:00Z">
                      <w:rPr>
                        <w:rFonts w:ascii="Cambria Math" w:hAnsi="Cambria Math"/>
                        <w:i/>
                      </w:rPr>
                    </w:ins>
                  </m:ctrlPr>
                </m:eqArrPr>
                <m:e>
                  <m:acc>
                    <m:accPr>
                      <m:chr m:val="́"/>
                      <m:ctrlPr>
                        <w:ins w:id="4113" w:author="محمد زكريا سيد سيد ابوسبع" w:date="2023-03-31T16:34:00Z">
                          <w:rPr>
                            <w:rFonts w:ascii="Cambria Math" w:hAnsi="Cambria Math"/>
                            <w:i/>
                          </w:rPr>
                        </w:ins>
                      </m:ctrlPr>
                    </m:accPr>
                    <m:e>
                      <m:sSub>
                        <m:sSubPr>
                          <m:ctrlPr>
                            <w:ins w:id="4114" w:author="محمد زكريا سيد سيد ابوسبع" w:date="2023-03-31T16:34:00Z">
                              <w:rPr>
                                <w:rFonts w:ascii="Cambria Math" w:hAnsi="Cambria Math"/>
                                <w:i/>
                              </w:rPr>
                            </w:ins>
                          </m:ctrlPr>
                        </m:sSubPr>
                        <m:e>
                          <m:r>
                            <w:ins w:id="4115" w:author="محمد زكريا سيد سيد ابوسبع" w:date="2023-03-31T16:34:00Z">
                              <w:rPr>
                                <w:rFonts w:ascii="Cambria Math" w:hAnsi="Cambria Math"/>
                              </w:rPr>
                              <m:t xml:space="preserve">  L</m:t>
                            </w:ins>
                          </m:r>
                        </m:e>
                        <m:sub>
                          <m:sSub>
                            <m:sSubPr>
                              <m:ctrlPr>
                                <w:ins w:id="4116" w:author="محمد زكريا سيد سيد ابوسبع" w:date="2023-03-31T16:34:00Z">
                                  <w:rPr>
                                    <w:rFonts w:ascii="Cambria Math" w:hAnsi="Cambria Math"/>
                                    <w:i/>
                                  </w:rPr>
                                </w:ins>
                              </m:ctrlPr>
                            </m:sSubPr>
                            <m:e>
                              <m:r>
                                <w:ins w:id="4117" w:author="محمد زكريا سيد سيد ابوسبع" w:date="2023-03-31T16:34:00Z">
                                  <w:rPr>
                                    <w:rFonts w:ascii="Cambria Math" w:hAnsi="Cambria Math"/>
                                  </w:rPr>
                                  <m:t>δ</m:t>
                                </w:ins>
                              </m:r>
                            </m:e>
                            <m:sub>
                              <m:r>
                                <w:ins w:id="4118" w:author="محمد زكريا سيد سيد ابوسبع" w:date="2023-03-31T16:34:00Z">
                                  <w:rPr>
                                    <w:rFonts w:ascii="Cambria Math" w:hAnsi="Cambria Math"/>
                                  </w:rPr>
                                  <m:t>r</m:t>
                                </w:ins>
                              </m:r>
                            </m:sub>
                          </m:sSub>
                        </m:sub>
                      </m:sSub>
                    </m:e>
                  </m:acc>
                  <m:ctrlPr>
                    <w:ins w:id="4119" w:author="محمد زكريا سيد سيد ابوسبع" w:date="2023-03-31T16:34:00Z">
                      <w:rPr>
                        <w:rFonts w:ascii="Cambria Math" w:eastAsia="Cambria Math" w:hAnsi="Cambria Math" w:cs="Cambria Math"/>
                        <w:i/>
                      </w:rPr>
                    </w:ins>
                  </m:ctrlPr>
                </m:e>
                <m:e>
                  <m:r>
                    <w:ins w:id="4120" w:author="محمد زكريا سيد سيد ابوسبع" w:date="2023-03-31T16:34:00Z">
                      <w:rPr>
                        <w:rFonts w:ascii="Cambria Math" w:hAnsi="Cambria Math"/>
                      </w:rPr>
                      <m:t xml:space="preserve"> </m:t>
                    </w:ins>
                  </m:r>
                  <m:acc>
                    <m:accPr>
                      <m:chr m:val="́"/>
                      <m:ctrlPr>
                        <w:ins w:id="4121" w:author="محمد زكريا سيد سيد ابوسبع" w:date="2023-03-31T16:34:00Z">
                          <w:rPr>
                            <w:rFonts w:ascii="Cambria Math" w:hAnsi="Cambria Math"/>
                            <w:i/>
                          </w:rPr>
                        </w:ins>
                      </m:ctrlPr>
                    </m:accPr>
                    <m:e>
                      <m:sSub>
                        <m:sSubPr>
                          <m:ctrlPr>
                            <w:ins w:id="4122" w:author="محمد زكريا سيد سيد ابوسبع" w:date="2023-03-31T16:34:00Z">
                              <w:rPr>
                                <w:rFonts w:ascii="Cambria Math" w:hAnsi="Cambria Math"/>
                                <w:i/>
                              </w:rPr>
                            </w:ins>
                          </m:ctrlPr>
                        </m:sSubPr>
                        <m:e>
                          <m:r>
                            <w:ins w:id="4123" w:author="محمد زكريا سيد سيد ابوسبع" w:date="2023-03-31T16:34:00Z">
                              <w:rPr>
                                <w:rFonts w:ascii="Cambria Math" w:hAnsi="Cambria Math"/>
                              </w:rPr>
                              <m:t xml:space="preserve">  N</m:t>
                            </w:ins>
                          </m:r>
                        </m:e>
                        <m:sub>
                          <m:sSub>
                            <m:sSubPr>
                              <m:ctrlPr>
                                <w:ins w:id="4124" w:author="محمد زكريا سيد سيد ابوسبع" w:date="2023-03-31T16:34:00Z">
                                  <w:rPr>
                                    <w:rFonts w:ascii="Cambria Math" w:hAnsi="Cambria Math"/>
                                    <w:i/>
                                  </w:rPr>
                                </w:ins>
                              </m:ctrlPr>
                            </m:sSubPr>
                            <m:e>
                              <m:r>
                                <w:ins w:id="4125" w:author="محمد زكريا سيد سيد ابوسبع" w:date="2023-03-31T16:34:00Z">
                                  <w:rPr>
                                    <w:rFonts w:ascii="Cambria Math" w:hAnsi="Cambria Math"/>
                                  </w:rPr>
                                  <m:t>δ</m:t>
                                </w:ins>
                              </m:r>
                            </m:e>
                            <m:sub>
                              <m:r>
                                <w:ins w:id="4126" w:author="محمد زكريا سيد سيد ابوسبع" w:date="2023-03-31T16:34:00Z">
                                  <w:rPr>
                                    <w:rFonts w:ascii="Cambria Math" w:hAnsi="Cambria Math"/>
                                  </w:rPr>
                                  <m:t>r</m:t>
                                </w:ins>
                              </m:r>
                            </m:sub>
                          </m:sSub>
                        </m:sub>
                      </m:sSub>
                    </m:e>
                  </m:acc>
                  <m:ctrlPr>
                    <w:ins w:id="4127" w:author="محمد زكريا سيد سيد ابوسبع" w:date="2023-03-31T16:34:00Z">
                      <w:rPr>
                        <w:rFonts w:ascii="Cambria Math" w:eastAsia="Cambria Math" w:hAnsi="Cambria Math" w:cs="Cambria Math"/>
                        <w:i/>
                      </w:rPr>
                    </w:ins>
                  </m:ctrlPr>
                </m:e>
                <m:e>
                  <m:r>
                    <w:ins w:id="4128" w:author="محمد زكريا سيد سيد ابوسبع" w:date="2023-03-31T16:34:00Z">
                      <w:rPr>
                        <w:rFonts w:ascii="Cambria Math" w:hAnsi="Cambria Math"/>
                      </w:rPr>
                      <m:t xml:space="preserve"> 0 </m:t>
                    </w:ins>
                  </m:r>
                </m:e>
              </m:eqArr>
            </m:e>
          </m:d>
          <m:d>
            <m:dPr>
              <m:begChr m:val="["/>
              <m:endChr m:val="]"/>
              <m:ctrlPr>
                <w:ins w:id="4129" w:author="محمد زكريا سيد سيد ابوسبع" w:date="2023-03-31T16:34:00Z">
                  <w:rPr>
                    <w:rFonts w:ascii="Cambria Math" w:hAnsi="Cambria Math"/>
                    <w:i/>
                  </w:rPr>
                </w:ins>
              </m:ctrlPr>
            </m:dPr>
            <m:e>
              <m:eqArr>
                <m:eqArrPr>
                  <m:ctrlPr>
                    <w:ins w:id="4130" w:author="محمد زكريا سيد سيد ابوسبع" w:date="2023-03-31T16:34:00Z">
                      <w:rPr>
                        <w:rFonts w:ascii="Cambria Math" w:hAnsi="Cambria Math"/>
                        <w:i/>
                      </w:rPr>
                    </w:ins>
                  </m:ctrlPr>
                </m:eqArrPr>
                <m:e>
                  <m:r>
                    <w:ins w:id="4131" w:author="محمد زكريا سيد سيد ابوسبع" w:date="2023-03-31T16:34:00Z">
                      <w:rPr>
                        <w:rFonts w:ascii="Cambria Math" w:hAnsi="Cambria Math"/>
                      </w:rPr>
                      <m:t xml:space="preserve"> ∆</m:t>
                    </w:ins>
                  </m:r>
                  <m:sSub>
                    <m:sSubPr>
                      <m:ctrlPr>
                        <w:ins w:id="4132" w:author="محمد زكريا سيد سيد ابوسبع" w:date="2023-03-31T16:34:00Z">
                          <w:rPr>
                            <w:rFonts w:ascii="Cambria Math" w:hAnsi="Cambria Math"/>
                            <w:i/>
                          </w:rPr>
                        </w:ins>
                      </m:ctrlPr>
                    </m:sSubPr>
                    <m:e>
                      <m:r>
                        <w:ins w:id="4133" w:author="محمد زكريا سيد سيد ابوسبع" w:date="2023-03-31T16:34:00Z">
                          <w:rPr>
                            <w:rFonts w:ascii="Cambria Math" w:hAnsi="Cambria Math"/>
                          </w:rPr>
                          <m:t>δ</m:t>
                        </w:ins>
                      </m:r>
                    </m:e>
                    <m:sub>
                      <m:r>
                        <w:ins w:id="4134" w:author="محمد زكريا سيد سيد ابوسبع" w:date="2023-03-31T16:34:00Z">
                          <w:rPr>
                            <w:rFonts w:ascii="Cambria Math" w:hAnsi="Cambria Math"/>
                          </w:rPr>
                          <m:t>a</m:t>
                        </w:ins>
                      </m:r>
                    </m:sub>
                  </m:sSub>
                </m:e>
                <m:e>
                  <m:r>
                    <w:ins w:id="4135" w:author="محمد زكريا سيد سيد ابوسبع" w:date="2023-03-31T16:34:00Z">
                      <w:rPr>
                        <w:rFonts w:ascii="Cambria Math" w:hAnsi="Cambria Math"/>
                      </w:rPr>
                      <m:t xml:space="preserve"> ∆</m:t>
                    </w:ins>
                  </m:r>
                  <m:sSub>
                    <m:sSubPr>
                      <m:ctrlPr>
                        <w:ins w:id="4136" w:author="محمد زكريا سيد سيد ابوسبع" w:date="2023-03-31T16:34:00Z">
                          <w:rPr>
                            <w:rFonts w:ascii="Cambria Math" w:hAnsi="Cambria Math"/>
                            <w:i/>
                          </w:rPr>
                        </w:ins>
                      </m:ctrlPr>
                    </m:sSubPr>
                    <m:e>
                      <m:r>
                        <w:ins w:id="4137" w:author="محمد زكريا سيد سيد ابوسبع" w:date="2023-03-31T16:34:00Z">
                          <w:rPr>
                            <w:rFonts w:ascii="Cambria Math" w:hAnsi="Cambria Math"/>
                          </w:rPr>
                          <m:t>δ</m:t>
                        </w:ins>
                      </m:r>
                    </m:e>
                    <m:sub>
                      <m:r>
                        <w:ins w:id="4138" w:author="محمد زكريا سيد سيد ابوسبع" w:date="2023-03-31T16:34:00Z">
                          <w:rPr>
                            <w:rFonts w:ascii="Cambria Math" w:hAnsi="Cambria Math"/>
                          </w:rPr>
                          <m:t>r</m:t>
                        </w:ins>
                      </m:r>
                    </m:sub>
                  </m:sSub>
                </m:e>
              </m:eqArr>
            </m:e>
          </m:d>
        </m:oMath>
      </m:oMathPara>
    </w:p>
    <w:p w14:paraId="3313E13E" w14:textId="77777777" w:rsidR="00E93874" w:rsidRDefault="00E93874" w:rsidP="00E93874">
      <w:pPr>
        <w:spacing w:after="200"/>
        <w:ind w:left="0" w:right="0"/>
        <w:jc w:val="left"/>
        <w:rPr>
          <w:ins w:id="4139" w:author="محمد زكريا سيد سيد ابوسبع" w:date="2023-03-31T16:34:00Z"/>
          <w:b/>
          <w:bCs/>
        </w:rPr>
      </w:pPr>
      <w:ins w:id="4140" w:author="محمد زكريا سيد سيد ابوسبع" w:date="2023-03-31T16:34:00Z">
        <w:r>
          <w:rPr>
            <w:b/>
            <w:bCs/>
          </w:rPr>
          <w:br w:type="page"/>
        </w:r>
      </w:ins>
    </w:p>
    <w:p w14:paraId="1CB4CFFB" w14:textId="77777777" w:rsidR="00E93874" w:rsidRPr="00887189" w:rsidRDefault="00E93874" w:rsidP="00E93874">
      <w:pPr>
        <w:rPr>
          <w:ins w:id="4141" w:author="محمد زكريا سيد سيد ابوسبع" w:date="2023-03-31T16:34:00Z"/>
          <w:b/>
          <w:bCs/>
        </w:rPr>
      </w:pPr>
      <w:ins w:id="4142" w:author="محمد زكريا سيد سيد ابوسبع" w:date="2023-03-31T16:34:00Z">
        <w:r w:rsidRPr="00887189">
          <w:rPr>
            <w:b/>
            <w:bCs/>
          </w:rPr>
          <w:lastRenderedPageBreak/>
          <w:t>3 DOF Dutch Roll approximation</w:t>
        </w:r>
      </w:ins>
    </w:p>
    <w:p w14:paraId="5F9B9C76" w14:textId="77777777" w:rsidR="00E93874" w:rsidRDefault="00E93874" w:rsidP="00E93874">
      <w:pPr>
        <w:rPr>
          <w:ins w:id="4143" w:author="محمد زكريا سيد سيد ابوسبع" w:date="2023-03-31T16:34:00Z"/>
        </w:rPr>
      </w:pPr>
      <w:ins w:id="4144" w:author="محمد زكريا سيد سيد ابوسبع" w:date="2023-03-31T16:34:00Z">
        <w:r>
          <w:t>The following terms will be neglected according to certain assumptions:</w:t>
        </w:r>
      </w:ins>
    </w:p>
    <w:p w14:paraId="6FCE3142" w14:textId="77777777" w:rsidR="00E93874" w:rsidRDefault="00000000" w:rsidP="00E93874">
      <w:pPr>
        <w:numPr>
          <w:ilvl w:val="0"/>
          <w:numId w:val="51"/>
        </w:numPr>
        <w:pBdr>
          <w:top w:val="nil"/>
          <w:left w:val="nil"/>
          <w:bottom w:val="nil"/>
          <w:right w:val="nil"/>
          <w:between w:val="nil"/>
        </w:pBdr>
        <w:spacing w:line="259" w:lineRule="auto"/>
        <w:ind w:right="0"/>
        <w:jc w:val="left"/>
        <w:rPr>
          <w:ins w:id="4145" w:author="محمد زكريا سيد سيد ابوسبع" w:date="2023-03-31T16:34:00Z"/>
          <w:color w:val="000000"/>
        </w:rPr>
      </w:pPr>
      <m:oMath>
        <m:sSub>
          <m:sSubPr>
            <m:ctrlPr>
              <w:ins w:id="4146" w:author="محمد زكريا سيد سيد ابوسبع" w:date="2023-03-31T16:34:00Z">
                <w:rPr>
                  <w:rFonts w:ascii="Cambria Math" w:eastAsia="Cambria Math" w:hAnsi="Cambria Math" w:cs="Cambria Math"/>
                  <w:color w:val="000000"/>
                </w:rPr>
              </w:ins>
            </m:ctrlPr>
          </m:sSubPr>
          <m:e>
            <m:f>
              <m:fPr>
                <m:ctrlPr>
                  <w:ins w:id="4147" w:author="محمد زكريا سيد سيد ابوسبع" w:date="2023-03-31T16:34:00Z">
                    <w:rPr>
                      <w:rFonts w:ascii="Cambria Math" w:eastAsia="Cambria Math" w:hAnsi="Cambria Math" w:cs="Cambria Math"/>
                      <w:color w:val="000000"/>
                    </w:rPr>
                  </w:ins>
                </m:ctrlPr>
              </m:fPr>
              <m:num>
                <m:r>
                  <w:ins w:id="4148" w:author="محمد زكريا سيد سيد ابوسبع" w:date="2023-03-31T16:34:00Z">
                    <w:rPr>
                      <w:rFonts w:ascii="Cambria Math" w:eastAsia="Cambria Math" w:hAnsi="Cambria Math" w:cs="Cambria Math"/>
                      <w:color w:val="000000"/>
                    </w:rPr>
                    <m:t>1</m:t>
                  </w:ins>
                </m:r>
              </m:num>
              <m:den>
                <m:sSub>
                  <m:sSubPr>
                    <m:ctrlPr>
                      <w:ins w:id="4149" w:author="محمد زكريا سيد سيد ابوسبع" w:date="2023-03-31T16:34:00Z">
                        <w:rPr>
                          <w:rFonts w:ascii="Cambria Math" w:eastAsia="Cambria Math" w:hAnsi="Cambria Math" w:cs="Cambria Math"/>
                          <w:color w:val="000000"/>
                        </w:rPr>
                      </w:ins>
                    </m:ctrlPr>
                  </m:sSubPr>
                  <m:e>
                    <m:r>
                      <w:ins w:id="4150" w:author="محمد زكريا سيد سيد ابوسبع" w:date="2023-03-31T16:34:00Z">
                        <w:rPr>
                          <w:rFonts w:ascii="Cambria Math" w:eastAsia="Cambria Math" w:hAnsi="Cambria Math" w:cs="Cambria Math"/>
                          <w:color w:val="000000"/>
                        </w:rPr>
                        <m:t>V</m:t>
                      </w:ins>
                    </m:r>
                  </m:e>
                  <m:sub>
                    <m:r>
                      <w:ins w:id="4151" w:author="محمد زكريا سيد سيد ابوسبع" w:date="2023-03-31T16:34:00Z">
                        <w:rPr>
                          <w:rFonts w:ascii="Cambria Math" w:eastAsia="Cambria Math" w:hAnsi="Cambria Math" w:cs="Cambria Math"/>
                          <w:color w:val="000000"/>
                        </w:rPr>
                        <m:t>to</m:t>
                      </w:ins>
                    </m:r>
                  </m:sub>
                </m:sSub>
              </m:den>
            </m:f>
            <m:r>
              <w:ins w:id="4152" w:author="محمد زكريا سيد سيد ابوسبع" w:date="2023-03-31T16:34:00Z">
                <w:rPr>
                  <w:rFonts w:ascii="Cambria Math" w:eastAsia="Cambria Math" w:hAnsi="Cambria Math" w:cs="Cambria Math"/>
                  <w:color w:val="000000"/>
                </w:rPr>
                <m:t>gcosθ</m:t>
              </w:ins>
            </m:r>
          </m:e>
          <m:sub>
            <m:r>
              <w:ins w:id="4153" w:author="محمد زكريا سيد سيد ابوسبع" w:date="2023-03-31T16:34:00Z">
                <w:rPr>
                  <w:rFonts w:ascii="Cambria Math" w:eastAsia="Cambria Math" w:hAnsi="Cambria Math" w:cs="Cambria Math"/>
                  <w:color w:val="000000"/>
                </w:rPr>
                <m:t>o</m:t>
              </w:ins>
            </m:r>
          </m:sub>
        </m:sSub>
      </m:oMath>
      <w:ins w:id="4154" w:author="محمد زكريا سيد سيد ابوسبع" w:date="2023-03-31T16:34:00Z">
        <w:r w:rsidR="00E93874">
          <w:rPr>
            <w:rFonts w:ascii="Calibri" w:eastAsia="Calibri" w:hAnsi="Calibri" w:cs="Calibri"/>
            <w:color w:val="000000"/>
          </w:rPr>
          <w:t>, for moderate and high speeds.</w:t>
        </w:r>
      </w:ins>
    </w:p>
    <w:p w14:paraId="54449B60" w14:textId="77777777" w:rsidR="00E93874" w:rsidRDefault="00000000" w:rsidP="00E93874">
      <w:pPr>
        <w:numPr>
          <w:ilvl w:val="0"/>
          <w:numId w:val="51"/>
        </w:numPr>
        <w:pBdr>
          <w:top w:val="nil"/>
          <w:left w:val="nil"/>
          <w:bottom w:val="nil"/>
          <w:right w:val="nil"/>
          <w:between w:val="nil"/>
        </w:pBdr>
        <w:spacing w:line="259" w:lineRule="auto"/>
        <w:ind w:right="0"/>
        <w:jc w:val="left"/>
        <w:rPr>
          <w:ins w:id="4155" w:author="محمد زكريا سيد سيد ابوسبع" w:date="2023-03-31T16:34:00Z"/>
          <w:color w:val="000000"/>
        </w:rPr>
      </w:pPr>
      <m:oMath>
        <m:sSubSup>
          <m:sSubSupPr>
            <m:ctrlPr>
              <w:ins w:id="4156" w:author="محمد زكريا سيد سيد ابوسبع" w:date="2023-03-31T16:34:00Z">
                <w:rPr>
                  <w:rFonts w:ascii="Cambria Math" w:eastAsia="Cambria Math" w:hAnsi="Cambria Math" w:cs="Cambria Math"/>
                  <w:color w:val="000000"/>
                </w:rPr>
              </w:ins>
            </m:ctrlPr>
          </m:sSubSupPr>
          <m:e>
            <m:r>
              <w:ins w:id="4157" w:author="محمد زكريا سيد سيد ابوسبع" w:date="2023-03-31T16:34:00Z">
                <w:rPr>
                  <w:rFonts w:ascii="Cambria Math" w:eastAsia="Cambria Math" w:hAnsi="Cambria Math" w:cs="Cambria Math"/>
                  <w:color w:val="000000"/>
                </w:rPr>
                <m:t>L</m:t>
              </w:ins>
            </m:r>
          </m:e>
          <m:sub>
            <m:r>
              <w:ins w:id="4158" w:author="محمد زكريا سيد سيد ابوسبع" w:date="2023-03-31T16:34:00Z">
                <w:rPr>
                  <w:rFonts w:ascii="Cambria Math" w:eastAsia="Cambria Math" w:hAnsi="Cambria Math" w:cs="Cambria Math"/>
                  <w:color w:val="000000"/>
                </w:rPr>
                <m:t>r</m:t>
              </w:ins>
            </m:r>
          </m:sub>
          <m:sup>
            <m:r>
              <w:ins w:id="4159" w:author="محمد زكريا سيد سيد ابوسبع" w:date="2023-03-31T16:34:00Z">
                <w:rPr>
                  <w:rFonts w:ascii="Cambria Math" w:eastAsia="Cambria Math" w:hAnsi="Cambria Math" w:cs="Cambria Math"/>
                  <w:color w:val="000000"/>
                </w:rPr>
                <m:t>'</m:t>
              </w:ins>
            </m:r>
          </m:sup>
        </m:sSubSup>
        <m:r>
          <w:ins w:id="4160" w:author="محمد زكريا سيد سيد ابوسبع" w:date="2023-03-31T16:34:00Z">
            <w:rPr>
              <w:rFonts w:ascii="Cambria Math" w:eastAsia="Cambria Math" w:hAnsi="Cambria Math" w:cs="Cambria Math"/>
              <w:color w:val="000000"/>
            </w:rPr>
            <m:t>r=0,</m:t>
          </w:ins>
        </m:r>
      </m:oMath>
      <w:ins w:id="4161" w:author="محمد زكريا سيد سيد ابوسبع" w:date="2023-03-31T16:34:00Z">
        <w:r w:rsidR="00E93874">
          <w:rPr>
            <w:rFonts w:ascii="Calibri" w:eastAsia="Calibri" w:hAnsi="Calibri" w:cs="Calibri"/>
            <w:color w:val="000000"/>
          </w:rPr>
          <w:t xml:space="preserve"> Effects of yaw rate on rolling acceleration.</w:t>
        </w:r>
      </w:ins>
    </w:p>
    <w:p w14:paraId="67098904" w14:textId="77777777" w:rsidR="00E93874" w:rsidRDefault="00000000" w:rsidP="00E93874">
      <w:pPr>
        <w:numPr>
          <w:ilvl w:val="0"/>
          <w:numId w:val="51"/>
        </w:numPr>
        <w:pBdr>
          <w:top w:val="nil"/>
          <w:left w:val="nil"/>
          <w:bottom w:val="nil"/>
          <w:right w:val="nil"/>
          <w:between w:val="nil"/>
        </w:pBdr>
        <w:spacing w:after="160" w:line="259" w:lineRule="auto"/>
        <w:ind w:right="0"/>
        <w:jc w:val="left"/>
        <w:rPr>
          <w:ins w:id="4162" w:author="محمد زكريا سيد سيد ابوسبع" w:date="2023-03-31T16:34:00Z"/>
          <w:color w:val="000000"/>
        </w:rPr>
      </w:pPr>
      <m:oMath>
        <m:sSubSup>
          <m:sSubSupPr>
            <m:ctrlPr>
              <w:ins w:id="4163" w:author="محمد زكريا سيد سيد ابوسبع" w:date="2023-03-31T16:34:00Z">
                <w:rPr>
                  <w:rFonts w:ascii="Cambria Math" w:eastAsia="Cambria Math" w:hAnsi="Cambria Math" w:cs="Cambria Math"/>
                  <w:color w:val="000000"/>
                </w:rPr>
              </w:ins>
            </m:ctrlPr>
          </m:sSubSupPr>
          <m:e>
            <m:r>
              <w:ins w:id="4164" w:author="محمد زكريا سيد سيد ابوسبع" w:date="2023-03-31T16:34:00Z">
                <w:rPr>
                  <w:rFonts w:ascii="Cambria Math" w:eastAsia="Cambria Math" w:hAnsi="Cambria Math" w:cs="Cambria Math"/>
                  <w:color w:val="000000"/>
                </w:rPr>
                <m:t>N</m:t>
              </w:ins>
            </m:r>
          </m:e>
          <m:sub>
            <m:r>
              <w:ins w:id="4165" w:author="محمد زكريا سيد سيد ابوسبع" w:date="2023-03-31T16:34:00Z">
                <w:rPr>
                  <w:rFonts w:ascii="Cambria Math" w:eastAsia="Cambria Math" w:hAnsi="Cambria Math" w:cs="Cambria Math"/>
                  <w:color w:val="000000"/>
                </w:rPr>
                <m:t>p</m:t>
              </w:ins>
            </m:r>
          </m:sub>
          <m:sup>
            <m:r>
              <w:ins w:id="4166" w:author="محمد زكريا سيد سيد ابوسبع" w:date="2023-03-31T16:34:00Z">
                <w:rPr>
                  <w:rFonts w:ascii="Cambria Math" w:eastAsia="Cambria Math" w:hAnsi="Cambria Math" w:cs="Cambria Math"/>
                  <w:color w:val="000000"/>
                </w:rPr>
                <m:t>'</m:t>
              </w:ins>
            </m:r>
          </m:sup>
        </m:sSubSup>
        <m:r>
          <w:ins w:id="4167" w:author="محمد زكريا سيد سيد ابوسبع" w:date="2023-03-31T16:34:00Z">
            <w:rPr>
              <w:rFonts w:ascii="Cambria Math" w:eastAsia="Cambria Math" w:hAnsi="Cambria Math" w:cs="Cambria Math"/>
              <w:color w:val="000000"/>
            </w:rPr>
            <m:t>p=0</m:t>
          </w:ins>
        </m:r>
      </m:oMath>
      <w:ins w:id="4168" w:author="محمد زكريا سيد سيد ابوسبع" w:date="2023-03-31T16:34:00Z">
        <w:r w:rsidR="00E93874">
          <w:rPr>
            <w:rFonts w:ascii="Calibri" w:eastAsia="Calibri" w:hAnsi="Calibri" w:cs="Calibri"/>
            <w:color w:val="000000"/>
          </w:rPr>
          <w:t>, Effects of roll rate on yawing acceleration.</w:t>
        </w:r>
      </w:ins>
    </w:p>
    <w:p w14:paraId="73DA41CE" w14:textId="77777777" w:rsidR="00E93874" w:rsidRDefault="00E93874" w:rsidP="00E93874">
      <w:pPr>
        <w:rPr>
          <w:ins w:id="4169" w:author="محمد زكريا سيد سيد ابوسبع" w:date="2023-03-31T16:34:00Z"/>
        </w:rPr>
      </w:pPr>
      <w:ins w:id="4170" w:author="محمد زكريا سيد سيد ابوسبع" w:date="2023-03-31T16:34:00Z">
        <w:r>
          <w:t>And by taking the previous mentioned assumptions into consideration we reach the following relations:</w:t>
        </w:r>
      </w:ins>
    </w:p>
    <w:p w14:paraId="171B767F" w14:textId="77777777" w:rsidR="00E93874" w:rsidRPr="00FE6E92" w:rsidRDefault="00000000" w:rsidP="00E93874">
      <w:pPr>
        <w:rPr>
          <w:ins w:id="4171" w:author="محمد زكريا سيد سيد ابوسبع" w:date="2023-03-31T16:34:00Z"/>
          <w:rFonts w:eastAsiaTheme="minorEastAsia"/>
        </w:rPr>
      </w:pPr>
      <m:oMathPara>
        <m:oMath>
          <m:d>
            <m:dPr>
              <m:begChr m:val="["/>
              <m:endChr m:val="]"/>
              <m:ctrlPr>
                <w:ins w:id="4172" w:author="محمد زكريا سيد سيد ابوسبع" w:date="2023-03-31T16:34:00Z">
                  <w:rPr>
                    <w:rFonts w:ascii="Cambria Math" w:hAnsi="Cambria Math"/>
                    <w:i/>
                  </w:rPr>
                </w:ins>
              </m:ctrlPr>
            </m:dPr>
            <m:e>
              <m:eqArr>
                <m:eqArrPr>
                  <m:ctrlPr>
                    <w:ins w:id="4173" w:author="محمد زكريا سيد سيد ابوسبع" w:date="2023-03-31T16:34:00Z">
                      <w:rPr>
                        <w:rFonts w:ascii="Cambria Math" w:hAnsi="Cambria Math"/>
                        <w:i/>
                      </w:rPr>
                    </w:ins>
                  </m:ctrlPr>
                </m:eqArrPr>
                <m:e>
                  <m:r>
                    <w:ins w:id="4174" w:author="محمد زكريا سيد سيد ابوسبع" w:date="2023-03-31T16:34:00Z">
                      <m:rPr>
                        <m:sty m:val="p"/>
                      </m:rPr>
                      <w:rPr>
                        <w:rFonts w:ascii="Cambria Math" w:hAnsi="Cambria Math"/>
                      </w:rPr>
                      <m:t>Δ</m:t>
                    </w:ins>
                  </m:r>
                  <m:acc>
                    <m:accPr>
                      <m:chr m:val="̇"/>
                      <m:ctrlPr>
                        <w:ins w:id="4175" w:author="محمد زكريا سيد سيد ابوسبع" w:date="2023-03-31T16:34:00Z">
                          <w:rPr>
                            <w:rFonts w:ascii="Cambria Math" w:hAnsi="Cambria Math"/>
                            <w:i/>
                          </w:rPr>
                        </w:ins>
                      </m:ctrlPr>
                    </m:accPr>
                    <m:e>
                      <m:r>
                        <w:ins w:id="4176" w:author="محمد زكريا سيد سيد ابوسبع" w:date="2023-03-31T16:34:00Z">
                          <w:rPr>
                            <w:rFonts w:ascii="Cambria Math" w:hAnsi="Cambria Math"/>
                          </w:rPr>
                          <m:t>β</m:t>
                        </w:ins>
                      </m:r>
                    </m:e>
                  </m:acc>
                </m:e>
                <m:e>
                  <m:r>
                    <w:ins w:id="4177" w:author="محمد زكريا سيد سيد ابوسبع" w:date="2023-03-31T16:34:00Z">
                      <m:rPr>
                        <m:sty m:val="p"/>
                      </m:rPr>
                      <w:rPr>
                        <w:rFonts w:ascii="Cambria Math" w:hAnsi="Cambria Math"/>
                      </w:rPr>
                      <m:t>Δ</m:t>
                    </w:ins>
                  </m:r>
                  <m:acc>
                    <m:accPr>
                      <m:chr m:val="̇"/>
                      <m:ctrlPr>
                        <w:ins w:id="4178" w:author="محمد زكريا سيد سيد ابوسبع" w:date="2023-03-31T16:34:00Z">
                          <w:rPr>
                            <w:rFonts w:ascii="Cambria Math" w:hAnsi="Cambria Math"/>
                            <w:i/>
                          </w:rPr>
                        </w:ins>
                      </m:ctrlPr>
                    </m:accPr>
                    <m:e>
                      <m:r>
                        <w:ins w:id="4179" w:author="محمد زكريا سيد سيد ابوسبع" w:date="2023-03-31T16:34:00Z">
                          <w:rPr>
                            <w:rFonts w:ascii="Cambria Math" w:hAnsi="Cambria Math"/>
                          </w:rPr>
                          <m:t>p</m:t>
                        </w:ins>
                      </m:r>
                    </m:e>
                  </m:acc>
                  <m:ctrlPr>
                    <w:ins w:id="4180" w:author="محمد زكريا سيد سيد ابوسبع" w:date="2023-03-31T16:34:00Z">
                      <w:rPr>
                        <w:rFonts w:ascii="Cambria Math" w:eastAsia="Cambria Math" w:hAnsi="Cambria Math" w:cs="Cambria Math"/>
                        <w:i/>
                      </w:rPr>
                    </w:ins>
                  </m:ctrlPr>
                </m:e>
                <m:e>
                  <m:r>
                    <w:ins w:id="4181" w:author="محمد زكريا سيد سيد ابوسبع" w:date="2023-03-31T16:34:00Z">
                      <m:rPr>
                        <m:sty m:val="p"/>
                      </m:rPr>
                      <w:rPr>
                        <w:rFonts w:ascii="Cambria Math" w:hAnsi="Cambria Math"/>
                      </w:rPr>
                      <m:t>Δ</m:t>
                    </w:ins>
                  </m:r>
                  <m:acc>
                    <m:accPr>
                      <m:chr m:val="̇"/>
                      <m:ctrlPr>
                        <w:ins w:id="4182" w:author="محمد زكريا سيد سيد ابوسبع" w:date="2023-03-31T16:34:00Z">
                          <w:rPr>
                            <w:rFonts w:ascii="Cambria Math" w:hAnsi="Cambria Math"/>
                            <w:i/>
                          </w:rPr>
                        </w:ins>
                      </m:ctrlPr>
                    </m:accPr>
                    <m:e>
                      <m:r>
                        <w:ins w:id="4183" w:author="محمد زكريا سيد سيد ابوسبع" w:date="2023-03-31T16:34:00Z">
                          <w:rPr>
                            <w:rFonts w:ascii="Cambria Math" w:hAnsi="Cambria Math"/>
                          </w:rPr>
                          <m:t>r</m:t>
                        </w:ins>
                      </m:r>
                    </m:e>
                  </m:acc>
                </m:e>
              </m:eqArr>
            </m:e>
          </m:d>
          <m:r>
            <w:ins w:id="4184" w:author="محمد زكريا سيد سيد ابوسبع" w:date="2023-03-31T16:34:00Z">
              <w:rPr>
                <w:rFonts w:ascii="Cambria Math" w:hAnsi="Cambria Math"/>
              </w:rPr>
              <m:t>=</m:t>
            </w:ins>
          </m:r>
          <m:d>
            <m:dPr>
              <m:begChr m:val="["/>
              <m:endChr m:val="]"/>
              <m:ctrlPr>
                <w:ins w:id="4185" w:author="محمد زكريا سيد سيد ابوسبع" w:date="2023-03-31T16:34:00Z">
                  <w:rPr>
                    <w:rFonts w:ascii="Cambria Math" w:hAnsi="Cambria Math"/>
                  </w:rPr>
                </w:ins>
              </m:ctrlPr>
            </m:dPr>
            <m:e>
              <m:m>
                <m:mPr>
                  <m:mcs>
                    <m:mc>
                      <m:mcPr>
                        <m:count m:val="3"/>
                        <m:mcJc m:val="center"/>
                      </m:mcPr>
                    </m:mc>
                  </m:mcs>
                  <m:ctrlPr>
                    <w:ins w:id="4186" w:author="محمد زكريا سيد سيد ابوسبع" w:date="2023-03-31T16:34:00Z">
                      <w:rPr>
                        <w:rFonts w:ascii="Cambria Math" w:hAnsi="Cambria Math"/>
                      </w:rPr>
                    </w:ins>
                  </m:ctrlPr>
                </m:mPr>
                <m:mr>
                  <m:e>
                    <m:sSub>
                      <m:sSubPr>
                        <m:ctrlPr>
                          <w:ins w:id="4187" w:author="محمد زكريا سيد سيد ابوسبع" w:date="2023-03-31T16:34:00Z">
                            <w:rPr>
                              <w:rFonts w:ascii="Cambria Math" w:hAnsi="Cambria Math"/>
                              <w:i/>
                            </w:rPr>
                          </w:ins>
                        </m:ctrlPr>
                      </m:sSubPr>
                      <m:e>
                        <m:r>
                          <w:ins w:id="4188" w:author="محمد زكريا سيد سيد ابوسبع" w:date="2023-03-31T16:34:00Z">
                            <w:rPr>
                              <w:rFonts w:ascii="Cambria Math" w:hAnsi="Cambria Math"/>
                            </w:rPr>
                            <m:t>Y</m:t>
                          </w:ins>
                        </m:r>
                      </m:e>
                      <m:sub>
                        <m:r>
                          <w:ins w:id="4189" w:author="محمد زكريا سيد سيد ابوسبع" w:date="2023-03-31T16:34:00Z">
                            <w:rPr>
                              <w:rFonts w:ascii="Cambria Math" w:hAnsi="Cambria Math"/>
                            </w:rPr>
                            <m:t>v</m:t>
                          </w:ins>
                        </m:r>
                      </m:sub>
                    </m:sSub>
                    <m:ctrlPr>
                      <w:ins w:id="4190" w:author="محمد زكريا سيد سيد ابوسبع" w:date="2023-03-31T16:34:00Z">
                        <w:rPr>
                          <w:rFonts w:ascii="Cambria Math" w:hAnsi="Cambria Math"/>
                          <w:i/>
                        </w:rPr>
                      </w:ins>
                    </m:ctrlPr>
                  </m:e>
                  <m:e>
                    <m:f>
                      <m:fPr>
                        <m:ctrlPr>
                          <w:ins w:id="4191" w:author="محمد زكريا سيد سيد ابوسبع" w:date="2023-03-31T16:34:00Z">
                            <w:rPr>
                              <w:rFonts w:ascii="Cambria Math" w:hAnsi="Cambria Math"/>
                              <w:i/>
                            </w:rPr>
                          </w:ins>
                        </m:ctrlPr>
                      </m:fPr>
                      <m:num>
                        <m:sSub>
                          <m:sSubPr>
                            <m:ctrlPr>
                              <w:ins w:id="4192" w:author="محمد زكريا سيد سيد ابوسبع" w:date="2023-03-31T16:34:00Z">
                                <w:rPr>
                                  <w:rFonts w:ascii="Cambria Math" w:hAnsi="Cambria Math"/>
                                  <w:i/>
                                </w:rPr>
                              </w:ins>
                            </m:ctrlPr>
                          </m:sSubPr>
                          <m:e>
                            <m:r>
                              <w:ins w:id="4193" w:author="محمد زكريا سيد سيد ابوسبع" w:date="2023-03-31T16:34:00Z">
                                <w:rPr>
                                  <w:rFonts w:ascii="Cambria Math" w:hAnsi="Cambria Math"/>
                                </w:rPr>
                                <m:t>(Y</m:t>
                              </w:ins>
                            </m:r>
                          </m:e>
                          <m:sub>
                            <m:r>
                              <w:ins w:id="4194" w:author="محمد زكريا سيد سيد ابوسبع" w:date="2023-03-31T16:34:00Z">
                                <w:rPr>
                                  <w:rFonts w:ascii="Cambria Math" w:hAnsi="Cambria Math"/>
                                </w:rPr>
                                <m:t>p</m:t>
                              </w:ins>
                            </m:r>
                          </m:sub>
                        </m:sSub>
                        <m:r>
                          <w:ins w:id="4195" w:author="محمد زكريا سيد سيد ابوسبع" w:date="2023-03-31T16:34:00Z">
                            <w:rPr>
                              <w:rFonts w:ascii="Cambria Math" w:hAnsi="Cambria Math"/>
                            </w:rPr>
                            <m:t>+</m:t>
                          </w:ins>
                        </m:r>
                        <m:sSub>
                          <m:sSubPr>
                            <m:ctrlPr>
                              <w:ins w:id="4196" w:author="محمد زكريا سيد سيد ابوسبع" w:date="2023-03-31T16:34:00Z">
                                <w:rPr>
                                  <w:rFonts w:ascii="Cambria Math" w:hAnsi="Cambria Math"/>
                                  <w:i/>
                                </w:rPr>
                              </w:ins>
                            </m:ctrlPr>
                          </m:sSubPr>
                          <m:e>
                            <m:r>
                              <w:ins w:id="4197" w:author="محمد زكريا سيد سيد ابوسبع" w:date="2023-03-31T16:34:00Z">
                                <w:rPr>
                                  <w:rFonts w:ascii="Cambria Math" w:hAnsi="Cambria Math"/>
                                </w:rPr>
                                <m:t>w</m:t>
                              </w:ins>
                            </m:r>
                          </m:e>
                          <m:sub>
                            <m:r>
                              <w:ins w:id="4198" w:author="محمد زكريا سيد سيد ابوسبع" w:date="2023-03-31T16:34:00Z">
                                <w:rPr>
                                  <w:rFonts w:ascii="Cambria Math" w:hAnsi="Cambria Math"/>
                                </w:rPr>
                                <m:t>0</m:t>
                              </w:ins>
                            </m:r>
                          </m:sub>
                        </m:sSub>
                        <m:r>
                          <w:ins w:id="4199" w:author="محمد زكريا سيد سيد ابوسبع" w:date="2023-03-31T16:34:00Z">
                            <w:rPr>
                              <w:rFonts w:ascii="Cambria Math" w:hAnsi="Cambria Math"/>
                            </w:rPr>
                            <m:t>)</m:t>
                          </w:ins>
                        </m:r>
                      </m:num>
                      <m:den>
                        <m:sSub>
                          <m:sSubPr>
                            <m:ctrlPr>
                              <w:ins w:id="4200" w:author="محمد زكريا سيد سيد ابوسبع" w:date="2023-03-31T16:34:00Z">
                                <w:rPr>
                                  <w:rFonts w:ascii="Cambria Math" w:hAnsi="Cambria Math"/>
                                  <w:i/>
                                </w:rPr>
                              </w:ins>
                            </m:ctrlPr>
                          </m:sSubPr>
                          <m:e>
                            <m:r>
                              <w:ins w:id="4201" w:author="محمد زكريا سيد سيد ابوسبع" w:date="2023-03-31T16:34:00Z">
                                <w:rPr>
                                  <w:rFonts w:ascii="Cambria Math" w:hAnsi="Cambria Math"/>
                                </w:rPr>
                                <m:t>V</m:t>
                              </w:ins>
                            </m:r>
                          </m:e>
                          <m:sub>
                            <m:sSub>
                              <m:sSubPr>
                                <m:ctrlPr>
                                  <w:ins w:id="4202" w:author="محمد زكريا سيد سيد ابوسبع" w:date="2023-03-31T16:34:00Z">
                                    <w:rPr>
                                      <w:rFonts w:ascii="Cambria Math" w:hAnsi="Cambria Math"/>
                                      <w:i/>
                                    </w:rPr>
                                  </w:ins>
                                </m:ctrlPr>
                              </m:sSubPr>
                              <m:e>
                                <m:r>
                                  <w:ins w:id="4203" w:author="محمد زكريا سيد سيد ابوسبع" w:date="2023-03-31T16:34:00Z">
                                    <w:rPr>
                                      <w:rFonts w:ascii="Cambria Math" w:hAnsi="Cambria Math"/>
                                    </w:rPr>
                                    <m:t>t</m:t>
                                  </w:ins>
                                </m:r>
                              </m:e>
                              <m:sub>
                                <m:r>
                                  <w:ins w:id="4204" w:author="محمد زكريا سيد سيد ابوسبع" w:date="2023-03-31T16:34:00Z">
                                    <w:rPr>
                                      <w:rFonts w:ascii="Cambria Math" w:hAnsi="Cambria Math"/>
                                    </w:rPr>
                                    <m:t>0</m:t>
                                  </w:ins>
                                </m:r>
                              </m:sub>
                            </m:sSub>
                          </m:sub>
                        </m:sSub>
                      </m:den>
                    </m:f>
                    <m:ctrlPr>
                      <w:ins w:id="4205" w:author="محمد زكريا سيد سيد ابوسبع" w:date="2023-03-31T16:34:00Z">
                        <w:rPr>
                          <w:rFonts w:ascii="Cambria Math" w:hAnsi="Cambria Math"/>
                          <w:i/>
                        </w:rPr>
                      </w:ins>
                    </m:ctrlPr>
                  </m:e>
                  <m:e>
                    <m:f>
                      <m:fPr>
                        <m:ctrlPr>
                          <w:ins w:id="4206" w:author="محمد زكريا سيد سيد ابوسبع" w:date="2023-03-31T16:34:00Z">
                            <w:rPr>
                              <w:rFonts w:ascii="Cambria Math" w:hAnsi="Cambria Math"/>
                              <w:i/>
                            </w:rPr>
                          </w:ins>
                        </m:ctrlPr>
                      </m:fPr>
                      <m:num>
                        <m:sSub>
                          <m:sSubPr>
                            <m:ctrlPr>
                              <w:ins w:id="4207" w:author="محمد زكريا سيد سيد ابوسبع" w:date="2023-03-31T16:34:00Z">
                                <w:rPr>
                                  <w:rFonts w:ascii="Cambria Math" w:hAnsi="Cambria Math"/>
                                  <w:i/>
                                </w:rPr>
                              </w:ins>
                            </m:ctrlPr>
                          </m:sSubPr>
                          <m:e>
                            <m:r>
                              <w:ins w:id="4208" w:author="محمد زكريا سيد سيد ابوسبع" w:date="2023-03-31T16:34:00Z">
                                <w:rPr>
                                  <w:rFonts w:ascii="Cambria Math" w:hAnsi="Cambria Math"/>
                                </w:rPr>
                                <m:t>(Y</m:t>
                              </w:ins>
                            </m:r>
                          </m:e>
                          <m:sub>
                            <m:r>
                              <w:ins w:id="4209" w:author="محمد زكريا سيد سيد ابوسبع" w:date="2023-03-31T16:34:00Z">
                                <w:rPr>
                                  <w:rFonts w:ascii="Cambria Math" w:hAnsi="Cambria Math"/>
                                </w:rPr>
                                <m:t>r</m:t>
                              </w:ins>
                            </m:r>
                          </m:sub>
                        </m:sSub>
                        <m:r>
                          <w:ins w:id="4210" w:author="محمد زكريا سيد سيد ابوسبع" w:date="2023-03-31T16:34:00Z">
                            <w:rPr>
                              <w:rFonts w:ascii="Cambria Math" w:hAnsi="Cambria Math"/>
                            </w:rPr>
                            <m:t>-</m:t>
                          </w:ins>
                        </m:r>
                        <m:sSub>
                          <m:sSubPr>
                            <m:ctrlPr>
                              <w:ins w:id="4211" w:author="محمد زكريا سيد سيد ابوسبع" w:date="2023-03-31T16:34:00Z">
                                <w:rPr>
                                  <w:rFonts w:ascii="Cambria Math" w:hAnsi="Cambria Math"/>
                                  <w:i/>
                                </w:rPr>
                              </w:ins>
                            </m:ctrlPr>
                          </m:sSubPr>
                          <m:e>
                            <m:r>
                              <w:ins w:id="4212" w:author="محمد زكريا سيد سيد ابوسبع" w:date="2023-03-31T16:34:00Z">
                                <w:rPr>
                                  <w:rFonts w:ascii="Cambria Math" w:hAnsi="Cambria Math"/>
                                </w:rPr>
                                <m:t>u</m:t>
                              </w:ins>
                            </m:r>
                          </m:e>
                          <m:sub>
                            <m:r>
                              <w:ins w:id="4213" w:author="محمد زكريا سيد سيد ابوسبع" w:date="2023-03-31T16:34:00Z">
                                <w:rPr>
                                  <w:rFonts w:ascii="Cambria Math" w:hAnsi="Cambria Math"/>
                                </w:rPr>
                                <m:t>0</m:t>
                              </w:ins>
                            </m:r>
                          </m:sub>
                        </m:sSub>
                        <m:r>
                          <w:ins w:id="4214" w:author="محمد زكريا سيد سيد ابوسبع" w:date="2023-03-31T16:34:00Z">
                            <w:rPr>
                              <w:rFonts w:ascii="Cambria Math" w:hAnsi="Cambria Math"/>
                            </w:rPr>
                            <m:t>)</m:t>
                          </w:ins>
                        </m:r>
                      </m:num>
                      <m:den>
                        <m:sSub>
                          <m:sSubPr>
                            <m:ctrlPr>
                              <w:ins w:id="4215" w:author="محمد زكريا سيد سيد ابوسبع" w:date="2023-03-31T16:34:00Z">
                                <w:rPr>
                                  <w:rFonts w:ascii="Cambria Math" w:hAnsi="Cambria Math"/>
                                  <w:i/>
                                </w:rPr>
                              </w:ins>
                            </m:ctrlPr>
                          </m:sSubPr>
                          <m:e>
                            <m:r>
                              <w:ins w:id="4216" w:author="محمد زكريا سيد سيد ابوسبع" w:date="2023-03-31T16:34:00Z">
                                <w:rPr>
                                  <w:rFonts w:ascii="Cambria Math" w:hAnsi="Cambria Math"/>
                                </w:rPr>
                                <m:t>V</m:t>
                              </w:ins>
                            </m:r>
                          </m:e>
                          <m:sub>
                            <m:sSub>
                              <m:sSubPr>
                                <m:ctrlPr>
                                  <w:ins w:id="4217" w:author="محمد زكريا سيد سيد ابوسبع" w:date="2023-03-31T16:34:00Z">
                                    <w:rPr>
                                      <w:rFonts w:ascii="Cambria Math" w:hAnsi="Cambria Math"/>
                                      <w:i/>
                                    </w:rPr>
                                  </w:ins>
                                </m:ctrlPr>
                              </m:sSubPr>
                              <m:e>
                                <m:r>
                                  <w:ins w:id="4218" w:author="محمد زكريا سيد سيد ابوسبع" w:date="2023-03-31T16:34:00Z">
                                    <w:rPr>
                                      <w:rFonts w:ascii="Cambria Math" w:hAnsi="Cambria Math"/>
                                    </w:rPr>
                                    <m:t>t</m:t>
                                  </w:ins>
                                </m:r>
                              </m:e>
                              <m:sub>
                                <m:r>
                                  <w:ins w:id="4219" w:author="محمد زكريا سيد سيد ابوسبع" w:date="2023-03-31T16:34:00Z">
                                    <w:rPr>
                                      <w:rFonts w:ascii="Cambria Math" w:hAnsi="Cambria Math"/>
                                    </w:rPr>
                                    <m:t>0</m:t>
                                  </w:ins>
                                </m:r>
                              </m:sub>
                            </m:sSub>
                          </m:sub>
                        </m:sSub>
                      </m:den>
                    </m:f>
                    <m:ctrlPr>
                      <w:ins w:id="4220" w:author="محمد زكريا سيد سيد ابوسبع" w:date="2023-03-31T16:34:00Z">
                        <w:rPr>
                          <w:rFonts w:ascii="Cambria Math" w:hAnsi="Cambria Math"/>
                          <w:i/>
                        </w:rPr>
                      </w:ins>
                    </m:ctrlPr>
                  </m:e>
                </m:mr>
                <m:mr>
                  <m:e>
                    <m:acc>
                      <m:accPr>
                        <m:chr m:val="̀"/>
                        <m:ctrlPr>
                          <w:ins w:id="4221" w:author="محمد زكريا سيد سيد ابوسبع" w:date="2023-03-31T16:34:00Z">
                            <w:rPr>
                              <w:rFonts w:ascii="Cambria Math" w:hAnsi="Cambria Math"/>
                              <w:i/>
                            </w:rPr>
                          </w:ins>
                        </m:ctrlPr>
                      </m:accPr>
                      <m:e>
                        <m:sSub>
                          <m:sSubPr>
                            <m:ctrlPr>
                              <w:ins w:id="4222" w:author="محمد زكريا سيد سيد ابوسبع" w:date="2023-03-31T16:34:00Z">
                                <w:rPr>
                                  <w:rFonts w:ascii="Cambria Math" w:hAnsi="Cambria Math"/>
                                  <w:i/>
                                </w:rPr>
                              </w:ins>
                            </m:ctrlPr>
                          </m:sSubPr>
                          <m:e>
                            <m:r>
                              <w:ins w:id="4223" w:author="محمد زكريا سيد سيد ابوسبع" w:date="2023-03-31T16:34:00Z">
                                <w:rPr>
                                  <w:rFonts w:ascii="Cambria Math" w:hAnsi="Cambria Math"/>
                                </w:rPr>
                                <m:t>L</m:t>
                              </w:ins>
                            </m:r>
                          </m:e>
                          <m:sub>
                            <m:r>
                              <w:ins w:id="4224" w:author="محمد زكريا سيد سيد ابوسبع" w:date="2023-03-31T16:34:00Z">
                                <w:rPr>
                                  <w:rFonts w:ascii="Cambria Math" w:hAnsi="Cambria Math"/>
                                </w:rPr>
                                <m:t>β</m:t>
                              </w:ins>
                            </m:r>
                          </m:sub>
                        </m:sSub>
                      </m:e>
                    </m:acc>
                    <m:ctrlPr>
                      <w:ins w:id="4225" w:author="محمد زكريا سيد سيد ابوسبع" w:date="2023-03-31T16:34:00Z">
                        <w:rPr>
                          <w:rFonts w:ascii="Cambria Math" w:hAnsi="Cambria Math"/>
                          <w:i/>
                        </w:rPr>
                      </w:ins>
                    </m:ctrlPr>
                  </m:e>
                  <m:e>
                    <m:acc>
                      <m:accPr>
                        <m:chr m:val="̀"/>
                        <m:ctrlPr>
                          <w:ins w:id="4226" w:author="محمد زكريا سيد سيد ابوسبع" w:date="2023-03-31T16:34:00Z">
                            <w:rPr>
                              <w:rFonts w:ascii="Cambria Math" w:hAnsi="Cambria Math"/>
                              <w:i/>
                            </w:rPr>
                          </w:ins>
                        </m:ctrlPr>
                      </m:accPr>
                      <m:e>
                        <m:sSub>
                          <m:sSubPr>
                            <m:ctrlPr>
                              <w:ins w:id="4227" w:author="محمد زكريا سيد سيد ابوسبع" w:date="2023-03-31T16:34:00Z">
                                <w:rPr>
                                  <w:rFonts w:ascii="Cambria Math" w:hAnsi="Cambria Math"/>
                                  <w:i/>
                                </w:rPr>
                              </w:ins>
                            </m:ctrlPr>
                          </m:sSubPr>
                          <m:e>
                            <m:r>
                              <w:ins w:id="4228" w:author="محمد زكريا سيد سيد ابوسبع" w:date="2023-03-31T16:34:00Z">
                                <w:rPr>
                                  <w:rFonts w:ascii="Cambria Math" w:hAnsi="Cambria Math"/>
                                </w:rPr>
                                <m:t>L</m:t>
                              </w:ins>
                            </m:r>
                          </m:e>
                          <m:sub>
                            <m:r>
                              <w:ins w:id="4229" w:author="محمد زكريا سيد سيد ابوسبع" w:date="2023-03-31T16:34:00Z">
                                <w:rPr>
                                  <w:rFonts w:ascii="Cambria Math" w:hAnsi="Cambria Math"/>
                                </w:rPr>
                                <m:t>p</m:t>
                              </w:ins>
                            </m:r>
                          </m:sub>
                        </m:sSub>
                      </m:e>
                    </m:acc>
                    <m:ctrlPr>
                      <w:ins w:id="4230" w:author="محمد زكريا سيد سيد ابوسبع" w:date="2023-03-31T16:34:00Z">
                        <w:rPr>
                          <w:rFonts w:ascii="Cambria Math" w:hAnsi="Cambria Math"/>
                          <w:i/>
                        </w:rPr>
                      </w:ins>
                    </m:ctrlPr>
                  </m:e>
                  <m:e>
                    <m:r>
                      <w:ins w:id="4231" w:author="محمد زكريا سيد سيد ابوسبع" w:date="2023-03-31T16:34:00Z">
                        <w:rPr>
                          <w:rFonts w:ascii="Cambria Math" w:hAnsi="Cambria Math"/>
                        </w:rPr>
                        <m:t xml:space="preserve"> </m:t>
                      </w:ins>
                    </m:r>
                    <m:acc>
                      <m:accPr>
                        <m:chr m:val="̀"/>
                        <m:ctrlPr>
                          <w:ins w:id="4232" w:author="محمد زكريا سيد سيد ابوسبع" w:date="2023-03-31T16:34:00Z">
                            <w:rPr>
                              <w:rFonts w:ascii="Cambria Math" w:hAnsi="Cambria Math"/>
                              <w:i/>
                            </w:rPr>
                          </w:ins>
                        </m:ctrlPr>
                      </m:accPr>
                      <m:e>
                        <m:sSub>
                          <m:sSubPr>
                            <m:ctrlPr>
                              <w:ins w:id="4233" w:author="محمد زكريا سيد سيد ابوسبع" w:date="2023-03-31T16:34:00Z">
                                <w:rPr>
                                  <w:rFonts w:ascii="Cambria Math" w:hAnsi="Cambria Math"/>
                                  <w:i/>
                                </w:rPr>
                              </w:ins>
                            </m:ctrlPr>
                          </m:sSubPr>
                          <m:e>
                            <m:r>
                              <w:ins w:id="4234" w:author="محمد زكريا سيد سيد ابوسبع" w:date="2023-03-31T16:34:00Z">
                                <w:rPr>
                                  <w:rFonts w:ascii="Cambria Math" w:hAnsi="Cambria Math"/>
                                </w:rPr>
                                <m:t>L</m:t>
                              </w:ins>
                            </m:r>
                          </m:e>
                          <m:sub>
                            <m:r>
                              <w:ins w:id="4235" w:author="محمد زكريا سيد سيد ابوسبع" w:date="2023-03-31T16:34:00Z">
                                <w:rPr>
                                  <w:rFonts w:ascii="Cambria Math" w:hAnsi="Cambria Math"/>
                                </w:rPr>
                                <m:t>r</m:t>
                              </w:ins>
                            </m:r>
                          </m:sub>
                        </m:sSub>
                      </m:e>
                    </m:acc>
                    <m:ctrlPr>
                      <w:ins w:id="4236" w:author="محمد زكريا سيد سيد ابوسبع" w:date="2023-03-31T16:34:00Z">
                        <w:rPr>
                          <w:rFonts w:ascii="Cambria Math" w:hAnsi="Cambria Math"/>
                          <w:i/>
                        </w:rPr>
                      </w:ins>
                    </m:ctrlPr>
                  </m:e>
                </m:mr>
                <m:mr>
                  <m:e>
                    <m:acc>
                      <m:accPr>
                        <m:chr m:val="̀"/>
                        <m:ctrlPr>
                          <w:ins w:id="4237" w:author="محمد زكريا سيد سيد ابوسبع" w:date="2023-03-31T16:34:00Z">
                            <w:rPr>
                              <w:rFonts w:ascii="Cambria Math" w:hAnsi="Cambria Math"/>
                              <w:i/>
                            </w:rPr>
                          </w:ins>
                        </m:ctrlPr>
                      </m:accPr>
                      <m:e>
                        <m:sSub>
                          <m:sSubPr>
                            <m:ctrlPr>
                              <w:ins w:id="4238" w:author="محمد زكريا سيد سيد ابوسبع" w:date="2023-03-31T16:34:00Z">
                                <w:rPr>
                                  <w:rFonts w:ascii="Cambria Math" w:hAnsi="Cambria Math"/>
                                  <w:i/>
                                </w:rPr>
                              </w:ins>
                            </m:ctrlPr>
                          </m:sSubPr>
                          <m:e>
                            <m:r>
                              <w:ins w:id="4239" w:author="محمد زكريا سيد سيد ابوسبع" w:date="2023-03-31T16:34:00Z">
                                <w:rPr>
                                  <w:rFonts w:ascii="Cambria Math" w:hAnsi="Cambria Math"/>
                                </w:rPr>
                                <m:t>N</m:t>
                              </w:ins>
                            </m:r>
                          </m:e>
                          <m:sub>
                            <m:r>
                              <w:ins w:id="4240" w:author="محمد زكريا سيد سيد ابوسبع" w:date="2023-03-31T16:34:00Z">
                                <w:rPr>
                                  <w:rFonts w:ascii="Cambria Math" w:hAnsi="Cambria Math"/>
                                </w:rPr>
                                <m:t>β</m:t>
                              </w:ins>
                            </m:r>
                          </m:sub>
                        </m:sSub>
                      </m:e>
                    </m:acc>
                    <m:ctrlPr>
                      <w:ins w:id="4241" w:author="محمد زكريا سيد سيد ابوسبع" w:date="2023-03-31T16:34:00Z">
                        <w:rPr>
                          <w:rFonts w:ascii="Cambria Math" w:hAnsi="Cambria Math"/>
                          <w:i/>
                        </w:rPr>
                      </w:ins>
                    </m:ctrlPr>
                  </m:e>
                  <m:e>
                    <m:acc>
                      <m:accPr>
                        <m:chr m:val="̀"/>
                        <m:ctrlPr>
                          <w:ins w:id="4242" w:author="محمد زكريا سيد سيد ابوسبع" w:date="2023-03-31T16:34:00Z">
                            <w:rPr>
                              <w:rFonts w:ascii="Cambria Math" w:hAnsi="Cambria Math"/>
                              <w:i/>
                            </w:rPr>
                          </w:ins>
                        </m:ctrlPr>
                      </m:accPr>
                      <m:e>
                        <m:sSub>
                          <m:sSubPr>
                            <m:ctrlPr>
                              <w:ins w:id="4243" w:author="محمد زكريا سيد سيد ابوسبع" w:date="2023-03-31T16:34:00Z">
                                <w:rPr>
                                  <w:rFonts w:ascii="Cambria Math" w:hAnsi="Cambria Math"/>
                                  <w:i/>
                                </w:rPr>
                              </w:ins>
                            </m:ctrlPr>
                          </m:sSubPr>
                          <m:e>
                            <m:r>
                              <w:ins w:id="4244" w:author="محمد زكريا سيد سيد ابوسبع" w:date="2023-03-31T16:34:00Z">
                                <w:rPr>
                                  <w:rFonts w:ascii="Cambria Math" w:hAnsi="Cambria Math"/>
                                </w:rPr>
                                <m:t>N</m:t>
                              </w:ins>
                            </m:r>
                          </m:e>
                          <m:sub>
                            <m:r>
                              <w:ins w:id="4245" w:author="محمد زكريا سيد سيد ابوسبع" w:date="2023-03-31T16:34:00Z">
                                <w:rPr>
                                  <w:rFonts w:ascii="Cambria Math" w:hAnsi="Cambria Math"/>
                                </w:rPr>
                                <m:t>p</m:t>
                              </w:ins>
                            </m:r>
                          </m:sub>
                        </m:sSub>
                      </m:e>
                    </m:acc>
                    <m:ctrlPr>
                      <w:ins w:id="4246" w:author="محمد زكريا سيد سيد ابوسبع" w:date="2023-03-31T16:34:00Z">
                        <w:rPr>
                          <w:rFonts w:ascii="Cambria Math" w:hAnsi="Cambria Math"/>
                          <w:i/>
                        </w:rPr>
                      </w:ins>
                    </m:ctrlPr>
                  </m:e>
                  <m:e>
                    <m:acc>
                      <m:accPr>
                        <m:chr m:val="̀"/>
                        <m:ctrlPr>
                          <w:ins w:id="4247" w:author="محمد زكريا سيد سيد ابوسبع" w:date="2023-03-31T16:34:00Z">
                            <w:rPr>
                              <w:rFonts w:ascii="Cambria Math" w:hAnsi="Cambria Math"/>
                              <w:i/>
                            </w:rPr>
                          </w:ins>
                        </m:ctrlPr>
                      </m:accPr>
                      <m:e>
                        <m:sSub>
                          <m:sSubPr>
                            <m:ctrlPr>
                              <w:ins w:id="4248" w:author="محمد زكريا سيد سيد ابوسبع" w:date="2023-03-31T16:34:00Z">
                                <w:rPr>
                                  <w:rFonts w:ascii="Cambria Math" w:hAnsi="Cambria Math"/>
                                  <w:i/>
                                </w:rPr>
                              </w:ins>
                            </m:ctrlPr>
                          </m:sSubPr>
                          <m:e>
                            <m:r>
                              <w:ins w:id="4249" w:author="محمد زكريا سيد سيد ابوسبع" w:date="2023-03-31T16:34:00Z">
                                <w:rPr>
                                  <w:rFonts w:ascii="Cambria Math" w:hAnsi="Cambria Math"/>
                                </w:rPr>
                                <m:t>N</m:t>
                              </w:ins>
                            </m:r>
                          </m:e>
                          <m:sub>
                            <m:r>
                              <w:ins w:id="4250" w:author="محمد زكريا سيد سيد ابوسبع" w:date="2023-03-31T16:34:00Z">
                                <w:rPr>
                                  <w:rFonts w:ascii="Cambria Math" w:hAnsi="Cambria Math"/>
                                </w:rPr>
                                <m:t>r</m:t>
                              </w:ins>
                            </m:r>
                          </m:sub>
                        </m:sSub>
                      </m:e>
                    </m:acc>
                    <m:r>
                      <w:ins w:id="4251" w:author="محمد زكريا سيد سيد ابوسبع" w:date="2023-03-31T16:34:00Z">
                        <w:rPr>
                          <w:rFonts w:ascii="Cambria Math" w:hAnsi="Cambria Math"/>
                        </w:rPr>
                        <m:t xml:space="preserve"> </m:t>
                      </w:ins>
                    </m:r>
                  </m:e>
                </m:mr>
              </m:m>
            </m:e>
          </m:d>
          <m:r>
            <w:ins w:id="4252" w:author="محمد زكريا سيد سيد ابوسبع" w:date="2023-03-31T16:34:00Z">
              <m:rPr>
                <m:sty m:val="p"/>
              </m:rPr>
              <w:rPr>
                <w:rFonts w:ascii="Cambria Math" w:hAnsi="Cambria Math"/>
              </w:rPr>
              <m:t xml:space="preserve"> </m:t>
            </w:ins>
          </m:r>
          <m:d>
            <m:dPr>
              <m:begChr m:val="["/>
              <m:endChr m:val="]"/>
              <m:ctrlPr>
                <w:ins w:id="4253" w:author="محمد زكريا سيد سيد ابوسبع" w:date="2023-03-31T16:34:00Z">
                  <w:rPr>
                    <w:rFonts w:ascii="Cambria Math" w:hAnsi="Cambria Math"/>
                    <w:i/>
                  </w:rPr>
                </w:ins>
              </m:ctrlPr>
            </m:dPr>
            <m:e>
              <m:eqArr>
                <m:eqArrPr>
                  <m:ctrlPr>
                    <w:ins w:id="4254" w:author="محمد زكريا سيد سيد ابوسبع" w:date="2023-03-31T16:34:00Z">
                      <w:rPr>
                        <w:rFonts w:ascii="Cambria Math" w:hAnsi="Cambria Math"/>
                        <w:i/>
                      </w:rPr>
                    </w:ins>
                  </m:ctrlPr>
                </m:eqArrPr>
                <m:e>
                  <m:r>
                    <w:ins w:id="4255" w:author="محمد زكريا سيد سيد ابوسبع" w:date="2023-03-31T16:34:00Z">
                      <m:rPr>
                        <m:sty m:val="p"/>
                      </m:rPr>
                      <w:rPr>
                        <w:rFonts w:ascii="Cambria Math" w:hAnsi="Cambria Math"/>
                      </w:rPr>
                      <m:t>Δ</m:t>
                    </w:ins>
                  </m:r>
                  <m:r>
                    <w:ins w:id="4256" w:author="محمد زكريا سيد سيد ابوسبع" w:date="2023-03-31T16:34:00Z">
                      <w:rPr>
                        <w:rFonts w:ascii="Cambria Math" w:hAnsi="Cambria Math"/>
                      </w:rPr>
                      <m:t>β</m:t>
                    </w:ins>
                  </m:r>
                </m:e>
                <m:e>
                  <m:r>
                    <w:ins w:id="4257" w:author="محمد زكريا سيد سيد ابوسبع" w:date="2023-03-31T16:34:00Z">
                      <m:rPr>
                        <m:sty m:val="p"/>
                      </m:rPr>
                      <w:rPr>
                        <w:rFonts w:ascii="Cambria Math" w:hAnsi="Cambria Math"/>
                      </w:rPr>
                      <m:t>Δ</m:t>
                    </w:ins>
                  </m:r>
                  <m:r>
                    <w:ins w:id="4258" w:author="محمد زكريا سيد سيد ابوسبع" w:date="2023-03-31T16:34:00Z">
                      <w:rPr>
                        <w:rFonts w:ascii="Cambria Math" w:hAnsi="Cambria Math"/>
                      </w:rPr>
                      <m:t>p</m:t>
                    </w:ins>
                  </m:r>
                  <m:ctrlPr>
                    <w:ins w:id="4259" w:author="محمد زكريا سيد سيد ابوسبع" w:date="2023-03-31T16:34:00Z">
                      <w:rPr>
                        <w:rFonts w:ascii="Cambria Math" w:eastAsia="Cambria Math" w:hAnsi="Cambria Math" w:cs="Cambria Math"/>
                        <w:i/>
                      </w:rPr>
                    </w:ins>
                  </m:ctrlPr>
                </m:e>
                <m:e>
                  <m:r>
                    <w:ins w:id="4260" w:author="محمد زكريا سيد سيد ابوسبع" w:date="2023-03-31T16:34:00Z">
                      <m:rPr>
                        <m:sty m:val="p"/>
                      </m:rPr>
                      <w:rPr>
                        <w:rFonts w:ascii="Cambria Math" w:hAnsi="Cambria Math"/>
                      </w:rPr>
                      <m:t>Δ</m:t>
                    </w:ins>
                  </m:r>
                  <m:r>
                    <w:ins w:id="4261" w:author="محمد زكريا سيد سيد ابوسبع" w:date="2023-03-31T16:34:00Z">
                      <w:rPr>
                        <w:rFonts w:ascii="Cambria Math" w:hAnsi="Cambria Math"/>
                      </w:rPr>
                      <m:t>r</m:t>
                    </w:ins>
                  </m:r>
                </m:e>
              </m:eqArr>
            </m:e>
          </m:d>
          <m:r>
            <w:ins w:id="4262" w:author="محمد زكريا سيد سيد ابوسبع" w:date="2023-03-31T16:34:00Z">
              <w:rPr>
                <w:rFonts w:ascii="Cambria Math" w:hAnsi="Cambria Math"/>
              </w:rPr>
              <m:t>+</m:t>
            </w:ins>
          </m:r>
          <m:d>
            <m:dPr>
              <m:begChr m:val="["/>
              <m:endChr m:val="]"/>
              <m:ctrlPr>
                <w:ins w:id="4263" w:author="محمد زكريا سيد سيد ابوسبع" w:date="2023-03-31T16:34:00Z">
                  <w:rPr>
                    <w:rFonts w:ascii="Cambria Math" w:hAnsi="Cambria Math"/>
                    <w:i/>
                  </w:rPr>
                </w:ins>
              </m:ctrlPr>
            </m:dPr>
            <m:e>
              <m:eqArr>
                <m:eqArrPr>
                  <m:ctrlPr>
                    <w:ins w:id="4264" w:author="محمد زكريا سيد سيد ابوسبع" w:date="2023-03-31T16:34:00Z">
                      <w:rPr>
                        <w:rFonts w:ascii="Cambria Math" w:hAnsi="Cambria Math"/>
                        <w:i/>
                      </w:rPr>
                    </w:ins>
                  </m:ctrlPr>
                </m:eqArrPr>
                <m:e>
                  <m:sSup>
                    <m:sSupPr>
                      <m:ctrlPr>
                        <w:ins w:id="4265" w:author="محمد زكريا سيد سيد ابوسبع" w:date="2023-03-31T16:34:00Z">
                          <w:rPr>
                            <w:rFonts w:ascii="Cambria Math" w:hAnsi="Cambria Math"/>
                            <w:i/>
                          </w:rPr>
                        </w:ins>
                      </m:ctrlPr>
                    </m:sSupPr>
                    <m:e>
                      <m:sSub>
                        <m:sSubPr>
                          <m:ctrlPr>
                            <w:ins w:id="4266" w:author="محمد زكريا سيد سيد ابوسبع" w:date="2023-03-31T16:34:00Z">
                              <w:rPr>
                                <w:rFonts w:ascii="Cambria Math" w:hAnsi="Cambria Math"/>
                                <w:i/>
                              </w:rPr>
                            </w:ins>
                          </m:ctrlPr>
                        </m:sSubPr>
                        <m:e>
                          <m:r>
                            <w:ins w:id="4267" w:author="محمد زكريا سيد سيد ابوسبع" w:date="2023-03-31T16:34:00Z">
                              <w:rPr>
                                <w:rFonts w:ascii="Cambria Math" w:hAnsi="Cambria Math"/>
                              </w:rPr>
                              <m:t xml:space="preserve">  Y</m:t>
                            </w:ins>
                          </m:r>
                        </m:e>
                        <m:sub>
                          <m:sSub>
                            <m:sSubPr>
                              <m:ctrlPr>
                                <w:ins w:id="4268" w:author="محمد زكريا سيد سيد ابوسبع" w:date="2023-03-31T16:34:00Z">
                                  <w:rPr>
                                    <w:rFonts w:ascii="Cambria Math" w:hAnsi="Cambria Math"/>
                                    <w:i/>
                                  </w:rPr>
                                </w:ins>
                              </m:ctrlPr>
                            </m:sSubPr>
                            <m:e>
                              <m:r>
                                <w:ins w:id="4269" w:author="محمد زكريا سيد سيد ابوسبع" w:date="2023-03-31T16:34:00Z">
                                  <w:rPr>
                                    <w:rFonts w:ascii="Cambria Math" w:hAnsi="Cambria Math"/>
                                  </w:rPr>
                                  <m:t>δ</m:t>
                                </w:ins>
                              </m:r>
                            </m:e>
                            <m:sub>
                              <m:r>
                                <w:ins w:id="4270" w:author="محمد زكريا سيد سيد ابوسبع" w:date="2023-03-31T16:34:00Z">
                                  <w:rPr>
                                    <w:rFonts w:ascii="Cambria Math" w:hAnsi="Cambria Math"/>
                                  </w:rPr>
                                  <m:t>a</m:t>
                                </w:ins>
                              </m:r>
                            </m:sub>
                          </m:sSub>
                        </m:sub>
                      </m:sSub>
                    </m:e>
                    <m:sup>
                      <m:r>
                        <w:ins w:id="4271" w:author="محمد زكريا سيد سيد ابوسبع" w:date="2023-03-31T16:34:00Z">
                          <w:rPr>
                            <w:rFonts w:ascii="Cambria Math" w:hAnsi="Cambria Math"/>
                          </w:rPr>
                          <m:t>*</m:t>
                        </w:ins>
                      </m:r>
                    </m:sup>
                  </m:sSup>
                  <m:r>
                    <w:ins w:id="4272" w:author="محمد زكريا سيد سيد ابوسبع" w:date="2023-03-31T16:34:00Z">
                      <w:rPr>
                        <w:rFonts w:ascii="Cambria Math" w:hAnsi="Cambria Math"/>
                      </w:rPr>
                      <m:t xml:space="preserve">    </m:t>
                    </w:ins>
                  </m:r>
                  <m:sSup>
                    <m:sSupPr>
                      <m:ctrlPr>
                        <w:ins w:id="4273" w:author="محمد زكريا سيد سيد ابوسبع" w:date="2023-03-31T16:34:00Z">
                          <w:rPr>
                            <w:rFonts w:ascii="Cambria Math" w:hAnsi="Cambria Math"/>
                            <w:i/>
                          </w:rPr>
                        </w:ins>
                      </m:ctrlPr>
                    </m:sSupPr>
                    <m:e>
                      <m:sSub>
                        <m:sSubPr>
                          <m:ctrlPr>
                            <w:ins w:id="4274" w:author="محمد زكريا سيد سيد ابوسبع" w:date="2023-03-31T16:34:00Z">
                              <w:rPr>
                                <w:rFonts w:ascii="Cambria Math" w:hAnsi="Cambria Math"/>
                                <w:i/>
                              </w:rPr>
                            </w:ins>
                          </m:ctrlPr>
                        </m:sSubPr>
                        <m:e>
                          <m:r>
                            <w:ins w:id="4275" w:author="محمد زكريا سيد سيد ابوسبع" w:date="2023-03-31T16:34:00Z">
                              <w:rPr>
                                <w:rFonts w:ascii="Cambria Math" w:hAnsi="Cambria Math"/>
                              </w:rPr>
                              <m:t xml:space="preserve">  Y</m:t>
                            </w:ins>
                          </m:r>
                        </m:e>
                        <m:sub>
                          <m:sSub>
                            <m:sSubPr>
                              <m:ctrlPr>
                                <w:ins w:id="4276" w:author="محمد زكريا سيد سيد ابوسبع" w:date="2023-03-31T16:34:00Z">
                                  <w:rPr>
                                    <w:rFonts w:ascii="Cambria Math" w:hAnsi="Cambria Math"/>
                                    <w:i/>
                                  </w:rPr>
                                </w:ins>
                              </m:ctrlPr>
                            </m:sSubPr>
                            <m:e>
                              <m:r>
                                <w:ins w:id="4277" w:author="محمد زكريا سيد سيد ابوسبع" w:date="2023-03-31T16:34:00Z">
                                  <w:rPr>
                                    <w:rFonts w:ascii="Cambria Math" w:hAnsi="Cambria Math"/>
                                  </w:rPr>
                                  <m:t>δ</m:t>
                                </w:ins>
                              </m:r>
                            </m:e>
                            <m:sub>
                              <m:r>
                                <w:ins w:id="4278" w:author="محمد زكريا سيد سيد ابوسبع" w:date="2023-03-31T16:34:00Z">
                                  <w:rPr>
                                    <w:rFonts w:ascii="Cambria Math" w:hAnsi="Cambria Math"/>
                                  </w:rPr>
                                  <m:t>r</m:t>
                                </w:ins>
                              </m:r>
                            </m:sub>
                          </m:sSub>
                        </m:sub>
                      </m:sSub>
                    </m:e>
                    <m:sup>
                      <m:r>
                        <w:ins w:id="4279" w:author="محمد زكريا سيد سيد ابوسبع" w:date="2023-03-31T16:34:00Z">
                          <w:rPr>
                            <w:rFonts w:ascii="Cambria Math" w:hAnsi="Cambria Math"/>
                          </w:rPr>
                          <m:t>*</m:t>
                        </w:ins>
                      </m:r>
                    </m:sup>
                  </m:sSup>
                </m:e>
                <m:e>
                  <m:acc>
                    <m:accPr>
                      <m:chr m:val="́"/>
                      <m:ctrlPr>
                        <w:ins w:id="4280" w:author="محمد زكريا سيد سيد ابوسبع" w:date="2023-03-31T16:34:00Z">
                          <w:rPr>
                            <w:rFonts w:ascii="Cambria Math" w:hAnsi="Cambria Math"/>
                            <w:i/>
                          </w:rPr>
                        </w:ins>
                      </m:ctrlPr>
                    </m:accPr>
                    <m:e>
                      <m:sSub>
                        <m:sSubPr>
                          <m:ctrlPr>
                            <w:ins w:id="4281" w:author="محمد زكريا سيد سيد ابوسبع" w:date="2023-03-31T16:34:00Z">
                              <w:rPr>
                                <w:rFonts w:ascii="Cambria Math" w:hAnsi="Cambria Math"/>
                                <w:i/>
                              </w:rPr>
                            </w:ins>
                          </m:ctrlPr>
                        </m:sSubPr>
                        <m:e>
                          <m:r>
                            <w:ins w:id="4282" w:author="محمد زكريا سيد سيد ابوسبع" w:date="2023-03-31T16:34:00Z">
                              <w:rPr>
                                <w:rFonts w:ascii="Cambria Math" w:hAnsi="Cambria Math"/>
                              </w:rPr>
                              <m:t xml:space="preserve">  L</m:t>
                            </w:ins>
                          </m:r>
                        </m:e>
                        <m:sub>
                          <m:sSub>
                            <m:sSubPr>
                              <m:ctrlPr>
                                <w:ins w:id="4283" w:author="محمد زكريا سيد سيد ابوسبع" w:date="2023-03-31T16:34:00Z">
                                  <w:rPr>
                                    <w:rFonts w:ascii="Cambria Math" w:hAnsi="Cambria Math"/>
                                    <w:i/>
                                  </w:rPr>
                                </w:ins>
                              </m:ctrlPr>
                            </m:sSubPr>
                            <m:e>
                              <m:r>
                                <w:ins w:id="4284" w:author="محمد زكريا سيد سيد ابوسبع" w:date="2023-03-31T16:34:00Z">
                                  <w:rPr>
                                    <w:rFonts w:ascii="Cambria Math" w:hAnsi="Cambria Math"/>
                                  </w:rPr>
                                  <m:t>δ</m:t>
                                </w:ins>
                              </m:r>
                            </m:e>
                            <m:sub>
                              <m:r>
                                <w:ins w:id="4285" w:author="محمد زكريا سيد سيد ابوسبع" w:date="2023-03-31T16:34:00Z">
                                  <w:rPr>
                                    <w:rFonts w:ascii="Cambria Math" w:hAnsi="Cambria Math"/>
                                  </w:rPr>
                                  <m:t>a</m:t>
                                </w:ins>
                              </m:r>
                            </m:sub>
                          </m:sSub>
                        </m:sub>
                      </m:sSub>
                    </m:e>
                  </m:acc>
                  <m:r>
                    <w:ins w:id="4286" w:author="محمد زكريا سيد سيد ابوسبع" w:date="2023-03-31T16:34:00Z">
                      <w:rPr>
                        <w:rFonts w:ascii="Cambria Math" w:hAnsi="Cambria Math"/>
                      </w:rPr>
                      <m:t xml:space="preserve">       </m:t>
                    </w:ins>
                  </m:r>
                  <m:acc>
                    <m:accPr>
                      <m:chr m:val="́"/>
                      <m:ctrlPr>
                        <w:ins w:id="4287" w:author="محمد زكريا سيد سيد ابوسبع" w:date="2023-03-31T16:34:00Z">
                          <w:rPr>
                            <w:rFonts w:ascii="Cambria Math" w:hAnsi="Cambria Math"/>
                            <w:i/>
                          </w:rPr>
                        </w:ins>
                      </m:ctrlPr>
                    </m:accPr>
                    <m:e>
                      <m:sSub>
                        <m:sSubPr>
                          <m:ctrlPr>
                            <w:ins w:id="4288" w:author="محمد زكريا سيد سيد ابوسبع" w:date="2023-03-31T16:34:00Z">
                              <w:rPr>
                                <w:rFonts w:ascii="Cambria Math" w:hAnsi="Cambria Math"/>
                                <w:i/>
                              </w:rPr>
                            </w:ins>
                          </m:ctrlPr>
                        </m:sSubPr>
                        <m:e>
                          <m:r>
                            <w:ins w:id="4289" w:author="محمد زكريا سيد سيد ابوسبع" w:date="2023-03-31T16:34:00Z">
                              <w:rPr>
                                <w:rFonts w:ascii="Cambria Math" w:hAnsi="Cambria Math"/>
                              </w:rPr>
                              <m:t xml:space="preserve">  L</m:t>
                            </w:ins>
                          </m:r>
                        </m:e>
                        <m:sub>
                          <m:sSub>
                            <m:sSubPr>
                              <m:ctrlPr>
                                <w:ins w:id="4290" w:author="محمد زكريا سيد سيد ابوسبع" w:date="2023-03-31T16:34:00Z">
                                  <w:rPr>
                                    <w:rFonts w:ascii="Cambria Math" w:hAnsi="Cambria Math"/>
                                    <w:i/>
                                  </w:rPr>
                                </w:ins>
                              </m:ctrlPr>
                            </m:sSubPr>
                            <m:e>
                              <m:r>
                                <w:ins w:id="4291" w:author="محمد زكريا سيد سيد ابوسبع" w:date="2023-03-31T16:34:00Z">
                                  <w:rPr>
                                    <w:rFonts w:ascii="Cambria Math" w:hAnsi="Cambria Math"/>
                                  </w:rPr>
                                  <m:t>δ</m:t>
                                </w:ins>
                              </m:r>
                            </m:e>
                            <m:sub>
                              <m:r>
                                <w:ins w:id="4292" w:author="محمد زكريا سيد سيد ابوسبع" w:date="2023-03-31T16:34:00Z">
                                  <w:rPr>
                                    <w:rFonts w:ascii="Cambria Math" w:hAnsi="Cambria Math"/>
                                  </w:rPr>
                                  <m:t>r</m:t>
                                </w:ins>
                              </m:r>
                            </m:sub>
                          </m:sSub>
                        </m:sub>
                      </m:sSub>
                    </m:e>
                  </m:acc>
                  <m:ctrlPr>
                    <w:ins w:id="4293" w:author="محمد زكريا سيد سيد ابوسبع" w:date="2023-03-31T16:34:00Z">
                      <w:rPr>
                        <w:rFonts w:ascii="Cambria Math" w:eastAsia="Cambria Math" w:hAnsi="Cambria Math" w:cs="Cambria Math"/>
                        <w:i/>
                      </w:rPr>
                    </w:ins>
                  </m:ctrlPr>
                </m:e>
                <m:e>
                  <m:acc>
                    <m:accPr>
                      <m:chr m:val="́"/>
                      <m:ctrlPr>
                        <w:ins w:id="4294" w:author="محمد زكريا سيد سيد ابوسبع" w:date="2023-03-31T16:34:00Z">
                          <w:rPr>
                            <w:rFonts w:ascii="Cambria Math" w:hAnsi="Cambria Math"/>
                            <w:i/>
                          </w:rPr>
                        </w:ins>
                      </m:ctrlPr>
                    </m:accPr>
                    <m:e>
                      <m:sSub>
                        <m:sSubPr>
                          <m:ctrlPr>
                            <w:ins w:id="4295" w:author="محمد زكريا سيد سيد ابوسبع" w:date="2023-03-31T16:34:00Z">
                              <w:rPr>
                                <w:rFonts w:ascii="Cambria Math" w:hAnsi="Cambria Math"/>
                                <w:i/>
                              </w:rPr>
                            </w:ins>
                          </m:ctrlPr>
                        </m:sSubPr>
                        <m:e>
                          <m:r>
                            <w:ins w:id="4296" w:author="محمد زكريا سيد سيد ابوسبع" w:date="2023-03-31T16:34:00Z">
                              <w:rPr>
                                <w:rFonts w:ascii="Cambria Math" w:hAnsi="Cambria Math"/>
                              </w:rPr>
                              <m:t xml:space="preserve">  N</m:t>
                            </w:ins>
                          </m:r>
                        </m:e>
                        <m:sub>
                          <m:sSub>
                            <m:sSubPr>
                              <m:ctrlPr>
                                <w:ins w:id="4297" w:author="محمد زكريا سيد سيد ابوسبع" w:date="2023-03-31T16:34:00Z">
                                  <w:rPr>
                                    <w:rFonts w:ascii="Cambria Math" w:hAnsi="Cambria Math"/>
                                    <w:i/>
                                  </w:rPr>
                                </w:ins>
                              </m:ctrlPr>
                            </m:sSubPr>
                            <m:e>
                              <m:r>
                                <w:ins w:id="4298" w:author="محمد زكريا سيد سيد ابوسبع" w:date="2023-03-31T16:34:00Z">
                                  <w:rPr>
                                    <w:rFonts w:ascii="Cambria Math" w:hAnsi="Cambria Math"/>
                                  </w:rPr>
                                  <m:t>δ</m:t>
                                </w:ins>
                              </m:r>
                            </m:e>
                            <m:sub>
                              <m:r>
                                <w:ins w:id="4299" w:author="محمد زكريا سيد سيد ابوسبع" w:date="2023-03-31T16:34:00Z">
                                  <w:rPr>
                                    <w:rFonts w:ascii="Cambria Math" w:hAnsi="Cambria Math"/>
                                  </w:rPr>
                                  <m:t>a</m:t>
                                </w:ins>
                              </m:r>
                            </m:sub>
                          </m:sSub>
                        </m:sub>
                      </m:sSub>
                    </m:e>
                  </m:acc>
                  <m:r>
                    <w:ins w:id="4300" w:author="محمد زكريا سيد سيد ابوسبع" w:date="2023-03-31T16:34:00Z">
                      <w:rPr>
                        <w:rFonts w:ascii="Cambria Math" w:hAnsi="Cambria Math"/>
                      </w:rPr>
                      <m:t xml:space="preserve">       </m:t>
                    </w:ins>
                  </m:r>
                  <m:acc>
                    <m:accPr>
                      <m:chr m:val="́"/>
                      <m:ctrlPr>
                        <w:ins w:id="4301" w:author="محمد زكريا سيد سيد ابوسبع" w:date="2023-03-31T16:34:00Z">
                          <w:rPr>
                            <w:rFonts w:ascii="Cambria Math" w:hAnsi="Cambria Math"/>
                            <w:i/>
                          </w:rPr>
                        </w:ins>
                      </m:ctrlPr>
                    </m:accPr>
                    <m:e>
                      <m:sSub>
                        <m:sSubPr>
                          <m:ctrlPr>
                            <w:ins w:id="4302" w:author="محمد زكريا سيد سيد ابوسبع" w:date="2023-03-31T16:34:00Z">
                              <w:rPr>
                                <w:rFonts w:ascii="Cambria Math" w:hAnsi="Cambria Math"/>
                                <w:i/>
                              </w:rPr>
                            </w:ins>
                          </m:ctrlPr>
                        </m:sSubPr>
                        <m:e>
                          <m:r>
                            <w:ins w:id="4303" w:author="محمد زكريا سيد سيد ابوسبع" w:date="2023-03-31T16:34:00Z">
                              <w:rPr>
                                <w:rFonts w:ascii="Cambria Math" w:hAnsi="Cambria Math"/>
                              </w:rPr>
                              <m:t xml:space="preserve">  N</m:t>
                            </w:ins>
                          </m:r>
                        </m:e>
                        <m:sub>
                          <m:sSub>
                            <m:sSubPr>
                              <m:ctrlPr>
                                <w:ins w:id="4304" w:author="محمد زكريا سيد سيد ابوسبع" w:date="2023-03-31T16:34:00Z">
                                  <w:rPr>
                                    <w:rFonts w:ascii="Cambria Math" w:hAnsi="Cambria Math"/>
                                    <w:i/>
                                  </w:rPr>
                                </w:ins>
                              </m:ctrlPr>
                            </m:sSubPr>
                            <m:e>
                              <m:r>
                                <w:ins w:id="4305" w:author="محمد زكريا سيد سيد ابوسبع" w:date="2023-03-31T16:34:00Z">
                                  <w:rPr>
                                    <w:rFonts w:ascii="Cambria Math" w:hAnsi="Cambria Math"/>
                                  </w:rPr>
                                  <m:t>δ</m:t>
                                </w:ins>
                              </m:r>
                            </m:e>
                            <m:sub>
                              <m:r>
                                <w:ins w:id="4306" w:author="محمد زكريا سيد سيد ابوسبع" w:date="2023-03-31T16:34:00Z">
                                  <w:rPr>
                                    <w:rFonts w:ascii="Cambria Math" w:hAnsi="Cambria Math"/>
                                  </w:rPr>
                                  <m:t>r</m:t>
                                </w:ins>
                              </m:r>
                            </m:sub>
                          </m:sSub>
                        </m:sub>
                      </m:sSub>
                    </m:e>
                  </m:acc>
                </m:e>
              </m:eqArr>
            </m:e>
          </m:d>
          <m:d>
            <m:dPr>
              <m:begChr m:val="["/>
              <m:endChr m:val="]"/>
              <m:ctrlPr>
                <w:ins w:id="4307" w:author="محمد زكريا سيد سيد ابوسبع" w:date="2023-03-31T16:34:00Z">
                  <w:rPr>
                    <w:rFonts w:ascii="Cambria Math" w:hAnsi="Cambria Math"/>
                    <w:i/>
                  </w:rPr>
                </w:ins>
              </m:ctrlPr>
            </m:dPr>
            <m:e>
              <m:eqArr>
                <m:eqArrPr>
                  <m:ctrlPr>
                    <w:ins w:id="4308" w:author="محمد زكريا سيد سيد ابوسبع" w:date="2023-03-31T16:34:00Z">
                      <w:rPr>
                        <w:rFonts w:ascii="Cambria Math" w:hAnsi="Cambria Math"/>
                        <w:i/>
                      </w:rPr>
                    </w:ins>
                  </m:ctrlPr>
                </m:eqArrPr>
                <m:e>
                  <m:r>
                    <w:ins w:id="4309" w:author="محمد زكريا سيد سيد ابوسبع" w:date="2023-03-31T16:34:00Z">
                      <w:rPr>
                        <w:rFonts w:ascii="Cambria Math" w:hAnsi="Cambria Math"/>
                      </w:rPr>
                      <m:t xml:space="preserve"> ∆</m:t>
                    </w:ins>
                  </m:r>
                  <m:sSub>
                    <m:sSubPr>
                      <m:ctrlPr>
                        <w:ins w:id="4310" w:author="محمد زكريا سيد سيد ابوسبع" w:date="2023-03-31T16:34:00Z">
                          <w:rPr>
                            <w:rFonts w:ascii="Cambria Math" w:hAnsi="Cambria Math"/>
                            <w:i/>
                          </w:rPr>
                        </w:ins>
                      </m:ctrlPr>
                    </m:sSubPr>
                    <m:e>
                      <m:r>
                        <w:ins w:id="4311" w:author="محمد زكريا سيد سيد ابوسبع" w:date="2023-03-31T16:34:00Z">
                          <w:rPr>
                            <w:rFonts w:ascii="Cambria Math" w:hAnsi="Cambria Math"/>
                          </w:rPr>
                          <m:t>δ</m:t>
                        </w:ins>
                      </m:r>
                    </m:e>
                    <m:sub>
                      <m:r>
                        <w:ins w:id="4312" w:author="محمد زكريا سيد سيد ابوسبع" w:date="2023-03-31T16:34:00Z">
                          <w:rPr>
                            <w:rFonts w:ascii="Cambria Math" w:hAnsi="Cambria Math"/>
                          </w:rPr>
                          <m:t>a</m:t>
                        </w:ins>
                      </m:r>
                    </m:sub>
                  </m:sSub>
                </m:e>
                <m:e>
                  <m:r>
                    <w:ins w:id="4313" w:author="محمد زكريا سيد سيد ابوسبع" w:date="2023-03-31T16:34:00Z">
                      <w:rPr>
                        <w:rFonts w:ascii="Cambria Math" w:hAnsi="Cambria Math"/>
                      </w:rPr>
                      <m:t xml:space="preserve"> ∆</m:t>
                    </w:ins>
                  </m:r>
                  <m:sSub>
                    <m:sSubPr>
                      <m:ctrlPr>
                        <w:ins w:id="4314" w:author="محمد زكريا سيد سيد ابوسبع" w:date="2023-03-31T16:34:00Z">
                          <w:rPr>
                            <w:rFonts w:ascii="Cambria Math" w:hAnsi="Cambria Math"/>
                            <w:i/>
                          </w:rPr>
                        </w:ins>
                      </m:ctrlPr>
                    </m:sSubPr>
                    <m:e>
                      <m:r>
                        <w:ins w:id="4315" w:author="محمد زكريا سيد سيد ابوسبع" w:date="2023-03-31T16:34:00Z">
                          <w:rPr>
                            <w:rFonts w:ascii="Cambria Math" w:hAnsi="Cambria Math"/>
                          </w:rPr>
                          <m:t>δ</m:t>
                        </w:ins>
                      </m:r>
                    </m:e>
                    <m:sub>
                      <m:r>
                        <w:ins w:id="4316" w:author="محمد زكريا سيد سيد ابوسبع" w:date="2023-03-31T16:34:00Z">
                          <w:rPr>
                            <w:rFonts w:ascii="Cambria Math" w:hAnsi="Cambria Math"/>
                          </w:rPr>
                          <m:t>r</m:t>
                        </w:ins>
                      </m:r>
                    </m:sub>
                  </m:sSub>
                </m:e>
              </m:eqArr>
            </m:e>
          </m:d>
        </m:oMath>
      </m:oMathPara>
    </w:p>
    <w:p w14:paraId="139DA6F4" w14:textId="77777777" w:rsidR="00E93874" w:rsidRPr="00887189" w:rsidRDefault="00E93874" w:rsidP="00E93874">
      <w:pPr>
        <w:spacing w:after="200"/>
        <w:ind w:left="0" w:right="0"/>
        <w:jc w:val="left"/>
        <w:rPr>
          <w:ins w:id="4317" w:author="محمد زكريا سيد سيد ابوسبع" w:date="2023-03-31T16:34:00Z"/>
          <w:b/>
          <w:bCs/>
        </w:rPr>
      </w:pPr>
    </w:p>
    <w:p w14:paraId="221A96B0" w14:textId="77777777" w:rsidR="00E93874" w:rsidRPr="00887189" w:rsidRDefault="00E93874" w:rsidP="00E93874">
      <w:pPr>
        <w:rPr>
          <w:ins w:id="4318" w:author="محمد زكريا سيد سيد ابوسبع" w:date="2023-03-31T16:34:00Z"/>
          <w:b/>
          <w:bCs/>
        </w:rPr>
      </w:pPr>
      <w:ins w:id="4319" w:author="محمد زكريا سيد سيد ابوسبع" w:date="2023-03-31T16:34:00Z">
        <w:r w:rsidRPr="00887189">
          <w:rPr>
            <w:b/>
            <w:bCs/>
          </w:rPr>
          <w:t>2 DOF Dutch Roll approximation</w:t>
        </w:r>
      </w:ins>
    </w:p>
    <w:p w14:paraId="7113B2AE" w14:textId="77777777" w:rsidR="00E93874" w:rsidRDefault="00E93874" w:rsidP="00E93874">
      <w:pPr>
        <w:rPr>
          <w:ins w:id="4320" w:author="محمد زكريا سيد سيد ابوسبع" w:date="2023-03-31T16:34:00Z"/>
        </w:rPr>
      </w:pPr>
      <w:ins w:id="4321" w:author="محمد زكريا سيد سيد ابوسبع" w:date="2023-03-31T16:34:00Z">
        <w:r>
          <w:t>The combination of the roll and yaw approximations is called the Dutch roll Motion.</w:t>
        </w:r>
      </w:ins>
    </w:p>
    <w:p w14:paraId="1BBAA7C3" w14:textId="77777777" w:rsidR="00E93874" w:rsidRDefault="00E93874" w:rsidP="00E93874">
      <w:pPr>
        <w:rPr>
          <w:ins w:id="4322" w:author="محمد زكريا سيد سيد ابوسبع" w:date="2023-03-31T16:34:00Z"/>
        </w:rPr>
      </w:pPr>
      <w:ins w:id="4323" w:author="محمد زكريا سيد سيد ابوسبع" w:date="2023-03-31T16:34:00Z">
        <w:r>
          <w:t>In this equation the rolling moment equation is neglected, and we put</w:t>
        </w:r>
      </w:ins>
      <m:oMath>
        <m:r>
          <w:ins w:id="4324" w:author="محمد زكريا سيد سيد ابوسبع" w:date="2023-03-31T16:34:00Z">
            <w:rPr>
              <w:rFonts w:ascii="Cambria Math" w:eastAsia="Cambria Math" w:hAnsi="Cambria Math" w:cs="Cambria Math"/>
            </w:rPr>
            <m:t>∆φ=0</m:t>
          </w:ins>
        </m:r>
      </m:oMath>
      <w:ins w:id="4325" w:author="محمد زكريا سيد سيد ابوسبع" w:date="2023-03-31T16:34:00Z">
        <w:r>
          <w:t>.</w:t>
        </w:r>
      </w:ins>
    </w:p>
    <w:p w14:paraId="62C2A2B4" w14:textId="77777777" w:rsidR="00E93874" w:rsidRDefault="00E93874" w:rsidP="00E93874">
      <w:pPr>
        <w:rPr>
          <w:ins w:id="4326" w:author="محمد زكريا سيد سيد ابوسبع" w:date="2023-03-31T16:34:00Z"/>
        </w:rPr>
      </w:pPr>
      <w:ins w:id="4327" w:author="محمد زكريا سيد سيد ابوسبع" w:date="2023-03-31T16:34:00Z">
        <w:r>
          <w:t>Therefore, the 2 DOF spiral approximation will be as shown in the following:</w:t>
        </w:r>
      </w:ins>
    </w:p>
    <w:p w14:paraId="5FE8BC70" w14:textId="77777777" w:rsidR="00E93874" w:rsidRDefault="00000000" w:rsidP="00E93874">
      <w:pPr>
        <w:rPr>
          <w:ins w:id="4328" w:author="محمد زكريا سيد سيد ابوسبع" w:date="2023-03-31T16:34:00Z"/>
        </w:rPr>
      </w:pPr>
      <m:oMathPara>
        <m:oMath>
          <m:d>
            <m:dPr>
              <m:begChr m:val="["/>
              <m:endChr m:val="]"/>
              <m:ctrlPr>
                <w:ins w:id="4329" w:author="محمد زكريا سيد سيد ابوسبع" w:date="2023-03-31T16:34:00Z">
                  <w:rPr>
                    <w:rFonts w:ascii="Cambria Math" w:hAnsi="Cambria Math"/>
                    <w:i/>
                  </w:rPr>
                </w:ins>
              </m:ctrlPr>
            </m:dPr>
            <m:e>
              <m:eqArr>
                <m:eqArrPr>
                  <m:ctrlPr>
                    <w:ins w:id="4330" w:author="محمد زكريا سيد سيد ابوسبع" w:date="2023-03-31T16:34:00Z">
                      <w:rPr>
                        <w:rFonts w:ascii="Cambria Math" w:hAnsi="Cambria Math"/>
                        <w:i/>
                      </w:rPr>
                    </w:ins>
                  </m:ctrlPr>
                </m:eqArrPr>
                <m:e>
                  <m:r>
                    <w:ins w:id="4331" w:author="محمد زكريا سيد سيد ابوسبع" w:date="2023-03-31T16:34:00Z">
                      <m:rPr>
                        <m:sty m:val="p"/>
                      </m:rPr>
                      <w:rPr>
                        <w:rFonts w:ascii="Cambria Math" w:hAnsi="Cambria Math"/>
                      </w:rPr>
                      <m:t>Δ</m:t>
                    </w:ins>
                  </m:r>
                  <m:acc>
                    <m:accPr>
                      <m:chr m:val="̇"/>
                      <m:ctrlPr>
                        <w:ins w:id="4332" w:author="محمد زكريا سيد سيد ابوسبع" w:date="2023-03-31T16:34:00Z">
                          <w:rPr>
                            <w:rFonts w:ascii="Cambria Math" w:hAnsi="Cambria Math"/>
                            <w:i/>
                          </w:rPr>
                        </w:ins>
                      </m:ctrlPr>
                    </m:accPr>
                    <m:e>
                      <m:r>
                        <w:ins w:id="4333" w:author="محمد زكريا سيد سيد ابوسبع" w:date="2023-03-31T16:34:00Z">
                          <w:rPr>
                            <w:rFonts w:ascii="Cambria Math" w:hAnsi="Cambria Math"/>
                          </w:rPr>
                          <m:t>β</m:t>
                        </w:ins>
                      </m:r>
                    </m:e>
                  </m:acc>
                </m:e>
                <m:e>
                  <m:r>
                    <w:ins w:id="4334" w:author="محمد زكريا سيد سيد ابوسبع" w:date="2023-03-31T16:34:00Z">
                      <m:rPr>
                        <m:sty m:val="p"/>
                      </m:rPr>
                      <w:rPr>
                        <w:rFonts w:ascii="Cambria Math" w:hAnsi="Cambria Math"/>
                      </w:rPr>
                      <m:t>Δ</m:t>
                    </w:ins>
                  </m:r>
                  <m:acc>
                    <m:accPr>
                      <m:chr m:val="̇"/>
                      <m:ctrlPr>
                        <w:ins w:id="4335" w:author="محمد زكريا سيد سيد ابوسبع" w:date="2023-03-31T16:34:00Z">
                          <w:rPr>
                            <w:rFonts w:ascii="Cambria Math" w:hAnsi="Cambria Math"/>
                            <w:i/>
                          </w:rPr>
                        </w:ins>
                      </m:ctrlPr>
                    </m:accPr>
                    <m:e>
                      <m:r>
                        <w:ins w:id="4336" w:author="محمد زكريا سيد سيد ابوسبع" w:date="2023-03-31T16:34:00Z">
                          <w:rPr>
                            <w:rFonts w:ascii="Cambria Math" w:hAnsi="Cambria Math"/>
                          </w:rPr>
                          <m:t>r</m:t>
                        </w:ins>
                      </m:r>
                    </m:e>
                  </m:acc>
                </m:e>
              </m:eqArr>
            </m:e>
          </m:d>
          <m:r>
            <w:ins w:id="4337" w:author="محمد زكريا سيد سيد ابوسبع" w:date="2023-03-31T16:34:00Z">
              <w:rPr>
                <w:rFonts w:ascii="Cambria Math" w:hAnsi="Cambria Math"/>
              </w:rPr>
              <m:t>=</m:t>
            </w:ins>
          </m:r>
          <m:d>
            <m:dPr>
              <m:begChr m:val="["/>
              <m:endChr m:val="]"/>
              <m:ctrlPr>
                <w:ins w:id="4338" w:author="محمد زكريا سيد سيد ابوسبع" w:date="2023-03-31T16:34:00Z">
                  <w:rPr>
                    <w:rFonts w:ascii="Cambria Math" w:hAnsi="Cambria Math"/>
                  </w:rPr>
                </w:ins>
              </m:ctrlPr>
            </m:dPr>
            <m:e>
              <m:m>
                <m:mPr>
                  <m:mcs>
                    <m:mc>
                      <m:mcPr>
                        <m:count m:val="2"/>
                        <m:mcJc m:val="center"/>
                      </m:mcPr>
                    </m:mc>
                  </m:mcs>
                  <m:ctrlPr>
                    <w:ins w:id="4339" w:author="محمد زكريا سيد سيد ابوسبع" w:date="2023-03-31T16:34:00Z">
                      <w:rPr>
                        <w:rFonts w:ascii="Cambria Math" w:hAnsi="Cambria Math"/>
                      </w:rPr>
                    </w:ins>
                  </m:ctrlPr>
                </m:mPr>
                <m:mr>
                  <m:e>
                    <m:sSub>
                      <m:sSubPr>
                        <m:ctrlPr>
                          <w:ins w:id="4340" w:author="محمد زكريا سيد سيد ابوسبع" w:date="2023-03-31T16:34:00Z">
                            <w:rPr>
                              <w:rFonts w:ascii="Cambria Math" w:hAnsi="Cambria Math"/>
                              <w:i/>
                            </w:rPr>
                          </w:ins>
                        </m:ctrlPr>
                      </m:sSubPr>
                      <m:e>
                        <m:r>
                          <w:ins w:id="4341" w:author="محمد زكريا سيد سيد ابوسبع" w:date="2023-03-31T16:34:00Z">
                            <w:rPr>
                              <w:rFonts w:ascii="Cambria Math" w:hAnsi="Cambria Math"/>
                            </w:rPr>
                            <m:t>Y</m:t>
                          </w:ins>
                        </m:r>
                      </m:e>
                      <m:sub>
                        <m:r>
                          <w:ins w:id="4342" w:author="محمد زكريا سيد سيد ابوسبع" w:date="2023-03-31T16:34:00Z">
                            <w:rPr>
                              <w:rFonts w:ascii="Cambria Math" w:hAnsi="Cambria Math"/>
                            </w:rPr>
                            <m:t>v</m:t>
                          </w:ins>
                        </m:r>
                      </m:sub>
                    </m:sSub>
                    <m:r>
                      <w:ins w:id="4343" w:author="محمد زكريا سيد سيد ابوسبع" w:date="2023-03-31T16:34:00Z">
                        <w:rPr>
                          <w:rFonts w:ascii="Cambria Math" w:hAnsi="Cambria Math"/>
                        </w:rPr>
                        <m:t xml:space="preserve"> </m:t>
                      </w:ins>
                    </m:r>
                    <m:ctrlPr>
                      <w:ins w:id="4344" w:author="محمد زكريا سيد سيد ابوسبع" w:date="2023-03-31T16:34:00Z">
                        <w:rPr>
                          <w:rFonts w:ascii="Cambria Math" w:hAnsi="Cambria Math"/>
                          <w:i/>
                        </w:rPr>
                      </w:ins>
                    </m:ctrlPr>
                  </m:e>
                  <m:e>
                    <m:f>
                      <m:fPr>
                        <m:ctrlPr>
                          <w:ins w:id="4345" w:author="محمد زكريا سيد سيد ابوسبع" w:date="2023-03-31T16:34:00Z">
                            <w:rPr>
                              <w:rFonts w:ascii="Cambria Math" w:hAnsi="Cambria Math"/>
                              <w:i/>
                            </w:rPr>
                          </w:ins>
                        </m:ctrlPr>
                      </m:fPr>
                      <m:num>
                        <m:sSub>
                          <m:sSubPr>
                            <m:ctrlPr>
                              <w:ins w:id="4346" w:author="محمد زكريا سيد سيد ابوسبع" w:date="2023-03-31T16:34:00Z">
                                <w:rPr>
                                  <w:rFonts w:ascii="Cambria Math" w:hAnsi="Cambria Math"/>
                                  <w:i/>
                                </w:rPr>
                              </w:ins>
                            </m:ctrlPr>
                          </m:sSubPr>
                          <m:e>
                            <m:r>
                              <w:ins w:id="4347" w:author="محمد زكريا سيد سيد ابوسبع" w:date="2023-03-31T16:34:00Z">
                                <w:rPr>
                                  <w:rFonts w:ascii="Cambria Math" w:hAnsi="Cambria Math"/>
                                </w:rPr>
                                <m:t>Y</m:t>
                              </w:ins>
                            </m:r>
                          </m:e>
                          <m:sub>
                            <m:r>
                              <w:ins w:id="4348" w:author="محمد زكريا سيد سيد ابوسبع" w:date="2023-03-31T16:34:00Z">
                                <w:rPr>
                                  <w:rFonts w:ascii="Cambria Math" w:hAnsi="Cambria Math"/>
                                </w:rPr>
                                <m:t>r</m:t>
                              </w:ins>
                            </m:r>
                          </m:sub>
                        </m:sSub>
                        <m:r>
                          <w:ins w:id="4349" w:author="محمد زكريا سيد سيد ابوسبع" w:date="2023-03-31T16:34:00Z">
                            <w:rPr>
                              <w:rFonts w:ascii="Cambria Math" w:hAnsi="Cambria Math"/>
                            </w:rPr>
                            <m:t>-</m:t>
                          </w:ins>
                        </m:r>
                        <m:sSub>
                          <m:sSubPr>
                            <m:ctrlPr>
                              <w:ins w:id="4350" w:author="محمد زكريا سيد سيد ابوسبع" w:date="2023-03-31T16:34:00Z">
                                <w:rPr>
                                  <w:rFonts w:ascii="Cambria Math" w:hAnsi="Cambria Math"/>
                                  <w:i/>
                                </w:rPr>
                              </w:ins>
                            </m:ctrlPr>
                          </m:sSubPr>
                          <m:e>
                            <m:r>
                              <w:ins w:id="4351" w:author="محمد زكريا سيد سيد ابوسبع" w:date="2023-03-31T16:34:00Z">
                                <w:rPr>
                                  <w:rFonts w:ascii="Cambria Math" w:hAnsi="Cambria Math"/>
                                </w:rPr>
                                <m:t>u</m:t>
                              </w:ins>
                            </m:r>
                          </m:e>
                          <m:sub>
                            <m:r>
                              <w:ins w:id="4352" w:author="محمد زكريا سيد سيد ابوسبع" w:date="2023-03-31T16:34:00Z">
                                <w:rPr>
                                  <w:rFonts w:ascii="Cambria Math" w:hAnsi="Cambria Math"/>
                                </w:rPr>
                                <m:t>0</m:t>
                              </w:ins>
                            </m:r>
                          </m:sub>
                        </m:sSub>
                      </m:num>
                      <m:den>
                        <m:sSub>
                          <m:sSubPr>
                            <m:ctrlPr>
                              <w:ins w:id="4353" w:author="محمد زكريا سيد سيد ابوسبع" w:date="2023-03-31T16:34:00Z">
                                <w:rPr>
                                  <w:rFonts w:ascii="Cambria Math" w:hAnsi="Cambria Math"/>
                                  <w:i/>
                                </w:rPr>
                              </w:ins>
                            </m:ctrlPr>
                          </m:sSubPr>
                          <m:e>
                            <m:r>
                              <w:ins w:id="4354" w:author="محمد زكريا سيد سيد ابوسبع" w:date="2023-03-31T16:34:00Z">
                                <w:rPr>
                                  <w:rFonts w:ascii="Cambria Math" w:hAnsi="Cambria Math"/>
                                </w:rPr>
                                <m:t>V</m:t>
                              </w:ins>
                            </m:r>
                          </m:e>
                          <m:sub>
                            <m:r>
                              <w:ins w:id="4355" w:author="محمد زكريا سيد سيد ابوسبع" w:date="2023-03-31T16:34:00Z">
                                <w:rPr>
                                  <w:rFonts w:ascii="Cambria Math" w:hAnsi="Cambria Math"/>
                                </w:rPr>
                                <m:t>to</m:t>
                              </w:ins>
                            </m:r>
                          </m:sub>
                        </m:sSub>
                      </m:den>
                    </m:f>
                    <m:r>
                      <w:ins w:id="4356" w:author="محمد زكريا سيد سيد ابوسبع" w:date="2023-03-31T16:34:00Z">
                        <w:rPr>
                          <w:rFonts w:ascii="Cambria Math" w:hAnsi="Cambria Math"/>
                        </w:rPr>
                        <m:t>-</m:t>
                      </w:ins>
                    </m:r>
                    <m:f>
                      <m:fPr>
                        <m:ctrlPr>
                          <w:ins w:id="4357" w:author="محمد زكريا سيد سيد ابوسبع" w:date="2023-03-31T16:34:00Z">
                            <w:rPr>
                              <w:rFonts w:ascii="Cambria Math" w:hAnsi="Cambria Math"/>
                              <w:i/>
                            </w:rPr>
                          </w:ins>
                        </m:ctrlPr>
                      </m:fPr>
                      <m:num>
                        <m:sSub>
                          <m:sSubPr>
                            <m:ctrlPr>
                              <w:ins w:id="4358" w:author="محمد زكريا سيد سيد ابوسبع" w:date="2023-03-31T16:34:00Z">
                                <w:rPr>
                                  <w:rFonts w:ascii="Cambria Math" w:hAnsi="Cambria Math"/>
                                  <w:i/>
                                </w:rPr>
                              </w:ins>
                            </m:ctrlPr>
                          </m:sSubPr>
                          <m:e>
                            <m:r>
                              <w:ins w:id="4359" w:author="محمد زكريا سيد سيد ابوسبع" w:date="2023-03-31T16:34:00Z">
                                <w:rPr>
                                  <w:rFonts w:ascii="Cambria Math" w:hAnsi="Cambria Math"/>
                                </w:rPr>
                                <m:t>Y</m:t>
                              </w:ins>
                            </m:r>
                          </m:e>
                          <m:sub>
                            <m:r>
                              <w:ins w:id="4360" w:author="محمد زكريا سيد سيد ابوسبع" w:date="2023-03-31T16:34:00Z">
                                <w:rPr>
                                  <w:rFonts w:ascii="Cambria Math" w:hAnsi="Cambria Math"/>
                                </w:rPr>
                                <m:t>r</m:t>
                              </w:ins>
                            </m:r>
                          </m:sub>
                        </m:sSub>
                        <m:r>
                          <w:ins w:id="4361" w:author="محمد زكريا سيد سيد ابوسبع" w:date="2023-03-31T16:34:00Z">
                            <w:rPr>
                              <w:rFonts w:ascii="Cambria Math" w:hAnsi="Cambria Math"/>
                            </w:rPr>
                            <m:t>+</m:t>
                          </w:ins>
                        </m:r>
                        <m:sSub>
                          <m:sSubPr>
                            <m:ctrlPr>
                              <w:ins w:id="4362" w:author="محمد زكريا سيد سيد ابوسبع" w:date="2023-03-31T16:34:00Z">
                                <w:rPr>
                                  <w:rFonts w:ascii="Cambria Math" w:hAnsi="Cambria Math"/>
                                  <w:i/>
                                </w:rPr>
                              </w:ins>
                            </m:ctrlPr>
                          </m:sSubPr>
                          <m:e>
                            <m:r>
                              <w:ins w:id="4363" w:author="محمد زكريا سيد سيد ابوسبع" w:date="2023-03-31T16:34:00Z">
                                <w:rPr>
                                  <w:rFonts w:ascii="Cambria Math" w:hAnsi="Cambria Math"/>
                                </w:rPr>
                                <m:t>w</m:t>
                              </w:ins>
                            </m:r>
                          </m:e>
                          <m:sub>
                            <m:r>
                              <w:ins w:id="4364" w:author="محمد زكريا سيد سيد ابوسبع" w:date="2023-03-31T16:34:00Z">
                                <w:rPr>
                                  <w:rFonts w:ascii="Cambria Math" w:hAnsi="Cambria Math"/>
                                </w:rPr>
                                <m:t>0</m:t>
                              </w:ins>
                            </m:r>
                          </m:sub>
                        </m:sSub>
                      </m:num>
                      <m:den>
                        <m:sSub>
                          <m:sSubPr>
                            <m:ctrlPr>
                              <w:ins w:id="4365" w:author="محمد زكريا سيد سيد ابوسبع" w:date="2023-03-31T16:34:00Z">
                                <w:rPr>
                                  <w:rFonts w:ascii="Cambria Math" w:hAnsi="Cambria Math"/>
                                  <w:i/>
                                </w:rPr>
                              </w:ins>
                            </m:ctrlPr>
                          </m:sSubPr>
                          <m:e>
                            <m:r>
                              <w:ins w:id="4366" w:author="محمد زكريا سيد سيد ابوسبع" w:date="2023-03-31T16:34:00Z">
                                <w:rPr>
                                  <w:rFonts w:ascii="Cambria Math" w:hAnsi="Cambria Math"/>
                                </w:rPr>
                                <m:t>V</m:t>
                              </w:ins>
                            </m:r>
                          </m:e>
                          <m:sub>
                            <m:r>
                              <w:ins w:id="4367" w:author="محمد زكريا سيد سيد ابوسبع" w:date="2023-03-31T16:34:00Z">
                                <w:rPr>
                                  <w:rFonts w:ascii="Cambria Math" w:hAnsi="Cambria Math"/>
                                </w:rPr>
                                <m:t>to</m:t>
                              </w:ins>
                            </m:r>
                          </m:sub>
                        </m:sSub>
                      </m:den>
                    </m:f>
                    <m:func>
                      <m:funcPr>
                        <m:ctrlPr>
                          <w:ins w:id="4368" w:author="محمد زكريا سيد سيد ابوسبع" w:date="2023-03-31T16:34:00Z">
                            <w:rPr>
                              <w:rFonts w:ascii="Cambria Math" w:hAnsi="Cambria Math"/>
                            </w:rPr>
                          </w:ins>
                        </m:ctrlPr>
                      </m:funcPr>
                      <m:fName>
                        <m:r>
                          <w:ins w:id="4369" w:author="محمد زكريا سيد سيد ابوسبع" w:date="2023-03-31T16:34:00Z">
                            <m:rPr>
                              <m:sty m:val="p"/>
                            </m:rPr>
                            <w:rPr>
                              <w:rFonts w:ascii="Cambria Math" w:hAnsi="Cambria Math"/>
                            </w:rPr>
                            <m:t>tan</m:t>
                          </w:ins>
                        </m:r>
                      </m:fName>
                      <m:e>
                        <m:d>
                          <m:dPr>
                            <m:ctrlPr>
                              <w:ins w:id="4370" w:author="محمد زكريا سيد سيد ابوسبع" w:date="2023-03-31T16:34:00Z">
                                <w:rPr>
                                  <w:rFonts w:ascii="Cambria Math" w:hAnsi="Cambria Math"/>
                                  <w:i/>
                                </w:rPr>
                              </w:ins>
                            </m:ctrlPr>
                          </m:dPr>
                          <m:e>
                            <m:r>
                              <w:ins w:id="4371" w:author="محمد زكريا سيد سيد ابوسبع" w:date="2023-03-31T16:34:00Z">
                                <w:rPr>
                                  <w:rFonts w:ascii="Cambria Math" w:hAnsi="Cambria Math"/>
                                </w:rPr>
                                <m:t>θ</m:t>
                              </w:ins>
                            </m:r>
                          </m:e>
                        </m:d>
                      </m:e>
                    </m:func>
                    <m:ctrlPr>
                      <w:ins w:id="4372" w:author="محمد زكريا سيد سيد ابوسبع" w:date="2023-03-31T16:34:00Z">
                        <w:rPr>
                          <w:rFonts w:ascii="Cambria Math" w:hAnsi="Cambria Math"/>
                          <w:i/>
                        </w:rPr>
                      </w:ins>
                    </m:ctrlPr>
                  </m:e>
                </m:mr>
                <m:mr>
                  <m:e>
                    <m:r>
                      <w:ins w:id="4373" w:author="محمد زكريا سيد سيد ابوسبع" w:date="2023-03-31T16:34:00Z">
                        <m:rPr>
                          <m:sty m:val="p"/>
                        </m:rPr>
                        <w:rPr>
                          <w:rFonts w:ascii="Cambria Math" w:hAnsi="Cambria Math"/>
                        </w:rPr>
                        <m:t xml:space="preserve"> </m:t>
                      </w:ins>
                    </m:r>
                    <m:acc>
                      <m:accPr>
                        <m:chr m:val="̀"/>
                        <m:ctrlPr>
                          <w:ins w:id="4374" w:author="محمد زكريا سيد سيد ابوسبع" w:date="2023-03-31T16:34:00Z">
                            <w:rPr>
                              <w:rFonts w:ascii="Cambria Math" w:hAnsi="Cambria Math"/>
                              <w:i/>
                            </w:rPr>
                          </w:ins>
                        </m:ctrlPr>
                      </m:accPr>
                      <m:e>
                        <m:sSub>
                          <m:sSubPr>
                            <m:ctrlPr>
                              <w:ins w:id="4375" w:author="محمد زكريا سيد سيد ابوسبع" w:date="2023-03-31T16:34:00Z">
                                <w:rPr>
                                  <w:rFonts w:ascii="Cambria Math" w:hAnsi="Cambria Math"/>
                                  <w:i/>
                                </w:rPr>
                              </w:ins>
                            </m:ctrlPr>
                          </m:sSubPr>
                          <m:e>
                            <m:r>
                              <w:ins w:id="4376" w:author="محمد زكريا سيد سيد ابوسبع" w:date="2023-03-31T16:34:00Z">
                                <w:rPr>
                                  <w:rFonts w:ascii="Cambria Math" w:hAnsi="Cambria Math"/>
                                </w:rPr>
                                <m:t>N</m:t>
                              </w:ins>
                            </m:r>
                          </m:e>
                          <m:sub>
                            <m:r>
                              <w:ins w:id="4377" w:author="محمد زكريا سيد سيد ابوسبع" w:date="2023-03-31T16:34:00Z">
                                <w:rPr>
                                  <w:rFonts w:ascii="Cambria Math" w:hAnsi="Cambria Math"/>
                                </w:rPr>
                                <m:t>β</m:t>
                              </w:ins>
                            </m:r>
                          </m:sub>
                        </m:sSub>
                      </m:e>
                    </m:acc>
                    <m:ctrlPr>
                      <w:ins w:id="4378" w:author="محمد زكريا سيد سيد ابوسبع" w:date="2023-03-31T16:34:00Z">
                        <w:rPr>
                          <w:rFonts w:ascii="Cambria Math" w:hAnsi="Cambria Math"/>
                          <w:i/>
                        </w:rPr>
                      </w:ins>
                    </m:ctrlPr>
                  </m:e>
                  <m:e>
                    <m:r>
                      <w:ins w:id="4379" w:author="محمد زكريا سيد سيد ابوسبع" w:date="2023-03-31T16:34:00Z">
                        <w:rPr>
                          <w:rFonts w:ascii="Cambria Math" w:hAnsi="Cambria Math"/>
                        </w:rPr>
                        <m:t xml:space="preserve"> </m:t>
                      </w:ins>
                    </m:r>
                    <m:acc>
                      <m:accPr>
                        <m:chr m:val="̀"/>
                        <m:ctrlPr>
                          <w:ins w:id="4380" w:author="محمد زكريا سيد سيد ابوسبع" w:date="2023-03-31T16:34:00Z">
                            <w:rPr>
                              <w:rFonts w:ascii="Cambria Math" w:hAnsi="Cambria Math"/>
                              <w:i/>
                            </w:rPr>
                          </w:ins>
                        </m:ctrlPr>
                      </m:accPr>
                      <m:e>
                        <m:sSub>
                          <m:sSubPr>
                            <m:ctrlPr>
                              <w:ins w:id="4381" w:author="محمد زكريا سيد سيد ابوسبع" w:date="2023-03-31T16:34:00Z">
                                <w:rPr>
                                  <w:rFonts w:ascii="Cambria Math" w:hAnsi="Cambria Math"/>
                                  <w:i/>
                                </w:rPr>
                              </w:ins>
                            </m:ctrlPr>
                          </m:sSubPr>
                          <m:e>
                            <m:r>
                              <w:ins w:id="4382" w:author="محمد زكريا سيد سيد ابوسبع" w:date="2023-03-31T16:34:00Z">
                                <w:rPr>
                                  <w:rFonts w:ascii="Cambria Math" w:hAnsi="Cambria Math"/>
                                </w:rPr>
                                <m:t>N</m:t>
                              </w:ins>
                            </m:r>
                          </m:e>
                          <m:sub>
                            <m:r>
                              <w:ins w:id="4383" w:author="محمد زكريا سيد سيد ابوسبع" w:date="2023-03-31T16:34:00Z">
                                <w:rPr>
                                  <w:rFonts w:ascii="Cambria Math" w:hAnsi="Cambria Math"/>
                                </w:rPr>
                                <m:t>r</m:t>
                              </w:ins>
                            </m:r>
                          </m:sub>
                        </m:sSub>
                      </m:e>
                    </m:acc>
                    <m:r>
                      <w:ins w:id="4384" w:author="محمد زكريا سيد سيد ابوسبع" w:date="2023-03-31T16:34:00Z">
                        <w:rPr>
                          <w:rFonts w:ascii="Cambria Math" w:hAnsi="Cambria Math"/>
                        </w:rPr>
                        <m:t>-</m:t>
                      </w:ins>
                    </m:r>
                    <m:sSubSup>
                      <m:sSubSupPr>
                        <m:ctrlPr>
                          <w:ins w:id="4385" w:author="محمد زكريا سيد سيد ابوسبع" w:date="2023-03-31T16:34:00Z">
                            <w:rPr>
                              <w:rFonts w:ascii="Cambria Math" w:hAnsi="Cambria Math"/>
                              <w:i/>
                            </w:rPr>
                          </w:ins>
                        </m:ctrlPr>
                      </m:sSubSupPr>
                      <m:e>
                        <m:r>
                          <w:ins w:id="4386" w:author="محمد زكريا سيد سيد ابوسبع" w:date="2023-03-31T16:34:00Z">
                            <w:rPr>
                              <w:rFonts w:ascii="Cambria Math" w:hAnsi="Cambria Math"/>
                            </w:rPr>
                            <m:t>N</m:t>
                          </w:ins>
                        </m:r>
                      </m:e>
                      <m:sub>
                        <m:r>
                          <w:ins w:id="4387" w:author="محمد زكريا سيد سيد ابوسبع" w:date="2023-03-31T16:34:00Z">
                            <w:rPr>
                              <w:rFonts w:ascii="Cambria Math" w:hAnsi="Cambria Math"/>
                            </w:rPr>
                            <m:t>p</m:t>
                          </w:ins>
                        </m:r>
                      </m:sub>
                      <m:sup>
                        <m:r>
                          <w:ins w:id="4388" w:author="محمد زكريا سيد سيد ابوسبع" w:date="2023-03-31T16:34:00Z">
                            <w:rPr>
                              <w:rFonts w:ascii="Cambria Math" w:hAnsi="Cambria Math"/>
                            </w:rPr>
                            <m:t>'</m:t>
                          </w:ins>
                        </m:r>
                      </m:sup>
                    </m:sSubSup>
                    <m:func>
                      <m:funcPr>
                        <m:ctrlPr>
                          <w:ins w:id="4389" w:author="محمد زكريا سيد سيد ابوسبع" w:date="2023-03-31T16:34:00Z">
                            <w:rPr>
                              <w:rFonts w:ascii="Cambria Math" w:hAnsi="Cambria Math"/>
                            </w:rPr>
                          </w:ins>
                        </m:ctrlPr>
                      </m:funcPr>
                      <m:fName>
                        <m:r>
                          <w:ins w:id="4390" w:author="محمد زكريا سيد سيد ابوسبع" w:date="2023-03-31T16:34:00Z">
                            <m:rPr>
                              <m:sty m:val="p"/>
                            </m:rPr>
                            <w:rPr>
                              <w:rFonts w:ascii="Cambria Math" w:hAnsi="Cambria Math"/>
                            </w:rPr>
                            <m:t>tan</m:t>
                          </w:ins>
                        </m:r>
                      </m:fName>
                      <m:e>
                        <m:d>
                          <m:dPr>
                            <m:ctrlPr>
                              <w:ins w:id="4391" w:author="محمد زكريا سيد سيد ابوسبع" w:date="2023-03-31T16:34:00Z">
                                <w:rPr>
                                  <w:rFonts w:ascii="Cambria Math" w:hAnsi="Cambria Math"/>
                                  <w:i/>
                                </w:rPr>
                              </w:ins>
                            </m:ctrlPr>
                          </m:dPr>
                          <m:e>
                            <m:r>
                              <w:ins w:id="4392" w:author="محمد زكريا سيد سيد ابوسبع" w:date="2023-03-31T16:34:00Z">
                                <w:rPr>
                                  <w:rFonts w:ascii="Cambria Math" w:hAnsi="Cambria Math"/>
                                </w:rPr>
                                <m:t>θ</m:t>
                              </w:ins>
                            </m:r>
                          </m:e>
                        </m:d>
                      </m:e>
                    </m:func>
                    <m:r>
                      <w:ins w:id="4393" w:author="محمد زكريا سيد سيد ابوسبع" w:date="2023-03-31T16:34:00Z">
                        <w:rPr>
                          <w:rFonts w:ascii="Cambria Math" w:hAnsi="Cambria Math"/>
                        </w:rPr>
                        <m:t xml:space="preserve"> </m:t>
                      </w:ins>
                    </m:r>
                  </m:e>
                </m:mr>
              </m:m>
            </m:e>
          </m:d>
          <m:r>
            <w:ins w:id="4394" w:author="محمد زكريا سيد سيد ابوسبع" w:date="2023-03-31T16:34:00Z">
              <m:rPr>
                <m:sty m:val="p"/>
              </m:rPr>
              <w:rPr>
                <w:rFonts w:ascii="Cambria Math" w:hAnsi="Cambria Math"/>
              </w:rPr>
              <m:t xml:space="preserve"> </m:t>
            </w:ins>
          </m:r>
          <m:d>
            <m:dPr>
              <m:begChr m:val="["/>
              <m:endChr m:val="]"/>
              <m:ctrlPr>
                <w:ins w:id="4395" w:author="محمد زكريا سيد سيد ابوسبع" w:date="2023-03-31T16:34:00Z">
                  <w:rPr>
                    <w:rFonts w:ascii="Cambria Math" w:hAnsi="Cambria Math"/>
                    <w:i/>
                  </w:rPr>
                </w:ins>
              </m:ctrlPr>
            </m:dPr>
            <m:e>
              <m:eqArr>
                <m:eqArrPr>
                  <m:ctrlPr>
                    <w:ins w:id="4396" w:author="محمد زكريا سيد سيد ابوسبع" w:date="2023-03-31T16:34:00Z">
                      <w:rPr>
                        <w:rFonts w:ascii="Cambria Math" w:hAnsi="Cambria Math"/>
                        <w:i/>
                      </w:rPr>
                    </w:ins>
                  </m:ctrlPr>
                </m:eqArrPr>
                <m:e>
                  <m:r>
                    <w:ins w:id="4397" w:author="محمد زكريا سيد سيد ابوسبع" w:date="2023-03-31T16:34:00Z">
                      <m:rPr>
                        <m:sty m:val="p"/>
                      </m:rPr>
                      <w:rPr>
                        <w:rFonts w:ascii="Cambria Math" w:hAnsi="Cambria Math"/>
                      </w:rPr>
                      <m:t>Δ</m:t>
                    </w:ins>
                  </m:r>
                  <m:r>
                    <w:ins w:id="4398" w:author="محمد زكريا سيد سيد ابوسبع" w:date="2023-03-31T16:34:00Z">
                      <w:rPr>
                        <w:rFonts w:ascii="Cambria Math" w:hAnsi="Cambria Math"/>
                      </w:rPr>
                      <m:t>β</m:t>
                    </w:ins>
                  </m:r>
                </m:e>
                <m:e>
                  <m:r>
                    <w:ins w:id="4399" w:author="محمد زكريا سيد سيد ابوسبع" w:date="2023-03-31T16:34:00Z">
                      <m:rPr>
                        <m:sty m:val="p"/>
                      </m:rPr>
                      <w:rPr>
                        <w:rFonts w:ascii="Cambria Math" w:hAnsi="Cambria Math"/>
                      </w:rPr>
                      <m:t>Δ</m:t>
                    </w:ins>
                  </m:r>
                  <m:r>
                    <w:ins w:id="4400" w:author="محمد زكريا سيد سيد ابوسبع" w:date="2023-03-31T16:34:00Z">
                      <w:rPr>
                        <w:rFonts w:ascii="Cambria Math" w:hAnsi="Cambria Math"/>
                      </w:rPr>
                      <m:t>r</m:t>
                    </w:ins>
                  </m:r>
                </m:e>
              </m:eqArr>
            </m:e>
          </m:d>
          <m:r>
            <w:ins w:id="4401" w:author="محمد زكريا سيد سيد ابوسبع" w:date="2023-03-31T16:34:00Z">
              <w:rPr>
                <w:rFonts w:ascii="Cambria Math" w:hAnsi="Cambria Math"/>
              </w:rPr>
              <m:t>+</m:t>
            </w:ins>
          </m:r>
          <m:d>
            <m:dPr>
              <m:begChr m:val="["/>
              <m:endChr m:val="]"/>
              <m:ctrlPr>
                <w:ins w:id="4402" w:author="محمد زكريا سيد سيد ابوسبع" w:date="2023-03-31T16:34:00Z">
                  <w:rPr>
                    <w:rFonts w:ascii="Cambria Math" w:hAnsi="Cambria Math"/>
                    <w:i/>
                  </w:rPr>
                </w:ins>
              </m:ctrlPr>
            </m:dPr>
            <m:e>
              <m:eqArr>
                <m:eqArrPr>
                  <m:ctrlPr>
                    <w:ins w:id="4403" w:author="محمد زكريا سيد سيد ابوسبع" w:date="2023-03-31T16:34:00Z">
                      <w:rPr>
                        <w:rFonts w:ascii="Cambria Math" w:hAnsi="Cambria Math"/>
                        <w:i/>
                      </w:rPr>
                    </w:ins>
                  </m:ctrlPr>
                </m:eqArrPr>
                <m:e>
                  <m:sSup>
                    <m:sSupPr>
                      <m:ctrlPr>
                        <w:ins w:id="4404" w:author="محمد زكريا سيد سيد ابوسبع" w:date="2023-03-31T16:34:00Z">
                          <w:rPr>
                            <w:rFonts w:ascii="Cambria Math" w:hAnsi="Cambria Math"/>
                            <w:i/>
                          </w:rPr>
                        </w:ins>
                      </m:ctrlPr>
                    </m:sSupPr>
                    <m:e>
                      <m:sSub>
                        <m:sSubPr>
                          <m:ctrlPr>
                            <w:ins w:id="4405" w:author="محمد زكريا سيد سيد ابوسبع" w:date="2023-03-31T16:34:00Z">
                              <w:rPr>
                                <w:rFonts w:ascii="Cambria Math" w:hAnsi="Cambria Math"/>
                                <w:i/>
                              </w:rPr>
                            </w:ins>
                          </m:ctrlPr>
                        </m:sSubPr>
                        <m:e>
                          <m:r>
                            <w:ins w:id="4406" w:author="محمد زكريا سيد سيد ابوسبع" w:date="2023-03-31T16:34:00Z">
                              <w:rPr>
                                <w:rFonts w:ascii="Cambria Math" w:hAnsi="Cambria Math"/>
                              </w:rPr>
                              <m:t xml:space="preserve">  Y</m:t>
                            </w:ins>
                          </m:r>
                        </m:e>
                        <m:sub>
                          <m:sSub>
                            <m:sSubPr>
                              <m:ctrlPr>
                                <w:ins w:id="4407" w:author="محمد زكريا سيد سيد ابوسبع" w:date="2023-03-31T16:34:00Z">
                                  <w:rPr>
                                    <w:rFonts w:ascii="Cambria Math" w:hAnsi="Cambria Math"/>
                                    <w:i/>
                                  </w:rPr>
                                </w:ins>
                              </m:ctrlPr>
                            </m:sSubPr>
                            <m:e>
                              <m:r>
                                <w:ins w:id="4408" w:author="محمد زكريا سيد سيد ابوسبع" w:date="2023-03-31T16:34:00Z">
                                  <w:rPr>
                                    <w:rFonts w:ascii="Cambria Math" w:hAnsi="Cambria Math"/>
                                  </w:rPr>
                                  <m:t>δ</m:t>
                                </w:ins>
                              </m:r>
                            </m:e>
                            <m:sub>
                              <m:r>
                                <w:ins w:id="4409" w:author="محمد زكريا سيد سيد ابوسبع" w:date="2023-03-31T16:34:00Z">
                                  <w:rPr>
                                    <w:rFonts w:ascii="Cambria Math" w:hAnsi="Cambria Math"/>
                                  </w:rPr>
                                  <m:t>a</m:t>
                                </w:ins>
                              </m:r>
                            </m:sub>
                          </m:sSub>
                        </m:sub>
                      </m:sSub>
                    </m:e>
                    <m:sup>
                      <m:r>
                        <w:ins w:id="4410" w:author="محمد زكريا سيد سيد ابوسبع" w:date="2023-03-31T16:34:00Z">
                          <w:rPr>
                            <w:rFonts w:ascii="Cambria Math" w:hAnsi="Cambria Math"/>
                          </w:rPr>
                          <m:t>*</m:t>
                        </w:ins>
                      </m:r>
                    </m:sup>
                  </m:sSup>
                  <m:r>
                    <w:ins w:id="4411" w:author="محمد زكريا سيد سيد ابوسبع" w:date="2023-03-31T16:34:00Z">
                      <w:rPr>
                        <w:rFonts w:ascii="Cambria Math" w:hAnsi="Cambria Math"/>
                      </w:rPr>
                      <m:t xml:space="preserve">    </m:t>
                    </w:ins>
                  </m:r>
                  <m:sSup>
                    <m:sSupPr>
                      <m:ctrlPr>
                        <w:ins w:id="4412" w:author="محمد زكريا سيد سيد ابوسبع" w:date="2023-03-31T16:34:00Z">
                          <w:rPr>
                            <w:rFonts w:ascii="Cambria Math" w:hAnsi="Cambria Math"/>
                            <w:i/>
                          </w:rPr>
                        </w:ins>
                      </m:ctrlPr>
                    </m:sSupPr>
                    <m:e>
                      <m:sSub>
                        <m:sSubPr>
                          <m:ctrlPr>
                            <w:ins w:id="4413" w:author="محمد زكريا سيد سيد ابوسبع" w:date="2023-03-31T16:34:00Z">
                              <w:rPr>
                                <w:rFonts w:ascii="Cambria Math" w:hAnsi="Cambria Math"/>
                                <w:i/>
                              </w:rPr>
                            </w:ins>
                          </m:ctrlPr>
                        </m:sSubPr>
                        <m:e>
                          <m:r>
                            <w:ins w:id="4414" w:author="محمد زكريا سيد سيد ابوسبع" w:date="2023-03-31T16:34:00Z">
                              <w:rPr>
                                <w:rFonts w:ascii="Cambria Math" w:hAnsi="Cambria Math"/>
                              </w:rPr>
                              <m:t xml:space="preserve">  Y</m:t>
                            </w:ins>
                          </m:r>
                        </m:e>
                        <m:sub>
                          <m:sSub>
                            <m:sSubPr>
                              <m:ctrlPr>
                                <w:ins w:id="4415" w:author="محمد زكريا سيد سيد ابوسبع" w:date="2023-03-31T16:34:00Z">
                                  <w:rPr>
                                    <w:rFonts w:ascii="Cambria Math" w:hAnsi="Cambria Math"/>
                                    <w:i/>
                                  </w:rPr>
                                </w:ins>
                              </m:ctrlPr>
                            </m:sSubPr>
                            <m:e>
                              <m:r>
                                <w:ins w:id="4416" w:author="محمد زكريا سيد سيد ابوسبع" w:date="2023-03-31T16:34:00Z">
                                  <w:rPr>
                                    <w:rFonts w:ascii="Cambria Math" w:hAnsi="Cambria Math"/>
                                  </w:rPr>
                                  <m:t>δ</m:t>
                                </w:ins>
                              </m:r>
                            </m:e>
                            <m:sub>
                              <m:r>
                                <w:ins w:id="4417" w:author="محمد زكريا سيد سيد ابوسبع" w:date="2023-03-31T16:34:00Z">
                                  <w:rPr>
                                    <w:rFonts w:ascii="Cambria Math" w:hAnsi="Cambria Math"/>
                                  </w:rPr>
                                  <m:t>r</m:t>
                                </w:ins>
                              </m:r>
                            </m:sub>
                          </m:sSub>
                        </m:sub>
                      </m:sSub>
                    </m:e>
                    <m:sup>
                      <m:r>
                        <w:ins w:id="4418" w:author="محمد زكريا سيد سيد ابوسبع" w:date="2023-03-31T16:34:00Z">
                          <w:rPr>
                            <w:rFonts w:ascii="Cambria Math" w:hAnsi="Cambria Math"/>
                          </w:rPr>
                          <m:t>*</m:t>
                        </w:ins>
                      </m:r>
                    </m:sup>
                  </m:sSup>
                </m:e>
                <m:e>
                  <m:acc>
                    <m:accPr>
                      <m:chr m:val="́"/>
                      <m:ctrlPr>
                        <w:ins w:id="4419" w:author="محمد زكريا سيد سيد ابوسبع" w:date="2023-03-31T16:34:00Z">
                          <w:rPr>
                            <w:rFonts w:ascii="Cambria Math" w:hAnsi="Cambria Math"/>
                            <w:i/>
                          </w:rPr>
                        </w:ins>
                      </m:ctrlPr>
                    </m:accPr>
                    <m:e>
                      <m:sSub>
                        <m:sSubPr>
                          <m:ctrlPr>
                            <w:ins w:id="4420" w:author="محمد زكريا سيد سيد ابوسبع" w:date="2023-03-31T16:34:00Z">
                              <w:rPr>
                                <w:rFonts w:ascii="Cambria Math" w:hAnsi="Cambria Math"/>
                                <w:i/>
                              </w:rPr>
                            </w:ins>
                          </m:ctrlPr>
                        </m:sSubPr>
                        <m:e>
                          <m:r>
                            <w:ins w:id="4421" w:author="محمد زكريا سيد سيد ابوسبع" w:date="2023-03-31T16:34:00Z">
                              <w:rPr>
                                <w:rFonts w:ascii="Cambria Math" w:hAnsi="Cambria Math"/>
                              </w:rPr>
                              <m:t xml:space="preserve">  N</m:t>
                            </w:ins>
                          </m:r>
                        </m:e>
                        <m:sub>
                          <m:sSub>
                            <m:sSubPr>
                              <m:ctrlPr>
                                <w:ins w:id="4422" w:author="محمد زكريا سيد سيد ابوسبع" w:date="2023-03-31T16:34:00Z">
                                  <w:rPr>
                                    <w:rFonts w:ascii="Cambria Math" w:hAnsi="Cambria Math"/>
                                    <w:i/>
                                  </w:rPr>
                                </w:ins>
                              </m:ctrlPr>
                            </m:sSubPr>
                            <m:e>
                              <m:r>
                                <w:ins w:id="4423" w:author="محمد زكريا سيد سيد ابوسبع" w:date="2023-03-31T16:34:00Z">
                                  <w:rPr>
                                    <w:rFonts w:ascii="Cambria Math" w:hAnsi="Cambria Math"/>
                                  </w:rPr>
                                  <m:t>δ</m:t>
                                </w:ins>
                              </m:r>
                            </m:e>
                            <m:sub>
                              <m:r>
                                <w:ins w:id="4424" w:author="محمد زكريا سيد سيد ابوسبع" w:date="2023-03-31T16:34:00Z">
                                  <w:rPr>
                                    <w:rFonts w:ascii="Cambria Math" w:hAnsi="Cambria Math"/>
                                  </w:rPr>
                                  <m:t>a</m:t>
                                </w:ins>
                              </m:r>
                            </m:sub>
                          </m:sSub>
                        </m:sub>
                      </m:sSub>
                    </m:e>
                  </m:acc>
                  <m:r>
                    <w:ins w:id="4425" w:author="محمد زكريا سيد سيد ابوسبع" w:date="2023-03-31T16:34:00Z">
                      <w:rPr>
                        <w:rFonts w:ascii="Cambria Math" w:hAnsi="Cambria Math"/>
                      </w:rPr>
                      <m:t xml:space="preserve">       </m:t>
                    </w:ins>
                  </m:r>
                  <m:acc>
                    <m:accPr>
                      <m:chr m:val="́"/>
                      <m:ctrlPr>
                        <w:ins w:id="4426" w:author="محمد زكريا سيد سيد ابوسبع" w:date="2023-03-31T16:34:00Z">
                          <w:rPr>
                            <w:rFonts w:ascii="Cambria Math" w:hAnsi="Cambria Math"/>
                            <w:i/>
                          </w:rPr>
                        </w:ins>
                      </m:ctrlPr>
                    </m:accPr>
                    <m:e>
                      <m:sSub>
                        <m:sSubPr>
                          <m:ctrlPr>
                            <w:ins w:id="4427" w:author="محمد زكريا سيد سيد ابوسبع" w:date="2023-03-31T16:34:00Z">
                              <w:rPr>
                                <w:rFonts w:ascii="Cambria Math" w:hAnsi="Cambria Math"/>
                                <w:i/>
                              </w:rPr>
                            </w:ins>
                          </m:ctrlPr>
                        </m:sSubPr>
                        <m:e>
                          <m:r>
                            <w:ins w:id="4428" w:author="محمد زكريا سيد سيد ابوسبع" w:date="2023-03-31T16:34:00Z">
                              <w:rPr>
                                <w:rFonts w:ascii="Cambria Math" w:hAnsi="Cambria Math"/>
                              </w:rPr>
                              <m:t xml:space="preserve">  N</m:t>
                            </w:ins>
                          </m:r>
                        </m:e>
                        <m:sub>
                          <m:sSub>
                            <m:sSubPr>
                              <m:ctrlPr>
                                <w:ins w:id="4429" w:author="محمد زكريا سيد سيد ابوسبع" w:date="2023-03-31T16:34:00Z">
                                  <w:rPr>
                                    <w:rFonts w:ascii="Cambria Math" w:hAnsi="Cambria Math"/>
                                    <w:i/>
                                  </w:rPr>
                                </w:ins>
                              </m:ctrlPr>
                            </m:sSubPr>
                            <m:e>
                              <m:r>
                                <w:ins w:id="4430" w:author="محمد زكريا سيد سيد ابوسبع" w:date="2023-03-31T16:34:00Z">
                                  <w:rPr>
                                    <w:rFonts w:ascii="Cambria Math" w:hAnsi="Cambria Math"/>
                                  </w:rPr>
                                  <m:t>δ</m:t>
                                </w:ins>
                              </m:r>
                            </m:e>
                            <m:sub>
                              <m:r>
                                <w:ins w:id="4431" w:author="محمد زكريا سيد سيد ابوسبع" w:date="2023-03-31T16:34:00Z">
                                  <w:rPr>
                                    <w:rFonts w:ascii="Cambria Math" w:hAnsi="Cambria Math"/>
                                  </w:rPr>
                                  <m:t>r</m:t>
                                </w:ins>
                              </m:r>
                            </m:sub>
                          </m:sSub>
                        </m:sub>
                      </m:sSub>
                    </m:e>
                  </m:acc>
                </m:e>
              </m:eqArr>
            </m:e>
          </m:d>
          <m:d>
            <m:dPr>
              <m:begChr m:val="["/>
              <m:endChr m:val="]"/>
              <m:ctrlPr>
                <w:ins w:id="4432" w:author="محمد زكريا سيد سيد ابوسبع" w:date="2023-03-31T16:34:00Z">
                  <w:rPr>
                    <w:rFonts w:ascii="Cambria Math" w:hAnsi="Cambria Math"/>
                    <w:i/>
                  </w:rPr>
                </w:ins>
              </m:ctrlPr>
            </m:dPr>
            <m:e>
              <m:eqArr>
                <m:eqArrPr>
                  <m:ctrlPr>
                    <w:ins w:id="4433" w:author="محمد زكريا سيد سيد ابوسبع" w:date="2023-03-31T16:34:00Z">
                      <w:rPr>
                        <w:rFonts w:ascii="Cambria Math" w:hAnsi="Cambria Math"/>
                        <w:i/>
                      </w:rPr>
                    </w:ins>
                  </m:ctrlPr>
                </m:eqArrPr>
                <m:e>
                  <m:r>
                    <w:ins w:id="4434" w:author="محمد زكريا سيد سيد ابوسبع" w:date="2023-03-31T16:34:00Z">
                      <w:rPr>
                        <w:rFonts w:ascii="Cambria Math" w:hAnsi="Cambria Math"/>
                      </w:rPr>
                      <m:t xml:space="preserve"> ∆</m:t>
                    </w:ins>
                  </m:r>
                  <m:sSub>
                    <m:sSubPr>
                      <m:ctrlPr>
                        <w:ins w:id="4435" w:author="محمد زكريا سيد سيد ابوسبع" w:date="2023-03-31T16:34:00Z">
                          <w:rPr>
                            <w:rFonts w:ascii="Cambria Math" w:hAnsi="Cambria Math"/>
                            <w:i/>
                          </w:rPr>
                        </w:ins>
                      </m:ctrlPr>
                    </m:sSubPr>
                    <m:e>
                      <m:r>
                        <w:ins w:id="4436" w:author="محمد زكريا سيد سيد ابوسبع" w:date="2023-03-31T16:34:00Z">
                          <w:rPr>
                            <w:rFonts w:ascii="Cambria Math" w:hAnsi="Cambria Math"/>
                          </w:rPr>
                          <m:t>δ</m:t>
                        </w:ins>
                      </m:r>
                    </m:e>
                    <m:sub>
                      <m:r>
                        <w:ins w:id="4437" w:author="محمد زكريا سيد سيد ابوسبع" w:date="2023-03-31T16:34:00Z">
                          <w:rPr>
                            <w:rFonts w:ascii="Cambria Math" w:hAnsi="Cambria Math"/>
                          </w:rPr>
                          <m:t>a</m:t>
                        </w:ins>
                      </m:r>
                    </m:sub>
                  </m:sSub>
                </m:e>
                <m:e>
                  <m:r>
                    <w:ins w:id="4438" w:author="محمد زكريا سيد سيد ابوسبع" w:date="2023-03-31T16:34:00Z">
                      <w:rPr>
                        <w:rFonts w:ascii="Cambria Math" w:hAnsi="Cambria Math"/>
                      </w:rPr>
                      <m:t xml:space="preserve"> ∆</m:t>
                    </w:ins>
                  </m:r>
                  <m:sSub>
                    <m:sSubPr>
                      <m:ctrlPr>
                        <w:ins w:id="4439" w:author="محمد زكريا سيد سيد ابوسبع" w:date="2023-03-31T16:34:00Z">
                          <w:rPr>
                            <w:rFonts w:ascii="Cambria Math" w:hAnsi="Cambria Math"/>
                            <w:i/>
                          </w:rPr>
                        </w:ins>
                      </m:ctrlPr>
                    </m:sSubPr>
                    <m:e>
                      <m:r>
                        <w:ins w:id="4440" w:author="محمد زكريا سيد سيد ابوسبع" w:date="2023-03-31T16:34:00Z">
                          <w:rPr>
                            <w:rFonts w:ascii="Cambria Math" w:hAnsi="Cambria Math"/>
                          </w:rPr>
                          <m:t>δ</m:t>
                        </w:ins>
                      </m:r>
                    </m:e>
                    <m:sub>
                      <m:r>
                        <w:ins w:id="4441" w:author="محمد زكريا سيد سيد ابوسبع" w:date="2023-03-31T16:34:00Z">
                          <w:rPr>
                            <w:rFonts w:ascii="Cambria Math" w:hAnsi="Cambria Math"/>
                          </w:rPr>
                          <m:t>r</m:t>
                        </w:ins>
                      </m:r>
                    </m:sub>
                  </m:sSub>
                </m:e>
              </m:eqArr>
            </m:e>
          </m:d>
        </m:oMath>
      </m:oMathPara>
    </w:p>
    <w:p w14:paraId="7E9207D9" w14:textId="77777777" w:rsidR="00E93874" w:rsidRDefault="00E93874" w:rsidP="00E93874">
      <w:pPr>
        <w:jc w:val="center"/>
        <w:rPr>
          <w:ins w:id="4442" w:author="محمد زكريا سيد سيد ابوسبع" w:date="2023-03-31T16:34:00Z"/>
        </w:rPr>
      </w:pPr>
      <w:ins w:id="4443" w:author="محمد زكريا سيد سيد ابوسبع" w:date="2023-03-31T16:34:00Z">
        <w:r>
          <w:rPr>
            <w:noProof/>
          </w:rPr>
          <w:drawing>
            <wp:inline distT="0" distB="0" distL="0" distR="0" wp14:anchorId="7D410A27" wp14:editId="432F85D6">
              <wp:extent cx="2616200" cy="2789555"/>
              <wp:effectExtent l="0" t="0" r="0" b="0"/>
              <wp:docPr id="91" name="Picture 91" descr="A picture containing sky, wire, antenna, line&#10;&#10;Description automatically generated"/>
              <wp:cNvGraphicFramePr/>
              <a:graphic xmlns:a="http://schemas.openxmlformats.org/drawingml/2006/main">
                <a:graphicData uri="http://schemas.openxmlformats.org/drawingml/2006/picture">
                  <pic:pic xmlns:pic="http://schemas.openxmlformats.org/drawingml/2006/picture">
                    <pic:nvPicPr>
                      <pic:cNvPr id="75" name="Picture 75" descr="A picture containing sky, wire, antenna, line&#10;&#10;Description automatically generated"/>
                      <pic:cNvPicPr preferRelativeResize="0"/>
                    </pic:nvPicPr>
                    <pic:blipFill rotWithShape="1">
                      <a:blip r:embed="rId80">
                        <a:extLst>
                          <a:ext uri="{28A0092B-C50C-407E-A947-70E740481C1C}">
                            <a14:useLocalDpi xmlns:a14="http://schemas.microsoft.com/office/drawing/2010/main" val="0"/>
                          </a:ext>
                        </a:extLst>
                      </a:blip>
                      <a:srcRect l="3420" r="4538"/>
                      <a:stretch/>
                    </pic:blipFill>
                    <pic:spPr bwMode="auto">
                      <a:xfrm>
                        <a:off x="0" y="0"/>
                        <a:ext cx="2616200" cy="2789555"/>
                      </a:xfrm>
                      <a:prstGeom prst="rect">
                        <a:avLst/>
                      </a:prstGeom>
                      <a:ln>
                        <a:noFill/>
                      </a:ln>
                      <a:extLst>
                        <a:ext uri="{53640926-AAD7-44D8-BBD7-CCE9431645EC}">
                          <a14:shadowObscured xmlns:a14="http://schemas.microsoft.com/office/drawing/2010/main"/>
                        </a:ext>
                      </a:extLst>
                    </pic:spPr>
                  </pic:pic>
                </a:graphicData>
              </a:graphic>
            </wp:inline>
          </w:drawing>
        </w:r>
      </w:ins>
    </w:p>
    <w:p w14:paraId="43441701" w14:textId="77777777" w:rsidR="00E93874" w:rsidRPr="00887189" w:rsidRDefault="00E93874" w:rsidP="00E93874">
      <w:pPr>
        <w:rPr>
          <w:ins w:id="4444" w:author="محمد زكريا سيد سيد ابوسبع" w:date="2023-03-31T16:34:00Z"/>
          <w:b/>
          <w:bCs/>
        </w:rPr>
      </w:pPr>
      <w:ins w:id="4445" w:author="محمد زكريا سيد سيد ابوسبع" w:date="2023-03-31T16:34:00Z">
        <w:r w:rsidRPr="00887189">
          <w:rPr>
            <w:b/>
            <w:bCs/>
          </w:rPr>
          <w:t xml:space="preserve">DOF Roll </w:t>
        </w:r>
        <w:r w:rsidRPr="00CE6AE8">
          <w:rPr>
            <w:b/>
            <w:bCs/>
          </w:rPr>
          <w:t>approximation.</w:t>
        </w:r>
      </w:ins>
    </w:p>
    <w:p w14:paraId="26334EEA" w14:textId="77777777" w:rsidR="00E93874" w:rsidRDefault="00E93874" w:rsidP="00E93874">
      <w:pPr>
        <w:rPr>
          <w:ins w:id="4446" w:author="محمد زكريا سيد سيد ابوسبع" w:date="2023-03-31T16:34:00Z"/>
        </w:rPr>
      </w:pPr>
      <w:ins w:id="4447" w:author="محمد زكريا سيد سيد ابوسبع" w:date="2023-03-31T16:34:00Z">
        <w:r>
          <w:t>It has been seen that the rolling mode almost corresponds to the pure rolling. Thus it is reasonable to neglect all equations except the rolling moment equation and all perturbations except p. So we will reach the following relation;</w:t>
        </w:r>
      </w:ins>
    </w:p>
    <w:p w14:paraId="196740C6" w14:textId="77777777" w:rsidR="00E93874" w:rsidRDefault="00000000" w:rsidP="00E93874">
      <w:pPr>
        <w:jc w:val="center"/>
        <w:rPr>
          <w:ins w:id="4448" w:author="محمد زكريا سيد سيد ابوسبع" w:date="2023-03-31T16:34:00Z"/>
          <w:rFonts w:ascii="Cambria Math" w:eastAsia="Cambria Math" w:hAnsi="Cambria Math" w:cs="Cambria Math"/>
        </w:rPr>
      </w:pPr>
      <m:oMathPara>
        <m:oMath>
          <m:acc>
            <m:accPr>
              <m:chr m:val="̇"/>
              <m:ctrlPr>
                <w:ins w:id="4449" w:author="محمد زكريا سيد سيد ابوسبع" w:date="2023-03-31T16:34:00Z">
                  <w:rPr>
                    <w:rFonts w:ascii="Cambria Math" w:eastAsia="Cambria Math" w:hAnsi="Cambria Math" w:cs="Cambria Math"/>
                  </w:rPr>
                </w:ins>
              </m:ctrlPr>
            </m:accPr>
            <m:e>
              <m:r>
                <w:ins w:id="4450" w:author="محمد زكريا سيد سيد ابوسبع" w:date="2023-03-31T16:34:00Z">
                  <w:rPr>
                    <w:rFonts w:ascii="Cambria Math" w:eastAsia="Cambria Math" w:hAnsi="Cambria Math" w:cs="Cambria Math"/>
                  </w:rPr>
                  <m:t>P</m:t>
                </w:ins>
              </m:r>
            </m:e>
          </m:acc>
          <m:r>
            <w:ins w:id="4451" w:author="محمد زكريا سيد سيد ابوسبع" w:date="2023-03-31T16:34:00Z">
              <w:rPr>
                <w:rFonts w:ascii="Cambria Math" w:eastAsia="Cambria Math" w:hAnsi="Cambria Math" w:cs="Cambria Math"/>
              </w:rPr>
              <m:t>-</m:t>
            </w:ins>
          </m:r>
          <m:sSub>
            <m:sSubPr>
              <m:ctrlPr>
                <w:ins w:id="4452" w:author="محمد زكريا سيد سيد ابوسبع" w:date="2023-03-31T16:34:00Z">
                  <w:rPr>
                    <w:rFonts w:ascii="Cambria Math" w:eastAsia="Cambria Math" w:hAnsi="Cambria Math" w:cs="Cambria Math"/>
                  </w:rPr>
                </w:ins>
              </m:ctrlPr>
            </m:sSubPr>
            <m:e>
              <m:r>
                <w:ins w:id="4453" w:author="محمد زكريا سيد سيد ابوسبع" w:date="2023-03-31T16:34:00Z">
                  <w:rPr>
                    <w:rFonts w:ascii="Cambria Math" w:eastAsia="Cambria Math" w:hAnsi="Cambria Math" w:cs="Cambria Math"/>
                  </w:rPr>
                  <m:t>L</m:t>
                </w:ins>
              </m:r>
            </m:e>
            <m:sub>
              <m:r>
                <w:ins w:id="4454" w:author="محمد زكريا سيد سيد ابوسبع" w:date="2023-03-31T16:34:00Z">
                  <w:rPr>
                    <w:rFonts w:ascii="Cambria Math" w:eastAsia="Cambria Math" w:hAnsi="Cambria Math" w:cs="Cambria Math"/>
                  </w:rPr>
                  <m:t>p</m:t>
                </w:ins>
              </m:r>
            </m:sub>
          </m:sSub>
          <m:r>
            <w:ins w:id="4455" w:author="محمد زكريا سيد سيد ابوسبع" w:date="2023-03-31T16:34:00Z">
              <w:rPr>
                <w:rFonts w:ascii="Cambria Math" w:eastAsia="Cambria Math" w:hAnsi="Cambria Math" w:cs="Cambria Math"/>
              </w:rPr>
              <m:t>'p=</m:t>
            </w:ins>
          </m:r>
          <m:sSub>
            <m:sSubPr>
              <m:ctrlPr>
                <w:ins w:id="4456" w:author="محمد زكريا سيد سيد ابوسبع" w:date="2023-03-31T16:34:00Z">
                  <w:rPr>
                    <w:rFonts w:ascii="Cambria Math" w:eastAsia="Cambria Math" w:hAnsi="Cambria Math" w:cs="Cambria Math"/>
                  </w:rPr>
                </w:ins>
              </m:ctrlPr>
            </m:sSubPr>
            <m:e>
              <m:r>
                <w:ins w:id="4457" w:author="محمد زكريا سيد سيد ابوسبع" w:date="2023-03-31T16:34:00Z">
                  <w:rPr>
                    <w:rFonts w:ascii="Cambria Math" w:eastAsia="Cambria Math" w:hAnsi="Cambria Math" w:cs="Cambria Math"/>
                  </w:rPr>
                  <m:t>L</m:t>
                </w:ins>
              </m:r>
            </m:e>
            <m:sub>
              <m:r>
                <w:ins w:id="4458" w:author="محمد زكريا سيد سيد ابوسبع" w:date="2023-03-31T16:34:00Z">
                  <w:rPr>
                    <w:rFonts w:ascii="Cambria Math" w:eastAsia="Cambria Math" w:hAnsi="Cambria Math" w:cs="Cambria Math"/>
                  </w:rPr>
                  <m:t>δa</m:t>
                </w:ins>
              </m:r>
            </m:sub>
          </m:sSub>
          <m:r>
            <w:ins w:id="4459" w:author="محمد زكريا سيد سيد ابوسبع" w:date="2023-03-31T16:34:00Z">
              <w:rPr>
                <w:rFonts w:ascii="Cambria Math" w:eastAsia="Cambria Math" w:hAnsi="Cambria Math" w:cs="Cambria Math"/>
              </w:rPr>
              <m:t>'</m:t>
            </w:ins>
          </m:r>
          <m:sSub>
            <m:sSubPr>
              <m:ctrlPr>
                <w:ins w:id="4460" w:author="محمد زكريا سيد سيد ابوسبع" w:date="2023-03-31T16:34:00Z">
                  <w:rPr>
                    <w:rFonts w:ascii="Cambria Math" w:eastAsia="Cambria Math" w:hAnsi="Cambria Math" w:cs="Cambria Math"/>
                  </w:rPr>
                </w:ins>
              </m:ctrlPr>
            </m:sSubPr>
            <m:e>
              <m:r>
                <w:ins w:id="4461" w:author="محمد زكريا سيد سيد ابوسبع" w:date="2023-03-31T16:34:00Z">
                  <w:rPr>
                    <w:rFonts w:ascii="Cambria Math" w:eastAsia="Cambria Math" w:hAnsi="Cambria Math" w:cs="Cambria Math"/>
                  </w:rPr>
                  <m:t>δ</m:t>
                </w:ins>
              </m:r>
            </m:e>
            <m:sub>
              <m:r>
                <w:ins w:id="4462" w:author="محمد زكريا سيد سيد ابوسبع" w:date="2023-03-31T16:34:00Z">
                  <w:rPr>
                    <w:rFonts w:ascii="Cambria Math" w:eastAsia="Cambria Math" w:hAnsi="Cambria Math" w:cs="Cambria Math"/>
                  </w:rPr>
                  <m:t>a</m:t>
                </w:ins>
              </m:r>
            </m:sub>
          </m:sSub>
        </m:oMath>
      </m:oMathPara>
    </w:p>
    <w:p w14:paraId="292CB6A3" w14:textId="77777777" w:rsidR="00E93874" w:rsidRDefault="00E93874" w:rsidP="00E93874">
      <w:pPr>
        <w:spacing w:after="200"/>
        <w:ind w:left="0" w:right="0"/>
        <w:jc w:val="left"/>
        <w:rPr>
          <w:ins w:id="4463" w:author="محمد زكريا سيد سيد ابوسبع" w:date="2023-03-31T16:34:00Z"/>
          <w:rFonts w:eastAsiaTheme="minorEastAsia"/>
          <w:sz w:val="20"/>
          <w:szCs w:val="20"/>
        </w:rPr>
      </w:pPr>
    </w:p>
    <w:p w14:paraId="3367425D" w14:textId="77777777" w:rsidR="00E93874" w:rsidRDefault="00E93874" w:rsidP="00E93874">
      <w:pPr>
        <w:spacing w:after="200"/>
        <w:ind w:left="0" w:right="0"/>
        <w:jc w:val="left"/>
        <w:rPr>
          <w:ins w:id="4464" w:author="محمد زكريا سيد سيد ابوسبع" w:date="2023-03-31T16:34:00Z"/>
          <w:rFonts w:eastAsiaTheme="minorEastAsia"/>
          <w:sz w:val="20"/>
          <w:szCs w:val="20"/>
        </w:rPr>
      </w:pPr>
    </w:p>
    <w:p w14:paraId="1B69B7A3" w14:textId="31EFCD2E" w:rsidR="00E93874" w:rsidRDefault="00E93874" w:rsidP="00E93874">
      <w:pPr>
        <w:spacing w:after="200"/>
        <w:ind w:left="0" w:right="0"/>
        <w:jc w:val="left"/>
        <w:rPr>
          <w:rFonts w:eastAsiaTheme="minorEastAsia"/>
          <w:sz w:val="20"/>
          <w:szCs w:val="20"/>
        </w:rPr>
      </w:pPr>
    </w:p>
    <w:p w14:paraId="579F2125" w14:textId="77777777" w:rsidR="005020B4" w:rsidRDefault="005020B4" w:rsidP="00E93874">
      <w:pPr>
        <w:spacing w:after="200"/>
        <w:ind w:left="0" w:right="0"/>
        <w:jc w:val="left"/>
        <w:rPr>
          <w:ins w:id="4465" w:author="محمد زكريا سيد سيد ابوسبع" w:date="2023-03-31T16:34:00Z"/>
          <w:rFonts w:eastAsiaTheme="minorEastAsia"/>
          <w:sz w:val="20"/>
          <w:szCs w:val="20"/>
          <w:rtl/>
        </w:rPr>
      </w:pPr>
    </w:p>
    <w:p w14:paraId="41B6B77D" w14:textId="77777777" w:rsidR="00E93874" w:rsidRDefault="00E93874" w:rsidP="00E93874">
      <w:pPr>
        <w:pStyle w:val="Heading2"/>
        <w:numPr>
          <w:ilvl w:val="0"/>
          <w:numId w:val="3"/>
        </w:numPr>
        <w:rPr>
          <w:ins w:id="4466" w:author="محمد زكريا سيد سيد ابوسبع" w:date="2023-03-31T16:34:00Z"/>
        </w:rPr>
      </w:pPr>
      <w:ins w:id="4467" w:author="محمد زكريا سيد سيد ابوسبع" w:date="2023-03-31T16:34:00Z">
        <w:r>
          <w:lastRenderedPageBreak/>
          <w:t>Simulink Schematic</w:t>
        </w:r>
      </w:ins>
    </w:p>
    <w:p w14:paraId="7E43BF72" w14:textId="77C0BB72" w:rsidR="00590B75" w:rsidDel="00E93874" w:rsidRDefault="00590B75" w:rsidP="00590B75">
      <w:pPr>
        <w:rPr>
          <w:del w:id="4468" w:author="محمد زكريا سيد سيد ابوسبع" w:date="2023-03-31T16:34:00Z"/>
          <w:u w:val="single"/>
        </w:rPr>
      </w:pPr>
      <w:del w:id="4469" w:author="محمد زكريا سيد سيد ابوسبع" w:date="2023-03-31T16:34:00Z">
        <w:r w:rsidRPr="006F3AA3" w:rsidDel="00E93874">
          <w:rPr>
            <w:u w:val="single"/>
          </w:rPr>
          <w:delText xml:space="preserve">Change in propulsive forces </w:delText>
        </w:r>
      </w:del>
    </w:p>
    <w:p w14:paraId="08147B05" w14:textId="37E405F7" w:rsidR="00590B75" w:rsidRPr="006F3AA3" w:rsidDel="00E93874" w:rsidRDefault="00590B75" w:rsidP="00590B75">
      <w:pPr>
        <w:rPr>
          <w:del w:id="4470" w:author="محمد زكريا سيد سيد ابوسبع" w:date="2023-03-31T16:34:00Z"/>
        </w:rPr>
      </w:pPr>
    </w:p>
    <w:tbl>
      <w:tblPr>
        <w:tblStyle w:val="TableGrid"/>
        <w:tblW w:w="95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0"/>
      </w:tblGrid>
      <w:tr w:rsidR="00590B75" w:rsidDel="00E93874" w14:paraId="27A6034D" w14:textId="713F7FB2" w:rsidTr="00E52788">
        <w:trPr>
          <w:trHeight w:val="356"/>
          <w:jc w:val="center"/>
          <w:del w:id="4471" w:author="محمد زكريا سيد سيد ابوسبع" w:date="2023-03-31T16:34:00Z"/>
        </w:trPr>
        <w:tc>
          <w:tcPr>
            <w:tcW w:w="9530" w:type="dxa"/>
          </w:tcPr>
          <w:p w14:paraId="14C01302" w14:textId="69C9794D" w:rsidR="00590B75" w:rsidRPr="00F27064" w:rsidDel="00E93874" w:rsidRDefault="00000000" w:rsidP="00E52788">
            <w:pPr>
              <w:rPr>
                <w:del w:id="4472" w:author="محمد زكريا سيد سيد ابوسبع" w:date="2023-03-31T16:34:00Z"/>
                <w:rFonts w:eastAsiaTheme="minorEastAsia"/>
              </w:rPr>
            </w:pPr>
            <m:oMathPara>
              <m:oMath>
                <m:f>
                  <m:fPr>
                    <m:type m:val="skw"/>
                    <m:ctrlPr>
                      <w:del w:id="4473" w:author="محمد زكريا سيد سيد ابوسبع" w:date="2023-03-31T16:34:00Z">
                        <w:rPr>
                          <w:rFonts w:ascii="Cambria Math" w:hAnsi="Cambria Math"/>
                          <w:i/>
                        </w:rPr>
                      </w:del>
                    </m:ctrlPr>
                  </m:fPr>
                  <m:num>
                    <m:r>
                      <w:del w:id="4474" w:author="محمد زكريا سيد سيد ابوسبع" w:date="2023-03-31T16:34:00Z">
                        <w:rPr>
                          <w:rFonts w:ascii="Cambria Math" w:hAnsi="Cambria Math"/>
                        </w:rPr>
                        <m:t>∆X</m:t>
                      </w:del>
                    </m:r>
                  </m:num>
                  <m:den>
                    <m:r>
                      <w:del w:id="4475" w:author="محمد زكريا سيد سيد ابوسبع" w:date="2023-03-31T16:34:00Z">
                        <w:rPr>
                          <w:rFonts w:ascii="Cambria Math" w:hAnsi="Cambria Math"/>
                        </w:rPr>
                        <m:t>m</m:t>
                      </w:del>
                    </m:r>
                  </m:den>
                </m:f>
                <m:r>
                  <w:del w:id="4476" w:author="محمد زكريا سيد سيد ابوسبع" w:date="2023-03-31T16:34:00Z">
                    <w:rPr>
                      <w:rFonts w:ascii="Cambria Math" w:hAnsi="Cambria Math"/>
                    </w:rPr>
                    <m:t xml:space="preserve">= </m:t>
                  </w:del>
                </m:r>
                <m:d>
                  <m:dPr>
                    <m:ctrlPr>
                      <w:del w:id="4477" w:author="محمد زكريا سيد سيد ابوسبع" w:date="2023-03-31T16:34:00Z">
                        <w:rPr>
                          <w:rFonts w:ascii="Cambria Math" w:hAnsi="Cambria Math"/>
                          <w:i/>
                        </w:rPr>
                      </w:del>
                    </m:ctrlPr>
                  </m:dPr>
                  <m:e>
                    <m:sSub>
                      <m:sSubPr>
                        <m:ctrlPr>
                          <w:del w:id="4478" w:author="محمد زكريا سيد سيد ابوسبع" w:date="2023-03-31T16:34:00Z">
                            <w:rPr>
                              <w:rFonts w:ascii="Cambria Math" w:hAnsi="Cambria Math"/>
                              <w:i/>
                            </w:rPr>
                          </w:del>
                        </m:ctrlPr>
                      </m:sSubPr>
                      <m:e>
                        <m:r>
                          <w:del w:id="4479" w:author="محمد زكريا سيد سيد ابوسبع" w:date="2023-03-31T16:34:00Z">
                            <w:rPr>
                              <w:rFonts w:ascii="Cambria Math" w:hAnsi="Cambria Math"/>
                            </w:rPr>
                            <m:t>X</m:t>
                          </w:del>
                        </m:r>
                      </m:e>
                      <m:sub>
                        <m:r>
                          <w:del w:id="4480" w:author="محمد زكريا سيد سيد ابوسبع" w:date="2023-03-31T16:34:00Z">
                            <w:rPr>
                              <w:rFonts w:ascii="Cambria Math" w:hAnsi="Cambria Math"/>
                            </w:rPr>
                            <m:t>u</m:t>
                          </w:del>
                        </m:r>
                      </m:sub>
                    </m:sSub>
                    <m:r>
                      <w:del w:id="4481" w:author="محمد زكريا سيد سيد ابوسبع" w:date="2023-03-31T16:34:00Z">
                        <w:rPr>
                          <w:rFonts w:ascii="Cambria Math" w:hAnsi="Cambria Math"/>
                        </w:rPr>
                        <m:t xml:space="preserve"> ∆u+</m:t>
                      </w:del>
                    </m:r>
                    <m:sSub>
                      <m:sSubPr>
                        <m:ctrlPr>
                          <w:del w:id="4482" w:author="محمد زكريا سيد سيد ابوسبع" w:date="2023-03-31T16:34:00Z">
                            <w:rPr>
                              <w:rFonts w:ascii="Cambria Math" w:hAnsi="Cambria Math"/>
                              <w:i/>
                            </w:rPr>
                          </w:del>
                        </m:ctrlPr>
                      </m:sSubPr>
                      <m:e>
                        <m:r>
                          <w:del w:id="4483" w:author="محمد زكريا سيد سيد ابوسبع" w:date="2023-03-31T16:34:00Z">
                            <w:rPr>
                              <w:rFonts w:ascii="Cambria Math" w:hAnsi="Cambria Math"/>
                            </w:rPr>
                            <m:t>X</m:t>
                          </w:del>
                        </m:r>
                      </m:e>
                      <m:sub>
                        <m:r>
                          <w:del w:id="4484" w:author="محمد زكريا سيد سيد ابوسبع" w:date="2023-03-31T16:34:00Z">
                            <w:rPr>
                              <w:rFonts w:ascii="Cambria Math" w:hAnsi="Cambria Math"/>
                            </w:rPr>
                            <m:t>w</m:t>
                          </w:del>
                        </m:r>
                      </m:sub>
                    </m:sSub>
                    <m:r>
                      <w:del w:id="4485" w:author="محمد زكريا سيد سيد ابوسبع" w:date="2023-03-31T16:34:00Z">
                        <w:rPr>
                          <w:rFonts w:ascii="Cambria Math" w:hAnsi="Cambria Math"/>
                        </w:rPr>
                        <m:t xml:space="preserve"> ∆w</m:t>
                      </w:del>
                    </m:r>
                    <m:r>
                      <w:del w:id="4486" w:author="محمد زكريا سيد سيد ابوسبع" w:date="2023-03-31T16:34:00Z">
                        <w:rPr>
                          <w:rFonts w:ascii="Cambria Math" w:eastAsiaTheme="minorEastAsia" w:hAnsi="Cambria Math"/>
                        </w:rPr>
                        <m:t xml:space="preserve">+ </m:t>
                      </w:del>
                    </m:r>
                    <m:sSub>
                      <m:sSubPr>
                        <m:ctrlPr>
                          <w:del w:id="4487" w:author="محمد زكريا سيد سيد ابوسبع" w:date="2023-03-31T16:34:00Z">
                            <w:rPr>
                              <w:rFonts w:ascii="Cambria Math" w:hAnsi="Cambria Math"/>
                              <w:i/>
                            </w:rPr>
                          </w:del>
                        </m:ctrlPr>
                      </m:sSubPr>
                      <m:e>
                        <m:r>
                          <w:del w:id="4488" w:author="محمد زكريا سيد سيد ابوسبع" w:date="2023-03-31T16:34:00Z">
                            <w:rPr>
                              <w:rFonts w:ascii="Cambria Math" w:hAnsi="Cambria Math"/>
                            </w:rPr>
                            <m:t>X</m:t>
                          </w:del>
                        </m:r>
                      </m:e>
                      <m:sub>
                        <m:sSub>
                          <m:sSubPr>
                            <m:ctrlPr>
                              <w:del w:id="4489" w:author="محمد زكريا سيد سيد ابوسبع" w:date="2023-03-31T16:34:00Z">
                                <w:rPr>
                                  <w:rFonts w:ascii="Cambria Math" w:hAnsi="Cambria Math"/>
                                  <w:i/>
                                </w:rPr>
                              </w:del>
                            </m:ctrlPr>
                          </m:sSubPr>
                          <m:e>
                            <m:r>
                              <w:del w:id="4490" w:author="محمد زكريا سيد سيد ابوسبع" w:date="2023-03-31T16:34:00Z">
                                <w:rPr>
                                  <w:rFonts w:ascii="Cambria Math" w:hAnsi="Cambria Math"/>
                                </w:rPr>
                                <m:t>δ</m:t>
                              </w:del>
                            </m:r>
                          </m:e>
                          <m:sub>
                            <m:r>
                              <w:del w:id="4491" w:author="محمد زكريا سيد سيد ابوسبع" w:date="2023-03-31T16:34:00Z">
                                <w:rPr>
                                  <w:rFonts w:ascii="Cambria Math" w:hAnsi="Cambria Math"/>
                                </w:rPr>
                                <m:t>e</m:t>
                              </w:del>
                            </m:r>
                          </m:sub>
                        </m:sSub>
                      </m:sub>
                    </m:sSub>
                    <m:r>
                      <w:del w:id="4492" w:author="محمد زكريا سيد سيد ابوسبع" w:date="2023-03-31T16:34:00Z">
                        <w:rPr>
                          <w:rFonts w:ascii="Cambria Math" w:hAnsi="Cambria Math"/>
                        </w:rPr>
                        <m:t xml:space="preserve"> ∆</m:t>
                      </w:del>
                    </m:r>
                    <m:sSub>
                      <m:sSubPr>
                        <m:ctrlPr>
                          <w:del w:id="4493" w:author="محمد زكريا سيد سيد ابوسبع" w:date="2023-03-31T16:34:00Z">
                            <w:rPr>
                              <w:rFonts w:ascii="Cambria Math" w:hAnsi="Cambria Math"/>
                              <w:i/>
                            </w:rPr>
                          </w:del>
                        </m:ctrlPr>
                      </m:sSubPr>
                      <m:e>
                        <m:r>
                          <w:del w:id="4494" w:author="محمد زكريا سيد سيد ابوسبع" w:date="2023-03-31T16:34:00Z">
                            <w:rPr>
                              <w:rFonts w:ascii="Cambria Math" w:hAnsi="Cambria Math"/>
                            </w:rPr>
                            <m:t>δ</m:t>
                          </w:del>
                        </m:r>
                      </m:e>
                      <m:sub>
                        <m:r>
                          <w:del w:id="4495" w:author="محمد زكريا سيد سيد ابوسبع" w:date="2023-03-31T16:34:00Z">
                            <w:rPr>
                              <w:rFonts w:ascii="Cambria Math" w:hAnsi="Cambria Math"/>
                            </w:rPr>
                            <m:t>e</m:t>
                          </w:del>
                        </m:r>
                      </m:sub>
                    </m:sSub>
                    <m:r>
                      <w:del w:id="4496" w:author="محمد زكريا سيد سيد ابوسبع" w:date="2023-03-31T16:34:00Z">
                        <w:rPr>
                          <w:rFonts w:ascii="Cambria Math" w:hAnsi="Cambria Math"/>
                        </w:rPr>
                        <m:t xml:space="preserve">+ </m:t>
                      </w:del>
                    </m:r>
                    <m:sSub>
                      <m:sSubPr>
                        <m:ctrlPr>
                          <w:del w:id="4497" w:author="محمد زكريا سيد سيد ابوسبع" w:date="2023-03-31T16:34:00Z">
                            <w:rPr>
                              <w:rFonts w:ascii="Cambria Math" w:hAnsi="Cambria Math"/>
                              <w:i/>
                            </w:rPr>
                          </w:del>
                        </m:ctrlPr>
                      </m:sSubPr>
                      <m:e>
                        <m:r>
                          <w:del w:id="4498" w:author="محمد زكريا سيد سيد ابوسبع" w:date="2023-03-31T16:34:00Z">
                            <w:rPr>
                              <w:rFonts w:ascii="Cambria Math" w:hAnsi="Cambria Math"/>
                            </w:rPr>
                            <m:t>X</m:t>
                          </w:del>
                        </m:r>
                      </m:e>
                      <m:sub>
                        <m:sSub>
                          <m:sSubPr>
                            <m:ctrlPr>
                              <w:del w:id="4499" w:author="محمد زكريا سيد سيد ابوسبع" w:date="2023-03-31T16:34:00Z">
                                <w:rPr>
                                  <w:rFonts w:ascii="Cambria Math" w:hAnsi="Cambria Math"/>
                                  <w:i/>
                                </w:rPr>
                              </w:del>
                            </m:ctrlPr>
                          </m:sSubPr>
                          <m:e>
                            <m:r>
                              <w:del w:id="4500" w:author="محمد زكريا سيد سيد ابوسبع" w:date="2023-03-31T16:34:00Z">
                                <w:rPr>
                                  <w:rFonts w:ascii="Cambria Math" w:hAnsi="Cambria Math"/>
                                </w:rPr>
                                <m:t>δ</m:t>
                              </w:del>
                            </m:r>
                          </m:e>
                          <m:sub>
                            <m:r>
                              <w:del w:id="4501" w:author="محمد زكريا سيد سيد ابوسبع" w:date="2023-03-31T16:34:00Z">
                                <w:rPr>
                                  <w:rFonts w:ascii="Cambria Math" w:hAnsi="Cambria Math"/>
                                </w:rPr>
                                <m:t>th</m:t>
                              </w:del>
                            </m:r>
                          </m:sub>
                        </m:sSub>
                      </m:sub>
                    </m:sSub>
                    <m:r>
                      <w:del w:id="4502" w:author="محمد زكريا سيد سيد ابوسبع" w:date="2023-03-31T16:34:00Z">
                        <w:rPr>
                          <w:rFonts w:ascii="Cambria Math" w:hAnsi="Cambria Math"/>
                        </w:rPr>
                        <m:t xml:space="preserve"> ∆</m:t>
                      </w:del>
                    </m:r>
                    <m:sSub>
                      <m:sSubPr>
                        <m:ctrlPr>
                          <w:del w:id="4503" w:author="محمد زكريا سيد سيد ابوسبع" w:date="2023-03-31T16:34:00Z">
                            <w:rPr>
                              <w:rFonts w:ascii="Cambria Math" w:hAnsi="Cambria Math"/>
                              <w:i/>
                            </w:rPr>
                          </w:del>
                        </m:ctrlPr>
                      </m:sSubPr>
                      <m:e>
                        <m:r>
                          <w:del w:id="4504" w:author="محمد زكريا سيد سيد ابوسبع" w:date="2023-03-31T16:34:00Z">
                            <w:rPr>
                              <w:rFonts w:ascii="Cambria Math" w:hAnsi="Cambria Math"/>
                            </w:rPr>
                            <m:t>δ</m:t>
                          </w:del>
                        </m:r>
                      </m:e>
                      <m:sub>
                        <m:r>
                          <w:del w:id="4505" w:author="محمد زكريا سيد سيد ابوسبع" w:date="2023-03-31T16:34:00Z">
                            <w:rPr>
                              <w:rFonts w:ascii="Cambria Math" w:hAnsi="Cambria Math"/>
                            </w:rPr>
                            <m:t>th</m:t>
                          </w:del>
                        </m:r>
                      </m:sub>
                    </m:sSub>
                  </m:e>
                </m:d>
              </m:oMath>
            </m:oMathPara>
          </w:p>
        </w:tc>
      </w:tr>
      <w:tr w:rsidR="00590B75" w:rsidDel="00E93874" w14:paraId="7FB995B2" w14:textId="555CFEC6" w:rsidTr="00E52788">
        <w:trPr>
          <w:trHeight w:val="356"/>
          <w:jc w:val="center"/>
          <w:del w:id="4506" w:author="محمد زكريا سيد سيد ابوسبع" w:date="2023-03-31T16:34:00Z"/>
        </w:trPr>
        <w:tc>
          <w:tcPr>
            <w:tcW w:w="9530" w:type="dxa"/>
          </w:tcPr>
          <w:p w14:paraId="26D97711" w14:textId="44A05155" w:rsidR="00590B75" w:rsidRPr="00F27064" w:rsidDel="00E93874" w:rsidRDefault="00000000" w:rsidP="00E52788">
            <w:pPr>
              <w:rPr>
                <w:del w:id="4507" w:author="محمد زكريا سيد سيد ابوسبع" w:date="2023-03-31T16:34:00Z"/>
                <w:rFonts w:eastAsiaTheme="minorEastAsia"/>
              </w:rPr>
            </w:pPr>
            <m:oMathPara>
              <m:oMath>
                <m:f>
                  <m:fPr>
                    <m:type m:val="skw"/>
                    <m:ctrlPr>
                      <w:del w:id="4508" w:author="محمد زكريا سيد سيد ابوسبع" w:date="2023-03-31T16:34:00Z">
                        <w:rPr>
                          <w:rFonts w:ascii="Cambria Math" w:hAnsi="Cambria Math"/>
                          <w:i/>
                        </w:rPr>
                      </w:del>
                    </m:ctrlPr>
                  </m:fPr>
                  <m:num>
                    <m:r>
                      <w:del w:id="4509" w:author="محمد زكريا سيد سيد ابوسبع" w:date="2023-03-31T16:34:00Z">
                        <w:rPr>
                          <w:rFonts w:ascii="Cambria Math" w:hAnsi="Cambria Math"/>
                        </w:rPr>
                        <m:t>∆Y</m:t>
                      </w:del>
                    </m:r>
                  </m:num>
                  <m:den>
                    <m:r>
                      <w:del w:id="4510" w:author="محمد زكريا سيد سيد ابوسبع" w:date="2023-03-31T16:34:00Z">
                        <w:rPr>
                          <w:rFonts w:ascii="Cambria Math" w:hAnsi="Cambria Math"/>
                        </w:rPr>
                        <m:t>m</m:t>
                      </w:del>
                    </m:r>
                  </m:den>
                </m:f>
                <m:r>
                  <w:del w:id="4511" w:author="محمد زكريا سيد سيد ابوسبع" w:date="2023-03-31T16:34:00Z">
                    <w:rPr>
                      <w:rFonts w:ascii="Cambria Math" w:hAnsi="Cambria Math"/>
                    </w:rPr>
                    <m:t xml:space="preserve">= </m:t>
                  </w:del>
                </m:r>
                <m:d>
                  <m:dPr>
                    <m:ctrlPr>
                      <w:del w:id="4512" w:author="محمد زكريا سيد سيد ابوسبع" w:date="2023-03-31T16:34:00Z">
                        <w:rPr>
                          <w:rFonts w:ascii="Cambria Math" w:hAnsi="Cambria Math"/>
                          <w:i/>
                        </w:rPr>
                      </w:del>
                    </m:ctrlPr>
                  </m:dPr>
                  <m:e>
                    <m:sSub>
                      <m:sSubPr>
                        <m:ctrlPr>
                          <w:del w:id="4513" w:author="محمد زكريا سيد سيد ابوسبع" w:date="2023-03-31T16:34:00Z">
                            <w:rPr>
                              <w:rFonts w:ascii="Cambria Math" w:hAnsi="Cambria Math"/>
                              <w:i/>
                            </w:rPr>
                          </w:del>
                        </m:ctrlPr>
                      </m:sSubPr>
                      <m:e>
                        <m:r>
                          <w:del w:id="4514" w:author="محمد زكريا سيد سيد ابوسبع" w:date="2023-03-31T16:34:00Z">
                            <w:rPr>
                              <w:rFonts w:ascii="Cambria Math" w:hAnsi="Cambria Math"/>
                            </w:rPr>
                            <m:t>Y</m:t>
                          </w:del>
                        </m:r>
                      </m:e>
                      <m:sub>
                        <m:r>
                          <w:del w:id="4515" w:author="محمد زكريا سيد سيد ابوسبع" w:date="2023-03-31T16:34:00Z">
                            <w:rPr>
                              <w:rFonts w:ascii="Cambria Math" w:hAnsi="Cambria Math"/>
                            </w:rPr>
                            <m:t>β</m:t>
                          </w:del>
                        </m:r>
                      </m:sub>
                    </m:sSub>
                    <m:r>
                      <w:del w:id="4516" w:author="محمد زكريا سيد سيد ابوسبع" w:date="2023-03-31T16:34:00Z">
                        <w:rPr>
                          <w:rFonts w:ascii="Cambria Math" w:hAnsi="Cambria Math"/>
                        </w:rPr>
                        <m:t xml:space="preserve"> ∆β+</m:t>
                      </w:del>
                    </m:r>
                    <m:sSub>
                      <m:sSubPr>
                        <m:ctrlPr>
                          <w:del w:id="4517" w:author="محمد زكريا سيد سيد ابوسبع" w:date="2023-03-31T16:34:00Z">
                            <w:rPr>
                              <w:rFonts w:ascii="Cambria Math" w:hAnsi="Cambria Math"/>
                              <w:i/>
                            </w:rPr>
                          </w:del>
                        </m:ctrlPr>
                      </m:sSubPr>
                      <m:e>
                        <m:r>
                          <w:del w:id="4518" w:author="محمد زكريا سيد سيد ابوسبع" w:date="2023-03-31T16:34:00Z">
                            <w:rPr>
                              <w:rFonts w:ascii="Cambria Math" w:hAnsi="Cambria Math"/>
                            </w:rPr>
                            <m:t>Y</m:t>
                          </w:del>
                        </m:r>
                      </m:e>
                      <m:sub>
                        <m:r>
                          <w:del w:id="4519" w:author="محمد زكريا سيد سيد ابوسبع" w:date="2023-03-31T16:34:00Z">
                            <w:rPr>
                              <w:rFonts w:ascii="Cambria Math" w:hAnsi="Cambria Math"/>
                            </w:rPr>
                            <m:t>r</m:t>
                          </w:del>
                        </m:r>
                      </m:sub>
                    </m:sSub>
                    <m:r>
                      <w:del w:id="4520" w:author="محمد زكريا سيد سيد ابوسبع" w:date="2023-03-31T16:34:00Z">
                        <w:rPr>
                          <w:rFonts w:ascii="Cambria Math" w:hAnsi="Cambria Math"/>
                        </w:rPr>
                        <m:t xml:space="preserve"> ∆r+</m:t>
                      </w:del>
                    </m:r>
                    <m:sSub>
                      <m:sSubPr>
                        <m:ctrlPr>
                          <w:del w:id="4521" w:author="محمد زكريا سيد سيد ابوسبع" w:date="2023-03-31T16:34:00Z">
                            <w:rPr>
                              <w:rFonts w:ascii="Cambria Math" w:hAnsi="Cambria Math"/>
                              <w:i/>
                            </w:rPr>
                          </w:del>
                        </m:ctrlPr>
                      </m:sSubPr>
                      <m:e>
                        <m:r>
                          <w:del w:id="4522" w:author="محمد زكريا سيد سيد ابوسبع" w:date="2023-03-31T16:34:00Z">
                            <w:rPr>
                              <w:rFonts w:ascii="Cambria Math" w:hAnsi="Cambria Math"/>
                            </w:rPr>
                            <m:t>Y</m:t>
                          </w:del>
                        </m:r>
                      </m:e>
                      <m:sub>
                        <m:r>
                          <w:del w:id="4523" w:author="محمد زكريا سيد سيد ابوسبع" w:date="2023-03-31T16:34:00Z">
                            <w:rPr>
                              <w:rFonts w:ascii="Cambria Math" w:hAnsi="Cambria Math"/>
                            </w:rPr>
                            <m:t>p</m:t>
                          </w:del>
                        </m:r>
                      </m:sub>
                    </m:sSub>
                    <m:r>
                      <w:del w:id="4524" w:author="محمد زكريا سيد سيد ابوسبع" w:date="2023-03-31T16:34:00Z">
                        <w:rPr>
                          <w:rFonts w:ascii="Cambria Math" w:hAnsi="Cambria Math"/>
                        </w:rPr>
                        <m:t xml:space="preserve"> ∆p</m:t>
                      </w:del>
                    </m:r>
                    <m:r>
                      <w:del w:id="4525" w:author="محمد زكريا سيد سيد ابوسبع" w:date="2023-03-31T16:34:00Z">
                        <w:rPr>
                          <w:rFonts w:ascii="Cambria Math" w:eastAsiaTheme="minorEastAsia" w:hAnsi="Cambria Math"/>
                        </w:rPr>
                        <m:t xml:space="preserve">+ </m:t>
                      </w:del>
                    </m:r>
                    <m:sSub>
                      <m:sSubPr>
                        <m:ctrlPr>
                          <w:del w:id="4526" w:author="محمد زكريا سيد سيد ابوسبع" w:date="2023-03-31T16:34:00Z">
                            <w:rPr>
                              <w:rFonts w:ascii="Cambria Math" w:hAnsi="Cambria Math"/>
                              <w:i/>
                            </w:rPr>
                          </w:del>
                        </m:ctrlPr>
                      </m:sSubPr>
                      <m:e>
                        <m:r>
                          <w:del w:id="4527" w:author="محمد زكريا سيد سيد ابوسبع" w:date="2023-03-31T16:34:00Z">
                            <w:rPr>
                              <w:rFonts w:ascii="Cambria Math" w:hAnsi="Cambria Math"/>
                            </w:rPr>
                            <m:t>Y</m:t>
                          </w:del>
                        </m:r>
                      </m:e>
                      <m:sub>
                        <m:r>
                          <w:del w:id="4528" w:author="محمد زكريا سيد سيد ابوسبع" w:date="2023-03-31T16:34:00Z">
                            <w:rPr>
                              <w:rFonts w:ascii="Cambria Math" w:hAnsi="Cambria Math"/>
                            </w:rPr>
                            <m:t>a</m:t>
                          </w:del>
                        </m:r>
                      </m:sub>
                    </m:sSub>
                    <m:r>
                      <w:del w:id="4529" w:author="محمد زكريا سيد سيد ابوسبع" w:date="2023-03-31T16:34:00Z">
                        <w:rPr>
                          <w:rFonts w:ascii="Cambria Math" w:hAnsi="Cambria Math"/>
                        </w:rPr>
                        <m:t xml:space="preserve"> ∆</m:t>
                      </w:del>
                    </m:r>
                    <m:sSub>
                      <m:sSubPr>
                        <m:ctrlPr>
                          <w:del w:id="4530" w:author="محمد زكريا سيد سيد ابوسبع" w:date="2023-03-31T16:34:00Z">
                            <w:rPr>
                              <w:rFonts w:ascii="Cambria Math" w:hAnsi="Cambria Math"/>
                              <w:i/>
                            </w:rPr>
                          </w:del>
                        </m:ctrlPr>
                      </m:sSubPr>
                      <m:e>
                        <m:r>
                          <w:del w:id="4531" w:author="محمد زكريا سيد سيد ابوسبع" w:date="2023-03-31T16:34:00Z">
                            <w:rPr>
                              <w:rFonts w:ascii="Cambria Math" w:hAnsi="Cambria Math"/>
                            </w:rPr>
                            <m:t>δ</m:t>
                          </w:del>
                        </m:r>
                      </m:e>
                      <m:sub>
                        <m:r>
                          <w:del w:id="4532" w:author="محمد زكريا سيد سيد ابوسبع" w:date="2023-03-31T16:34:00Z">
                            <w:rPr>
                              <w:rFonts w:ascii="Cambria Math" w:hAnsi="Cambria Math"/>
                            </w:rPr>
                            <m:t>a</m:t>
                          </w:del>
                        </m:r>
                      </m:sub>
                    </m:sSub>
                    <m:r>
                      <w:del w:id="4533" w:author="محمد زكريا سيد سيد ابوسبع" w:date="2023-03-31T16:34:00Z">
                        <w:rPr>
                          <w:rFonts w:ascii="Cambria Math" w:hAnsi="Cambria Math"/>
                        </w:rPr>
                        <m:t xml:space="preserve">+ </m:t>
                      </w:del>
                    </m:r>
                    <m:sSub>
                      <m:sSubPr>
                        <m:ctrlPr>
                          <w:del w:id="4534" w:author="محمد زكريا سيد سيد ابوسبع" w:date="2023-03-31T16:34:00Z">
                            <w:rPr>
                              <w:rFonts w:ascii="Cambria Math" w:hAnsi="Cambria Math"/>
                              <w:i/>
                            </w:rPr>
                          </w:del>
                        </m:ctrlPr>
                      </m:sSubPr>
                      <m:e>
                        <m:r>
                          <w:del w:id="4535" w:author="محمد زكريا سيد سيد ابوسبع" w:date="2023-03-31T16:34:00Z">
                            <w:rPr>
                              <w:rFonts w:ascii="Cambria Math" w:hAnsi="Cambria Math"/>
                            </w:rPr>
                            <m:t>Y</m:t>
                          </w:del>
                        </m:r>
                      </m:e>
                      <m:sub>
                        <m:sSub>
                          <m:sSubPr>
                            <m:ctrlPr>
                              <w:del w:id="4536" w:author="محمد زكريا سيد سيد ابوسبع" w:date="2023-03-31T16:34:00Z">
                                <w:rPr>
                                  <w:rFonts w:ascii="Cambria Math" w:hAnsi="Cambria Math"/>
                                  <w:i/>
                                </w:rPr>
                              </w:del>
                            </m:ctrlPr>
                          </m:sSubPr>
                          <m:e>
                            <m:r>
                              <w:del w:id="4537" w:author="محمد زكريا سيد سيد ابوسبع" w:date="2023-03-31T16:34:00Z">
                                <w:rPr>
                                  <w:rFonts w:ascii="Cambria Math" w:hAnsi="Cambria Math"/>
                                </w:rPr>
                                <m:t>δ</m:t>
                              </w:del>
                            </m:r>
                          </m:e>
                          <m:sub>
                            <m:r>
                              <w:del w:id="4538" w:author="محمد زكريا سيد سيد ابوسبع" w:date="2023-03-31T16:34:00Z">
                                <w:rPr>
                                  <w:rFonts w:ascii="Cambria Math" w:hAnsi="Cambria Math"/>
                                </w:rPr>
                                <m:t>r</m:t>
                              </w:del>
                            </m:r>
                          </m:sub>
                        </m:sSub>
                      </m:sub>
                    </m:sSub>
                    <m:r>
                      <w:del w:id="4539" w:author="محمد زكريا سيد سيد ابوسبع" w:date="2023-03-31T16:34:00Z">
                        <w:rPr>
                          <w:rFonts w:ascii="Cambria Math" w:hAnsi="Cambria Math"/>
                        </w:rPr>
                        <m:t xml:space="preserve"> ∆</m:t>
                      </w:del>
                    </m:r>
                    <m:sSub>
                      <m:sSubPr>
                        <m:ctrlPr>
                          <w:del w:id="4540" w:author="محمد زكريا سيد سيد ابوسبع" w:date="2023-03-31T16:34:00Z">
                            <w:rPr>
                              <w:rFonts w:ascii="Cambria Math" w:hAnsi="Cambria Math"/>
                              <w:i/>
                            </w:rPr>
                          </w:del>
                        </m:ctrlPr>
                      </m:sSubPr>
                      <m:e>
                        <m:r>
                          <w:del w:id="4541" w:author="محمد زكريا سيد سيد ابوسبع" w:date="2023-03-31T16:34:00Z">
                            <w:rPr>
                              <w:rFonts w:ascii="Cambria Math" w:hAnsi="Cambria Math"/>
                            </w:rPr>
                            <m:t>δ</m:t>
                          </w:del>
                        </m:r>
                      </m:e>
                      <m:sub>
                        <m:r>
                          <w:del w:id="4542" w:author="محمد زكريا سيد سيد ابوسبع" w:date="2023-03-31T16:34:00Z">
                            <w:rPr>
                              <w:rFonts w:ascii="Cambria Math" w:hAnsi="Cambria Math"/>
                            </w:rPr>
                            <m:t>r</m:t>
                          </w:del>
                        </m:r>
                      </m:sub>
                    </m:sSub>
                  </m:e>
                </m:d>
              </m:oMath>
            </m:oMathPara>
          </w:p>
        </w:tc>
      </w:tr>
      <w:tr w:rsidR="00590B75" w:rsidDel="00E93874" w14:paraId="54E77799" w14:textId="0D9DB884" w:rsidTr="00E52788">
        <w:trPr>
          <w:trHeight w:val="356"/>
          <w:jc w:val="center"/>
          <w:del w:id="4543" w:author="محمد زكريا سيد سيد ابوسبع" w:date="2023-03-31T16:34:00Z"/>
        </w:trPr>
        <w:tc>
          <w:tcPr>
            <w:tcW w:w="9530" w:type="dxa"/>
          </w:tcPr>
          <w:p w14:paraId="0DB0DBA8" w14:textId="72D5C2C3" w:rsidR="00590B75" w:rsidRPr="00591685" w:rsidDel="00E93874" w:rsidRDefault="00000000" w:rsidP="00E52788">
            <w:pPr>
              <w:rPr>
                <w:del w:id="4544" w:author="محمد زكريا سيد سيد ابوسبع" w:date="2023-03-31T16:34:00Z"/>
                <w:rFonts w:eastAsiaTheme="minorEastAsia"/>
              </w:rPr>
            </w:pPr>
            <m:oMathPara>
              <m:oMath>
                <m:f>
                  <m:fPr>
                    <m:type m:val="skw"/>
                    <m:ctrlPr>
                      <w:del w:id="4545" w:author="محمد زكريا سيد سيد ابوسبع" w:date="2023-03-31T16:34:00Z">
                        <w:rPr>
                          <w:rFonts w:ascii="Cambria Math" w:hAnsi="Cambria Math"/>
                          <w:i/>
                        </w:rPr>
                      </w:del>
                    </m:ctrlPr>
                  </m:fPr>
                  <m:num>
                    <m:r>
                      <w:del w:id="4546" w:author="محمد زكريا سيد سيد ابوسبع" w:date="2023-03-31T16:34:00Z">
                        <w:rPr>
                          <w:rFonts w:ascii="Cambria Math" w:hAnsi="Cambria Math"/>
                        </w:rPr>
                        <m:t>∆Z</m:t>
                      </w:del>
                    </m:r>
                  </m:num>
                  <m:den>
                    <m:r>
                      <w:del w:id="4547" w:author="محمد زكريا سيد سيد ابوسبع" w:date="2023-03-31T16:34:00Z">
                        <w:rPr>
                          <w:rFonts w:ascii="Cambria Math" w:hAnsi="Cambria Math"/>
                        </w:rPr>
                        <m:t>m</m:t>
                      </w:del>
                    </m:r>
                  </m:den>
                </m:f>
                <m:r>
                  <w:del w:id="4548" w:author="محمد زكريا سيد سيد ابوسبع" w:date="2023-03-31T16:34:00Z">
                    <w:rPr>
                      <w:rFonts w:ascii="Cambria Math" w:hAnsi="Cambria Math"/>
                    </w:rPr>
                    <m:t xml:space="preserve">= </m:t>
                  </w:del>
                </m:r>
                <m:d>
                  <m:dPr>
                    <m:ctrlPr>
                      <w:del w:id="4549" w:author="محمد زكريا سيد سيد ابوسبع" w:date="2023-03-31T16:34:00Z">
                        <w:rPr>
                          <w:rFonts w:ascii="Cambria Math" w:hAnsi="Cambria Math"/>
                          <w:i/>
                        </w:rPr>
                      </w:del>
                    </m:ctrlPr>
                  </m:dPr>
                  <m:e>
                    <m:sSub>
                      <m:sSubPr>
                        <m:ctrlPr>
                          <w:del w:id="4550" w:author="محمد زكريا سيد سيد ابوسبع" w:date="2023-03-31T16:34:00Z">
                            <w:rPr>
                              <w:rFonts w:ascii="Cambria Math" w:hAnsi="Cambria Math"/>
                              <w:i/>
                            </w:rPr>
                          </w:del>
                        </m:ctrlPr>
                      </m:sSubPr>
                      <m:e>
                        <m:r>
                          <w:del w:id="4551" w:author="محمد زكريا سيد سيد ابوسبع" w:date="2023-03-31T16:34:00Z">
                            <w:rPr>
                              <w:rFonts w:ascii="Cambria Math" w:hAnsi="Cambria Math"/>
                            </w:rPr>
                            <m:t>Z</m:t>
                          </w:del>
                        </m:r>
                      </m:e>
                      <m:sub>
                        <m:r>
                          <w:del w:id="4552" w:author="محمد زكريا سيد سيد ابوسبع" w:date="2023-03-31T16:34:00Z">
                            <w:rPr>
                              <w:rFonts w:ascii="Cambria Math" w:hAnsi="Cambria Math"/>
                            </w:rPr>
                            <m:t>u</m:t>
                          </w:del>
                        </m:r>
                      </m:sub>
                    </m:sSub>
                    <m:r>
                      <w:del w:id="4553" w:author="محمد زكريا سيد سيد ابوسبع" w:date="2023-03-31T16:34:00Z">
                        <w:rPr>
                          <w:rFonts w:ascii="Cambria Math" w:hAnsi="Cambria Math"/>
                        </w:rPr>
                        <m:t xml:space="preserve"> ∆u+</m:t>
                      </w:del>
                    </m:r>
                    <m:sSub>
                      <m:sSubPr>
                        <m:ctrlPr>
                          <w:del w:id="4554" w:author="محمد زكريا سيد سيد ابوسبع" w:date="2023-03-31T16:34:00Z">
                            <w:rPr>
                              <w:rFonts w:ascii="Cambria Math" w:hAnsi="Cambria Math"/>
                              <w:i/>
                            </w:rPr>
                          </w:del>
                        </m:ctrlPr>
                      </m:sSubPr>
                      <m:e>
                        <m:r>
                          <w:del w:id="4555" w:author="محمد زكريا سيد سيد ابوسبع" w:date="2023-03-31T16:34:00Z">
                            <w:rPr>
                              <w:rFonts w:ascii="Cambria Math" w:hAnsi="Cambria Math"/>
                            </w:rPr>
                            <m:t>Z</m:t>
                          </w:del>
                        </m:r>
                      </m:e>
                      <m:sub>
                        <m:r>
                          <w:del w:id="4556" w:author="محمد زكريا سيد سيد ابوسبع" w:date="2023-03-31T16:34:00Z">
                            <w:rPr>
                              <w:rFonts w:ascii="Cambria Math" w:hAnsi="Cambria Math"/>
                            </w:rPr>
                            <m:t>w</m:t>
                          </w:del>
                        </m:r>
                      </m:sub>
                    </m:sSub>
                    <m:r>
                      <w:del w:id="4557" w:author="محمد زكريا سيد سيد ابوسبع" w:date="2023-03-31T16:34:00Z">
                        <w:rPr>
                          <w:rFonts w:ascii="Cambria Math" w:hAnsi="Cambria Math"/>
                        </w:rPr>
                        <m:t xml:space="preserve"> ∆w</m:t>
                      </w:del>
                    </m:r>
                    <m:r>
                      <w:del w:id="4558" w:author="محمد زكريا سيد سيد ابوسبع" w:date="2023-03-31T16:34:00Z">
                        <w:rPr>
                          <w:rFonts w:ascii="Cambria Math" w:eastAsiaTheme="minorEastAsia" w:hAnsi="Cambria Math"/>
                        </w:rPr>
                        <m:t>+</m:t>
                      </w:del>
                    </m:r>
                    <m:sSub>
                      <m:sSubPr>
                        <m:ctrlPr>
                          <w:del w:id="4559" w:author="محمد زكريا سيد سيد ابوسبع" w:date="2023-03-31T16:34:00Z">
                            <w:rPr>
                              <w:rFonts w:ascii="Cambria Math" w:hAnsi="Cambria Math"/>
                              <w:i/>
                            </w:rPr>
                          </w:del>
                        </m:ctrlPr>
                      </m:sSubPr>
                      <m:e>
                        <m:r>
                          <w:del w:id="4560" w:author="محمد زكريا سيد سيد ابوسبع" w:date="2023-03-31T16:34:00Z">
                            <w:rPr>
                              <w:rFonts w:ascii="Cambria Math" w:hAnsi="Cambria Math"/>
                            </w:rPr>
                            <m:t>Z</m:t>
                          </w:del>
                        </m:r>
                      </m:e>
                      <m:sub>
                        <m:acc>
                          <m:accPr>
                            <m:chr m:val="̇"/>
                            <m:ctrlPr>
                              <w:del w:id="4561" w:author="محمد زكريا سيد سيد ابوسبع" w:date="2023-03-31T16:34:00Z">
                                <w:rPr>
                                  <w:rFonts w:ascii="Cambria Math" w:hAnsi="Cambria Math"/>
                                  <w:i/>
                                </w:rPr>
                              </w:del>
                            </m:ctrlPr>
                          </m:accPr>
                          <m:e>
                            <m:r>
                              <w:del w:id="4562" w:author="محمد زكريا سيد سيد ابوسبع" w:date="2023-03-31T16:34:00Z">
                                <w:rPr>
                                  <w:rFonts w:ascii="Cambria Math" w:hAnsi="Cambria Math"/>
                                </w:rPr>
                                <m:t>w</m:t>
                              </w:del>
                            </m:r>
                          </m:e>
                        </m:acc>
                      </m:sub>
                    </m:sSub>
                    <m:r>
                      <w:del w:id="4563" w:author="محمد زكريا سيد سيد ابوسبع" w:date="2023-03-31T16:34:00Z">
                        <w:rPr>
                          <w:rFonts w:ascii="Cambria Math" w:hAnsi="Cambria Math"/>
                        </w:rPr>
                        <m:t xml:space="preserve"> ∆</m:t>
                      </w:del>
                    </m:r>
                    <m:acc>
                      <m:accPr>
                        <m:chr m:val="̇"/>
                        <m:ctrlPr>
                          <w:del w:id="4564" w:author="محمد زكريا سيد سيد ابوسبع" w:date="2023-03-31T16:34:00Z">
                            <w:rPr>
                              <w:rFonts w:ascii="Cambria Math" w:hAnsi="Cambria Math"/>
                              <w:i/>
                            </w:rPr>
                          </w:del>
                        </m:ctrlPr>
                      </m:accPr>
                      <m:e>
                        <m:r>
                          <w:del w:id="4565" w:author="محمد زكريا سيد سيد ابوسبع" w:date="2023-03-31T16:34:00Z">
                            <w:rPr>
                              <w:rFonts w:ascii="Cambria Math" w:hAnsi="Cambria Math"/>
                            </w:rPr>
                            <m:t>w</m:t>
                          </w:del>
                        </m:r>
                      </m:e>
                    </m:acc>
                    <m:r>
                      <w:del w:id="4566" w:author="محمد زكريا سيد سيد ابوسبع" w:date="2023-03-31T16:34:00Z">
                        <w:rPr>
                          <w:rFonts w:ascii="Cambria Math" w:hAnsi="Cambria Math"/>
                        </w:rPr>
                        <m:t>+</m:t>
                      </w:del>
                    </m:r>
                    <m:sSub>
                      <m:sSubPr>
                        <m:ctrlPr>
                          <w:del w:id="4567" w:author="محمد زكريا سيد سيد ابوسبع" w:date="2023-03-31T16:34:00Z">
                            <w:rPr>
                              <w:rFonts w:ascii="Cambria Math" w:hAnsi="Cambria Math"/>
                              <w:i/>
                            </w:rPr>
                          </w:del>
                        </m:ctrlPr>
                      </m:sSubPr>
                      <m:e>
                        <m:r>
                          <w:del w:id="4568" w:author="محمد زكريا سيد سيد ابوسبع" w:date="2023-03-31T16:34:00Z">
                            <w:rPr>
                              <w:rFonts w:ascii="Cambria Math" w:hAnsi="Cambria Math"/>
                            </w:rPr>
                            <m:t>Z</m:t>
                          </w:del>
                        </m:r>
                      </m:e>
                      <m:sub>
                        <m:r>
                          <w:del w:id="4569" w:author="محمد زكريا سيد سيد ابوسبع" w:date="2023-03-31T16:34:00Z">
                            <w:rPr>
                              <w:rFonts w:ascii="Cambria Math" w:hAnsi="Cambria Math"/>
                            </w:rPr>
                            <m:t>q</m:t>
                          </w:del>
                        </m:r>
                      </m:sub>
                    </m:sSub>
                    <m:r>
                      <w:del w:id="4570" w:author="محمد زكريا سيد سيد ابوسبع" w:date="2023-03-31T16:34:00Z">
                        <w:rPr>
                          <w:rFonts w:ascii="Cambria Math" w:hAnsi="Cambria Math"/>
                        </w:rPr>
                        <m:t xml:space="preserve"> ∆q</m:t>
                      </w:del>
                    </m:r>
                    <m:r>
                      <w:del w:id="4571" w:author="محمد زكريا سيد سيد ابوسبع" w:date="2023-03-31T16:34:00Z">
                        <w:rPr>
                          <w:rFonts w:ascii="Cambria Math" w:eastAsiaTheme="minorEastAsia" w:hAnsi="Cambria Math"/>
                        </w:rPr>
                        <m:t xml:space="preserve">+ </m:t>
                      </w:del>
                    </m:r>
                    <m:sSub>
                      <m:sSubPr>
                        <m:ctrlPr>
                          <w:del w:id="4572" w:author="محمد زكريا سيد سيد ابوسبع" w:date="2023-03-31T16:34:00Z">
                            <w:rPr>
                              <w:rFonts w:ascii="Cambria Math" w:hAnsi="Cambria Math"/>
                              <w:i/>
                            </w:rPr>
                          </w:del>
                        </m:ctrlPr>
                      </m:sSubPr>
                      <m:e>
                        <m:r>
                          <w:del w:id="4573" w:author="محمد زكريا سيد سيد ابوسبع" w:date="2023-03-31T16:34:00Z">
                            <w:rPr>
                              <w:rFonts w:ascii="Cambria Math" w:hAnsi="Cambria Math"/>
                            </w:rPr>
                            <m:t>Z</m:t>
                          </w:del>
                        </m:r>
                      </m:e>
                      <m:sub>
                        <m:sSub>
                          <m:sSubPr>
                            <m:ctrlPr>
                              <w:del w:id="4574" w:author="محمد زكريا سيد سيد ابوسبع" w:date="2023-03-31T16:34:00Z">
                                <w:rPr>
                                  <w:rFonts w:ascii="Cambria Math" w:hAnsi="Cambria Math"/>
                                  <w:i/>
                                </w:rPr>
                              </w:del>
                            </m:ctrlPr>
                          </m:sSubPr>
                          <m:e>
                            <m:r>
                              <w:del w:id="4575" w:author="محمد زكريا سيد سيد ابوسبع" w:date="2023-03-31T16:34:00Z">
                                <w:rPr>
                                  <w:rFonts w:ascii="Cambria Math" w:hAnsi="Cambria Math"/>
                                </w:rPr>
                                <m:t>δ</m:t>
                              </w:del>
                            </m:r>
                          </m:e>
                          <m:sub>
                            <m:r>
                              <w:del w:id="4576" w:author="محمد زكريا سيد سيد ابوسبع" w:date="2023-03-31T16:34:00Z">
                                <w:rPr>
                                  <w:rFonts w:ascii="Cambria Math" w:hAnsi="Cambria Math"/>
                                </w:rPr>
                                <m:t>e</m:t>
                              </w:del>
                            </m:r>
                          </m:sub>
                        </m:sSub>
                      </m:sub>
                    </m:sSub>
                    <m:r>
                      <w:del w:id="4577" w:author="محمد زكريا سيد سيد ابوسبع" w:date="2023-03-31T16:34:00Z">
                        <w:rPr>
                          <w:rFonts w:ascii="Cambria Math" w:hAnsi="Cambria Math"/>
                        </w:rPr>
                        <m:t xml:space="preserve"> ∆</m:t>
                      </w:del>
                    </m:r>
                    <m:sSub>
                      <m:sSubPr>
                        <m:ctrlPr>
                          <w:del w:id="4578" w:author="محمد زكريا سيد سيد ابوسبع" w:date="2023-03-31T16:34:00Z">
                            <w:rPr>
                              <w:rFonts w:ascii="Cambria Math" w:hAnsi="Cambria Math"/>
                              <w:i/>
                            </w:rPr>
                          </w:del>
                        </m:ctrlPr>
                      </m:sSubPr>
                      <m:e>
                        <m:r>
                          <w:del w:id="4579" w:author="محمد زكريا سيد سيد ابوسبع" w:date="2023-03-31T16:34:00Z">
                            <w:rPr>
                              <w:rFonts w:ascii="Cambria Math" w:hAnsi="Cambria Math"/>
                            </w:rPr>
                            <m:t>δ</m:t>
                          </w:del>
                        </m:r>
                      </m:e>
                      <m:sub>
                        <m:r>
                          <w:del w:id="4580" w:author="محمد زكريا سيد سيد ابوسبع" w:date="2023-03-31T16:34:00Z">
                            <w:rPr>
                              <w:rFonts w:ascii="Cambria Math" w:hAnsi="Cambria Math"/>
                            </w:rPr>
                            <m:t>e</m:t>
                          </w:del>
                        </m:r>
                      </m:sub>
                    </m:sSub>
                    <m:r>
                      <w:del w:id="4581" w:author="محمد زكريا سيد سيد ابوسبع" w:date="2023-03-31T16:34:00Z">
                        <w:rPr>
                          <w:rFonts w:ascii="Cambria Math" w:hAnsi="Cambria Math"/>
                        </w:rPr>
                        <m:t xml:space="preserve">+ </m:t>
                      </w:del>
                    </m:r>
                    <m:sSub>
                      <m:sSubPr>
                        <m:ctrlPr>
                          <w:del w:id="4582" w:author="محمد زكريا سيد سيد ابوسبع" w:date="2023-03-31T16:34:00Z">
                            <w:rPr>
                              <w:rFonts w:ascii="Cambria Math" w:hAnsi="Cambria Math"/>
                              <w:i/>
                            </w:rPr>
                          </w:del>
                        </m:ctrlPr>
                      </m:sSubPr>
                      <m:e>
                        <m:r>
                          <w:del w:id="4583" w:author="محمد زكريا سيد سيد ابوسبع" w:date="2023-03-31T16:34:00Z">
                            <w:rPr>
                              <w:rFonts w:ascii="Cambria Math" w:hAnsi="Cambria Math"/>
                            </w:rPr>
                            <m:t>Z</m:t>
                          </w:del>
                        </m:r>
                      </m:e>
                      <m:sub>
                        <m:sSub>
                          <m:sSubPr>
                            <m:ctrlPr>
                              <w:del w:id="4584" w:author="محمد زكريا سيد سيد ابوسبع" w:date="2023-03-31T16:34:00Z">
                                <w:rPr>
                                  <w:rFonts w:ascii="Cambria Math" w:hAnsi="Cambria Math"/>
                                  <w:i/>
                                </w:rPr>
                              </w:del>
                            </m:ctrlPr>
                          </m:sSubPr>
                          <m:e>
                            <m:r>
                              <w:del w:id="4585" w:author="محمد زكريا سيد سيد ابوسبع" w:date="2023-03-31T16:34:00Z">
                                <w:rPr>
                                  <w:rFonts w:ascii="Cambria Math" w:hAnsi="Cambria Math"/>
                                </w:rPr>
                                <m:t>δ</m:t>
                              </w:del>
                            </m:r>
                          </m:e>
                          <m:sub>
                            <m:r>
                              <w:del w:id="4586" w:author="محمد زكريا سيد سيد ابوسبع" w:date="2023-03-31T16:34:00Z">
                                <w:rPr>
                                  <w:rFonts w:ascii="Cambria Math" w:hAnsi="Cambria Math"/>
                                </w:rPr>
                                <m:t>th</m:t>
                              </w:del>
                            </m:r>
                          </m:sub>
                        </m:sSub>
                      </m:sub>
                    </m:sSub>
                    <m:r>
                      <w:del w:id="4587" w:author="محمد زكريا سيد سيد ابوسبع" w:date="2023-03-31T16:34:00Z">
                        <w:rPr>
                          <w:rFonts w:ascii="Cambria Math" w:hAnsi="Cambria Math"/>
                        </w:rPr>
                        <m:t xml:space="preserve"> ∆</m:t>
                      </w:del>
                    </m:r>
                    <m:sSub>
                      <m:sSubPr>
                        <m:ctrlPr>
                          <w:del w:id="4588" w:author="محمد زكريا سيد سيد ابوسبع" w:date="2023-03-31T16:34:00Z">
                            <w:rPr>
                              <w:rFonts w:ascii="Cambria Math" w:hAnsi="Cambria Math"/>
                              <w:i/>
                            </w:rPr>
                          </w:del>
                        </m:ctrlPr>
                      </m:sSubPr>
                      <m:e>
                        <m:r>
                          <w:del w:id="4589" w:author="محمد زكريا سيد سيد ابوسبع" w:date="2023-03-31T16:34:00Z">
                            <w:rPr>
                              <w:rFonts w:ascii="Cambria Math" w:hAnsi="Cambria Math"/>
                            </w:rPr>
                            <m:t>δ</m:t>
                          </w:del>
                        </m:r>
                      </m:e>
                      <m:sub>
                        <m:r>
                          <w:del w:id="4590" w:author="محمد زكريا سيد سيد ابوسبع" w:date="2023-03-31T16:34:00Z">
                            <w:rPr>
                              <w:rFonts w:ascii="Cambria Math" w:hAnsi="Cambria Math"/>
                            </w:rPr>
                            <m:t>th</m:t>
                          </w:del>
                        </m:r>
                      </m:sub>
                    </m:sSub>
                  </m:e>
                </m:d>
              </m:oMath>
            </m:oMathPara>
          </w:p>
        </w:tc>
      </w:tr>
      <w:tr w:rsidR="00590B75" w:rsidDel="00E93874" w14:paraId="1E90C023" w14:textId="2D591CDC" w:rsidTr="00E52788">
        <w:trPr>
          <w:trHeight w:val="356"/>
          <w:jc w:val="center"/>
          <w:del w:id="4591" w:author="محمد زكريا سيد سيد ابوسبع" w:date="2023-03-31T16:34:00Z"/>
        </w:trPr>
        <w:tc>
          <w:tcPr>
            <w:tcW w:w="9530" w:type="dxa"/>
          </w:tcPr>
          <w:p w14:paraId="4EE411EE" w14:textId="1FF5A21E" w:rsidR="00590B75" w:rsidRPr="00F27064" w:rsidDel="00E93874" w:rsidRDefault="00000000" w:rsidP="00E52788">
            <w:pPr>
              <w:rPr>
                <w:del w:id="4592" w:author="محمد زكريا سيد سيد ابوسبع" w:date="2023-03-31T16:34:00Z"/>
                <w:rFonts w:eastAsiaTheme="minorEastAsia"/>
              </w:rPr>
            </w:pPr>
            <m:oMathPara>
              <m:oMath>
                <m:f>
                  <m:fPr>
                    <m:type m:val="skw"/>
                    <m:ctrlPr>
                      <w:del w:id="4593" w:author="محمد زكريا سيد سيد ابوسبع" w:date="2023-03-31T16:34:00Z">
                        <w:rPr>
                          <w:rFonts w:ascii="Cambria Math" w:hAnsi="Cambria Math"/>
                          <w:i/>
                        </w:rPr>
                      </w:del>
                    </m:ctrlPr>
                  </m:fPr>
                  <m:num>
                    <m:r>
                      <w:del w:id="4594" w:author="محمد زكريا سيد سيد ابوسبع" w:date="2023-03-31T16:34:00Z">
                        <w:rPr>
                          <w:rFonts w:ascii="Cambria Math" w:hAnsi="Cambria Math"/>
                        </w:rPr>
                        <m:t>∆L</m:t>
                      </w:del>
                    </m:r>
                  </m:num>
                  <m:den>
                    <m:sSub>
                      <m:sSubPr>
                        <m:ctrlPr>
                          <w:del w:id="4595" w:author="محمد زكريا سيد سيد ابوسبع" w:date="2023-03-31T16:34:00Z">
                            <w:rPr>
                              <w:rFonts w:ascii="Cambria Math" w:hAnsi="Cambria Math"/>
                              <w:i/>
                            </w:rPr>
                          </w:del>
                        </m:ctrlPr>
                      </m:sSubPr>
                      <m:e>
                        <m:r>
                          <w:del w:id="4596" w:author="محمد زكريا سيد سيد ابوسبع" w:date="2023-03-31T16:34:00Z">
                            <w:rPr>
                              <w:rFonts w:ascii="Cambria Math" w:hAnsi="Cambria Math"/>
                            </w:rPr>
                            <m:t>I</m:t>
                          </w:del>
                        </m:r>
                      </m:e>
                      <m:sub>
                        <m:r>
                          <w:del w:id="4597" w:author="محمد زكريا سيد سيد ابوسبع" w:date="2023-03-31T16:34:00Z">
                            <w:rPr>
                              <w:rFonts w:ascii="Cambria Math" w:hAnsi="Cambria Math"/>
                            </w:rPr>
                            <m:t>xx</m:t>
                          </w:del>
                        </m:r>
                      </m:sub>
                    </m:sSub>
                  </m:den>
                </m:f>
                <m:r>
                  <w:del w:id="4598" w:author="محمد زكريا سيد سيد ابوسبع" w:date="2023-03-31T16:34:00Z">
                    <w:rPr>
                      <w:rFonts w:ascii="Cambria Math" w:hAnsi="Cambria Math"/>
                    </w:rPr>
                    <m:t xml:space="preserve">= </m:t>
                  </w:del>
                </m:r>
                <m:d>
                  <m:dPr>
                    <m:ctrlPr>
                      <w:del w:id="4599" w:author="محمد زكريا سيد سيد ابوسبع" w:date="2023-03-31T16:34:00Z">
                        <w:rPr>
                          <w:rFonts w:ascii="Cambria Math" w:hAnsi="Cambria Math"/>
                          <w:i/>
                        </w:rPr>
                      </w:del>
                    </m:ctrlPr>
                  </m:dPr>
                  <m:e>
                    <m:sSub>
                      <m:sSubPr>
                        <m:ctrlPr>
                          <w:del w:id="4600" w:author="محمد زكريا سيد سيد ابوسبع" w:date="2023-03-31T16:34:00Z">
                            <w:rPr>
                              <w:rFonts w:ascii="Cambria Math" w:hAnsi="Cambria Math"/>
                              <w:i/>
                            </w:rPr>
                          </w:del>
                        </m:ctrlPr>
                      </m:sSubPr>
                      <m:e>
                        <m:r>
                          <w:del w:id="4601" w:author="محمد زكريا سيد سيد ابوسبع" w:date="2023-03-31T16:34:00Z">
                            <w:rPr>
                              <w:rFonts w:ascii="Cambria Math" w:hAnsi="Cambria Math"/>
                            </w:rPr>
                            <m:t>L</m:t>
                          </w:del>
                        </m:r>
                      </m:e>
                      <m:sub>
                        <m:r>
                          <w:del w:id="4602" w:author="محمد زكريا سيد سيد ابوسبع" w:date="2023-03-31T16:34:00Z">
                            <w:rPr>
                              <w:rFonts w:ascii="Cambria Math" w:hAnsi="Cambria Math"/>
                            </w:rPr>
                            <m:t>β</m:t>
                          </w:del>
                        </m:r>
                      </m:sub>
                    </m:sSub>
                    <m:r>
                      <w:del w:id="4603" w:author="محمد زكريا سيد سيد ابوسبع" w:date="2023-03-31T16:34:00Z">
                        <w:rPr>
                          <w:rFonts w:ascii="Cambria Math" w:hAnsi="Cambria Math"/>
                        </w:rPr>
                        <m:t xml:space="preserve"> ∆β+</m:t>
                      </w:del>
                    </m:r>
                    <m:sSub>
                      <m:sSubPr>
                        <m:ctrlPr>
                          <w:del w:id="4604" w:author="محمد زكريا سيد سيد ابوسبع" w:date="2023-03-31T16:34:00Z">
                            <w:rPr>
                              <w:rFonts w:ascii="Cambria Math" w:hAnsi="Cambria Math"/>
                              <w:i/>
                            </w:rPr>
                          </w:del>
                        </m:ctrlPr>
                      </m:sSubPr>
                      <m:e>
                        <m:r>
                          <w:del w:id="4605" w:author="محمد زكريا سيد سيد ابوسبع" w:date="2023-03-31T16:34:00Z">
                            <w:rPr>
                              <w:rFonts w:ascii="Cambria Math" w:hAnsi="Cambria Math"/>
                            </w:rPr>
                            <m:t>L</m:t>
                          </w:del>
                        </m:r>
                      </m:e>
                      <m:sub>
                        <m:r>
                          <w:del w:id="4606" w:author="محمد زكريا سيد سيد ابوسبع" w:date="2023-03-31T16:34:00Z">
                            <w:rPr>
                              <w:rFonts w:ascii="Cambria Math" w:hAnsi="Cambria Math"/>
                            </w:rPr>
                            <m:t>p</m:t>
                          </w:del>
                        </m:r>
                      </m:sub>
                    </m:sSub>
                    <m:r>
                      <w:del w:id="4607" w:author="محمد زكريا سيد سيد ابوسبع" w:date="2023-03-31T16:34:00Z">
                        <w:rPr>
                          <w:rFonts w:ascii="Cambria Math" w:hAnsi="Cambria Math"/>
                        </w:rPr>
                        <m:t xml:space="preserve"> ∆p+</m:t>
                      </w:del>
                    </m:r>
                    <m:sSub>
                      <m:sSubPr>
                        <m:ctrlPr>
                          <w:del w:id="4608" w:author="محمد زكريا سيد سيد ابوسبع" w:date="2023-03-31T16:34:00Z">
                            <w:rPr>
                              <w:rFonts w:ascii="Cambria Math" w:hAnsi="Cambria Math"/>
                              <w:i/>
                            </w:rPr>
                          </w:del>
                        </m:ctrlPr>
                      </m:sSubPr>
                      <m:e>
                        <m:r>
                          <w:del w:id="4609" w:author="محمد زكريا سيد سيد ابوسبع" w:date="2023-03-31T16:34:00Z">
                            <w:rPr>
                              <w:rFonts w:ascii="Cambria Math" w:hAnsi="Cambria Math"/>
                            </w:rPr>
                            <m:t>L</m:t>
                          </w:del>
                        </m:r>
                      </m:e>
                      <m:sub>
                        <m:r>
                          <w:del w:id="4610" w:author="محمد زكريا سيد سيد ابوسبع" w:date="2023-03-31T16:34:00Z">
                            <w:rPr>
                              <w:rFonts w:ascii="Cambria Math" w:hAnsi="Cambria Math"/>
                            </w:rPr>
                            <m:t>r</m:t>
                          </w:del>
                        </m:r>
                      </m:sub>
                    </m:sSub>
                    <m:r>
                      <w:del w:id="4611" w:author="محمد زكريا سيد سيد ابوسبع" w:date="2023-03-31T16:34:00Z">
                        <w:rPr>
                          <w:rFonts w:ascii="Cambria Math" w:hAnsi="Cambria Math"/>
                        </w:rPr>
                        <m:t xml:space="preserve"> ∆r</m:t>
                      </w:del>
                    </m:r>
                    <m:r>
                      <w:del w:id="4612" w:author="محمد زكريا سيد سيد ابوسبع" w:date="2023-03-31T16:34:00Z">
                        <w:rPr>
                          <w:rFonts w:ascii="Cambria Math" w:eastAsiaTheme="minorEastAsia" w:hAnsi="Cambria Math"/>
                        </w:rPr>
                        <m:t xml:space="preserve">+ </m:t>
                      </w:del>
                    </m:r>
                    <m:sSub>
                      <m:sSubPr>
                        <m:ctrlPr>
                          <w:del w:id="4613" w:author="محمد زكريا سيد سيد ابوسبع" w:date="2023-03-31T16:34:00Z">
                            <w:rPr>
                              <w:rFonts w:ascii="Cambria Math" w:hAnsi="Cambria Math"/>
                              <w:i/>
                            </w:rPr>
                          </w:del>
                        </m:ctrlPr>
                      </m:sSubPr>
                      <m:e>
                        <m:r>
                          <w:del w:id="4614" w:author="محمد زكريا سيد سيد ابوسبع" w:date="2023-03-31T16:34:00Z">
                            <w:rPr>
                              <w:rFonts w:ascii="Cambria Math" w:hAnsi="Cambria Math"/>
                            </w:rPr>
                            <m:t>L</m:t>
                          </w:del>
                        </m:r>
                      </m:e>
                      <m:sub>
                        <m:sSub>
                          <m:sSubPr>
                            <m:ctrlPr>
                              <w:del w:id="4615" w:author="محمد زكريا سيد سيد ابوسبع" w:date="2023-03-31T16:34:00Z">
                                <w:rPr>
                                  <w:rFonts w:ascii="Cambria Math" w:hAnsi="Cambria Math"/>
                                  <w:i/>
                                </w:rPr>
                              </w:del>
                            </m:ctrlPr>
                          </m:sSubPr>
                          <m:e>
                            <m:r>
                              <w:del w:id="4616" w:author="محمد زكريا سيد سيد ابوسبع" w:date="2023-03-31T16:34:00Z">
                                <w:rPr>
                                  <w:rFonts w:ascii="Cambria Math" w:hAnsi="Cambria Math"/>
                                </w:rPr>
                                <m:t>δ</m:t>
                              </w:del>
                            </m:r>
                          </m:e>
                          <m:sub>
                            <m:r>
                              <w:del w:id="4617" w:author="محمد زكريا سيد سيد ابوسبع" w:date="2023-03-31T16:34:00Z">
                                <w:rPr>
                                  <w:rFonts w:ascii="Cambria Math" w:hAnsi="Cambria Math"/>
                                </w:rPr>
                                <m:t>r</m:t>
                              </w:del>
                            </m:r>
                          </m:sub>
                        </m:sSub>
                      </m:sub>
                    </m:sSub>
                    <m:r>
                      <w:del w:id="4618" w:author="محمد زكريا سيد سيد ابوسبع" w:date="2023-03-31T16:34:00Z">
                        <w:rPr>
                          <w:rFonts w:ascii="Cambria Math" w:hAnsi="Cambria Math"/>
                        </w:rPr>
                        <m:t xml:space="preserve"> ∆</m:t>
                      </w:del>
                    </m:r>
                    <m:sSub>
                      <m:sSubPr>
                        <m:ctrlPr>
                          <w:del w:id="4619" w:author="محمد زكريا سيد سيد ابوسبع" w:date="2023-03-31T16:34:00Z">
                            <w:rPr>
                              <w:rFonts w:ascii="Cambria Math" w:hAnsi="Cambria Math"/>
                              <w:i/>
                            </w:rPr>
                          </w:del>
                        </m:ctrlPr>
                      </m:sSubPr>
                      <m:e>
                        <m:r>
                          <w:del w:id="4620" w:author="محمد زكريا سيد سيد ابوسبع" w:date="2023-03-31T16:34:00Z">
                            <w:rPr>
                              <w:rFonts w:ascii="Cambria Math" w:hAnsi="Cambria Math"/>
                            </w:rPr>
                            <m:t>δ</m:t>
                          </w:del>
                        </m:r>
                      </m:e>
                      <m:sub>
                        <m:r>
                          <w:del w:id="4621" w:author="محمد زكريا سيد سيد ابوسبع" w:date="2023-03-31T16:34:00Z">
                            <w:rPr>
                              <w:rFonts w:ascii="Cambria Math" w:hAnsi="Cambria Math"/>
                            </w:rPr>
                            <m:t>r</m:t>
                          </w:del>
                        </m:r>
                      </m:sub>
                    </m:sSub>
                    <m:r>
                      <w:del w:id="4622" w:author="محمد زكريا سيد سيد ابوسبع" w:date="2023-03-31T16:34:00Z">
                        <w:rPr>
                          <w:rFonts w:ascii="Cambria Math" w:hAnsi="Cambria Math"/>
                        </w:rPr>
                        <m:t>+</m:t>
                      </w:del>
                    </m:r>
                    <m:sSub>
                      <m:sSubPr>
                        <m:ctrlPr>
                          <w:del w:id="4623" w:author="محمد زكريا سيد سيد ابوسبع" w:date="2023-03-31T16:34:00Z">
                            <w:rPr>
                              <w:rFonts w:ascii="Cambria Math" w:hAnsi="Cambria Math"/>
                              <w:i/>
                            </w:rPr>
                          </w:del>
                        </m:ctrlPr>
                      </m:sSubPr>
                      <m:e>
                        <m:r>
                          <w:del w:id="4624" w:author="محمد زكريا سيد سيد ابوسبع" w:date="2023-03-31T16:34:00Z">
                            <w:rPr>
                              <w:rFonts w:ascii="Cambria Math" w:hAnsi="Cambria Math"/>
                            </w:rPr>
                            <m:t>L</m:t>
                          </w:del>
                        </m:r>
                      </m:e>
                      <m:sub>
                        <m:sSub>
                          <m:sSubPr>
                            <m:ctrlPr>
                              <w:del w:id="4625" w:author="محمد زكريا سيد سيد ابوسبع" w:date="2023-03-31T16:34:00Z">
                                <w:rPr>
                                  <w:rFonts w:ascii="Cambria Math" w:hAnsi="Cambria Math"/>
                                  <w:i/>
                                </w:rPr>
                              </w:del>
                            </m:ctrlPr>
                          </m:sSubPr>
                          <m:e>
                            <m:r>
                              <w:del w:id="4626" w:author="محمد زكريا سيد سيد ابوسبع" w:date="2023-03-31T16:34:00Z">
                                <w:rPr>
                                  <w:rFonts w:ascii="Cambria Math" w:hAnsi="Cambria Math"/>
                                </w:rPr>
                                <m:t>δ</m:t>
                              </w:del>
                            </m:r>
                          </m:e>
                          <m:sub>
                            <m:r>
                              <w:del w:id="4627" w:author="محمد زكريا سيد سيد ابوسبع" w:date="2023-03-31T16:34:00Z">
                                <w:rPr>
                                  <w:rFonts w:ascii="Cambria Math" w:hAnsi="Cambria Math"/>
                                </w:rPr>
                                <m:t>a</m:t>
                              </w:del>
                            </m:r>
                          </m:sub>
                        </m:sSub>
                      </m:sub>
                    </m:sSub>
                    <m:r>
                      <w:del w:id="4628" w:author="محمد زكريا سيد سيد ابوسبع" w:date="2023-03-31T16:34:00Z">
                        <w:rPr>
                          <w:rFonts w:ascii="Cambria Math" w:hAnsi="Cambria Math"/>
                        </w:rPr>
                        <m:t xml:space="preserve"> ∆</m:t>
                      </w:del>
                    </m:r>
                    <m:sSub>
                      <m:sSubPr>
                        <m:ctrlPr>
                          <w:del w:id="4629" w:author="محمد زكريا سيد سيد ابوسبع" w:date="2023-03-31T16:34:00Z">
                            <w:rPr>
                              <w:rFonts w:ascii="Cambria Math" w:hAnsi="Cambria Math"/>
                              <w:i/>
                            </w:rPr>
                          </w:del>
                        </m:ctrlPr>
                      </m:sSubPr>
                      <m:e>
                        <m:r>
                          <w:del w:id="4630" w:author="محمد زكريا سيد سيد ابوسبع" w:date="2023-03-31T16:34:00Z">
                            <w:rPr>
                              <w:rFonts w:ascii="Cambria Math" w:hAnsi="Cambria Math"/>
                            </w:rPr>
                            <m:t>δ</m:t>
                          </w:del>
                        </m:r>
                      </m:e>
                      <m:sub>
                        <m:r>
                          <w:del w:id="4631" w:author="محمد زكريا سيد سيد ابوسبع" w:date="2023-03-31T16:34:00Z">
                            <w:rPr>
                              <w:rFonts w:ascii="Cambria Math" w:hAnsi="Cambria Math"/>
                            </w:rPr>
                            <m:t>a</m:t>
                          </w:del>
                        </m:r>
                      </m:sub>
                    </m:sSub>
                  </m:e>
                </m:d>
              </m:oMath>
            </m:oMathPara>
          </w:p>
        </w:tc>
      </w:tr>
      <w:tr w:rsidR="00590B75" w:rsidDel="00E93874" w14:paraId="3C3E81AF" w14:textId="1D7354B3" w:rsidTr="00E52788">
        <w:trPr>
          <w:trHeight w:val="356"/>
          <w:jc w:val="center"/>
          <w:del w:id="4632" w:author="محمد زكريا سيد سيد ابوسبع" w:date="2023-03-31T16:34:00Z"/>
        </w:trPr>
        <w:tc>
          <w:tcPr>
            <w:tcW w:w="9530" w:type="dxa"/>
          </w:tcPr>
          <w:p w14:paraId="3227CF0A" w14:textId="14F1DB36" w:rsidR="00590B75" w:rsidDel="00E93874" w:rsidRDefault="00000000" w:rsidP="00E52788">
            <w:pPr>
              <w:rPr>
                <w:del w:id="4633" w:author="محمد زكريا سيد سيد ابوسبع" w:date="2023-03-31T16:34:00Z"/>
              </w:rPr>
            </w:pPr>
            <m:oMathPara>
              <m:oMath>
                <m:f>
                  <m:fPr>
                    <m:type m:val="skw"/>
                    <m:ctrlPr>
                      <w:del w:id="4634" w:author="محمد زكريا سيد سيد ابوسبع" w:date="2023-03-31T16:34:00Z">
                        <w:rPr>
                          <w:rFonts w:ascii="Cambria Math" w:hAnsi="Cambria Math"/>
                          <w:i/>
                        </w:rPr>
                      </w:del>
                    </m:ctrlPr>
                  </m:fPr>
                  <m:num>
                    <m:r>
                      <w:del w:id="4635" w:author="محمد زكريا سيد سيد ابوسبع" w:date="2023-03-31T16:34:00Z">
                        <w:rPr>
                          <w:rFonts w:ascii="Cambria Math" w:hAnsi="Cambria Math"/>
                        </w:rPr>
                        <m:t>∆M</m:t>
                      </w:del>
                    </m:r>
                  </m:num>
                  <m:den>
                    <m:sSub>
                      <m:sSubPr>
                        <m:ctrlPr>
                          <w:del w:id="4636" w:author="محمد زكريا سيد سيد ابوسبع" w:date="2023-03-31T16:34:00Z">
                            <w:rPr>
                              <w:rFonts w:ascii="Cambria Math" w:hAnsi="Cambria Math"/>
                              <w:i/>
                            </w:rPr>
                          </w:del>
                        </m:ctrlPr>
                      </m:sSubPr>
                      <m:e>
                        <m:r>
                          <w:del w:id="4637" w:author="محمد زكريا سيد سيد ابوسبع" w:date="2023-03-31T16:34:00Z">
                            <w:rPr>
                              <w:rFonts w:ascii="Cambria Math" w:hAnsi="Cambria Math"/>
                            </w:rPr>
                            <m:t>I</m:t>
                          </w:del>
                        </m:r>
                      </m:e>
                      <m:sub>
                        <m:r>
                          <w:del w:id="4638" w:author="محمد زكريا سيد سيد ابوسبع" w:date="2023-03-31T16:34:00Z">
                            <w:rPr>
                              <w:rFonts w:ascii="Cambria Math" w:hAnsi="Cambria Math"/>
                            </w:rPr>
                            <m:t>yy</m:t>
                          </w:del>
                        </m:r>
                      </m:sub>
                    </m:sSub>
                  </m:den>
                </m:f>
                <m:r>
                  <w:del w:id="4639" w:author="محمد زكريا سيد سيد ابوسبع" w:date="2023-03-31T16:34:00Z">
                    <w:rPr>
                      <w:rFonts w:ascii="Cambria Math" w:hAnsi="Cambria Math"/>
                    </w:rPr>
                    <m:t>=</m:t>
                  </w:del>
                </m:r>
                <m:d>
                  <m:dPr>
                    <m:ctrlPr>
                      <w:del w:id="4640" w:author="محمد زكريا سيد سيد ابوسبع" w:date="2023-03-31T16:34:00Z">
                        <w:rPr>
                          <w:rFonts w:ascii="Cambria Math" w:hAnsi="Cambria Math"/>
                          <w:i/>
                        </w:rPr>
                      </w:del>
                    </m:ctrlPr>
                  </m:dPr>
                  <m:e>
                    <m:sSub>
                      <m:sSubPr>
                        <m:ctrlPr>
                          <w:del w:id="4641" w:author="محمد زكريا سيد سيد ابوسبع" w:date="2023-03-31T16:34:00Z">
                            <w:rPr>
                              <w:rFonts w:ascii="Cambria Math" w:hAnsi="Cambria Math"/>
                              <w:i/>
                            </w:rPr>
                          </w:del>
                        </m:ctrlPr>
                      </m:sSubPr>
                      <m:e>
                        <m:r>
                          <w:del w:id="4642" w:author="محمد زكريا سيد سيد ابوسبع" w:date="2023-03-31T16:34:00Z">
                            <w:rPr>
                              <w:rFonts w:ascii="Cambria Math" w:hAnsi="Cambria Math"/>
                            </w:rPr>
                            <m:t>M</m:t>
                          </w:del>
                        </m:r>
                      </m:e>
                      <m:sub>
                        <m:r>
                          <w:del w:id="4643" w:author="محمد زكريا سيد سيد ابوسبع" w:date="2023-03-31T16:34:00Z">
                            <w:rPr>
                              <w:rFonts w:ascii="Cambria Math" w:hAnsi="Cambria Math"/>
                            </w:rPr>
                            <m:t>u</m:t>
                          </w:del>
                        </m:r>
                      </m:sub>
                    </m:sSub>
                    <m:r>
                      <w:del w:id="4644" w:author="محمد زكريا سيد سيد ابوسبع" w:date="2023-03-31T16:34:00Z">
                        <w:rPr>
                          <w:rFonts w:ascii="Cambria Math" w:hAnsi="Cambria Math"/>
                        </w:rPr>
                        <m:t xml:space="preserve"> ∆u+</m:t>
                      </w:del>
                    </m:r>
                    <m:sSub>
                      <m:sSubPr>
                        <m:ctrlPr>
                          <w:del w:id="4645" w:author="محمد زكريا سيد سيد ابوسبع" w:date="2023-03-31T16:34:00Z">
                            <w:rPr>
                              <w:rFonts w:ascii="Cambria Math" w:hAnsi="Cambria Math"/>
                              <w:i/>
                            </w:rPr>
                          </w:del>
                        </m:ctrlPr>
                      </m:sSubPr>
                      <m:e>
                        <m:r>
                          <w:del w:id="4646" w:author="محمد زكريا سيد سيد ابوسبع" w:date="2023-03-31T16:34:00Z">
                            <w:rPr>
                              <w:rFonts w:ascii="Cambria Math" w:hAnsi="Cambria Math"/>
                            </w:rPr>
                            <m:t>M</m:t>
                          </w:del>
                        </m:r>
                      </m:e>
                      <m:sub>
                        <m:r>
                          <w:del w:id="4647" w:author="محمد زكريا سيد سيد ابوسبع" w:date="2023-03-31T16:34:00Z">
                            <w:rPr>
                              <w:rFonts w:ascii="Cambria Math" w:hAnsi="Cambria Math"/>
                            </w:rPr>
                            <m:t>w</m:t>
                          </w:del>
                        </m:r>
                      </m:sub>
                    </m:sSub>
                    <m:r>
                      <w:del w:id="4648" w:author="محمد زكريا سيد سيد ابوسبع" w:date="2023-03-31T16:34:00Z">
                        <w:rPr>
                          <w:rFonts w:ascii="Cambria Math" w:hAnsi="Cambria Math"/>
                        </w:rPr>
                        <m:t xml:space="preserve"> ∆w</m:t>
                      </w:del>
                    </m:r>
                    <m:r>
                      <w:del w:id="4649" w:author="محمد زكريا سيد سيد ابوسبع" w:date="2023-03-31T16:34:00Z">
                        <w:rPr>
                          <w:rFonts w:ascii="Cambria Math" w:eastAsiaTheme="minorEastAsia" w:hAnsi="Cambria Math"/>
                        </w:rPr>
                        <m:t xml:space="preserve">+ </m:t>
                      </w:del>
                    </m:r>
                    <m:sSub>
                      <m:sSubPr>
                        <m:ctrlPr>
                          <w:del w:id="4650" w:author="محمد زكريا سيد سيد ابوسبع" w:date="2023-03-31T16:34:00Z">
                            <w:rPr>
                              <w:rFonts w:ascii="Cambria Math" w:hAnsi="Cambria Math"/>
                              <w:i/>
                            </w:rPr>
                          </w:del>
                        </m:ctrlPr>
                      </m:sSubPr>
                      <m:e>
                        <m:r>
                          <w:del w:id="4651" w:author="محمد زكريا سيد سيد ابوسبع" w:date="2023-03-31T16:34:00Z">
                            <w:rPr>
                              <w:rFonts w:ascii="Cambria Math" w:hAnsi="Cambria Math"/>
                            </w:rPr>
                            <m:t>M</m:t>
                          </w:del>
                        </m:r>
                      </m:e>
                      <m:sub>
                        <m:acc>
                          <m:accPr>
                            <m:chr m:val="̇"/>
                            <m:ctrlPr>
                              <w:del w:id="4652" w:author="محمد زكريا سيد سيد ابوسبع" w:date="2023-03-31T16:34:00Z">
                                <w:rPr>
                                  <w:rFonts w:ascii="Cambria Math" w:hAnsi="Cambria Math"/>
                                  <w:i/>
                                </w:rPr>
                              </w:del>
                            </m:ctrlPr>
                          </m:accPr>
                          <m:e>
                            <m:r>
                              <w:del w:id="4653" w:author="محمد زكريا سيد سيد ابوسبع" w:date="2023-03-31T16:34:00Z">
                                <w:rPr>
                                  <w:rFonts w:ascii="Cambria Math" w:hAnsi="Cambria Math"/>
                                </w:rPr>
                                <m:t>w</m:t>
                              </w:del>
                            </m:r>
                          </m:e>
                        </m:acc>
                      </m:sub>
                    </m:sSub>
                    <m:r>
                      <w:del w:id="4654" w:author="محمد زكريا سيد سيد ابوسبع" w:date="2023-03-31T16:34:00Z">
                        <w:rPr>
                          <w:rFonts w:ascii="Cambria Math" w:hAnsi="Cambria Math"/>
                        </w:rPr>
                        <m:t xml:space="preserve"> ∆</m:t>
                      </w:del>
                    </m:r>
                    <m:acc>
                      <m:accPr>
                        <m:chr m:val="̇"/>
                        <m:ctrlPr>
                          <w:del w:id="4655" w:author="محمد زكريا سيد سيد ابوسبع" w:date="2023-03-31T16:34:00Z">
                            <w:rPr>
                              <w:rFonts w:ascii="Cambria Math" w:hAnsi="Cambria Math"/>
                              <w:i/>
                            </w:rPr>
                          </w:del>
                        </m:ctrlPr>
                      </m:accPr>
                      <m:e>
                        <m:r>
                          <w:del w:id="4656" w:author="محمد زكريا سيد سيد ابوسبع" w:date="2023-03-31T16:34:00Z">
                            <w:rPr>
                              <w:rFonts w:ascii="Cambria Math" w:hAnsi="Cambria Math"/>
                            </w:rPr>
                            <m:t>w</m:t>
                          </w:del>
                        </m:r>
                      </m:e>
                    </m:acc>
                    <m:r>
                      <w:del w:id="4657" w:author="محمد زكريا سيد سيد ابوسبع" w:date="2023-03-31T16:34:00Z">
                        <w:rPr>
                          <w:rFonts w:ascii="Cambria Math" w:hAnsi="Cambria Math"/>
                        </w:rPr>
                        <m:t>+</m:t>
                      </w:del>
                    </m:r>
                    <m:sSub>
                      <m:sSubPr>
                        <m:ctrlPr>
                          <w:del w:id="4658" w:author="محمد زكريا سيد سيد ابوسبع" w:date="2023-03-31T16:34:00Z">
                            <w:rPr>
                              <w:rFonts w:ascii="Cambria Math" w:hAnsi="Cambria Math"/>
                              <w:i/>
                            </w:rPr>
                          </w:del>
                        </m:ctrlPr>
                      </m:sSubPr>
                      <m:e>
                        <m:r>
                          <w:del w:id="4659" w:author="محمد زكريا سيد سيد ابوسبع" w:date="2023-03-31T16:34:00Z">
                            <w:rPr>
                              <w:rFonts w:ascii="Cambria Math" w:hAnsi="Cambria Math"/>
                            </w:rPr>
                            <m:t>M</m:t>
                          </w:del>
                        </m:r>
                      </m:e>
                      <m:sub>
                        <m:r>
                          <w:del w:id="4660" w:author="محمد زكريا سيد سيد ابوسبع" w:date="2023-03-31T16:34:00Z">
                            <w:rPr>
                              <w:rFonts w:ascii="Cambria Math" w:hAnsi="Cambria Math"/>
                            </w:rPr>
                            <m:t>q</m:t>
                          </w:del>
                        </m:r>
                      </m:sub>
                    </m:sSub>
                    <m:r>
                      <w:del w:id="4661" w:author="محمد زكريا سيد سيد ابوسبع" w:date="2023-03-31T16:34:00Z">
                        <w:rPr>
                          <w:rFonts w:ascii="Cambria Math" w:hAnsi="Cambria Math"/>
                        </w:rPr>
                        <m:t xml:space="preserve"> ∆q</m:t>
                      </w:del>
                    </m:r>
                    <m:r>
                      <w:del w:id="4662" w:author="محمد زكريا سيد سيد ابوسبع" w:date="2023-03-31T16:34:00Z">
                        <w:rPr>
                          <w:rFonts w:ascii="Cambria Math" w:eastAsiaTheme="minorEastAsia" w:hAnsi="Cambria Math"/>
                        </w:rPr>
                        <m:t xml:space="preserve">+ </m:t>
                      </w:del>
                    </m:r>
                    <m:sSub>
                      <m:sSubPr>
                        <m:ctrlPr>
                          <w:del w:id="4663" w:author="محمد زكريا سيد سيد ابوسبع" w:date="2023-03-31T16:34:00Z">
                            <w:rPr>
                              <w:rFonts w:ascii="Cambria Math" w:hAnsi="Cambria Math"/>
                              <w:i/>
                            </w:rPr>
                          </w:del>
                        </m:ctrlPr>
                      </m:sSubPr>
                      <m:e>
                        <m:r>
                          <w:del w:id="4664" w:author="محمد زكريا سيد سيد ابوسبع" w:date="2023-03-31T16:34:00Z">
                            <w:rPr>
                              <w:rFonts w:ascii="Cambria Math" w:hAnsi="Cambria Math"/>
                            </w:rPr>
                            <m:t>M</m:t>
                          </w:del>
                        </m:r>
                      </m:e>
                      <m:sub>
                        <m:sSub>
                          <m:sSubPr>
                            <m:ctrlPr>
                              <w:del w:id="4665" w:author="محمد زكريا سيد سيد ابوسبع" w:date="2023-03-31T16:34:00Z">
                                <w:rPr>
                                  <w:rFonts w:ascii="Cambria Math" w:hAnsi="Cambria Math"/>
                                  <w:i/>
                                </w:rPr>
                              </w:del>
                            </m:ctrlPr>
                          </m:sSubPr>
                          <m:e>
                            <m:r>
                              <w:del w:id="4666" w:author="محمد زكريا سيد سيد ابوسبع" w:date="2023-03-31T16:34:00Z">
                                <w:rPr>
                                  <w:rFonts w:ascii="Cambria Math" w:hAnsi="Cambria Math"/>
                                </w:rPr>
                                <m:t>δ</m:t>
                              </w:del>
                            </m:r>
                          </m:e>
                          <m:sub>
                            <m:r>
                              <w:del w:id="4667" w:author="محمد زكريا سيد سيد ابوسبع" w:date="2023-03-31T16:34:00Z">
                                <w:rPr>
                                  <w:rFonts w:ascii="Cambria Math" w:hAnsi="Cambria Math"/>
                                </w:rPr>
                                <m:t>e</m:t>
                              </w:del>
                            </m:r>
                          </m:sub>
                        </m:sSub>
                      </m:sub>
                    </m:sSub>
                    <m:r>
                      <w:del w:id="4668" w:author="محمد زكريا سيد سيد ابوسبع" w:date="2023-03-31T16:34:00Z">
                        <w:rPr>
                          <w:rFonts w:ascii="Cambria Math" w:hAnsi="Cambria Math"/>
                        </w:rPr>
                        <m:t xml:space="preserve"> ∆</m:t>
                      </w:del>
                    </m:r>
                    <m:sSub>
                      <m:sSubPr>
                        <m:ctrlPr>
                          <w:del w:id="4669" w:author="محمد زكريا سيد سيد ابوسبع" w:date="2023-03-31T16:34:00Z">
                            <w:rPr>
                              <w:rFonts w:ascii="Cambria Math" w:hAnsi="Cambria Math"/>
                              <w:i/>
                            </w:rPr>
                          </w:del>
                        </m:ctrlPr>
                      </m:sSubPr>
                      <m:e>
                        <m:r>
                          <w:del w:id="4670" w:author="محمد زكريا سيد سيد ابوسبع" w:date="2023-03-31T16:34:00Z">
                            <w:rPr>
                              <w:rFonts w:ascii="Cambria Math" w:hAnsi="Cambria Math"/>
                            </w:rPr>
                            <m:t>δ</m:t>
                          </w:del>
                        </m:r>
                      </m:e>
                      <m:sub>
                        <m:r>
                          <w:del w:id="4671" w:author="محمد زكريا سيد سيد ابوسبع" w:date="2023-03-31T16:34:00Z">
                            <w:rPr>
                              <w:rFonts w:ascii="Cambria Math" w:hAnsi="Cambria Math"/>
                            </w:rPr>
                            <m:t>e</m:t>
                          </w:del>
                        </m:r>
                      </m:sub>
                    </m:sSub>
                    <m:r>
                      <w:del w:id="4672" w:author="محمد زكريا سيد سيد ابوسبع" w:date="2023-03-31T16:34:00Z">
                        <w:rPr>
                          <w:rFonts w:ascii="Cambria Math" w:hAnsi="Cambria Math"/>
                        </w:rPr>
                        <m:t>+</m:t>
                      </w:del>
                    </m:r>
                    <m:sSub>
                      <m:sSubPr>
                        <m:ctrlPr>
                          <w:del w:id="4673" w:author="محمد زكريا سيد سيد ابوسبع" w:date="2023-03-31T16:34:00Z">
                            <w:rPr>
                              <w:rFonts w:ascii="Cambria Math" w:hAnsi="Cambria Math"/>
                              <w:i/>
                            </w:rPr>
                          </w:del>
                        </m:ctrlPr>
                      </m:sSubPr>
                      <m:e>
                        <m:r>
                          <w:del w:id="4674" w:author="محمد زكريا سيد سيد ابوسبع" w:date="2023-03-31T16:34:00Z">
                            <w:rPr>
                              <w:rFonts w:ascii="Cambria Math" w:hAnsi="Cambria Math"/>
                            </w:rPr>
                            <m:t>M</m:t>
                          </w:del>
                        </m:r>
                      </m:e>
                      <m:sub>
                        <m:sSub>
                          <m:sSubPr>
                            <m:ctrlPr>
                              <w:del w:id="4675" w:author="محمد زكريا سيد سيد ابوسبع" w:date="2023-03-31T16:34:00Z">
                                <w:rPr>
                                  <w:rFonts w:ascii="Cambria Math" w:hAnsi="Cambria Math"/>
                                  <w:i/>
                                </w:rPr>
                              </w:del>
                            </m:ctrlPr>
                          </m:sSubPr>
                          <m:e>
                            <m:r>
                              <w:del w:id="4676" w:author="محمد زكريا سيد سيد ابوسبع" w:date="2023-03-31T16:34:00Z">
                                <w:rPr>
                                  <w:rFonts w:ascii="Cambria Math" w:hAnsi="Cambria Math"/>
                                </w:rPr>
                                <m:t>δ</m:t>
                              </w:del>
                            </m:r>
                          </m:e>
                          <m:sub>
                            <m:r>
                              <w:del w:id="4677" w:author="محمد زكريا سيد سيد ابوسبع" w:date="2023-03-31T16:34:00Z">
                                <w:rPr>
                                  <w:rFonts w:ascii="Cambria Math" w:hAnsi="Cambria Math"/>
                                </w:rPr>
                                <m:t>th</m:t>
                              </w:del>
                            </m:r>
                          </m:sub>
                        </m:sSub>
                      </m:sub>
                    </m:sSub>
                    <m:r>
                      <w:del w:id="4678" w:author="محمد زكريا سيد سيد ابوسبع" w:date="2023-03-31T16:34:00Z">
                        <w:rPr>
                          <w:rFonts w:ascii="Cambria Math" w:hAnsi="Cambria Math"/>
                        </w:rPr>
                        <m:t xml:space="preserve"> ∆</m:t>
                      </w:del>
                    </m:r>
                    <m:sSub>
                      <m:sSubPr>
                        <m:ctrlPr>
                          <w:del w:id="4679" w:author="محمد زكريا سيد سيد ابوسبع" w:date="2023-03-31T16:34:00Z">
                            <w:rPr>
                              <w:rFonts w:ascii="Cambria Math" w:hAnsi="Cambria Math"/>
                              <w:i/>
                            </w:rPr>
                          </w:del>
                        </m:ctrlPr>
                      </m:sSubPr>
                      <m:e>
                        <m:r>
                          <w:del w:id="4680" w:author="محمد زكريا سيد سيد ابوسبع" w:date="2023-03-31T16:34:00Z">
                            <w:rPr>
                              <w:rFonts w:ascii="Cambria Math" w:hAnsi="Cambria Math"/>
                            </w:rPr>
                            <m:t>δ</m:t>
                          </w:del>
                        </m:r>
                      </m:e>
                      <m:sub>
                        <m:r>
                          <w:del w:id="4681" w:author="محمد زكريا سيد سيد ابوسبع" w:date="2023-03-31T16:34:00Z">
                            <w:rPr>
                              <w:rFonts w:ascii="Cambria Math" w:hAnsi="Cambria Math"/>
                            </w:rPr>
                            <m:t>th</m:t>
                          </w:del>
                        </m:r>
                      </m:sub>
                    </m:sSub>
                  </m:e>
                </m:d>
              </m:oMath>
            </m:oMathPara>
          </w:p>
        </w:tc>
      </w:tr>
      <w:tr w:rsidR="00590B75" w:rsidDel="00E93874" w14:paraId="74519C9F" w14:textId="745DE7EE" w:rsidTr="00E52788">
        <w:trPr>
          <w:trHeight w:val="605"/>
          <w:jc w:val="center"/>
          <w:del w:id="4682" w:author="محمد زكريا سيد سيد ابوسبع" w:date="2023-03-31T16:34:00Z"/>
        </w:trPr>
        <w:tc>
          <w:tcPr>
            <w:tcW w:w="9530" w:type="dxa"/>
          </w:tcPr>
          <w:p w14:paraId="4501E240" w14:textId="7BC29F15" w:rsidR="00590B75" w:rsidRPr="00F27064" w:rsidDel="00E93874" w:rsidRDefault="00000000" w:rsidP="00E52788">
            <w:pPr>
              <w:rPr>
                <w:del w:id="4683" w:author="محمد زكريا سيد سيد ابوسبع" w:date="2023-03-31T16:34:00Z"/>
                <w:rFonts w:eastAsiaTheme="minorEastAsia"/>
              </w:rPr>
            </w:pPr>
            <m:oMathPara>
              <m:oMath>
                <m:f>
                  <m:fPr>
                    <m:type m:val="skw"/>
                    <m:ctrlPr>
                      <w:del w:id="4684" w:author="محمد زكريا سيد سيد ابوسبع" w:date="2023-03-31T16:34:00Z">
                        <w:rPr>
                          <w:rFonts w:ascii="Cambria Math" w:hAnsi="Cambria Math"/>
                          <w:i/>
                        </w:rPr>
                      </w:del>
                    </m:ctrlPr>
                  </m:fPr>
                  <m:num>
                    <m:r>
                      <w:del w:id="4685" w:author="محمد زكريا سيد سيد ابوسبع" w:date="2023-03-31T16:34:00Z">
                        <w:rPr>
                          <w:rFonts w:ascii="Cambria Math" w:hAnsi="Cambria Math"/>
                        </w:rPr>
                        <m:t>∆N</m:t>
                      </w:del>
                    </m:r>
                  </m:num>
                  <m:den>
                    <m:sSub>
                      <m:sSubPr>
                        <m:ctrlPr>
                          <w:del w:id="4686" w:author="محمد زكريا سيد سيد ابوسبع" w:date="2023-03-31T16:34:00Z">
                            <w:rPr>
                              <w:rFonts w:ascii="Cambria Math" w:hAnsi="Cambria Math"/>
                              <w:i/>
                            </w:rPr>
                          </w:del>
                        </m:ctrlPr>
                      </m:sSubPr>
                      <m:e>
                        <m:r>
                          <w:del w:id="4687" w:author="محمد زكريا سيد سيد ابوسبع" w:date="2023-03-31T16:34:00Z">
                            <w:rPr>
                              <w:rFonts w:ascii="Cambria Math" w:hAnsi="Cambria Math"/>
                            </w:rPr>
                            <m:t>I</m:t>
                          </w:del>
                        </m:r>
                      </m:e>
                      <m:sub>
                        <m:r>
                          <w:del w:id="4688" w:author="محمد زكريا سيد سيد ابوسبع" w:date="2023-03-31T16:34:00Z">
                            <w:rPr>
                              <w:rFonts w:ascii="Cambria Math" w:hAnsi="Cambria Math"/>
                            </w:rPr>
                            <m:t>zz</m:t>
                          </w:del>
                        </m:r>
                      </m:sub>
                    </m:sSub>
                  </m:den>
                </m:f>
                <m:r>
                  <w:del w:id="4689" w:author="محمد زكريا سيد سيد ابوسبع" w:date="2023-03-31T16:34:00Z">
                    <w:rPr>
                      <w:rFonts w:ascii="Cambria Math" w:hAnsi="Cambria Math"/>
                    </w:rPr>
                    <m:t>=</m:t>
                  </w:del>
                </m:r>
                <m:d>
                  <m:dPr>
                    <m:ctrlPr>
                      <w:del w:id="4690" w:author="محمد زكريا سيد سيد ابوسبع" w:date="2023-03-31T16:34:00Z">
                        <w:rPr>
                          <w:rFonts w:ascii="Cambria Math" w:hAnsi="Cambria Math"/>
                          <w:i/>
                        </w:rPr>
                      </w:del>
                    </m:ctrlPr>
                  </m:dPr>
                  <m:e>
                    <m:sSub>
                      <m:sSubPr>
                        <m:ctrlPr>
                          <w:del w:id="4691" w:author="محمد زكريا سيد سيد ابوسبع" w:date="2023-03-31T16:34:00Z">
                            <w:rPr>
                              <w:rFonts w:ascii="Cambria Math" w:hAnsi="Cambria Math"/>
                              <w:i/>
                            </w:rPr>
                          </w:del>
                        </m:ctrlPr>
                      </m:sSubPr>
                      <m:e>
                        <m:r>
                          <w:del w:id="4692" w:author="محمد زكريا سيد سيد ابوسبع" w:date="2023-03-31T16:34:00Z">
                            <w:rPr>
                              <w:rFonts w:ascii="Cambria Math" w:hAnsi="Cambria Math"/>
                            </w:rPr>
                            <m:t>N</m:t>
                          </w:del>
                        </m:r>
                      </m:e>
                      <m:sub>
                        <m:r>
                          <w:del w:id="4693" w:author="محمد زكريا سيد سيد ابوسبع" w:date="2023-03-31T16:34:00Z">
                            <w:rPr>
                              <w:rFonts w:ascii="Cambria Math" w:hAnsi="Cambria Math"/>
                            </w:rPr>
                            <m:t>β</m:t>
                          </w:del>
                        </m:r>
                      </m:sub>
                    </m:sSub>
                    <m:r>
                      <w:del w:id="4694" w:author="محمد زكريا سيد سيد ابوسبع" w:date="2023-03-31T16:34:00Z">
                        <w:rPr>
                          <w:rFonts w:ascii="Cambria Math" w:hAnsi="Cambria Math"/>
                        </w:rPr>
                        <m:t xml:space="preserve"> ∆β+</m:t>
                      </w:del>
                    </m:r>
                    <m:sSub>
                      <m:sSubPr>
                        <m:ctrlPr>
                          <w:del w:id="4695" w:author="محمد زكريا سيد سيد ابوسبع" w:date="2023-03-31T16:34:00Z">
                            <w:rPr>
                              <w:rFonts w:ascii="Cambria Math" w:hAnsi="Cambria Math"/>
                              <w:i/>
                            </w:rPr>
                          </w:del>
                        </m:ctrlPr>
                      </m:sSubPr>
                      <m:e>
                        <m:r>
                          <w:del w:id="4696" w:author="محمد زكريا سيد سيد ابوسبع" w:date="2023-03-31T16:34:00Z">
                            <w:rPr>
                              <w:rFonts w:ascii="Cambria Math" w:hAnsi="Cambria Math"/>
                            </w:rPr>
                            <m:t>N</m:t>
                          </w:del>
                        </m:r>
                      </m:e>
                      <m:sub>
                        <m:r>
                          <w:del w:id="4697" w:author="محمد زكريا سيد سيد ابوسبع" w:date="2023-03-31T16:34:00Z">
                            <w:rPr>
                              <w:rFonts w:ascii="Cambria Math" w:hAnsi="Cambria Math"/>
                            </w:rPr>
                            <m:t>p</m:t>
                          </w:del>
                        </m:r>
                      </m:sub>
                    </m:sSub>
                    <m:r>
                      <w:del w:id="4698" w:author="محمد زكريا سيد سيد ابوسبع" w:date="2023-03-31T16:34:00Z">
                        <w:rPr>
                          <w:rFonts w:ascii="Cambria Math" w:hAnsi="Cambria Math"/>
                        </w:rPr>
                        <m:t xml:space="preserve"> ∆p+</m:t>
                      </w:del>
                    </m:r>
                    <m:sSub>
                      <m:sSubPr>
                        <m:ctrlPr>
                          <w:del w:id="4699" w:author="محمد زكريا سيد سيد ابوسبع" w:date="2023-03-31T16:34:00Z">
                            <w:rPr>
                              <w:rFonts w:ascii="Cambria Math" w:hAnsi="Cambria Math"/>
                              <w:i/>
                            </w:rPr>
                          </w:del>
                        </m:ctrlPr>
                      </m:sSubPr>
                      <m:e>
                        <m:r>
                          <w:del w:id="4700" w:author="محمد زكريا سيد سيد ابوسبع" w:date="2023-03-31T16:34:00Z">
                            <w:rPr>
                              <w:rFonts w:ascii="Cambria Math" w:hAnsi="Cambria Math"/>
                            </w:rPr>
                            <m:t>N</m:t>
                          </w:del>
                        </m:r>
                      </m:e>
                      <m:sub>
                        <m:r>
                          <w:del w:id="4701" w:author="محمد زكريا سيد سيد ابوسبع" w:date="2023-03-31T16:34:00Z">
                            <w:rPr>
                              <w:rFonts w:ascii="Cambria Math" w:hAnsi="Cambria Math"/>
                            </w:rPr>
                            <m:t>r</m:t>
                          </w:del>
                        </m:r>
                      </m:sub>
                    </m:sSub>
                    <m:r>
                      <w:del w:id="4702" w:author="محمد زكريا سيد سيد ابوسبع" w:date="2023-03-31T16:34:00Z">
                        <w:rPr>
                          <w:rFonts w:ascii="Cambria Math" w:hAnsi="Cambria Math"/>
                        </w:rPr>
                        <m:t xml:space="preserve"> ∆r</m:t>
                      </w:del>
                    </m:r>
                    <m:r>
                      <w:del w:id="4703" w:author="محمد زكريا سيد سيد ابوسبع" w:date="2023-03-31T16:34:00Z">
                        <w:rPr>
                          <w:rFonts w:ascii="Cambria Math" w:eastAsiaTheme="minorEastAsia" w:hAnsi="Cambria Math"/>
                        </w:rPr>
                        <m:t xml:space="preserve">+ </m:t>
                      </w:del>
                    </m:r>
                    <m:sSub>
                      <m:sSubPr>
                        <m:ctrlPr>
                          <w:del w:id="4704" w:author="محمد زكريا سيد سيد ابوسبع" w:date="2023-03-31T16:34:00Z">
                            <w:rPr>
                              <w:rFonts w:ascii="Cambria Math" w:hAnsi="Cambria Math"/>
                              <w:i/>
                            </w:rPr>
                          </w:del>
                        </m:ctrlPr>
                      </m:sSubPr>
                      <m:e>
                        <m:r>
                          <w:del w:id="4705" w:author="محمد زكريا سيد سيد ابوسبع" w:date="2023-03-31T16:34:00Z">
                            <w:rPr>
                              <w:rFonts w:ascii="Cambria Math" w:hAnsi="Cambria Math"/>
                            </w:rPr>
                            <m:t>N</m:t>
                          </w:del>
                        </m:r>
                      </m:e>
                      <m:sub>
                        <m:sSub>
                          <m:sSubPr>
                            <m:ctrlPr>
                              <w:del w:id="4706" w:author="محمد زكريا سيد سيد ابوسبع" w:date="2023-03-31T16:34:00Z">
                                <w:rPr>
                                  <w:rFonts w:ascii="Cambria Math" w:hAnsi="Cambria Math"/>
                                  <w:i/>
                                </w:rPr>
                              </w:del>
                            </m:ctrlPr>
                          </m:sSubPr>
                          <m:e>
                            <m:r>
                              <w:del w:id="4707" w:author="محمد زكريا سيد سيد ابوسبع" w:date="2023-03-31T16:34:00Z">
                                <w:rPr>
                                  <w:rFonts w:ascii="Cambria Math" w:hAnsi="Cambria Math"/>
                                </w:rPr>
                                <m:t>δ</m:t>
                              </w:del>
                            </m:r>
                          </m:e>
                          <m:sub>
                            <m:r>
                              <w:del w:id="4708" w:author="محمد زكريا سيد سيد ابوسبع" w:date="2023-03-31T16:34:00Z">
                                <w:rPr>
                                  <w:rFonts w:ascii="Cambria Math" w:hAnsi="Cambria Math"/>
                                </w:rPr>
                                <m:t>r</m:t>
                              </w:del>
                            </m:r>
                          </m:sub>
                        </m:sSub>
                      </m:sub>
                    </m:sSub>
                    <m:r>
                      <w:del w:id="4709" w:author="محمد زكريا سيد سيد ابوسبع" w:date="2023-03-31T16:34:00Z">
                        <w:rPr>
                          <w:rFonts w:ascii="Cambria Math" w:hAnsi="Cambria Math"/>
                        </w:rPr>
                        <m:t xml:space="preserve"> ∆</m:t>
                      </w:del>
                    </m:r>
                    <m:sSub>
                      <m:sSubPr>
                        <m:ctrlPr>
                          <w:del w:id="4710" w:author="محمد زكريا سيد سيد ابوسبع" w:date="2023-03-31T16:34:00Z">
                            <w:rPr>
                              <w:rFonts w:ascii="Cambria Math" w:hAnsi="Cambria Math"/>
                              <w:i/>
                            </w:rPr>
                          </w:del>
                        </m:ctrlPr>
                      </m:sSubPr>
                      <m:e>
                        <m:r>
                          <w:del w:id="4711" w:author="محمد زكريا سيد سيد ابوسبع" w:date="2023-03-31T16:34:00Z">
                            <w:rPr>
                              <w:rFonts w:ascii="Cambria Math" w:hAnsi="Cambria Math"/>
                            </w:rPr>
                            <m:t>δ</m:t>
                          </w:del>
                        </m:r>
                      </m:e>
                      <m:sub>
                        <m:r>
                          <w:del w:id="4712" w:author="محمد زكريا سيد سيد ابوسبع" w:date="2023-03-31T16:34:00Z">
                            <w:rPr>
                              <w:rFonts w:ascii="Cambria Math" w:hAnsi="Cambria Math"/>
                            </w:rPr>
                            <m:t>r</m:t>
                          </w:del>
                        </m:r>
                      </m:sub>
                    </m:sSub>
                    <m:r>
                      <w:del w:id="4713" w:author="محمد زكريا سيد سيد ابوسبع" w:date="2023-03-31T16:34:00Z">
                        <w:rPr>
                          <w:rFonts w:ascii="Cambria Math" w:hAnsi="Cambria Math"/>
                        </w:rPr>
                        <m:t>+</m:t>
                      </w:del>
                    </m:r>
                    <m:sSub>
                      <m:sSubPr>
                        <m:ctrlPr>
                          <w:del w:id="4714" w:author="محمد زكريا سيد سيد ابوسبع" w:date="2023-03-31T16:34:00Z">
                            <w:rPr>
                              <w:rFonts w:ascii="Cambria Math" w:hAnsi="Cambria Math"/>
                              <w:i/>
                            </w:rPr>
                          </w:del>
                        </m:ctrlPr>
                      </m:sSubPr>
                      <m:e>
                        <m:r>
                          <w:del w:id="4715" w:author="محمد زكريا سيد سيد ابوسبع" w:date="2023-03-31T16:34:00Z">
                            <w:rPr>
                              <w:rFonts w:ascii="Cambria Math" w:hAnsi="Cambria Math"/>
                            </w:rPr>
                            <m:t>N</m:t>
                          </w:del>
                        </m:r>
                      </m:e>
                      <m:sub>
                        <m:sSub>
                          <m:sSubPr>
                            <m:ctrlPr>
                              <w:del w:id="4716" w:author="محمد زكريا سيد سيد ابوسبع" w:date="2023-03-31T16:34:00Z">
                                <w:rPr>
                                  <w:rFonts w:ascii="Cambria Math" w:hAnsi="Cambria Math"/>
                                  <w:i/>
                                </w:rPr>
                              </w:del>
                            </m:ctrlPr>
                          </m:sSubPr>
                          <m:e>
                            <m:r>
                              <w:del w:id="4717" w:author="محمد زكريا سيد سيد ابوسبع" w:date="2023-03-31T16:34:00Z">
                                <w:rPr>
                                  <w:rFonts w:ascii="Cambria Math" w:hAnsi="Cambria Math"/>
                                </w:rPr>
                                <m:t>δ</m:t>
                              </w:del>
                            </m:r>
                          </m:e>
                          <m:sub>
                            <m:r>
                              <w:del w:id="4718" w:author="محمد زكريا سيد سيد ابوسبع" w:date="2023-03-31T16:34:00Z">
                                <w:rPr>
                                  <w:rFonts w:ascii="Cambria Math" w:hAnsi="Cambria Math"/>
                                </w:rPr>
                                <m:t>a</m:t>
                              </w:del>
                            </m:r>
                          </m:sub>
                        </m:sSub>
                      </m:sub>
                    </m:sSub>
                    <m:r>
                      <w:del w:id="4719" w:author="محمد زكريا سيد سيد ابوسبع" w:date="2023-03-31T16:34:00Z">
                        <w:rPr>
                          <w:rFonts w:ascii="Cambria Math" w:hAnsi="Cambria Math"/>
                        </w:rPr>
                        <m:t xml:space="preserve"> ∆</m:t>
                      </w:del>
                    </m:r>
                    <m:sSub>
                      <m:sSubPr>
                        <m:ctrlPr>
                          <w:del w:id="4720" w:author="محمد زكريا سيد سيد ابوسبع" w:date="2023-03-31T16:34:00Z">
                            <w:rPr>
                              <w:rFonts w:ascii="Cambria Math" w:hAnsi="Cambria Math"/>
                              <w:i/>
                            </w:rPr>
                          </w:del>
                        </m:ctrlPr>
                      </m:sSubPr>
                      <m:e>
                        <m:r>
                          <w:del w:id="4721" w:author="محمد زكريا سيد سيد ابوسبع" w:date="2023-03-31T16:34:00Z">
                            <w:rPr>
                              <w:rFonts w:ascii="Cambria Math" w:hAnsi="Cambria Math"/>
                            </w:rPr>
                            <m:t>δ</m:t>
                          </w:del>
                        </m:r>
                      </m:e>
                      <m:sub>
                        <m:r>
                          <w:del w:id="4722" w:author="محمد زكريا سيد سيد ابوسبع" w:date="2023-03-31T16:34:00Z">
                            <w:rPr>
                              <w:rFonts w:ascii="Cambria Math" w:hAnsi="Cambria Math"/>
                            </w:rPr>
                            <m:t>a</m:t>
                          </w:del>
                        </m:r>
                      </m:sub>
                    </m:sSub>
                  </m:e>
                </m:d>
              </m:oMath>
            </m:oMathPara>
          </w:p>
        </w:tc>
      </w:tr>
    </w:tbl>
    <w:p w14:paraId="79F264C3" w14:textId="242DB717" w:rsidR="00590B75" w:rsidDel="00E93874" w:rsidRDefault="00590B75" w:rsidP="00590B75">
      <w:pPr>
        <w:ind w:left="0"/>
        <w:rPr>
          <w:del w:id="4723" w:author="محمد زكريا سيد سيد ابوسبع" w:date="2023-03-31T16:34:00Z"/>
          <w:u w:val="single"/>
        </w:rPr>
      </w:pPr>
      <w:del w:id="4724" w:author="محمد زكريا سيد سيد ابوسبع" w:date="2023-03-31T16:34:00Z">
        <w:r w:rsidDel="00E93874">
          <w:rPr>
            <w:u w:val="single"/>
          </w:rPr>
          <w:delText>w</w:delText>
        </w:r>
        <w:r w:rsidRPr="006F3AA3" w:rsidDel="00E93874">
          <w:rPr>
            <w:u w:val="single"/>
          </w:rPr>
          <w:delText>here:</w:delText>
        </w:r>
      </w:del>
    </w:p>
    <w:p w14:paraId="63108759" w14:textId="08D5B943" w:rsidR="00590B75" w:rsidRPr="006F3AA3" w:rsidDel="00E93874" w:rsidRDefault="00590B75" w:rsidP="00590B75">
      <w:pPr>
        <w:rPr>
          <w:del w:id="4725" w:author="محمد زكريا سيد سيد ابوسبع" w:date="2023-03-31T16:34:00Z"/>
        </w:rPr>
      </w:pPr>
    </w:p>
    <w:tbl>
      <w:tblPr>
        <w:tblStyle w:val="TableGrid"/>
        <w:tblW w:w="10334" w:type="dxa"/>
        <w:tblInd w:w="-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1590"/>
      </w:tblGrid>
      <w:tr w:rsidR="00590B75" w:rsidDel="00E93874" w14:paraId="6B602F4B" w14:textId="53F65DFB" w:rsidTr="00E52788">
        <w:trPr>
          <w:trHeight w:val="856"/>
          <w:del w:id="4726" w:author="محمد زكريا سيد سيد ابوسبع" w:date="2023-03-31T16:34:00Z"/>
        </w:trPr>
        <w:tc>
          <w:tcPr>
            <w:tcW w:w="10334" w:type="dxa"/>
            <w:gridSpan w:val="2"/>
          </w:tcPr>
          <w:p w14:paraId="0C253A93" w14:textId="006E7BFC" w:rsidR="00590B75" w:rsidRPr="00F811DE" w:rsidDel="00E93874" w:rsidRDefault="00000000" w:rsidP="00590B75">
            <w:pPr>
              <w:pStyle w:val="ListParagraph"/>
              <w:numPr>
                <w:ilvl w:val="0"/>
                <w:numId w:val="20"/>
              </w:numPr>
              <w:ind w:right="0"/>
              <w:jc w:val="left"/>
              <w:rPr>
                <w:del w:id="4727" w:author="محمد زكريا سيد سيد ابوسبع" w:date="2023-03-31T16:34:00Z"/>
                <w:rFonts w:eastAsiaTheme="minorEastAsia"/>
              </w:rPr>
            </w:pPr>
            <m:oMath>
              <m:sSub>
                <m:sSubPr>
                  <m:ctrlPr>
                    <w:del w:id="4728" w:author="محمد زكريا سيد سيد ابوسبع" w:date="2023-03-31T16:34:00Z">
                      <w:rPr>
                        <w:rFonts w:ascii="Cambria Math" w:hAnsi="Cambria Math"/>
                        <w:i/>
                      </w:rPr>
                    </w:del>
                  </m:ctrlPr>
                </m:sSubPr>
                <m:e>
                  <m:r>
                    <w:del w:id="4729" w:author="محمد زكريا سيد سيد ابوسبع" w:date="2023-03-31T16:34:00Z">
                      <w:rPr>
                        <w:rFonts w:ascii="Cambria Math" w:hAnsi="Cambria Math"/>
                      </w:rPr>
                      <m:t>X</m:t>
                    </w:del>
                  </m:r>
                </m:e>
                <m:sub>
                  <m:r>
                    <w:del w:id="4730" w:author="محمد زكريا سيد سيد ابوسبع" w:date="2023-03-31T16:34:00Z">
                      <w:rPr>
                        <w:rFonts w:ascii="Cambria Math" w:hAnsi="Cambria Math"/>
                      </w:rPr>
                      <m:t>u</m:t>
                    </w:del>
                  </m:r>
                </m:sub>
              </m:sSub>
              <m:r>
                <w:del w:id="4731" w:author="محمد زكريا سيد سيد ابوسبع" w:date="2023-03-31T16:34:00Z">
                  <w:rPr>
                    <w:rFonts w:ascii="Cambria Math" w:hAnsi="Cambria Math"/>
                  </w:rPr>
                  <m:t>=</m:t>
                </w:del>
              </m:r>
              <m:f>
                <m:fPr>
                  <m:type m:val="lin"/>
                  <m:ctrlPr>
                    <w:del w:id="4732" w:author="محمد زكريا سيد سيد ابوسبع" w:date="2023-03-31T16:34:00Z">
                      <w:rPr>
                        <w:rFonts w:ascii="Cambria Math" w:hAnsi="Cambria Math"/>
                        <w:i/>
                      </w:rPr>
                    </w:del>
                  </m:ctrlPr>
                </m:fPr>
                <m:num>
                  <m:d>
                    <m:dPr>
                      <m:ctrlPr>
                        <w:del w:id="4733" w:author="محمد زكريا سيد سيد ابوسبع" w:date="2023-03-31T16:34:00Z">
                          <w:rPr>
                            <w:rFonts w:ascii="Cambria Math" w:hAnsi="Cambria Math"/>
                            <w:i/>
                          </w:rPr>
                        </w:del>
                      </m:ctrlPr>
                    </m:dPr>
                    <m:e>
                      <m:f>
                        <m:fPr>
                          <m:type m:val="skw"/>
                          <m:ctrlPr>
                            <w:del w:id="4734" w:author="محمد زكريا سيد سيد ابوسبع" w:date="2023-03-31T16:34:00Z">
                              <w:rPr>
                                <w:rFonts w:ascii="Cambria Math" w:hAnsi="Cambria Math"/>
                                <w:i/>
                              </w:rPr>
                            </w:del>
                          </m:ctrlPr>
                        </m:fPr>
                        <m:num>
                          <m:r>
                            <w:del w:id="4735" w:author="محمد زكريا سيد سيد ابوسبع" w:date="2023-03-31T16:34:00Z">
                              <w:rPr>
                                <w:rFonts w:ascii="Cambria Math" w:hAnsi="Cambria Math"/>
                              </w:rPr>
                              <m:t>∂X</m:t>
                            </w:del>
                          </m:r>
                        </m:num>
                        <m:den>
                          <m:r>
                            <w:del w:id="4736" w:author="محمد زكريا سيد سيد ابوسبع" w:date="2023-03-31T16:34:00Z">
                              <w:rPr>
                                <w:rFonts w:ascii="Cambria Math" w:hAnsi="Cambria Math"/>
                              </w:rPr>
                              <m:t>∂u</m:t>
                            </w:del>
                          </m:r>
                        </m:den>
                      </m:f>
                    </m:e>
                  </m:d>
                </m:num>
                <m:den>
                  <m:r>
                    <w:del w:id="4737" w:author="محمد زكريا سيد سيد ابوسبع" w:date="2023-03-31T16:34:00Z">
                      <w:rPr>
                        <w:rFonts w:ascii="Cambria Math" w:hAnsi="Cambria Math"/>
                      </w:rPr>
                      <m:t>m</m:t>
                    </w:del>
                  </m:r>
                </m:den>
              </m:f>
            </m:oMath>
            <w:del w:id="4738" w:author="محمد زكريا سيد سيد ابوسبع" w:date="2023-03-31T16:34:00Z">
              <w:r w:rsidR="00590B75" w:rsidRPr="00E929A8" w:rsidDel="00E93874">
                <w:rPr>
                  <w:rFonts w:eastAsiaTheme="minorEastAsia"/>
                </w:rPr>
                <w:delText>,</w:delText>
              </w:r>
            </w:del>
            <m:oMath>
              <m:r>
                <w:del w:id="4739" w:author="محمد زكريا سيد سيد ابوسبع" w:date="2023-03-31T16:34:00Z">
                  <w:rPr>
                    <w:rFonts w:ascii="Cambria Math" w:eastAsiaTheme="minorEastAsia" w:hAnsi="Cambria Math"/>
                  </w:rPr>
                  <m:t xml:space="preserve"> </m:t>
                </w:del>
              </m:r>
              <m:sSub>
                <m:sSubPr>
                  <m:ctrlPr>
                    <w:del w:id="4740" w:author="محمد زكريا سيد سيد ابوسبع" w:date="2023-03-31T16:34:00Z">
                      <w:rPr>
                        <w:rFonts w:ascii="Cambria Math" w:hAnsi="Cambria Math"/>
                        <w:i/>
                      </w:rPr>
                    </w:del>
                  </m:ctrlPr>
                </m:sSubPr>
                <m:e>
                  <m:r>
                    <w:del w:id="4741" w:author="محمد زكريا سيد سيد ابوسبع" w:date="2023-03-31T16:34:00Z">
                      <w:rPr>
                        <w:rFonts w:ascii="Cambria Math" w:hAnsi="Cambria Math"/>
                      </w:rPr>
                      <m:t>X</m:t>
                    </w:del>
                  </m:r>
                </m:e>
                <m:sub>
                  <m:sSub>
                    <m:sSubPr>
                      <m:ctrlPr>
                        <w:del w:id="4742" w:author="محمد زكريا سيد سيد ابوسبع" w:date="2023-03-31T16:34:00Z">
                          <w:rPr>
                            <w:rFonts w:ascii="Cambria Math" w:hAnsi="Cambria Math"/>
                            <w:i/>
                          </w:rPr>
                        </w:del>
                      </m:ctrlPr>
                    </m:sSubPr>
                    <m:e>
                      <m:r>
                        <w:del w:id="4743" w:author="محمد زكريا سيد سيد ابوسبع" w:date="2023-03-31T16:34:00Z">
                          <w:rPr>
                            <w:rFonts w:ascii="Cambria Math" w:hAnsi="Cambria Math"/>
                          </w:rPr>
                          <m:t>δ</m:t>
                        </w:del>
                      </m:r>
                    </m:e>
                    <m:sub>
                      <m:r>
                        <w:del w:id="4744" w:author="محمد زكريا سيد سيد ابوسبع" w:date="2023-03-31T16:34:00Z">
                          <w:rPr>
                            <w:rFonts w:ascii="Cambria Math" w:hAnsi="Cambria Math"/>
                          </w:rPr>
                          <m:t>T</m:t>
                        </w:del>
                      </m:r>
                    </m:sub>
                  </m:sSub>
                </m:sub>
              </m:sSub>
              <m:r>
                <w:del w:id="4745" w:author="محمد زكريا سيد سيد ابوسبع" w:date="2023-03-31T16:34:00Z">
                  <w:rPr>
                    <w:rFonts w:ascii="Cambria Math" w:hAnsi="Cambria Math"/>
                  </w:rPr>
                  <m:t>=</m:t>
                </w:del>
              </m:r>
              <m:f>
                <m:fPr>
                  <m:type m:val="lin"/>
                  <m:ctrlPr>
                    <w:del w:id="4746" w:author="محمد زكريا سيد سيد ابوسبع" w:date="2023-03-31T16:34:00Z">
                      <w:rPr>
                        <w:rFonts w:ascii="Cambria Math" w:hAnsi="Cambria Math"/>
                        <w:i/>
                      </w:rPr>
                    </w:del>
                  </m:ctrlPr>
                </m:fPr>
                <m:num>
                  <m:d>
                    <m:dPr>
                      <m:ctrlPr>
                        <w:del w:id="4747" w:author="محمد زكريا سيد سيد ابوسبع" w:date="2023-03-31T16:34:00Z">
                          <w:rPr>
                            <w:rFonts w:ascii="Cambria Math" w:hAnsi="Cambria Math"/>
                            <w:i/>
                          </w:rPr>
                        </w:del>
                      </m:ctrlPr>
                    </m:dPr>
                    <m:e>
                      <m:f>
                        <m:fPr>
                          <m:type m:val="skw"/>
                          <m:ctrlPr>
                            <w:del w:id="4748" w:author="محمد زكريا سيد سيد ابوسبع" w:date="2023-03-31T16:34:00Z">
                              <w:rPr>
                                <w:rFonts w:ascii="Cambria Math" w:hAnsi="Cambria Math"/>
                                <w:i/>
                              </w:rPr>
                            </w:del>
                          </m:ctrlPr>
                        </m:fPr>
                        <m:num>
                          <m:r>
                            <w:del w:id="4749" w:author="محمد زكريا سيد سيد ابوسبع" w:date="2023-03-31T16:34:00Z">
                              <w:rPr>
                                <w:rFonts w:ascii="Cambria Math" w:hAnsi="Cambria Math"/>
                              </w:rPr>
                              <m:t>∂X</m:t>
                            </w:del>
                          </m:r>
                        </m:num>
                        <m:den>
                          <m:r>
                            <w:del w:id="4750" w:author="محمد زكريا سيد سيد ابوسبع" w:date="2023-03-31T16:34:00Z">
                              <w:rPr>
                                <w:rFonts w:ascii="Cambria Math" w:hAnsi="Cambria Math"/>
                              </w:rPr>
                              <m:t>∂</m:t>
                            </w:del>
                          </m:r>
                          <m:sSub>
                            <m:sSubPr>
                              <m:ctrlPr>
                                <w:del w:id="4751" w:author="محمد زكريا سيد سيد ابوسبع" w:date="2023-03-31T16:34:00Z">
                                  <w:rPr>
                                    <w:rFonts w:ascii="Cambria Math" w:hAnsi="Cambria Math"/>
                                    <w:i/>
                                  </w:rPr>
                                </w:del>
                              </m:ctrlPr>
                            </m:sSubPr>
                            <m:e>
                              <m:r>
                                <w:del w:id="4752" w:author="محمد زكريا سيد سيد ابوسبع" w:date="2023-03-31T16:34:00Z">
                                  <w:rPr>
                                    <w:rFonts w:ascii="Cambria Math" w:hAnsi="Cambria Math"/>
                                  </w:rPr>
                                  <m:t>δ</m:t>
                                </w:del>
                              </m:r>
                            </m:e>
                            <m:sub>
                              <m:r>
                                <w:del w:id="4753" w:author="محمد زكريا سيد سيد ابوسبع" w:date="2023-03-31T16:34:00Z">
                                  <w:rPr>
                                    <w:rFonts w:ascii="Cambria Math" w:hAnsi="Cambria Math"/>
                                  </w:rPr>
                                  <m:t>T</m:t>
                                </w:del>
                              </m:r>
                            </m:sub>
                          </m:sSub>
                        </m:den>
                      </m:f>
                    </m:e>
                  </m:d>
                </m:num>
                <m:den>
                  <m:r>
                    <w:del w:id="4754" w:author="محمد زكريا سيد سيد ابوسبع" w:date="2023-03-31T16:34:00Z">
                      <w:rPr>
                        <w:rFonts w:ascii="Cambria Math" w:hAnsi="Cambria Math"/>
                      </w:rPr>
                      <m:t>m</m:t>
                    </w:del>
                  </m:r>
                </m:den>
              </m:f>
            </m:oMath>
            <w:del w:id="4755" w:author="محمد زكريا سيد سيد ابوسبع" w:date="2023-03-31T16:34:00Z">
              <w:r w:rsidR="00590B75" w:rsidRPr="00E929A8" w:rsidDel="00E93874">
                <w:rPr>
                  <w:rFonts w:eastAsiaTheme="minorEastAsia"/>
                </w:rPr>
                <w:delText xml:space="preserve"> ,</w:delText>
              </w:r>
            </w:del>
            <m:oMath>
              <m:r>
                <w:del w:id="4756" w:author="محمد زكريا سيد سيد ابوسبع" w:date="2023-03-31T16:34:00Z">
                  <w:rPr>
                    <w:rFonts w:ascii="Cambria Math" w:eastAsiaTheme="minorEastAsia" w:hAnsi="Cambria Math"/>
                  </w:rPr>
                  <m:t xml:space="preserve"> </m:t>
                </w:del>
              </m:r>
              <m:sSub>
                <m:sSubPr>
                  <m:ctrlPr>
                    <w:del w:id="4757" w:author="محمد زكريا سيد سيد ابوسبع" w:date="2023-03-31T16:34:00Z">
                      <w:rPr>
                        <w:rFonts w:ascii="Cambria Math" w:hAnsi="Cambria Math"/>
                        <w:i/>
                      </w:rPr>
                    </w:del>
                  </m:ctrlPr>
                </m:sSubPr>
                <m:e>
                  <m:r>
                    <w:del w:id="4758" w:author="محمد زكريا سيد سيد ابوسبع" w:date="2023-03-31T16:34:00Z">
                      <w:rPr>
                        <w:rFonts w:ascii="Cambria Math" w:hAnsi="Cambria Math"/>
                      </w:rPr>
                      <m:t>L</m:t>
                    </w:del>
                  </m:r>
                </m:e>
                <m:sub>
                  <m:r>
                    <w:del w:id="4759" w:author="محمد زكريا سيد سيد ابوسبع" w:date="2023-03-31T16:34:00Z">
                      <w:rPr>
                        <w:rFonts w:ascii="Cambria Math" w:hAnsi="Cambria Math"/>
                      </w:rPr>
                      <m:t>v</m:t>
                    </w:del>
                  </m:r>
                </m:sub>
              </m:sSub>
              <m:r>
                <w:del w:id="4760" w:author="محمد زكريا سيد سيد ابوسبع" w:date="2023-03-31T16:34:00Z">
                  <w:rPr>
                    <w:rFonts w:ascii="Cambria Math" w:hAnsi="Cambria Math"/>
                  </w:rPr>
                  <m:t>=</m:t>
                </w:del>
              </m:r>
              <m:f>
                <m:fPr>
                  <m:type m:val="lin"/>
                  <m:ctrlPr>
                    <w:del w:id="4761" w:author="محمد زكريا سيد سيد ابوسبع" w:date="2023-03-31T16:34:00Z">
                      <w:rPr>
                        <w:rFonts w:ascii="Cambria Math" w:hAnsi="Cambria Math"/>
                        <w:i/>
                      </w:rPr>
                    </w:del>
                  </m:ctrlPr>
                </m:fPr>
                <m:num>
                  <m:d>
                    <m:dPr>
                      <m:ctrlPr>
                        <w:del w:id="4762" w:author="محمد زكريا سيد سيد ابوسبع" w:date="2023-03-31T16:34:00Z">
                          <w:rPr>
                            <w:rFonts w:ascii="Cambria Math" w:hAnsi="Cambria Math"/>
                            <w:i/>
                          </w:rPr>
                        </w:del>
                      </m:ctrlPr>
                    </m:dPr>
                    <m:e>
                      <m:f>
                        <m:fPr>
                          <m:type m:val="skw"/>
                          <m:ctrlPr>
                            <w:del w:id="4763" w:author="محمد زكريا سيد سيد ابوسبع" w:date="2023-03-31T16:34:00Z">
                              <w:rPr>
                                <w:rFonts w:ascii="Cambria Math" w:hAnsi="Cambria Math"/>
                                <w:i/>
                              </w:rPr>
                            </w:del>
                          </m:ctrlPr>
                        </m:fPr>
                        <m:num>
                          <m:r>
                            <w:del w:id="4764" w:author="محمد زكريا سيد سيد ابوسبع" w:date="2023-03-31T16:34:00Z">
                              <w:rPr>
                                <w:rFonts w:ascii="Cambria Math" w:hAnsi="Cambria Math"/>
                              </w:rPr>
                              <m:t>∂L</m:t>
                            </w:del>
                          </m:r>
                        </m:num>
                        <m:den>
                          <m:r>
                            <w:del w:id="4765" w:author="محمد زكريا سيد سيد ابوسبع" w:date="2023-03-31T16:34:00Z">
                              <w:rPr>
                                <w:rFonts w:ascii="Cambria Math" w:hAnsi="Cambria Math"/>
                              </w:rPr>
                              <m:t>∂v</m:t>
                            </w:del>
                          </m:r>
                        </m:den>
                      </m:f>
                    </m:e>
                  </m:d>
                </m:num>
                <m:den>
                  <m:sSub>
                    <m:sSubPr>
                      <m:ctrlPr>
                        <w:del w:id="4766" w:author="محمد زكريا سيد سيد ابوسبع" w:date="2023-03-31T16:34:00Z">
                          <w:rPr>
                            <w:rFonts w:ascii="Cambria Math" w:hAnsi="Cambria Math"/>
                            <w:i/>
                          </w:rPr>
                        </w:del>
                      </m:ctrlPr>
                    </m:sSubPr>
                    <m:e>
                      <m:r>
                        <w:del w:id="4767" w:author="محمد زكريا سيد سيد ابوسبع" w:date="2023-03-31T16:34:00Z">
                          <w:rPr>
                            <w:rFonts w:ascii="Cambria Math" w:hAnsi="Cambria Math"/>
                          </w:rPr>
                          <m:t>I</m:t>
                        </w:del>
                      </m:r>
                    </m:e>
                    <m:sub>
                      <m:r>
                        <w:del w:id="4768" w:author="محمد زكريا سيد سيد ابوسبع" w:date="2023-03-31T16:34:00Z">
                          <w:rPr>
                            <w:rFonts w:ascii="Cambria Math" w:hAnsi="Cambria Math"/>
                          </w:rPr>
                          <m:t>xx</m:t>
                        </w:del>
                      </m:r>
                    </m:sub>
                  </m:sSub>
                </m:den>
              </m:f>
              <m:r>
                <w:del w:id="4769" w:author="محمد زكريا سيد سيد ابوسبع" w:date="2023-03-31T16:34:00Z">
                  <w:rPr>
                    <w:rFonts w:ascii="Cambria Math" w:hAnsi="Cambria Math"/>
                  </w:rPr>
                  <m:t xml:space="preserve"> </m:t>
                </w:del>
              </m:r>
            </m:oMath>
            <w:del w:id="4770" w:author="محمد زكريا سيد سيد ابوسبع" w:date="2023-03-31T16:34:00Z">
              <w:r w:rsidR="00590B75" w:rsidRPr="00E929A8" w:rsidDel="00E93874">
                <w:rPr>
                  <w:rFonts w:eastAsiaTheme="minorEastAsia"/>
                </w:rPr>
                <w:delText xml:space="preserve">, </w:delText>
              </w:r>
            </w:del>
            <m:oMath>
              <m:sSub>
                <m:sSubPr>
                  <m:ctrlPr>
                    <w:del w:id="4771" w:author="محمد زكريا سيد سيد ابوسبع" w:date="2023-03-31T16:34:00Z">
                      <w:rPr>
                        <w:rFonts w:ascii="Cambria Math" w:hAnsi="Cambria Math"/>
                        <w:i/>
                      </w:rPr>
                    </w:del>
                  </m:ctrlPr>
                </m:sSubPr>
                <m:e>
                  <m:r>
                    <w:del w:id="4772" w:author="محمد زكريا سيد سيد ابوسبع" w:date="2023-03-31T16:34:00Z">
                      <w:rPr>
                        <w:rFonts w:ascii="Cambria Math" w:hAnsi="Cambria Math"/>
                      </w:rPr>
                      <m:t>M</m:t>
                    </w:del>
                  </m:r>
                </m:e>
                <m:sub>
                  <m:r>
                    <w:del w:id="4773" w:author="محمد زكريا سيد سيد ابوسبع" w:date="2023-03-31T16:34:00Z">
                      <w:rPr>
                        <w:rFonts w:ascii="Cambria Math" w:hAnsi="Cambria Math"/>
                      </w:rPr>
                      <m:t>u</m:t>
                    </w:del>
                  </m:r>
                </m:sub>
              </m:sSub>
              <m:r>
                <w:del w:id="4774" w:author="محمد زكريا سيد سيد ابوسبع" w:date="2023-03-31T16:34:00Z">
                  <w:rPr>
                    <w:rFonts w:ascii="Cambria Math" w:hAnsi="Cambria Math"/>
                  </w:rPr>
                  <m:t>=</m:t>
                </w:del>
              </m:r>
              <m:f>
                <m:fPr>
                  <m:type m:val="lin"/>
                  <m:ctrlPr>
                    <w:del w:id="4775" w:author="محمد زكريا سيد سيد ابوسبع" w:date="2023-03-31T16:34:00Z">
                      <w:rPr>
                        <w:rFonts w:ascii="Cambria Math" w:hAnsi="Cambria Math"/>
                        <w:i/>
                      </w:rPr>
                    </w:del>
                  </m:ctrlPr>
                </m:fPr>
                <m:num>
                  <m:d>
                    <m:dPr>
                      <m:ctrlPr>
                        <w:del w:id="4776" w:author="محمد زكريا سيد سيد ابوسبع" w:date="2023-03-31T16:34:00Z">
                          <w:rPr>
                            <w:rFonts w:ascii="Cambria Math" w:hAnsi="Cambria Math"/>
                            <w:i/>
                          </w:rPr>
                        </w:del>
                      </m:ctrlPr>
                    </m:dPr>
                    <m:e>
                      <m:f>
                        <m:fPr>
                          <m:type m:val="skw"/>
                          <m:ctrlPr>
                            <w:del w:id="4777" w:author="محمد زكريا سيد سيد ابوسبع" w:date="2023-03-31T16:34:00Z">
                              <w:rPr>
                                <w:rFonts w:ascii="Cambria Math" w:hAnsi="Cambria Math"/>
                                <w:i/>
                              </w:rPr>
                            </w:del>
                          </m:ctrlPr>
                        </m:fPr>
                        <m:num>
                          <m:r>
                            <w:del w:id="4778" w:author="محمد زكريا سيد سيد ابوسبع" w:date="2023-03-31T16:34:00Z">
                              <w:rPr>
                                <w:rFonts w:ascii="Cambria Math" w:hAnsi="Cambria Math"/>
                              </w:rPr>
                              <m:t>∂M</m:t>
                            </w:del>
                          </m:r>
                        </m:num>
                        <m:den>
                          <m:r>
                            <w:del w:id="4779" w:author="محمد زكريا سيد سيد ابوسبع" w:date="2023-03-31T16:34:00Z">
                              <w:rPr>
                                <w:rFonts w:ascii="Cambria Math" w:hAnsi="Cambria Math"/>
                              </w:rPr>
                              <m:t>∂u</m:t>
                            </w:del>
                          </m:r>
                        </m:den>
                      </m:f>
                    </m:e>
                  </m:d>
                </m:num>
                <m:den>
                  <m:sSub>
                    <m:sSubPr>
                      <m:ctrlPr>
                        <w:del w:id="4780" w:author="محمد زكريا سيد سيد ابوسبع" w:date="2023-03-31T16:34:00Z">
                          <w:rPr>
                            <w:rFonts w:ascii="Cambria Math" w:hAnsi="Cambria Math"/>
                            <w:i/>
                          </w:rPr>
                        </w:del>
                      </m:ctrlPr>
                    </m:sSubPr>
                    <m:e>
                      <m:r>
                        <w:del w:id="4781" w:author="محمد زكريا سيد سيد ابوسبع" w:date="2023-03-31T16:34:00Z">
                          <w:rPr>
                            <w:rFonts w:ascii="Cambria Math" w:hAnsi="Cambria Math"/>
                          </w:rPr>
                          <m:t>I</m:t>
                        </w:del>
                      </m:r>
                    </m:e>
                    <m:sub>
                      <m:r>
                        <w:del w:id="4782" w:author="محمد زكريا سيد سيد ابوسبع" w:date="2023-03-31T16:34:00Z">
                          <w:rPr>
                            <w:rFonts w:ascii="Cambria Math" w:hAnsi="Cambria Math"/>
                          </w:rPr>
                          <m:t>yy</m:t>
                        </w:del>
                      </m:r>
                    </m:sub>
                  </m:sSub>
                </m:den>
              </m:f>
              <m:r>
                <w:del w:id="4783" w:author="محمد زكريا سيد سيد ابوسبع" w:date="2023-03-31T16:34:00Z">
                  <w:rPr>
                    <w:rFonts w:ascii="Cambria Math" w:hAnsi="Cambria Math"/>
                  </w:rPr>
                  <m:t xml:space="preserve"> </m:t>
                </w:del>
              </m:r>
            </m:oMath>
            <w:del w:id="4784" w:author="محمد زكريا سيد سيد ابوسبع" w:date="2023-03-31T16:34:00Z">
              <w:r w:rsidR="00590B75" w:rsidRPr="00F811DE" w:rsidDel="00E93874">
                <w:rPr>
                  <w:rFonts w:eastAsiaTheme="minorEastAsia"/>
                </w:rPr>
                <w:delText xml:space="preserve">… </w:delText>
              </w:r>
            </w:del>
          </w:p>
          <w:p w14:paraId="0B44D9B2" w14:textId="7CD6B54E" w:rsidR="00590B75" w:rsidRPr="008F1CC8" w:rsidDel="00E93874" w:rsidRDefault="00590B75" w:rsidP="00590B75">
            <w:pPr>
              <w:pStyle w:val="ListParagraph"/>
              <w:numPr>
                <w:ilvl w:val="0"/>
                <w:numId w:val="20"/>
              </w:numPr>
              <w:ind w:right="0"/>
              <w:jc w:val="left"/>
              <w:rPr>
                <w:del w:id="4785" w:author="محمد زكريا سيد سيد ابوسبع" w:date="2023-03-31T16:34:00Z"/>
                <w:rFonts w:ascii="Calibri" w:eastAsia="Times New Roman" w:hAnsi="Calibri" w:cs="Arial"/>
              </w:rPr>
            </w:pPr>
            <m:oMath>
              <m:r>
                <w:del w:id="4786" w:author="محمد زكريا سيد سيد ابوسبع" w:date="2023-03-31T16:34:00Z">
                  <w:rPr>
                    <w:rFonts w:ascii="Cambria Math" w:hAnsi="Cambria Math"/>
                  </w:rPr>
                  <m:t>∆</m:t>
                </w:del>
              </m:r>
              <m:sSub>
                <m:sSubPr>
                  <m:ctrlPr>
                    <w:del w:id="4787" w:author="محمد زكريا سيد سيد ابوسبع" w:date="2023-03-31T16:34:00Z">
                      <w:rPr>
                        <w:rFonts w:ascii="Cambria Math" w:hAnsi="Cambria Math"/>
                        <w:i/>
                      </w:rPr>
                    </w:del>
                  </m:ctrlPr>
                </m:sSubPr>
                <m:e>
                  <m:r>
                    <w:del w:id="4788" w:author="محمد زكريا سيد سيد ابوسبع" w:date="2023-03-31T16:34:00Z">
                      <w:rPr>
                        <w:rFonts w:ascii="Cambria Math" w:hAnsi="Cambria Math"/>
                      </w:rPr>
                      <m:t>δ</m:t>
                    </w:del>
                  </m:r>
                </m:e>
                <m:sub>
                  <m:r>
                    <w:del w:id="4789" w:author="محمد زكريا سيد سيد ابوسبع" w:date="2023-03-31T16:34:00Z">
                      <w:rPr>
                        <w:rFonts w:ascii="Cambria Math" w:hAnsi="Cambria Math"/>
                      </w:rPr>
                      <m:t>a</m:t>
                    </w:del>
                  </m:r>
                </m:sub>
              </m:sSub>
              <m:r>
                <w:del w:id="4790" w:author="محمد زكريا سيد سيد ابوسبع" w:date="2023-03-31T16:34:00Z">
                  <w:rPr>
                    <w:rFonts w:ascii="Cambria Math" w:hAnsi="Cambria Math"/>
                  </w:rPr>
                  <m:t>, ∆</m:t>
                </w:del>
              </m:r>
              <m:sSub>
                <m:sSubPr>
                  <m:ctrlPr>
                    <w:del w:id="4791" w:author="محمد زكريا سيد سيد ابوسبع" w:date="2023-03-31T16:34:00Z">
                      <w:rPr>
                        <w:rFonts w:ascii="Cambria Math" w:hAnsi="Cambria Math"/>
                        <w:i/>
                      </w:rPr>
                    </w:del>
                  </m:ctrlPr>
                </m:sSubPr>
                <m:e>
                  <m:r>
                    <w:del w:id="4792" w:author="محمد زكريا سيد سيد ابوسبع" w:date="2023-03-31T16:34:00Z">
                      <w:rPr>
                        <w:rFonts w:ascii="Cambria Math" w:hAnsi="Cambria Math"/>
                      </w:rPr>
                      <m:t>δ</m:t>
                    </w:del>
                  </m:r>
                </m:e>
                <m:sub>
                  <m:r>
                    <w:del w:id="4793" w:author="محمد زكريا سيد سيد ابوسبع" w:date="2023-03-31T16:34:00Z">
                      <w:rPr>
                        <w:rFonts w:ascii="Cambria Math" w:hAnsi="Cambria Math"/>
                      </w:rPr>
                      <m:t>r</m:t>
                    </w:del>
                  </m:r>
                </m:sub>
              </m:sSub>
              <m:r>
                <w:del w:id="4794" w:author="محمد زكريا سيد سيد ابوسبع" w:date="2023-03-31T16:34:00Z">
                  <w:rPr>
                    <w:rFonts w:ascii="Cambria Math" w:hAnsi="Cambria Math"/>
                  </w:rPr>
                  <m:t>, ∆</m:t>
                </w:del>
              </m:r>
              <m:sSub>
                <m:sSubPr>
                  <m:ctrlPr>
                    <w:del w:id="4795" w:author="محمد زكريا سيد سيد ابوسبع" w:date="2023-03-31T16:34:00Z">
                      <w:rPr>
                        <w:rFonts w:ascii="Cambria Math" w:hAnsi="Cambria Math"/>
                        <w:i/>
                      </w:rPr>
                    </w:del>
                  </m:ctrlPr>
                </m:sSubPr>
                <m:e>
                  <m:r>
                    <w:del w:id="4796" w:author="محمد زكريا سيد سيد ابوسبع" w:date="2023-03-31T16:34:00Z">
                      <w:rPr>
                        <w:rFonts w:ascii="Cambria Math" w:hAnsi="Cambria Math"/>
                      </w:rPr>
                      <m:t>δ</m:t>
                    </w:del>
                  </m:r>
                </m:e>
                <m:sub>
                  <m:r>
                    <w:del w:id="4797" w:author="محمد زكريا سيد سيد ابوسبع" w:date="2023-03-31T16:34:00Z">
                      <w:rPr>
                        <w:rFonts w:ascii="Cambria Math" w:hAnsi="Cambria Math"/>
                      </w:rPr>
                      <m:t>e</m:t>
                    </w:del>
                  </m:r>
                </m:sub>
              </m:sSub>
              <m:r>
                <w:del w:id="4798" w:author="محمد زكريا سيد سيد ابوسبع" w:date="2023-03-31T16:34:00Z">
                  <w:rPr>
                    <w:rFonts w:ascii="Cambria Math" w:hAnsi="Cambria Math"/>
                  </w:rPr>
                  <m:t>, ∆</m:t>
                </w:del>
              </m:r>
              <m:sSub>
                <m:sSubPr>
                  <m:ctrlPr>
                    <w:del w:id="4799" w:author="محمد زكريا سيد سيد ابوسبع" w:date="2023-03-31T16:34:00Z">
                      <w:rPr>
                        <w:rFonts w:ascii="Cambria Math" w:hAnsi="Cambria Math"/>
                        <w:i/>
                      </w:rPr>
                    </w:del>
                  </m:ctrlPr>
                </m:sSubPr>
                <m:e>
                  <m:r>
                    <w:del w:id="4800" w:author="محمد زكريا سيد سيد ابوسبع" w:date="2023-03-31T16:34:00Z">
                      <w:rPr>
                        <w:rFonts w:ascii="Cambria Math" w:hAnsi="Cambria Math"/>
                      </w:rPr>
                      <m:t>δ</m:t>
                    </w:del>
                  </m:r>
                </m:e>
                <m:sub>
                  <m:r>
                    <w:del w:id="4801" w:author="محمد زكريا سيد سيد ابوسبع" w:date="2023-03-31T16:34:00Z">
                      <w:rPr>
                        <w:rFonts w:ascii="Cambria Math" w:hAnsi="Cambria Math"/>
                      </w:rPr>
                      <m:t>T</m:t>
                    </w:del>
                  </m:r>
                </m:sub>
              </m:sSub>
            </m:oMath>
            <w:del w:id="4802" w:author="محمد زكريا سيد سيد ابوسبع" w:date="2023-03-31T16:34:00Z">
              <w:r w:rsidDel="00E93874">
                <w:rPr>
                  <w:rFonts w:ascii="Calibri" w:eastAsia="Times New Roman" w:hAnsi="Calibri" w:cs="Arial"/>
                </w:rPr>
                <w:delText xml:space="preserve"> are the change in aileron, rudder, elevator angles &amp; throttle setting (thrust)</w:delText>
              </w:r>
            </w:del>
          </w:p>
        </w:tc>
      </w:tr>
      <w:tr w:rsidR="00590B75" w:rsidDel="00E93874" w14:paraId="18DA3A93" w14:textId="3D0DB7A3" w:rsidTr="00E52788">
        <w:trPr>
          <w:trHeight w:val="1126"/>
          <w:del w:id="4803" w:author="محمد زكريا سيد سيد ابوسبع" w:date="2023-03-31T16:34:00Z"/>
        </w:trPr>
        <w:tc>
          <w:tcPr>
            <w:tcW w:w="8744" w:type="dxa"/>
          </w:tcPr>
          <w:p w14:paraId="640341D6" w14:textId="2E585E81" w:rsidR="00590B75" w:rsidDel="00E93874" w:rsidRDefault="00590B75" w:rsidP="00590B75">
            <w:pPr>
              <w:pStyle w:val="ListParagraph"/>
              <w:numPr>
                <w:ilvl w:val="0"/>
                <w:numId w:val="20"/>
              </w:numPr>
              <w:ind w:right="0"/>
              <w:jc w:val="left"/>
              <w:rPr>
                <w:del w:id="4804" w:author="محمد زكريا سيد سيد ابوسبع" w:date="2023-03-31T16:34:00Z"/>
              </w:rPr>
            </w:pPr>
            <w:del w:id="4805" w:author="محمد زكريا سيد سيد ابوسبع" w:date="2023-03-31T16:34:00Z">
              <w:r w:rsidDel="00E93874">
                <w:delText>IC’s that came from applying the equilibrium equations at steady flight condition:</w:delText>
              </w:r>
            </w:del>
          </w:p>
          <w:p w14:paraId="6C0196AA" w14:textId="0F2E5228" w:rsidR="00590B75" w:rsidDel="00E93874" w:rsidRDefault="00590B75" w:rsidP="00E52788">
            <w:pPr>
              <w:rPr>
                <w:del w:id="4806" w:author="محمد زكريا سيد سيد ابوسبع" w:date="2023-03-31T16:34:00Z"/>
              </w:rPr>
            </w:pPr>
          </w:p>
          <w:p w14:paraId="13FDF57E" w14:textId="57A29A77" w:rsidR="00590B75" w:rsidRPr="008F1CC8" w:rsidDel="00E93874" w:rsidRDefault="00000000" w:rsidP="00E52788">
            <w:pPr>
              <w:rPr>
                <w:del w:id="4807" w:author="محمد زكريا سيد سيد ابوسبع" w:date="2023-03-31T16:34:00Z"/>
                <w:rFonts w:eastAsiaTheme="minorEastAsia"/>
              </w:rPr>
            </w:pPr>
            <m:oMathPara>
              <m:oMath>
                <m:d>
                  <m:dPr>
                    <m:begChr m:val="{"/>
                    <m:endChr m:val="}"/>
                    <m:ctrlPr>
                      <w:del w:id="4808" w:author="محمد زكريا سيد سيد ابوسبع" w:date="2023-03-31T16:34:00Z">
                        <w:rPr>
                          <w:rFonts w:ascii="Cambria Math" w:hAnsi="Cambria Math"/>
                          <w:i/>
                        </w:rPr>
                      </w:del>
                    </m:ctrlPr>
                  </m:dPr>
                  <m:e>
                    <m:eqArr>
                      <m:eqArrPr>
                        <m:ctrlPr>
                          <w:del w:id="4809" w:author="محمد زكريا سيد سيد ابوسبع" w:date="2023-03-31T16:34:00Z">
                            <w:rPr>
                              <w:rFonts w:ascii="Cambria Math" w:hAnsi="Cambria Math"/>
                              <w:i/>
                            </w:rPr>
                          </w:del>
                        </m:ctrlPr>
                      </m:eqArrPr>
                      <m:e>
                        <m:sSub>
                          <m:sSubPr>
                            <m:ctrlPr>
                              <w:del w:id="4810" w:author="محمد زكريا سيد سيد ابوسبع" w:date="2023-03-31T16:34:00Z">
                                <w:rPr>
                                  <w:rFonts w:ascii="Cambria Math" w:hAnsi="Cambria Math"/>
                                  <w:i/>
                                </w:rPr>
                              </w:del>
                            </m:ctrlPr>
                          </m:sSubPr>
                          <m:e>
                            <m:r>
                              <w:del w:id="4811" w:author="محمد زكريا سيد سيد ابوسبع" w:date="2023-03-31T16:34:00Z">
                                <w:rPr>
                                  <w:rFonts w:ascii="Cambria Math" w:hAnsi="Cambria Math"/>
                                </w:rPr>
                                <m:t>X</m:t>
                              </w:del>
                            </m:r>
                          </m:e>
                          <m:sub>
                            <m:r>
                              <w:del w:id="4812" w:author="محمد زكريا سيد سيد ابوسبع" w:date="2023-03-31T16:34:00Z">
                                <w:rPr>
                                  <w:rFonts w:ascii="Cambria Math" w:hAnsi="Cambria Math"/>
                                </w:rPr>
                                <m:t>o</m:t>
                              </w:del>
                            </m:r>
                          </m:sub>
                        </m:sSub>
                      </m:e>
                      <m:e>
                        <m:sSub>
                          <m:sSubPr>
                            <m:ctrlPr>
                              <w:del w:id="4813" w:author="محمد زكريا سيد سيد ابوسبع" w:date="2023-03-31T16:34:00Z">
                                <w:rPr>
                                  <w:rFonts w:ascii="Cambria Math" w:hAnsi="Cambria Math"/>
                                  <w:i/>
                                </w:rPr>
                              </w:del>
                            </m:ctrlPr>
                          </m:sSubPr>
                          <m:e>
                            <m:r>
                              <w:del w:id="4814" w:author="محمد زكريا سيد سيد ابوسبع" w:date="2023-03-31T16:34:00Z">
                                <w:rPr>
                                  <w:rFonts w:ascii="Cambria Math" w:hAnsi="Cambria Math"/>
                                </w:rPr>
                                <m:t>Y</m:t>
                              </w:del>
                            </m:r>
                          </m:e>
                          <m:sub>
                            <m:r>
                              <w:del w:id="4815" w:author="محمد زكريا سيد سيد ابوسبع" w:date="2023-03-31T16:34:00Z">
                                <w:rPr>
                                  <w:rFonts w:ascii="Cambria Math" w:hAnsi="Cambria Math"/>
                                </w:rPr>
                                <m:t>o</m:t>
                              </w:del>
                            </m:r>
                          </m:sub>
                        </m:sSub>
                        <m:ctrlPr>
                          <w:del w:id="4816" w:author="محمد زكريا سيد سيد ابوسبع" w:date="2023-03-31T16:34:00Z">
                            <w:rPr>
                              <w:rFonts w:ascii="Cambria Math" w:eastAsia="Cambria Math" w:hAnsi="Cambria Math" w:cs="Cambria Math"/>
                              <w:i/>
                            </w:rPr>
                          </w:del>
                        </m:ctrlPr>
                      </m:e>
                      <m:e>
                        <m:sSub>
                          <m:sSubPr>
                            <m:ctrlPr>
                              <w:del w:id="4817" w:author="محمد زكريا سيد سيد ابوسبع" w:date="2023-03-31T16:34:00Z">
                                <w:rPr>
                                  <w:rFonts w:ascii="Cambria Math" w:hAnsi="Cambria Math"/>
                                  <w:i/>
                                </w:rPr>
                              </w:del>
                            </m:ctrlPr>
                          </m:sSubPr>
                          <m:e>
                            <m:r>
                              <w:del w:id="4818" w:author="محمد زكريا سيد سيد ابوسبع" w:date="2023-03-31T16:34:00Z">
                                <w:rPr>
                                  <w:rFonts w:ascii="Cambria Math" w:hAnsi="Cambria Math"/>
                                </w:rPr>
                                <m:t>Z</m:t>
                              </w:del>
                            </m:r>
                          </m:e>
                          <m:sub>
                            <m:r>
                              <w:del w:id="4819" w:author="محمد زكريا سيد سيد ابوسبع" w:date="2023-03-31T16:34:00Z">
                                <w:rPr>
                                  <w:rFonts w:ascii="Cambria Math" w:hAnsi="Cambria Math"/>
                                </w:rPr>
                                <m:t>o</m:t>
                              </w:del>
                            </m:r>
                          </m:sub>
                        </m:sSub>
                      </m:e>
                    </m:eqArr>
                  </m:e>
                </m:d>
                <m:r>
                  <w:del w:id="4820" w:author="محمد زكريا سيد سيد ابوسبع" w:date="2023-03-31T16:34:00Z">
                    <w:rPr>
                      <w:rFonts w:ascii="Cambria Math" w:hAnsi="Cambria Math"/>
                    </w:rPr>
                    <m:t xml:space="preserve">= </m:t>
                  </w:del>
                </m:r>
                <m:d>
                  <m:dPr>
                    <m:begChr m:val="{"/>
                    <m:endChr m:val="}"/>
                    <m:ctrlPr>
                      <w:del w:id="4821" w:author="محمد زكريا سيد سيد ابوسبع" w:date="2023-03-31T16:34:00Z">
                        <w:rPr>
                          <w:rFonts w:ascii="Cambria Math" w:hAnsi="Cambria Math"/>
                          <w:i/>
                        </w:rPr>
                      </w:del>
                    </m:ctrlPr>
                  </m:dPr>
                  <m:e>
                    <m:eqArr>
                      <m:eqArrPr>
                        <m:ctrlPr>
                          <w:del w:id="4822" w:author="محمد زكريا سيد سيد ابوسبع" w:date="2023-03-31T16:34:00Z">
                            <w:rPr>
                              <w:rFonts w:ascii="Cambria Math" w:hAnsi="Cambria Math"/>
                              <w:i/>
                            </w:rPr>
                          </w:del>
                        </m:ctrlPr>
                      </m:eqArrPr>
                      <m:e>
                        <m:r>
                          <w:del w:id="4823" w:author="محمد زكريا سيد سيد ابوسبع" w:date="2023-03-31T16:34:00Z">
                            <w:rPr>
                              <w:rFonts w:ascii="Cambria Math" w:hAnsi="Cambria Math"/>
                            </w:rPr>
                            <m:t>mg</m:t>
                          </w:del>
                        </m:r>
                        <m:sSub>
                          <m:sSubPr>
                            <m:ctrlPr>
                              <w:del w:id="4824" w:author="محمد زكريا سيد سيد ابوسبع" w:date="2023-03-31T16:34:00Z">
                                <w:rPr>
                                  <w:rFonts w:ascii="Cambria Math" w:hAnsi="Cambria Math"/>
                                  <w:i/>
                                </w:rPr>
                              </w:del>
                            </m:ctrlPr>
                          </m:sSubPr>
                          <m:e>
                            <m:r>
                              <w:del w:id="4825" w:author="محمد زكريا سيد سيد ابوسبع" w:date="2023-03-31T16:34:00Z">
                                <w:rPr>
                                  <w:rFonts w:ascii="Cambria Math" w:hAnsi="Cambria Math"/>
                                </w:rPr>
                                <m:t>S</m:t>
                              </w:del>
                            </m:r>
                          </m:e>
                          <m:sub>
                            <m:sSub>
                              <m:sSubPr>
                                <m:ctrlPr>
                                  <w:del w:id="4826" w:author="محمد زكريا سيد سيد ابوسبع" w:date="2023-03-31T16:34:00Z">
                                    <w:rPr>
                                      <w:rFonts w:ascii="Cambria Math" w:hAnsi="Cambria Math"/>
                                      <w:i/>
                                    </w:rPr>
                                  </w:del>
                                </m:ctrlPr>
                              </m:sSubPr>
                              <m:e>
                                <m:r>
                                  <w:del w:id="4827" w:author="محمد زكريا سيد سيد ابوسبع" w:date="2023-03-31T16:34:00Z">
                                    <w:rPr>
                                      <w:rFonts w:ascii="Cambria Math" w:hAnsi="Cambria Math"/>
                                    </w:rPr>
                                    <m:t>θ</m:t>
                                  </w:del>
                                </m:r>
                              </m:e>
                              <m:sub>
                                <m:r>
                                  <w:del w:id="4828" w:author="محمد زكريا سيد سيد ابوسبع" w:date="2023-03-31T16:34:00Z">
                                    <w:rPr>
                                      <w:rFonts w:ascii="Cambria Math" w:hAnsi="Cambria Math"/>
                                    </w:rPr>
                                    <m:t>o</m:t>
                                  </w:del>
                                </m:r>
                              </m:sub>
                            </m:sSub>
                          </m:sub>
                        </m:sSub>
                      </m:e>
                      <m:e>
                        <m:r>
                          <w:del w:id="4829" w:author="محمد زكريا سيد سيد ابوسبع" w:date="2023-03-31T16:34:00Z">
                            <w:rPr>
                              <w:rFonts w:ascii="Cambria Math" w:hAnsi="Cambria Math"/>
                            </w:rPr>
                            <m:t>- mg</m:t>
                          </w:del>
                        </m:r>
                        <m:sSub>
                          <m:sSubPr>
                            <m:ctrlPr>
                              <w:del w:id="4830" w:author="محمد زكريا سيد سيد ابوسبع" w:date="2023-03-31T16:34:00Z">
                                <w:rPr>
                                  <w:rFonts w:ascii="Cambria Math" w:hAnsi="Cambria Math"/>
                                  <w:i/>
                                </w:rPr>
                              </w:del>
                            </m:ctrlPr>
                          </m:sSubPr>
                          <m:e>
                            <m:r>
                              <w:del w:id="4831" w:author="محمد زكريا سيد سيد ابوسبع" w:date="2023-03-31T16:34:00Z">
                                <w:rPr>
                                  <w:rFonts w:ascii="Cambria Math" w:hAnsi="Cambria Math"/>
                                </w:rPr>
                                <m:t>C</m:t>
                              </w:del>
                            </m:r>
                          </m:e>
                          <m:sub>
                            <m:sSub>
                              <m:sSubPr>
                                <m:ctrlPr>
                                  <w:del w:id="4832" w:author="محمد زكريا سيد سيد ابوسبع" w:date="2023-03-31T16:34:00Z">
                                    <w:rPr>
                                      <w:rFonts w:ascii="Cambria Math" w:hAnsi="Cambria Math"/>
                                      <w:i/>
                                    </w:rPr>
                                  </w:del>
                                </m:ctrlPr>
                              </m:sSubPr>
                              <m:e>
                                <m:r>
                                  <w:del w:id="4833" w:author="محمد زكريا سيد سيد ابوسبع" w:date="2023-03-31T16:34:00Z">
                                    <w:rPr>
                                      <w:rFonts w:ascii="Cambria Math" w:hAnsi="Cambria Math"/>
                                    </w:rPr>
                                    <m:t>θ</m:t>
                                  </w:del>
                                </m:r>
                              </m:e>
                              <m:sub>
                                <m:r>
                                  <w:del w:id="4834" w:author="محمد زكريا سيد سيد ابوسبع" w:date="2023-03-31T16:34:00Z">
                                    <w:rPr>
                                      <w:rFonts w:ascii="Cambria Math" w:hAnsi="Cambria Math"/>
                                    </w:rPr>
                                    <m:t>o</m:t>
                                  </w:del>
                                </m:r>
                              </m:sub>
                            </m:sSub>
                          </m:sub>
                        </m:sSub>
                        <m:sSub>
                          <m:sSubPr>
                            <m:ctrlPr>
                              <w:del w:id="4835" w:author="محمد زكريا سيد سيد ابوسبع" w:date="2023-03-31T16:34:00Z">
                                <w:rPr>
                                  <w:rFonts w:ascii="Cambria Math" w:hAnsi="Cambria Math"/>
                                  <w:i/>
                                </w:rPr>
                              </w:del>
                            </m:ctrlPr>
                          </m:sSubPr>
                          <m:e>
                            <m:r>
                              <w:del w:id="4836" w:author="محمد زكريا سيد سيد ابوسبع" w:date="2023-03-31T16:34:00Z">
                                <w:rPr>
                                  <w:rFonts w:ascii="Cambria Math" w:hAnsi="Cambria Math"/>
                                </w:rPr>
                                <m:t>S</m:t>
                              </w:del>
                            </m:r>
                          </m:e>
                          <m:sub>
                            <m:sSub>
                              <m:sSubPr>
                                <m:ctrlPr>
                                  <w:del w:id="4837" w:author="محمد زكريا سيد سيد ابوسبع" w:date="2023-03-31T16:34:00Z">
                                    <w:rPr>
                                      <w:rFonts w:ascii="Cambria Math" w:hAnsi="Cambria Math"/>
                                      <w:i/>
                                    </w:rPr>
                                  </w:del>
                                </m:ctrlPr>
                              </m:sSubPr>
                              <m:e>
                                <m:r>
                                  <w:del w:id="4838" w:author="محمد زكريا سيد سيد ابوسبع" w:date="2023-03-31T16:34:00Z">
                                    <w:rPr>
                                      <w:rFonts w:ascii="Cambria Math" w:hAnsi="Cambria Math"/>
                                    </w:rPr>
                                    <m:t>φ</m:t>
                                  </w:del>
                                </m:r>
                              </m:e>
                              <m:sub>
                                <m:r>
                                  <w:del w:id="4839" w:author="محمد زكريا سيد سيد ابوسبع" w:date="2023-03-31T16:34:00Z">
                                    <w:rPr>
                                      <w:rFonts w:ascii="Cambria Math" w:hAnsi="Cambria Math"/>
                                    </w:rPr>
                                    <m:t>o</m:t>
                                  </w:del>
                                </m:r>
                              </m:sub>
                            </m:sSub>
                          </m:sub>
                        </m:sSub>
                        <m:ctrlPr>
                          <w:del w:id="4840" w:author="محمد زكريا سيد سيد ابوسبع" w:date="2023-03-31T16:34:00Z">
                            <w:rPr>
                              <w:rFonts w:ascii="Cambria Math" w:eastAsia="Cambria Math" w:hAnsi="Cambria Math" w:cs="Cambria Math"/>
                              <w:i/>
                            </w:rPr>
                          </w:del>
                        </m:ctrlPr>
                      </m:e>
                      <m:e>
                        <m:r>
                          <w:del w:id="4841" w:author="محمد زكريا سيد سيد ابوسبع" w:date="2023-03-31T16:34:00Z">
                            <w:rPr>
                              <w:rFonts w:ascii="Cambria Math" w:eastAsia="Cambria Math" w:hAnsi="Cambria Math" w:cs="Cambria Math"/>
                            </w:rPr>
                            <m:t>- mg</m:t>
                          </w:del>
                        </m:r>
                        <m:sSub>
                          <m:sSubPr>
                            <m:ctrlPr>
                              <w:del w:id="4842" w:author="محمد زكريا سيد سيد ابوسبع" w:date="2023-03-31T16:34:00Z">
                                <w:rPr>
                                  <w:rFonts w:ascii="Cambria Math" w:hAnsi="Cambria Math"/>
                                  <w:i/>
                                </w:rPr>
                              </w:del>
                            </m:ctrlPr>
                          </m:sSubPr>
                          <m:e>
                            <m:r>
                              <w:del w:id="4843" w:author="محمد زكريا سيد سيد ابوسبع" w:date="2023-03-31T16:34:00Z">
                                <w:rPr>
                                  <w:rFonts w:ascii="Cambria Math" w:hAnsi="Cambria Math"/>
                                </w:rPr>
                                <m:t>C</m:t>
                              </w:del>
                            </m:r>
                          </m:e>
                          <m:sub>
                            <m:sSub>
                              <m:sSubPr>
                                <m:ctrlPr>
                                  <w:del w:id="4844" w:author="محمد زكريا سيد سيد ابوسبع" w:date="2023-03-31T16:34:00Z">
                                    <w:rPr>
                                      <w:rFonts w:ascii="Cambria Math" w:hAnsi="Cambria Math"/>
                                      <w:i/>
                                    </w:rPr>
                                  </w:del>
                                </m:ctrlPr>
                              </m:sSubPr>
                              <m:e>
                                <m:r>
                                  <w:del w:id="4845" w:author="محمد زكريا سيد سيد ابوسبع" w:date="2023-03-31T16:34:00Z">
                                    <w:rPr>
                                      <w:rFonts w:ascii="Cambria Math" w:hAnsi="Cambria Math"/>
                                    </w:rPr>
                                    <m:t>θ</m:t>
                                  </w:del>
                                </m:r>
                              </m:e>
                              <m:sub>
                                <m:r>
                                  <w:del w:id="4846" w:author="محمد زكريا سيد سيد ابوسبع" w:date="2023-03-31T16:34:00Z">
                                    <w:rPr>
                                      <w:rFonts w:ascii="Cambria Math" w:hAnsi="Cambria Math"/>
                                    </w:rPr>
                                    <m:t>o</m:t>
                                  </w:del>
                                </m:r>
                              </m:sub>
                            </m:sSub>
                          </m:sub>
                        </m:sSub>
                        <m:sSub>
                          <m:sSubPr>
                            <m:ctrlPr>
                              <w:del w:id="4847" w:author="محمد زكريا سيد سيد ابوسبع" w:date="2023-03-31T16:34:00Z">
                                <w:rPr>
                                  <w:rFonts w:ascii="Cambria Math" w:hAnsi="Cambria Math"/>
                                  <w:i/>
                                </w:rPr>
                              </w:del>
                            </m:ctrlPr>
                          </m:sSubPr>
                          <m:e>
                            <m:r>
                              <w:del w:id="4848" w:author="محمد زكريا سيد سيد ابوسبع" w:date="2023-03-31T16:34:00Z">
                                <w:rPr>
                                  <w:rFonts w:ascii="Cambria Math" w:hAnsi="Cambria Math"/>
                                </w:rPr>
                                <m:t>C</m:t>
                              </w:del>
                            </m:r>
                          </m:e>
                          <m:sub>
                            <m:sSub>
                              <m:sSubPr>
                                <m:ctrlPr>
                                  <w:del w:id="4849" w:author="محمد زكريا سيد سيد ابوسبع" w:date="2023-03-31T16:34:00Z">
                                    <w:rPr>
                                      <w:rFonts w:ascii="Cambria Math" w:hAnsi="Cambria Math"/>
                                      <w:i/>
                                    </w:rPr>
                                  </w:del>
                                </m:ctrlPr>
                              </m:sSubPr>
                              <m:e>
                                <m:r>
                                  <w:del w:id="4850" w:author="محمد زكريا سيد سيد ابوسبع" w:date="2023-03-31T16:34:00Z">
                                    <w:rPr>
                                      <w:rFonts w:ascii="Cambria Math" w:hAnsi="Cambria Math"/>
                                    </w:rPr>
                                    <m:t>φ</m:t>
                                  </w:del>
                                </m:r>
                              </m:e>
                              <m:sub>
                                <m:r>
                                  <w:del w:id="4851" w:author="محمد زكريا سيد سيد ابوسبع" w:date="2023-03-31T16:34:00Z">
                                    <w:rPr>
                                      <w:rFonts w:ascii="Cambria Math" w:hAnsi="Cambria Math"/>
                                    </w:rPr>
                                    <m:t>o</m:t>
                                  </w:del>
                                </m:r>
                              </m:sub>
                            </m:sSub>
                          </m:sub>
                        </m:sSub>
                      </m:e>
                    </m:eqArr>
                  </m:e>
                </m:d>
                <m:r>
                  <w:del w:id="4852" w:author="محمد زكريا سيد سيد ابوسبع" w:date="2023-03-31T16:34:00Z">
                    <w:rPr>
                      <w:rFonts w:ascii="Cambria Math" w:eastAsiaTheme="minorEastAsia" w:hAnsi="Cambria Math"/>
                    </w:rPr>
                    <m:t>=</m:t>
                  </w:del>
                </m:r>
                <m:d>
                  <m:dPr>
                    <m:begChr m:val="{"/>
                    <m:endChr m:val="}"/>
                    <m:ctrlPr>
                      <w:del w:id="4853" w:author="محمد زكريا سيد سيد ابوسبع" w:date="2023-03-31T16:34:00Z">
                        <w:rPr>
                          <w:rFonts w:ascii="Cambria Math" w:hAnsi="Cambria Math"/>
                          <w:i/>
                        </w:rPr>
                      </w:del>
                    </m:ctrlPr>
                  </m:dPr>
                  <m:e>
                    <m:eqArr>
                      <m:eqArrPr>
                        <m:ctrlPr>
                          <w:del w:id="4854" w:author="محمد زكريا سيد سيد ابوسبع" w:date="2023-03-31T16:34:00Z">
                            <w:rPr>
                              <w:rFonts w:ascii="Cambria Math" w:hAnsi="Cambria Math"/>
                              <w:i/>
                            </w:rPr>
                          </w:del>
                        </m:ctrlPr>
                      </m:eqArrPr>
                      <m:e>
                        <m:r>
                          <w:del w:id="4855" w:author="محمد زكريا سيد سيد ابوسبع" w:date="2023-03-31T16:34:00Z">
                            <w:rPr>
                              <w:rFonts w:ascii="Cambria Math" w:hAnsi="Cambria Math"/>
                            </w:rPr>
                            <m:t>mg</m:t>
                          </w:del>
                        </m:r>
                        <m:sSub>
                          <m:sSubPr>
                            <m:ctrlPr>
                              <w:del w:id="4856" w:author="محمد زكريا سيد سيد ابوسبع" w:date="2023-03-31T16:34:00Z">
                                <w:rPr>
                                  <w:rFonts w:ascii="Cambria Math" w:hAnsi="Cambria Math"/>
                                  <w:i/>
                                </w:rPr>
                              </w:del>
                            </m:ctrlPr>
                          </m:sSubPr>
                          <m:e>
                            <m:r>
                              <w:del w:id="4857" w:author="محمد زكريا سيد سيد ابوسبع" w:date="2023-03-31T16:34:00Z">
                                <w:rPr>
                                  <w:rFonts w:ascii="Cambria Math" w:hAnsi="Cambria Math"/>
                                </w:rPr>
                                <m:t>S</m:t>
                              </w:del>
                            </m:r>
                          </m:e>
                          <m:sub>
                            <m:sSub>
                              <m:sSubPr>
                                <m:ctrlPr>
                                  <w:del w:id="4858" w:author="محمد زكريا سيد سيد ابوسبع" w:date="2023-03-31T16:34:00Z">
                                    <w:rPr>
                                      <w:rFonts w:ascii="Cambria Math" w:hAnsi="Cambria Math"/>
                                      <w:i/>
                                    </w:rPr>
                                  </w:del>
                                </m:ctrlPr>
                              </m:sSubPr>
                              <m:e>
                                <m:r>
                                  <w:del w:id="4859" w:author="محمد زكريا سيد سيد ابوسبع" w:date="2023-03-31T16:34:00Z">
                                    <w:rPr>
                                      <w:rFonts w:ascii="Cambria Math" w:hAnsi="Cambria Math"/>
                                    </w:rPr>
                                    <m:t>θ</m:t>
                                  </w:del>
                                </m:r>
                              </m:e>
                              <m:sub>
                                <m:r>
                                  <w:del w:id="4860" w:author="محمد زكريا سيد سيد ابوسبع" w:date="2023-03-31T16:34:00Z">
                                    <w:rPr>
                                      <w:rFonts w:ascii="Cambria Math" w:hAnsi="Cambria Math"/>
                                    </w:rPr>
                                    <m:t>o</m:t>
                                  </w:del>
                                </m:r>
                              </m:sub>
                            </m:sSub>
                          </m:sub>
                        </m:sSub>
                      </m:e>
                      <m:e>
                        <m:r>
                          <w:del w:id="4861" w:author="محمد زكريا سيد سيد ابوسبع" w:date="2023-03-31T16:34:00Z">
                            <w:rPr>
                              <w:rFonts w:ascii="Cambria Math" w:hAnsi="Cambria Math"/>
                            </w:rPr>
                            <m:t>0</m:t>
                          </w:del>
                        </m:r>
                        <m:ctrlPr>
                          <w:del w:id="4862" w:author="محمد زكريا سيد سيد ابوسبع" w:date="2023-03-31T16:34:00Z">
                            <w:rPr>
                              <w:rFonts w:ascii="Cambria Math" w:eastAsia="Cambria Math" w:hAnsi="Cambria Math" w:cs="Cambria Math"/>
                              <w:i/>
                            </w:rPr>
                          </w:del>
                        </m:ctrlPr>
                      </m:e>
                      <m:e>
                        <m:r>
                          <w:del w:id="4863" w:author="محمد زكريا سيد سيد ابوسبع" w:date="2023-03-31T16:34:00Z">
                            <w:rPr>
                              <w:rFonts w:ascii="Cambria Math" w:eastAsia="Cambria Math" w:hAnsi="Cambria Math" w:cs="Cambria Math"/>
                            </w:rPr>
                            <m:t>- mg</m:t>
                          </w:del>
                        </m:r>
                        <m:sSub>
                          <m:sSubPr>
                            <m:ctrlPr>
                              <w:del w:id="4864" w:author="محمد زكريا سيد سيد ابوسبع" w:date="2023-03-31T16:34:00Z">
                                <w:rPr>
                                  <w:rFonts w:ascii="Cambria Math" w:hAnsi="Cambria Math"/>
                                  <w:i/>
                                </w:rPr>
                              </w:del>
                            </m:ctrlPr>
                          </m:sSubPr>
                          <m:e>
                            <m:r>
                              <w:del w:id="4865" w:author="محمد زكريا سيد سيد ابوسبع" w:date="2023-03-31T16:34:00Z">
                                <w:rPr>
                                  <w:rFonts w:ascii="Cambria Math" w:hAnsi="Cambria Math"/>
                                </w:rPr>
                                <m:t>C</m:t>
                              </w:del>
                            </m:r>
                          </m:e>
                          <m:sub>
                            <m:sSub>
                              <m:sSubPr>
                                <m:ctrlPr>
                                  <w:del w:id="4866" w:author="محمد زكريا سيد سيد ابوسبع" w:date="2023-03-31T16:34:00Z">
                                    <w:rPr>
                                      <w:rFonts w:ascii="Cambria Math" w:hAnsi="Cambria Math"/>
                                      <w:i/>
                                    </w:rPr>
                                  </w:del>
                                </m:ctrlPr>
                              </m:sSubPr>
                              <m:e>
                                <m:r>
                                  <w:del w:id="4867" w:author="محمد زكريا سيد سيد ابوسبع" w:date="2023-03-31T16:34:00Z">
                                    <w:rPr>
                                      <w:rFonts w:ascii="Cambria Math" w:hAnsi="Cambria Math"/>
                                    </w:rPr>
                                    <m:t>θ</m:t>
                                  </w:del>
                                </m:r>
                              </m:e>
                              <m:sub>
                                <m:r>
                                  <w:del w:id="4868" w:author="محمد زكريا سيد سيد ابوسبع" w:date="2023-03-31T16:34:00Z">
                                    <w:rPr>
                                      <w:rFonts w:ascii="Cambria Math" w:hAnsi="Cambria Math"/>
                                    </w:rPr>
                                    <m:t>o</m:t>
                                  </w:del>
                                </m:r>
                              </m:sub>
                            </m:sSub>
                          </m:sub>
                        </m:sSub>
                      </m:e>
                    </m:eqArr>
                  </m:e>
                </m:d>
                <m:r>
                  <w:del w:id="4869" w:author="محمد زكريا سيد سيد ابوسبع" w:date="2023-03-31T16:34:00Z">
                    <w:rPr>
                      <w:rFonts w:ascii="Cambria Math" w:eastAsiaTheme="minorEastAsia" w:hAnsi="Cambria Math"/>
                    </w:rPr>
                    <m:t xml:space="preserve">, </m:t>
                  </w:del>
                </m:r>
                <m:d>
                  <m:dPr>
                    <m:begChr m:val="{"/>
                    <m:endChr m:val="}"/>
                    <m:ctrlPr>
                      <w:del w:id="4870" w:author="محمد زكريا سيد سيد ابوسبع" w:date="2023-03-31T16:34:00Z">
                        <w:rPr>
                          <w:rFonts w:ascii="Cambria Math" w:hAnsi="Cambria Math"/>
                          <w:i/>
                        </w:rPr>
                      </w:del>
                    </m:ctrlPr>
                  </m:dPr>
                  <m:e>
                    <m:eqArr>
                      <m:eqArrPr>
                        <m:ctrlPr>
                          <w:del w:id="4871" w:author="محمد زكريا سيد سيد ابوسبع" w:date="2023-03-31T16:34:00Z">
                            <w:rPr>
                              <w:rFonts w:ascii="Cambria Math" w:hAnsi="Cambria Math"/>
                              <w:i/>
                            </w:rPr>
                          </w:del>
                        </m:ctrlPr>
                      </m:eqArrPr>
                      <m:e>
                        <m:sSub>
                          <m:sSubPr>
                            <m:ctrlPr>
                              <w:del w:id="4872" w:author="محمد زكريا سيد سيد ابوسبع" w:date="2023-03-31T16:34:00Z">
                                <w:rPr>
                                  <w:rFonts w:ascii="Cambria Math" w:hAnsi="Cambria Math"/>
                                  <w:i/>
                                </w:rPr>
                              </w:del>
                            </m:ctrlPr>
                          </m:sSubPr>
                          <m:e>
                            <m:r>
                              <w:del w:id="4873" w:author="محمد زكريا سيد سيد ابوسبع" w:date="2023-03-31T16:34:00Z">
                                <w:rPr>
                                  <w:rFonts w:ascii="Cambria Math" w:hAnsi="Cambria Math"/>
                                </w:rPr>
                                <m:t>L</m:t>
                              </w:del>
                            </m:r>
                          </m:e>
                          <m:sub>
                            <m:r>
                              <w:del w:id="4874" w:author="محمد زكريا سيد سيد ابوسبع" w:date="2023-03-31T16:34:00Z">
                                <w:rPr>
                                  <w:rFonts w:ascii="Cambria Math" w:hAnsi="Cambria Math"/>
                                </w:rPr>
                                <m:t>o</m:t>
                              </w:del>
                            </m:r>
                          </m:sub>
                        </m:sSub>
                      </m:e>
                      <m:e>
                        <m:sSub>
                          <m:sSubPr>
                            <m:ctrlPr>
                              <w:del w:id="4875" w:author="محمد زكريا سيد سيد ابوسبع" w:date="2023-03-31T16:34:00Z">
                                <w:rPr>
                                  <w:rFonts w:ascii="Cambria Math" w:hAnsi="Cambria Math"/>
                                  <w:i/>
                                </w:rPr>
                              </w:del>
                            </m:ctrlPr>
                          </m:sSubPr>
                          <m:e>
                            <m:r>
                              <w:del w:id="4876" w:author="محمد زكريا سيد سيد ابوسبع" w:date="2023-03-31T16:34:00Z">
                                <w:rPr>
                                  <w:rFonts w:ascii="Cambria Math" w:hAnsi="Cambria Math"/>
                                </w:rPr>
                                <m:t>M</m:t>
                              </w:del>
                            </m:r>
                          </m:e>
                          <m:sub>
                            <m:r>
                              <w:del w:id="4877" w:author="محمد زكريا سيد سيد ابوسبع" w:date="2023-03-31T16:34:00Z">
                                <w:rPr>
                                  <w:rFonts w:ascii="Cambria Math" w:hAnsi="Cambria Math"/>
                                </w:rPr>
                                <m:t>o</m:t>
                              </w:del>
                            </m:r>
                          </m:sub>
                        </m:sSub>
                        <m:ctrlPr>
                          <w:del w:id="4878" w:author="محمد زكريا سيد سيد ابوسبع" w:date="2023-03-31T16:34:00Z">
                            <w:rPr>
                              <w:rFonts w:ascii="Cambria Math" w:eastAsia="Cambria Math" w:hAnsi="Cambria Math" w:cs="Cambria Math"/>
                              <w:i/>
                            </w:rPr>
                          </w:del>
                        </m:ctrlPr>
                      </m:e>
                      <m:e>
                        <m:sSub>
                          <m:sSubPr>
                            <m:ctrlPr>
                              <w:del w:id="4879" w:author="محمد زكريا سيد سيد ابوسبع" w:date="2023-03-31T16:34:00Z">
                                <w:rPr>
                                  <w:rFonts w:ascii="Cambria Math" w:hAnsi="Cambria Math"/>
                                  <w:i/>
                                </w:rPr>
                              </w:del>
                            </m:ctrlPr>
                          </m:sSubPr>
                          <m:e>
                            <m:r>
                              <w:del w:id="4880" w:author="محمد زكريا سيد سيد ابوسبع" w:date="2023-03-31T16:34:00Z">
                                <w:rPr>
                                  <w:rFonts w:ascii="Cambria Math" w:hAnsi="Cambria Math"/>
                                </w:rPr>
                                <m:t>N</m:t>
                              </w:del>
                            </m:r>
                          </m:e>
                          <m:sub>
                            <m:r>
                              <w:del w:id="4881" w:author="محمد زكريا سيد سيد ابوسبع" w:date="2023-03-31T16:34:00Z">
                                <w:rPr>
                                  <w:rFonts w:ascii="Cambria Math" w:hAnsi="Cambria Math"/>
                                </w:rPr>
                                <m:t>o</m:t>
                              </w:del>
                            </m:r>
                          </m:sub>
                        </m:sSub>
                      </m:e>
                    </m:eqArr>
                  </m:e>
                </m:d>
                <m:r>
                  <w:del w:id="4882" w:author="محمد زكريا سيد سيد ابوسبع" w:date="2023-03-31T16:34:00Z">
                    <w:rPr>
                      <w:rFonts w:ascii="Cambria Math" w:hAnsi="Cambria Math"/>
                    </w:rPr>
                    <m:t xml:space="preserve">= </m:t>
                  </w:del>
                </m:r>
                <m:d>
                  <m:dPr>
                    <m:begChr m:val="{"/>
                    <m:endChr m:val="}"/>
                    <m:ctrlPr>
                      <w:del w:id="4883" w:author="محمد زكريا سيد سيد ابوسبع" w:date="2023-03-31T16:34:00Z">
                        <w:rPr>
                          <w:rFonts w:ascii="Cambria Math" w:hAnsi="Cambria Math"/>
                          <w:i/>
                        </w:rPr>
                      </w:del>
                    </m:ctrlPr>
                  </m:dPr>
                  <m:e>
                    <m:r>
                      <w:del w:id="4884" w:author="محمد زكريا سيد سيد ابوسبع" w:date="2023-03-31T16:34:00Z">
                        <w:rPr>
                          <w:rFonts w:ascii="Cambria Math" w:hAnsi="Cambria Math"/>
                        </w:rPr>
                        <m:t>0</m:t>
                      </w:del>
                    </m:r>
                  </m:e>
                </m:d>
                <m:r>
                  <w:del w:id="4885" w:author="محمد زكريا سيد سيد ابوسبع" w:date="2023-03-31T16:34:00Z">
                    <w:rPr>
                      <w:rFonts w:ascii="Cambria Math" w:hAnsi="Cambria Math"/>
                    </w:rPr>
                    <m:t>,</m:t>
                  </w:del>
                </m:r>
                <m:d>
                  <m:dPr>
                    <m:begChr m:val="{"/>
                    <m:endChr m:val="}"/>
                    <m:ctrlPr>
                      <w:del w:id="4886" w:author="محمد زكريا سيد سيد ابوسبع" w:date="2023-03-31T16:34:00Z">
                        <w:rPr>
                          <w:rFonts w:ascii="Cambria Math" w:hAnsi="Cambria Math"/>
                          <w:i/>
                        </w:rPr>
                      </w:del>
                    </m:ctrlPr>
                  </m:dPr>
                  <m:e>
                    <m:eqArr>
                      <m:eqArrPr>
                        <m:ctrlPr>
                          <w:del w:id="4887" w:author="محمد زكريا سيد سيد ابوسبع" w:date="2023-03-31T16:34:00Z">
                            <w:rPr>
                              <w:rFonts w:ascii="Cambria Math" w:hAnsi="Cambria Math"/>
                              <w:i/>
                            </w:rPr>
                          </w:del>
                        </m:ctrlPr>
                      </m:eqArrPr>
                      <m:e>
                        <m:sSub>
                          <m:sSubPr>
                            <m:ctrlPr>
                              <w:del w:id="4888" w:author="محمد زكريا سيد سيد ابوسبع" w:date="2023-03-31T16:34:00Z">
                                <w:rPr>
                                  <w:rFonts w:ascii="Cambria Math" w:hAnsi="Cambria Math"/>
                                  <w:i/>
                                </w:rPr>
                              </w:del>
                            </m:ctrlPr>
                          </m:sSubPr>
                          <m:e>
                            <m:acc>
                              <m:accPr>
                                <m:chr m:val="́"/>
                                <m:ctrlPr>
                                  <w:del w:id="4889" w:author="محمد زكريا سيد سيد ابوسبع" w:date="2023-03-31T16:34:00Z">
                                    <w:rPr>
                                      <w:rFonts w:ascii="Cambria Math" w:hAnsi="Cambria Math"/>
                                      <w:i/>
                                    </w:rPr>
                                  </w:del>
                                </m:ctrlPr>
                              </m:accPr>
                              <m:e>
                                <m:r>
                                  <w:del w:id="4890" w:author="محمد زكريا سيد سيد ابوسبع" w:date="2023-03-31T16:34:00Z">
                                    <w:rPr>
                                      <w:rFonts w:ascii="Cambria Math" w:hAnsi="Cambria Math"/>
                                    </w:rPr>
                                    <m:t>x</m:t>
                                  </w:del>
                                </m:r>
                              </m:e>
                            </m:acc>
                          </m:e>
                          <m:sub>
                            <m:r>
                              <w:del w:id="4891" w:author="محمد زكريا سيد سيد ابوسبع" w:date="2023-03-31T16:34:00Z">
                                <w:rPr>
                                  <w:rFonts w:ascii="Cambria Math" w:hAnsi="Cambria Math"/>
                                </w:rPr>
                                <m:t>o</m:t>
                              </w:del>
                            </m:r>
                          </m:sub>
                        </m:sSub>
                      </m:e>
                      <m:e>
                        <m:sSub>
                          <m:sSubPr>
                            <m:ctrlPr>
                              <w:del w:id="4892" w:author="محمد زكريا سيد سيد ابوسبع" w:date="2023-03-31T16:34:00Z">
                                <w:rPr>
                                  <w:rFonts w:ascii="Cambria Math" w:hAnsi="Cambria Math"/>
                                  <w:i/>
                                </w:rPr>
                              </w:del>
                            </m:ctrlPr>
                          </m:sSubPr>
                          <m:e>
                            <m:acc>
                              <m:accPr>
                                <m:chr m:val="́"/>
                                <m:ctrlPr>
                                  <w:del w:id="4893" w:author="محمد زكريا سيد سيد ابوسبع" w:date="2023-03-31T16:34:00Z">
                                    <w:rPr>
                                      <w:rFonts w:ascii="Cambria Math" w:hAnsi="Cambria Math"/>
                                      <w:i/>
                                    </w:rPr>
                                  </w:del>
                                </m:ctrlPr>
                              </m:accPr>
                              <m:e>
                                <m:r>
                                  <w:del w:id="4894" w:author="محمد زكريا سيد سيد ابوسبع" w:date="2023-03-31T16:34:00Z">
                                    <w:rPr>
                                      <w:rFonts w:ascii="Cambria Math" w:hAnsi="Cambria Math"/>
                                    </w:rPr>
                                    <m:t>y</m:t>
                                  </w:del>
                                </m:r>
                              </m:e>
                            </m:acc>
                          </m:e>
                          <m:sub>
                            <m:r>
                              <w:del w:id="4895" w:author="محمد زكريا سيد سيد ابوسبع" w:date="2023-03-31T16:34:00Z">
                                <w:rPr>
                                  <w:rFonts w:ascii="Cambria Math" w:hAnsi="Cambria Math"/>
                                </w:rPr>
                                <m:t>o</m:t>
                              </w:del>
                            </m:r>
                          </m:sub>
                        </m:sSub>
                        <m:ctrlPr>
                          <w:del w:id="4896" w:author="محمد زكريا سيد سيد ابوسبع" w:date="2023-03-31T16:34:00Z">
                            <w:rPr>
                              <w:rFonts w:ascii="Cambria Math" w:eastAsia="Cambria Math" w:hAnsi="Cambria Math" w:cs="Cambria Math"/>
                              <w:i/>
                            </w:rPr>
                          </w:del>
                        </m:ctrlPr>
                      </m:e>
                      <m:e>
                        <m:sSub>
                          <m:sSubPr>
                            <m:ctrlPr>
                              <w:del w:id="4897" w:author="محمد زكريا سيد سيد ابوسبع" w:date="2023-03-31T16:34:00Z">
                                <w:rPr>
                                  <w:rFonts w:ascii="Cambria Math" w:hAnsi="Cambria Math"/>
                                  <w:i/>
                                </w:rPr>
                              </w:del>
                            </m:ctrlPr>
                          </m:sSubPr>
                          <m:e>
                            <m:acc>
                              <m:accPr>
                                <m:chr m:val="́"/>
                                <m:ctrlPr>
                                  <w:del w:id="4898" w:author="محمد زكريا سيد سيد ابوسبع" w:date="2023-03-31T16:34:00Z">
                                    <w:rPr>
                                      <w:rFonts w:ascii="Cambria Math" w:hAnsi="Cambria Math"/>
                                      <w:i/>
                                    </w:rPr>
                                  </w:del>
                                </m:ctrlPr>
                              </m:accPr>
                              <m:e>
                                <m:r>
                                  <w:del w:id="4899" w:author="محمد زكريا سيد سيد ابوسبع" w:date="2023-03-31T16:34:00Z">
                                    <w:rPr>
                                      <w:rFonts w:ascii="Cambria Math" w:hAnsi="Cambria Math"/>
                                    </w:rPr>
                                    <m:t>z</m:t>
                                  </w:del>
                                </m:r>
                              </m:e>
                            </m:acc>
                          </m:e>
                          <m:sub>
                            <m:r>
                              <w:del w:id="4900" w:author="محمد زكريا سيد سيد ابوسبع" w:date="2023-03-31T16:34:00Z">
                                <w:rPr>
                                  <w:rFonts w:ascii="Cambria Math" w:hAnsi="Cambria Math"/>
                                </w:rPr>
                                <m:t>o</m:t>
                              </w:del>
                            </m:r>
                          </m:sub>
                        </m:sSub>
                      </m:e>
                    </m:eqArr>
                  </m:e>
                </m:d>
                <m:r>
                  <w:del w:id="4901" w:author="محمد زكريا سيد سيد ابوسبع" w:date="2023-03-31T16:34:00Z">
                    <w:rPr>
                      <w:rFonts w:ascii="Cambria Math" w:hAnsi="Cambria Math"/>
                    </w:rPr>
                    <m:t xml:space="preserve">= </m:t>
                  </w:del>
                </m:r>
                <m:d>
                  <m:dPr>
                    <m:begChr m:val="{"/>
                    <m:endChr m:val="}"/>
                    <m:ctrlPr>
                      <w:del w:id="4902" w:author="محمد زكريا سيد سيد ابوسبع" w:date="2023-03-31T16:34:00Z">
                        <w:rPr>
                          <w:rFonts w:ascii="Cambria Math" w:hAnsi="Cambria Math"/>
                          <w:i/>
                        </w:rPr>
                      </w:del>
                    </m:ctrlPr>
                  </m:dPr>
                  <m:e>
                    <m:eqArr>
                      <m:eqArrPr>
                        <m:ctrlPr>
                          <w:del w:id="4903" w:author="محمد زكريا سيد سيد ابوسبع" w:date="2023-03-31T16:34:00Z">
                            <w:rPr>
                              <w:rFonts w:ascii="Cambria Math" w:hAnsi="Cambria Math"/>
                              <w:i/>
                            </w:rPr>
                          </w:del>
                        </m:ctrlPr>
                      </m:eqArrPr>
                      <m:e>
                        <m:sSub>
                          <m:sSubPr>
                            <m:ctrlPr>
                              <w:del w:id="4904" w:author="محمد زكريا سيد سيد ابوسبع" w:date="2023-03-31T16:34:00Z">
                                <w:rPr>
                                  <w:rFonts w:ascii="Cambria Math" w:hAnsi="Cambria Math"/>
                                  <w:i/>
                                </w:rPr>
                              </w:del>
                            </m:ctrlPr>
                          </m:sSubPr>
                          <m:e>
                            <m:r>
                              <w:del w:id="4905" w:author="محمد زكريا سيد سيد ابوسبع" w:date="2023-03-31T16:34:00Z">
                                <w:rPr>
                                  <w:rFonts w:ascii="Cambria Math" w:hAnsi="Cambria Math"/>
                                </w:rPr>
                                <m:t>u</m:t>
                              </w:del>
                            </m:r>
                          </m:e>
                          <m:sub>
                            <m:r>
                              <w:del w:id="4906" w:author="محمد زكريا سيد سيد ابوسبع" w:date="2023-03-31T16:34:00Z">
                                <w:rPr>
                                  <w:rFonts w:ascii="Cambria Math" w:hAnsi="Cambria Math"/>
                                </w:rPr>
                                <m:t>o</m:t>
                              </w:del>
                            </m:r>
                          </m:sub>
                        </m:sSub>
                        <m:sSub>
                          <m:sSubPr>
                            <m:ctrlPr>
                              <w:del w:id="4907" w:author="محمد زكريا سيد سيد ابوسبع" w:date="2023-03-31T16:34:00Z">
                                <w:rPr>
                                  <w:rFonts w:ascii="Cambria Math" w:hAnsi="Cambria Math"/>
                                  <w:i/>
                                </w:rPr>
                              </w:del>
                            </m:ctrlPr>
                          </m:sSubPr>
                          <m:e>
                            <m:r>
                              <w:del w:id="4908" w:author="محمد زكريا سيد سيد ابوسبع" w:date="2023-03-31T16:34:00Z">
                                <w:rPr>
                                  <w:rFonts w:ascii="Cambria Math" w:hAnsi="Cambria Math"/>
                                </w:rPr>
                                <m:t>C</m:t>
                              </w:del>
                            </m:r>
                          </m:e>
                          <m:sub>
                            <m:sSub>
                              <m:sSubPr>
                                <m:ctrlPr>
                                  <w:del w:id="4909" w:author="محمد زكريا سيد سيد ابوسبع" w:date="2023-03-31T16:34:00Z">
                                    <w:rPr>
                                      <w:rFonts w:ascii="Cambria Math" w:hAnsi="Cambria Math"/>
                                      <w:i/>
                                    </w:rPr>
                                  </w:del>
                                </m:ctrlPr>
                              </m:sSubPr>
                              <m:e>
                                <m:r>
                                  <w:del w:id="4910" w:author="محمد زكريا سيد سيد ابوسبع" w:date="2023-03-31T16:34:00Z">
                                    <w:rPr>
                                      <w:rFonts w:ascii="Cambria Math" w:hAnsi="Cambria Math"/>
                                    </w:rPr>
                                    <m:t>θ</m:t>
                                  </w:del>
                                </m:r>
                              </m:e>
                              <m:sub>
                                <m:r>
                                  <w:del w:id="4911" w:author="محمد زكريا سيد سيد ابوسبع" w:date="2023-03-31T16:34:00Z">
                                    <w:rPr>
                                      <w:rFonts w:ascii="Cambria Math" w:hAnsi="Cambria Math"/>
                                    </w:rPr>
                                    <m:t>o</m:t>
                                  </w:del>
                                </m:r>
                              </m:sub>
                            </m:sSub>
                          </m:sub>
                        </m:sSub>
                      </m:e>
                      <m:e>
                        <m:r>
                          <w:del w:id="4912" w:author="محمد زكريا سيد سيد ابوسبع" w:date="2023-03-31T16:34:00Z">
                            <w:rPr>
                              <w:rFonts w:ascii="Cambria Math" w:hAnsi="Cambria Math"/>
                            </w:rPr>
                            <m:t>0</m:t>
                          </w:del>
                        </m:r>
                        <m:ctrlPr>
                          <w:del w:id="4913" w:author="محمد زكريا سيد سيد ابوسبع" w:date="2023-03-31T16:34:00Z">
                            <w:rPr>
                              <w:rFonts w:ascii="Cambria Math" w:eastAsia="Cambria Math" w:hAnsi="Cambria Math" w:cs="Cambria Math"/>
                              <w:i/>
                            </w:rPr>
                          </w:del>
                        </m:ctrlPr>
                      </m:e>
                      <m:e>
                        <m:r>
                          <w:del w:id="4914" w:author="محمد زكريا سيد سيد ابوسبع" w:date="2023-03-31T16:34:00Z">
                            <w:rPr>
                              <w:rFonts w:ascii="Cambria Math" w:eastAsia="Cambria Math" w:hAnsi="Cambria Math" w:cs="Cambria Math"/>
                            </w:rPr>
                            <m:t>-</m:t>
                          </w:del>
                        </m:r>
                        <m:sSub>
                          <m:sSubPr>
                            <m:ctrlPr>
                              <w:del w:id="4915" w:author="محمد زكريا سيد سيد ابوسبع" w:date="2023-03-31T16:34:00Z">
                                <w:rPr>
                                  <w:rFonts w:ascii="Cambria Math" w:hAnsi="Cambria Math"/>
                                  <w:i/>
                                </w:rPr>
                              </w:del>
                            </m:ctrlPr>
                          </m:sSubPr>
                          <m:e>
                            <m:r>
                              <w:del w:id="4916" w:author="محمد زكريا سيد سيد ابوسبع" w:date="2023-03-31T16:34:00Z">
                                <w:rPr>
                                  <w:rFonts w:ascii="Cambria Math" w:hAnsi="Cambria Math"/>
                                </w:rPr>
                                <m:t>u</m:t>
                              </w:del>
                            </m:r>
                          </m:e>
                          <m:sub>
                            <m:r>
                              <w:del w:id="4917" w:author="محمد زكريا سيد سيد ابوسبع" w:date="2023-03-31T16:34:00Z">
                                <w:rPr>
                                  <w:rFonts w:ascii="Cambria Math" w:hAnsi="Cambria Math"/>
                                </w:rPr>
                                <m:t>o</m:t>
                              </w:del>
                            </m:r>
                          </m:sub>
                        </m:sSub>
                        <m:sSub>
                          <m:sSubPr>
                            <m:ctrlPr>
                              <w:del w:id="4918" w:author="محمد زكريا سيد سيد ابوسبع" w:date="2023-03-31T16:34:00Z">
                                <w:rPr>
                                  <w:rFonts w:ascii="Cambria Math" w:hAnsi="Cambria Math"/>
                                  <w:i/>
                                </w:rPr>
                              </w:del>
                            </m:ctrlPr>
                          </m:sSubPr>
                          <m:e>
                            <m:r>
                              <w:del w:id="4919" w:author="محمد زكريا سيد سيد ابوسبع" w:date="2023-03-31T16:34:00Z">
                                <w:rPr>
                                  <w:rFonts w:ascii="Cambria Math" w:hAnsi="Cambria Math"/>
                                </w:rPr>
                                <m:t>S</m:t>
                              </w:del>
                            </m:r>
                          </m:e>
                          <m:sub>
                            <m:sSub>
                              <m:sSubPr>
                                <m:ctrlPr>
                                  <w:del w:id="4920" w:author="محمد زكريا سيد سيد ابوسبع" w:date="2023-03-31T16:34:00Z">
                                    <w:rPr>
                                      <w:rFonts w:ascii="Cambria Math" w:hAnsi="Cambria Math"/>
                                      <w:i/>
                                    </w:rPr>
                                  </w:del>
                                </m:ctrlPr>
                              </m:sSubPr>
                              <m:e>
                                <m:r>
                                  <w:del w:id="4921" w:author="محمد زكريا سيد سيد ابوسبع" w:date="2023-03-31T16:34:00Z">
                                    <w:rPr>
                                      <w:rFonts w:ascii="Cambria Math" w:hAnsi="Cambria Math"/>
                                    </w:rPr>
                                    <m:t>θ</m:t>
                                  </w:del>
                                </m:r>
                              </m:e>
                              <m:sub>
                                <m:r>
                                  <w:del w:id="4922" w:author="محمد زكريا سيد سيد ابوسبع" w:date="2023-03-31T16:34:00Z">
                                    <w:rPr>
                                      <w:rFonts w:ascii="Cambria Math" w:hAnsi="Cambria Math"/>
                                    </w:rPr>
                                    <m:t>o</m:t>
                                  </w:del>
                                </m:r>
                              </m:sub>
                            </m:sSub>
                          </m:sub>
                        </m:sSub>
                      </m:e>
                    </m:eqArr>
                  </m:e>
                </m:d>
              </m:oMath>
            </m:oMathPara>
          </w:p>
        </w:tc>
        <w:tc>
          <w:tcPr>
            <w:tcW w:w="1589" w:type="dxa"/>
          </w:tcPr>
          <w:p w14:paraId="10BF8E76" w14:textId="140CAC16" w:rsidR="00590B75" w:rsidDel="00E93874" w:rsidRDefault="00590B75" w:rsidP="00E52788">
            <w:pPr>
              <w:rPr>
                <w:del w:id="4923" w:author="محمد زكريا سيد سيد ابوسبع" w:date="2023-03-31T16:34:00Z"/>
                <w:rFonts w:ascii="Calibri" w:eastAsia="Times New Roman" w:hAnsi="Calibri" w:cs="Arial"/>
              </w:rPr>
            </w:pPr>
          </w:p>
          <w:p w14:paraId="1FC8F460" w14:textId="45328E33" w:rsidR="00590B75" w:rsidDel="00E93874" w:rsidRDefault="00590B75" w:rsidP="00E52788">
            <w:pPr>
              <w:rPr>
                <w:del w:id="4924" w:author="محمد زكريا سيد سيد ابوسبع" w:date="2023-03-31T16:34:00Z"/>
                <w:rFonts w:ascii="Calibri" w:eastAsia="Times New Roman" w:hAnsi="Calibri" w:cs="Arial"/>
              </w:rPr>
            </w:pPr>
          </w:p>
          <w:p w14:paraId="7B53C07E" w14:textId="3F861BEF" w:rsidR="00590B75" w:rsidDel="00E93874" w:rsidRDefault="00590B75" w:rsidP="00E52788">
            <w:pPr>
              <w:rPr>
                <w:del w:id="4925" w:author="محمد زكريا سيد سيد ابوسبع" w:date="2023-03-31T16:34:00Z"/>
                <w:rFonts w:ascii="Calibri" w:eastAsia="Times New Roman" w:hAnsi="Calibri" w:cs="Arial"/>
              </w:rPr>
            </w:pPr>
          </w:p>
          <w:p w14:paraId="570C95C3" w14:textId="16EA7EC3" w:rsidR="00590B75" w:rsidRPr="006400B2" w:rsidDel="00E93874" w:rsidRDefault="00590B75" w:rsidP="00E52788">
            <w:pPr>
              <w:jc w:val="left"/>
              <w:rPr>
                <w:del w:id="4926" w:author="محمد زكريا سيد سيد ابوسبع" w:date="2023-03-31T16:34:00Z"/>
                <w:rFonts w:ascii="Calibri" w:eastAsia="Times New Roman" w:hAnsi="Calibri" w:cs="Arial"/>
              </w:rPr>
            </w:pPr>
          </w:p>
        </w:tc>
      </w:tr>
    </w:tbl>
    <w:p w14:paraId="076EA470" w14:textId="69AE3D94" w:rsidR="00590B75" w:rsidDel="00E93874" w:rsidRDefault="00590B75" w:rsidP="00590B75">
      <w:pPr>
        <w:ind w:left="0"/>
        <w:rPr>
          <w:del w:id="4927" w:author="محمد زكريا سيد سيد ابوسبع" w:date="2023-03-31T16:34:00Z"/>
          <w:u w:val="single"/>
          <w:rtl/>
        </w:rPr>
      </w:pPr>
      <w:del w:id="4928" w:author="محمد زكريا سيد سيد ابوسبع" w:date="2023-03-31T16:34:00Z">
        <w:r w:rsidRPr="006477C9" w:rsidDel="00E93874">
          <w:rPr>
            <w:u w:val="single"/>
          </w:rPr>
          <w:delText>Some approximations &amp; trigonometric will be used in linearization</w:delText>
        </w:r>
        <w:r w:rsidRPr="006477C9" w:rsidDel="00E93874">
          <w:rPr>
            <w:rFonts w:hint="cs"/>
            <w:u w:val="single"/>
            <w:rtl/>
          </w:rPr>
          <w:delText>:</w:delText>
        </w:r>
      </w:del>
    </w:p>
    <w:p w14:paraId="3AA700A7" w14:textId="5C7D3506" w:rsidR="00590B75" w:rsidRPr="006477C9" w:rsidDel="00E93874" w:rsidRDefault="00590B75" w:rsidP="00590B75">
      <w:pPr>
        <w:rPr>
          <w:del w:id="4929" w:author="محمد زكريا سيد سيد ابوسبع" w:date="2023-03-31T16:34:00Z"/>
          <w:u w:val="single"/>
          <w:rtl/>
        </w:rPr>
      </w:pPr>
    </w:p>
    <w:tbl>
      <w:tblPr>
        <w:tblStyle w:val="TableGrid"/>
        <w:tblW w:w="93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2"/>
      </w:tblGrid>
      <w:tr w:rsidR="00590B75" w:rsidDel="00E93874" w14:paraId="7055A07B" w14:textId="2D4EDEEC" w:rsidTr="00E52788">
        <w:trPr>
          <w:trHeight w:val="291"/>
          <w:del w:id="4930" w:author="محمد زكريا سيد سيد ابوسبع" w:date="2023-03-31T16:34:00Z"/>
        </w:trPr>
        <w:tc>
          <w:tcPr>
            <w:tcW w:w="9362" w:type="dxa"/>
          </w:tcPr>
          <w:p w14:paraId="33D0E7B4" w14:textId="6B0B587F" w:rsidR="00590B75" w:rsidRPr="006400B2" w:rsidDel="00E93874" w:rsidRDefault="00590B75" w:rsidP="00E52788">
            <w:pPr>
              <w:rPr>
                <w:del w:id="4931" w:author="محمد زكريا سيد سيد ابوسبع" w:date="2023-03-31T16:34:00Z"/>
                <w:rFonts w:eastAsiaTheme="minorEastAsia"/>
              </w:rPr>
            </w:pPr>
            <m:oMathPara>
              <m:oMath>
                <m:r>
                  <w:del w:id="4932" w:author="محمد زكريا سيد سيد ابوسبع" w:date="2023-03-31T16:34:00Z">
                    <m:rPr>
                      <m:sty m:val="p"/>
                    </m:rPr>
                    <w:rPr>
                      <w:rFonts w:ascii="Cambria Math" w:hAnsi="Cambria Math"/>
                    </w:rPr>
                    <m:t>Δ</m:t>
                  </w:del>
                </m:r>
                <m:d>
                  <m:dPr>
                    <m:ctrlPr>
                      <w:del w:id="4933" w:author="محمد زكريا سيد سيد ابوسبع" w:date="2023-03-31T16:34:00Z">
                        <w:rPr>
                          <w:rFonts w:ascii="Cambria Math" w:hAnsi="Cambria Math"/>
                          <w:i/>
                        </w:rPr>
                      </w:del>
                    </m:ctrlPr>
                  </m:dPr>
                  <m:e>
                    <m:r>
                      <w:del w:id="4934" w:author="محمد زكريا سيد سيد ابوسبع" w:date="2023-03-31T16:34:00Z">
                        <w:rPr>
                          <w:rFonts w:ascii="Cambria Math" w:hAnsi="Cambria Math"/>
                        </w:rPr>
                        <m:t>variable</m:t>
                      </w:del>
                    </m:r>
                  </m:e>
                </m:d>
                <m:r>
                  <w:del w:id="4935" w:author="محمد زكريا سيد سيد ابوسبع" w:date="2023-03-31T16:34:00Z">
                    <w:rPr>
                      <w:rFonts w:ascii="Cambria Math" w:hAnsi="Cambria Math"/>
                    </w:rPr>
                    <m:t>*</m:t>
                  </w:del>
                </m:r>
                <m:r>
                  <w:del w:id="4936" w:author="محمد زكريا سيد سيد ابوسبع" w:date="2023-03-31T16:34:00Z">
                    <m:rPr>
                      <m:sty m:val="p"/>
                    </m:rPr>
                    <w:rPr>
                      <w:rFonts w:ascii="Cambria Math" w:hAnsi="Cambria Math"/>
                    </w:rPr>
                    <m:t>Δ</m:t>
                  </w:del>
                </m:r>
                <m:d>
                  <m:dPr>
                    <m:ctrlPr>
                      <w:del w:id="4937" w:author="محمد زكريا سيد سيد ابوسبع" w:date="2023-03-31T16:34:00Z">
                        <w:rPr>
                          <w:rFonts w:ascii="Cambria Math" w:hAnsi="Cambria Math"/>
                          <w:i/>
                        </w:rPr>
                      </w:del>
                    </m:ctrlPr>
                  </m:dPr>
                  <m:e>
                    <m:r>
                      <w:del w:id="4938" w:author="محمد زكريا سيد سيد ابوسبع" w:date="2023-03-31T16:34:00Z">
                        <w:rPr>
                          <w:rFonts w:ascii="Cambria Math" w:hAnsi="Cambria Math"/>
                        </w:rPr>
                        <m:t>variable</m:t>
                      </w:del>
                    </m:r>
                  </m:e>
                </m:d>
                <m:r>
                  <w:del w:id="4939" w:author="محمد زكريا سيد سيد ابوسبع" w:date="2023-03-31T16:34:00Z">
                    <w:rPr>
                      <w:rFonts w:ascii="Cambria Math" w:hAnsi="Cambria Math"/>
                    </w:rPr>
                    <m:t>≃0</m:t>
                  </w:del>
                </m:r>
              </m:oMath>
            </m:oMathPara>
          </w:p>
        </w:tc>
      </w:tr>
      <w:tr w:rsidR="00590B75" w:rsidDel="00E93874" w14:paraId="686B41AD" w14:textId="7A3B97EA" w:rsidTr="00E52788">
        <w:trPr>
          <w:trHeight w:val="288"/>
          <w:del w:id="4940" w:author="محمد زكريا سيد سيد ابوسبع" w:date="2023-03-31T16:34:00Z"/>
        </w:trPr>
        <w:tc>
          <w:tcPr>
            <w:tcW w:w="9362" w:type="dxa"/>
          </w:tcPr>
          <w:p w14:paraId="1FFA8273" w14:textId="0E0894A8" w:rsidR="00590B75" w:rsidRPr="008F1CC8" w:rsidDel="00E93874" w:rsidRDefault="00000000" w:rsidP="00E52788">
            <w:pPr>
              <w:rPr>
                <w:del w:id="4941" w:author="محمد زكريا سيد سيد ابوسبع" w:date="2023-03-31T16:34:00Z"/>
                <w:rFonts w:eastAsiaTheme="minorEastAsia"/>
              </w:rPr>
            </w:pPr>
            <m:oMathPara>
              <m:oMath>
                <m:func>
                  <m:funcPr>
                    <m:ctrlPr>
                      <w:del w:id="4942" w:author="محمد زكريا سيد سيد ابوسبع" w:date="2023-03-31T16:34:00Z">
                        <w:rPr>
                          <w:rFonts w:ascii="Cambria Math" w:eastAsiaTheme="minorEastAsia" w:hAnsi="Cambria Math"/>
                          <w:i/>
                        </w:rPr>
                      </w:del>
                    </m:ctrlPr>
                  </m:funcPr>
                  <m:fName>
                    <m:r>
                      <w:del w:id="4943" w:author="محمد زكريا سيد سيد ابوسبع" w:date="2023-03-31T16:34:00Z">
                        <m:rPr>
                          <m:sty m:val="p"/>
                        </m:rPr>
                        <w:rPr>
                          <w:rFonts w:ascii="Cambria Math" w:hAnsi="Cambria Math"/>
                        </w:rPr>
                        <m:t>sin</m:t>
                      </w:del>
                    </m:r>
                  </m:fName>
                  <m:e>
                    <m:d>
                      <m:dPr>
                        <m:ctrlPr>
                          <w:del w:id="4944" w:author="محمد زكريا سيد سيد ابوسبع" w:date="2023-03-31T16:34:00Z">
                            <w:rPr>
                              <w:rFonts w:ascii="Cambria Math" w:eastAsiaTheme="minorEastAsia" w:hAnsi="Cambria Math"/>
                              <w:i/>
                            </w:rPr>
                          </w:del>
                        </m:ctrlPr>
                      </m:dPr>
                      <m:e>
                        <m:r>
                          <w:del w:id="4945" w:author="محمد زكريا سيد سيد ابوسبع" w:date="2023-03-31T16:34:00Z">
                            <m:rPr>
                              <m:sty m:val="p"/>
                            </m:rPr>
                            <w:rPr>
                              <w:rFonts w:ascii="Cambria Math" w:hAnsi="Cambria Math"/>
                            </w:rPr>
                            <m:t>Δ</m:t>
                          </w:del>
                        </m:r>
                        <m:d>
                          <m:dPr>
                            <m:ctrlPr>
                              <w:del w:id="4946" w:author="محمد زكريا سيد سيد ابوسبع" w:date="2023-03-31T16:34:00Z">
                                <w:rPr>
                                  <w:rFonts w:ascii="Cambria Math" w:hAnsi="Cambria Math"/>
                                  <w:i/>
                                </w:rPr>
                              </w:del>
                            </m:ctrlPr>
                          </m:dPr>
                          <m:e>
                            <m:r>
                              <w:del w:id="4947" w:author="محمد زكريا سيد سيد ابوسبع" w:date="2023-03-31T16:34:00Z">
                                <w:rPr>
                                  <w:rFonts w:ascii="Cambria Math" w:hAnsi="Cambria Math"/>
                                </w:rPr>
                                <m:t>variable</m:t>
                              </w:del>
                            </m:r>
                          </m:e>
                        </m:d>
                      </m:e>
                    </m:d>
                    <m:r>
                      <w:del w:id="4948" w:author="محمد زكريا سيد سيد ابوسبع" w:date="2023-03-31T16:34:00Z">
                        <w:rPr>
                          <w:rFonts w:ascii="Cambria Math" w:hAnsi="Cambria Math"/>
                        </w:rPr>
                        <m:t>≃</m:t>
                      </w:del>
                    </m:r>
                    <m:r>
                      <w:del w:id="4949" w:author="محمد زكريا سيد سيد ابوسبع" w:date="2023-03-31T16:34:00Z">
                        <w:rPr>
                          <w:rFonts w:ascii="Cambria Math" w:eastAsiaTheme="minorEastAsia" w:hAnsi="Cambria Math"/>
                        </w:rPr>
                        <m:t>0</m:t>
                      </w:del>
                    </m:r>
                  </m:e>
                </m:func>
                <m:r>
                  <w:del w:id="4950" w:author="محمد زكريا سيد سيد ابوسبع" w:date="2023-03-31T16:34:00Z">
                    <w:rPr>
                      <w:rFonts w:ascii="Cambria Math" w:eastAsiaTheme="minorEastAsia" w:hAnsi="Cambria Math"/>
                    </w:rPr>
                    <m:t xml:space="preserve"> , </m:t>
                  </w:del>
                </m:r>
                <m:func>
                  <m:funcPr>
                    <m:ctrlPr>
                      <w:del w:id="4951" w:author="محمد زكريا سيد سيد ابوسبع" w:date="2023-03-31T16:34:00Z">
                        <w:rPr>
                          <w:rFonts w:ascii="Cambria Math" w:eastAsiaTheme="minorEastAsia" w:hAnsi="Cambria Math"/>
                          <w:i/>
                        </w:rPr>
                      </w:del>
                    </m:ctrlPr>
                  </m:funcPr>
                  <m:fName>
                    <m:r>
                      <w:del w:id="4952" w:author="محمد زكريا سيد سيد ابوسبع" w:date="2023-03-31T16:34:00Z">
                        <m:rPr>
                          <m:sty m:val="p"/>
                        </m:rPr>
                        <w:rPr>
                          <w:rFonts w:ascii="Cambria Math" w:hAnsi="Cambria Math"/>
                        </w:rPr>
                        <m:t>cos</m:t>
                      </w:del>
                    </m:r>
                  </m:fName>
                  <m:e>
                    <m:d>
                      <m:dPr>
                        <m:ctrlPr>
                          <w:del w:id="4953" w:author="محمد زكريا سيد سيد ابوسبع" w:date="2023-03-31T16:34:00Z">
                            <w:rPr>
                              <w:rFonts w:ascii="Cambria Math" w:eastAsiaTheme="minorEastAsia" w:hAnsi="Cambria Math"/>
                              <w:i/>
                            </w:rPr>
                          </w:del>
                        </m:ctrlPr>
                      </m:dPr>
                      <m:e>
                        <m:r>
                          <w:del w:id="4954" w:author="محمد زكريا سيد سيد ابوسبع" w:date="2023-03-31T16:34:00Z">
                            <m:rPr>
                              <m:sty m:val="p"/>
                            </m:rPr>
                            <w:rPr>
                              <w:rFonts w:ascii="Cambria Math" w:hAnsi="Cambria Math"/>
                            </w:rPr>
                            <m:t>Δ</m:t>
                          </w:del>
                        </m:r>
                        <m:d>
                          <m:dPr>
                            <m:ctrlPr>
                              <w:del w:id="4955" w:author="محمد زكريا سيد سيد ابوسبع" w:date="2023-03-31T16:34:00Z">
                                <w:rPr>
                                  <w:rFonts w:ascii="Cambria Math" w:hAnsi="Cambria Math"/>
                                  <w:i/>
                                </w:rPr>
                              </w:del>
                            </m:ctrlPr>
                          </m:dPr>
                          <m:e>
                            <m:r>
                              <w:del w:id="4956" w:author="محمد زكريا سيد سيد ابوسبع" w:date="2023-03-31T16:34:00Z">
                                <w:rPr>
                                  <w:rFonts w:ascii="Cambria Math" w:hAnsi="Cambria Math"/>
                                </w:rPr>
                                <m:t>variable</m:t>
                              </w:del>
                            </m:r>
                          </m:e>
                        </m:d>
                      </m:e>
                    </m:d>
                    <m:r>
                      <w:del w:id="4957" w:author="محمد زكريا سيد سيد ابوسبع" w:date="2023-03-31T16:34:00Z">
                        <w:rPr>
                          <w:rFonts w:ascii="Cambria Math" w:hAnsi="Cambria Math"/>
                        </w:rPr>
                        <m:t>≃</m:t>
                      </w:del>
                    </m:r>
                    <m:r>
                      <w:del w:id="4958" w:author="محمد زكريا سيد سيد ابوسبع" w:date="2023-03-31T16:34:00Z">
                        <m:rPr>
                          <m:sty m:val="p"/>
                        </m:rPr>
                        <w:rPr>
                          <w:rFonts w:ascii="Cambria Math" w:hAnsi="Cambria Math"/>
                        </w:rPr>
                        <m:t>Δ</m:t>
                      </w:del>
                    </m:r>
                    <m:d>
                      <m:dPr>
                        <m:ctrlPr>
                          <w:del w:id="4959" w:author="محمد زكريا سيد سيد ابوسبع" w:date="2023-03-31T16:34:00Z">
                            <w:rPr>
                              <w:rFonts w:ascii="Cambria Math" w:hAnsi="Cambria Math"/>
                              <w:i/>
                            </w:rPr>
                          </w:del>
                        </m:ctrlPr>
                      </m:dPr>
                      <m:e>
                        <m:r>
                          <w:del w:id="4960" w:author="محمد زكريا سيد سيد ابوسبع" w:date="2023-03-31T16:34:00Z">
                            <w:rPr>
                              <w:rFonts w:ascii="Cambria Math" w:hAnsi="Cambria Math"/>
                            </w:rPr>
                            <m:t>variable</m:t>
                          </w:del>
                        </m:r>
                      </m:e>
                    </m:d>
                  </m:e>
                </m:func>
              </m:oMath>
            </m:oMathPara>
          </w:p>
        </w:tc>
      </w:tr>
      <w:tr w:rsidR="00590B75" w:rsidDel="00E93874" w14:paraId="6996C643" w14:textId="2D2CDBE2" w:rsidTr="00E52788">
        <w:trPr>
          <w:trHeight w:val="288"/>
          <w:del w:id="4961" w:author="محمد زكريا سيد سيد ابوسبع" w:date="2023-03-31T16:34:00Z"/>
        </w:trPr>
        <w:tc>
          <w:tcPr>
            <w:tcW w:w="9362" w:type="dxa"/>
          </w:tcPr>
          <w:p w14:paraId="75C38A1F" w14:textId="3C7D4780" w:rsidR="00590B75" w:rsidRPr="008F1CC8" w:rsidDel="00E93874" w:rsidRDefault="00000000" w:rsidP="00E52788">
            <w:pPr>
              <w:rPr>
                <w:del w:id="4962" w:author="محمد زكريا سيد سيد ابوسبع" w:date="2023-03-31T16:34:00Z"/>
                <w:rFonts w:eastAsiaTheme="minorEastAsia"/>
              </w:rPr>
            </w:pPr>
            <m:oMathPara>
              <m:oMath>
                <m:func>
                  <m:funcPr>
                    <m:ctrlPr>
                      <w:del w:id="4963" w:author="محمد زكريا سيد سيد ابوسبع" w:date="2023-03-31T16:34:00Z">
                        <w:rPr>
                          <w:rFonts w:ascii="Cambria Math" w:eastAsiaTheme="minorEastAsia" w:hAnsi="Cambria Math"/>
                          <w:i/>
                        </w:rPr>
                      </w:del>
                    </m:ctrlPr>
                  </m:funcPr>
                  <m:fName>
                    <m:r>
                      <w:del w:id="4964" w:author="محمد زكريا سيد سيد ابوسبع" w:date="2023-03-31T16:34:00Z">
                        <m:rPr>
                          <m:sty m:val="p"/>
                        </m:rPr>
                        <w:rPr>
                          <w:rFonts w:ascii="Cambria Math" w:hAnsi="Cambria Math"/>
                        </w:rPr>
                        <m:t>sin</m:t>
                      </w:del>
                    </m:r>
                  </m:fName>
                  <m:e>
                    <m:d>
                      <m:dPr>
                        <m:ctrlPr>
                          <w:del w:id="4965" w:author="محمد زكريا سيد سيد ابوسبع" w:date="2023-03-31T16:34:00Z">
                            <w:rPr>
                              <w:rFonts w:ascii="Cambria Math" w:eastAsiaTheme="minorEastAsia" w:hAnsi="Cambria Math"/>
                              <w:i/>
                            </w:rPr>
                          </w:del>
                        </m:ctrlPr>
                      </m:dPr>
                      <m:e>
                        <m:r>
                          <w:del w:id="4966" w:author="محمد زكريا سيد سيد ابوسبع" w:date="2023-03-31T16:34:00Z">
                            <w:rPr>
                              <w:rFonts w:ascii="Cambria Math" w:eastAsiaTheme="minorEastAsia" w:hAnsi="Cambria Math"/>
                            </w:rPr>
                            <m:t>a+b</m:t>
                          </w:del>
                        </m:r>
                      </m:e>
                    </m:d>
                    <m:r>
                      <w:del w:id="4967" w:author="محمد زكريا سيد سيد ابوسبع" w:date="2023-03-31T16:34:00Z">
                        <w:rPr>
                          <w:rFonts w:ascii="Cambria Math" w:eastAsiaTheme="minorEastAsia" w:hAnsi="Cambria Math"/>
                        </w:rPr>
                        <m:t>=</m:t>
                      </w:del>
                    </m:r>
                    <m:func>
                      <m:funcPr>
                        <m:ctrlPr>
                          <w:del w:id="4968" w:author="محمد زكريا سيد سيد ابوسبع" w:date="2023-03-31T16:34:00Z">
                            <w:rPr>
                              <w:rFonts w:ascii="Cambria Math" w:eastAsiaTheme="minorEastAsia" w:hAnsi="Cambria Math"/>
                              <w:i/>
                            </w:rPr>
                          </w:del>
                        </m:ctrlPr>
                      </m:funcPr>
                      <m:fName>
                        <m:r>
                          <w:del w:id="4969" w:author="محمد زكريا سيد سيد ابوسبع" w:date="2023-03-31T16:34:00Z">
                            <m:rPr>
                              <m:sty m:val="p"/>
                            </m:rPr>
                            <w:rPr>
                              <w:rFonts w:ascii="Cambria Math" w:hAnsi="Cambria Math"/>
                            </w:rPr>
                            <m:t>sin</m:t>
                          </w:del>
                        </m:r>
                      </m:fName>
                      <m:e>
                        <m:d>
                          <m:dPr>
                            <m:ctrlPr>
                              <w:del w:id="4970" w:author="محمد زكريا سيد سيد ابوسبع" w:date="2023-03-31T16:34:00Z">
                                <w:rPr>
                                  <w:rFonts w:ascii="Cambria Math" w:eastAsiaTheme="minorEastAsia" w:hAnsi="Cambria Math"/>
                                  <w:i/>
                                </w:rPr>
                              </w:del>
                            </m:ctrlPr>
                          </m:dPr>
                          <m:e>
                            <m:r>
                              <w:del w:id="4971" w:author="محمد زكريا سيد سيد ابوسبع" w:date="2023-03-31T16:34:00Z">
                                <w:rPr>
                                  <w:rFonts w:ascii="Cambria Math" w:eastAsiaTheme="minorEastAsia" w:hAnsi="Cambria Math"/>
                                </w:rPr>
                                <m:t>a</m:t>
                              </w:del>
                            </m:r>
                          </m:e>
                        </m:d>
                      </m:e>
                    </m:func>
                    <m:func>
                      <m:funcPr>
                        <m:ctrlPr>
                          <w:del w:id="4972" w:author="محمد زكريا سيد سيد ابوسبع" w:date="2023-03-31T16:34:00Z">
                            <w:rPr>
                              <w:rFonts w:ascii="Cambria Math" w:eastAsiaTheme="minorEastAsia" w:hAnsi="Cambria Math"/>
                              <w:i/>
                            </w:rPr>
                          </w:del>
                        </m:ctrlPr>
                      </m:funcPr>
                      <m:fName>
                        <m:r>
                          <w:del w:id="4973" w:author="محمد زكريا سيد سيد ابوسبع" w:date="2023-03-31T16:34:00Z">
                            <m:rPr>
                              <m:sty m:val="p"/>
                            </m:rPr>
                            <w:rPr>
                              <w:rFonts w:ascii="Cambria Math" w:hAnsi="Cambria Math"/>
                            </w:rPr>
                            <m:t>cos</m:t>
                          </w:del>
                        </m:r>
                      </m:fName>
                      <m:e>
                        <m:d>
                          <m:dPr>
                            <m:ctrlPr>
                              <w:del w:id="4974" w:author="محمد زكريا سيد سيد ابوسبع" w:date="2023-03-31T16:34:00Z">
                                <w:rPr>
                                  <w:rFonts w:ascii="Cambria Math" w:eastAsiaTheme="minorEastAsia" w:hAnsi="Cambria Math"/>
                                  <w:i/>
                                </w:rPr>
                              </w:del>
                            </m:ctrlPr>
                          </m:dPr>
                          <m:e>
                            <m:r>
                              <w:del w:id="4975" w:author="محمد زكريا سيد سيد ابوسبع" w:date="2023-03-31T16:34:00Z">
                                <w:rPr>
                                  <w:rFonts w:ascii="Cambria Math" w:eastAsiaTheme="minorEastAsia" w:hAnsi="Cambria Math"/>
                                </w:rPr>
                                <m:t>b</m:t>
                              </w:del>
                            </m:r>
                          </m:e>
                        </m:d>
                      </m:e>
                    </m:func>
                    <m:r>
                      <w:del w:id="4976" w:author="محمد زكريا سيد سيد ابوسبع" w:date="2023-03-31T16:34:00Z">
                        <w:rPr>
                          <w:rFonts w:ascii="Cambria Math" w:eastAsiaTheme="minorEastAsia" w:hAnsi="Cambria Math"/>
                        </w:rPr>
                        <m:t>+</m:t>
                      </w:del>
                    </m:r>
                    <m:func>
                      <m:funcPr>
                        <m:ctrlPr>
                          <w:del w:id="4977" w:author="محمد زكريا سيد سيد ابوسبع" w:date="2023-03-31T16:34:00Z">
                            <w:rPr>
                              <w:rFonts w:ascii="Cambria Math" w:eastAsiaTheme="minorEastAsia" w:hAnsi="Cambria Math"/>
                              <w:i/>
                            </w:rPr>
                          </w:del>
                        </m:ctrlPr>
                      </m:funcPr>
                      <m:fName>
                        <m:r>
                          <w:del w:id="4978" w:author="محمد زكريا سيد سيد ابوسبع" w:date="2023-03-31T16:34:00Z">
                            <m:rPr>
                              <m:sty m:val="p"/>
                            </m:rPr>
                            <w:rPr>
                              <w:rFonts w:ascii="Cambria Math" w:hAnsi="Cambria Math"/>
                            </w:rPr>
                            <m:t>sin</m:t>
                          </w:del>
                        </m:r>
                      </m:fName>
                      <m:e>
                        <m:d>
                          <m:dPr>
                            <m:ctrlPr>
                              <w:del w:id="4979" w:author="محمد زكريا سيد سيد ابوسبع" w:date="2023-03-31T16:34:00Z">
                                <w:rPr>
                                  <w:rFonts w:ascii="Cambria Math" w:eastAsiaTheme="minorEastAsia" w:hAnsi="Cambria Math"/>
                                  <w:i/>
                                </w:rPr>
                              </w:del>
                            </m:ctrlPr>
                          </m:dPr>
                          <m:e>
                            <m:r>
                              <w:del w:id="4980" w:author="محمد زكريا سيد سيد ابوسبع" w:date="2023-03-31T16:34:00Z">
                                <w:rPr>
                                  <w:rFonts w:ascii="Cambria Math" w:eastAsiaTheme="minorEastAsia" w:hAnsi="Cambria Math"/>
                                </w:rPr>
                                <m:t>b</m:t>
                              </w:del>
                            </m:r>
                          </m:e>
                        </m:d>
                      </m:e>
                    </m:func>
                    <m:func>
                      <m:funcPr>
                        <m:ctrlPr>
                          <w:del w:id="4981" w:author="محمد زكريا سيد سيد ابوسبع" w:date="2023-03-31T16:34:00Z">
                            <w:rPr>
                              <w:rFonts w:ascii="Cambria Math" w:eastAsiaTheme="minorEastAsia" w:hAnsi="Cambria Math"/>
                              <w:i/>
                            </w:rPr>
                          </w:del>
                        </m:ctrlPr>
                      </m:funcPr>
                      <m:fName>
                        <m:r>
                          <w:del w:id="4982" w:author="محمد زكريا سيد سيد ابوسبع" w:date="2023-03-31T16:34:00Z">
                            <m:rPr>
                              <m:sty m:val="p"/>
                            </m:rPr>
                            <w:rPr>
                              <w:rFonts w:ascii="Cambria Math" w:hAnsi="Cambria Math"/>
                            </w:rPr>
                            <m:t>cos</m:t>
                          </w:del>
                        </m:r>
                      </m:fName>
                      <m:e>
                        <m:d>
                          <m:dPr>
                            <m:ctrlPr>
                              <w:del w:id="4983" w:author="محمد زكريا سيد سيد ابوسبع" w:date="2023-03-31T16:34:00Z">
                                <w:rPr>
                                  <w:rFonts w:ascii="Cambria Math" w:eastAsiaTheme="minorEastAsia" w:hAnsi="Cambria Math"/>
                                  <w:i/>
                                </w:rPr>
                              </w:del>
                            </m:ctrlPr>
                          </m:dPr>
                          <m:e>
                            <m:r>
                              <w:del w:id="4984" w:author="محمد زكريا سيد سيد ابوسبع" w:date="2023-03-31T16:34:00Z">
                                <w:rPr>
                                  <w:rFonts w:ascii="Cambria Math" w:eastAsiaTheme="minorEastAsia" w:hAnsi="Cambria Math"/>
                                </w:rPr>
                                <m:t>a</m:t>
                              </w:del>
                            </m:r>
                          </m:e>
                        </m:d>
                      </m:e>
                    </m:func>
                  </m:e>
                </m:func>
              </m:oMath>
            </m:oMathPara>
          </w:p>
        </w:tc>
      </w:tr>
      <w:tr w:rsidR="00590B75" w:rsidDel="00E93874" w14:paraId="4EDF45ED" w14:textId="1963CFA2" w:rsidTr="00E52788">
        <w:trPr>
          <w:trHeight w:val="288"/>
          <w:del w:id="4985" w:author="محمد زكريا سيد سيد ابوسبع" w:date="2023-03-31T16:34:00Z"/>
        </w:trPr>
        <w:tc>
          <w:tcPr>
            <w:tcW w:w="9362" w:type="dxa"/>
          </w:tcPr>
          <w:p w14:paraId="5840F40C" w14:textId="03EC401A" w:rsidR="00590B75" w:rsidRPr="006400B2" w:rsidDel="00E93874" w:rsidRDefault="00000000" w:rsidP="00E52788">
            <w:pPr>
              <w:rPr>
                <w:del w:id="4986" w:author="محمد زكريا سيد سيد ابوسبع" w:date="2023-03-31T16:34:00Z"/>
                <w:rFonts w:ascii="Calibri" w:eastAsia="Calibri" w:hAnsi="Calibri" w:cs="Arial"/>
              </w:rPr>
            </w:pPr>
            <m:oMathPara>
              <m:oMath>
                <m:func>
                  <m:funcPr>
                    <m:ctrlPr>
                      <w:del w:id="4987" w:author="محمد زكريا سيد سيد ابوسبع" w:date="2023-03-31T16:34:00Z">
                        <w:rPr>
                          <w:rFonts w:ascii="Cambria Math" w:eastAsiaTheme="minorEastAsia" w:hAnsi="Cambria Math"/>
                          <w:i/>
                        </w:rPr>
                      </w:del>
                    </m:ctrlPr>
                  </m:funcPr>
                  <m:fName>
                    <m:r>
                      <w:del w:id="4988" w:author="محمد زكريا سيد سيد ابوسبع" w:date="2023-03-31T16:34:00Z">
                        <m:rPr>
                          <m:sty m:val="p"/>
                        </m:rPr>
                        <w:rPr>
                          <w:rFonts w:ascii="Cambria Math" w:hAnsi="Cambria Math"/>
                        </w:rPr>
                        <m:t>cos</m:t>
                      </w:del>
                    </m:r>
                  </m:fName>
                  <m:e>
                    <m:d>
                      <m:dPr>
                        <m:ctrlPr>
                          <w:del w:id="4989" w:author="محمد زكريا سيد سيد ابوسبع" w:date="2023-03-31T16:34:00Z">
                            <w:rPr>
                              <w:rFonts w:ascii="Cambria Math" w:eastAsiaTheme="minorEastAsia" w:hAnsi="Cambria Math"/>
                              <w:i/>
                            </w:rPr>
                          </w:del>
                        </m:ctrlPr>
                      </m:dPr>
                      <m:e>
                        <m:r>
                          <w:del w:id="4990" w:author="محمد زكريا سيد سيد ابوسبع" w:date="2023-03-31T16:34:00Z">
                            <w:rPr>
                              <w:rFonts w:ascii="Cambria Math" w:eastAsiaTheme="minorEastAsia" w:hAnsi="Cambria Math"/>
                            </w:rPr>
                            <m:t>a+b</m:t>
                          </w:del>
                        </m:r>
                      </m:e>
                    </m:d>
                    <m:r>
                      <w:del w:id="4991" w:author="محمد زكريا سيد سيد ابوسبع" w:date="2023-03-31T16:34:00Z">
                        <w:rPr>
                          <w:rFonts w:ascii="Cambria Math" w:eastAsiaTheme="minorEastAsia" w:hAnsi="Cambria Math"/>
                        </w:rPr>
                        <m:t>=</m:t>
                      </w:del>
                    </m:r>
                    <m:func>
                      <m:funcPr>
                        <m:ctrlPr>
                          <w:del w:id="4992" w:author="محمد زكريا سيد سيد ابوسبع" w:date="2023-03-31T16:34:00Z">
                            <w:rPr>
                              <w:rFonts w:ascii="Cambria Math" w:eastAsiaTheme="minorEastAsia" w:hAnsi="Cambria Math"/>
                              <w:i/>
                            </w:rPr>
                          </w:del>
                        </m:ctrlPr>
                      </m:funcPr>
                      <m:fName>
                        <m:func>
                          <m:funcPr>
                            <m:ctrlPr>
                              <w:del w:id="4993" w:author="محمد زكريا سيد سيد ابوسبع" w:date="2023-03-31T16:34:00Z">
                                <w:rPr>
                                  <w:rFonts w:ascii="Cambria Math" w:hAnsi="Cambria Math"/>
                                </w:rPr>
                              </w:del>
                            </m:ctrlPr>
                          </m:funcPr>
                          <m:fName>
                            <m:r>
                              <w:del w:id="4994" w:author="محمد زكريا سيد سيد ابوسبع" w:date="2023-03-31T16:34:00Z">
                                <m:rPr>
                                  <m:sty m:val="p"/>
                                </m:rPr>
                                <w:rPr>
                                  <w:rFonts w:ascii="Cambria Math" w:hAnsi="Cambria Math"/>
                                </w:rPr>
                                <m:t>cos</m:t>
                              </w:del>
                            </m:r>
                          </m:fName>
                          <m:e>
                            <m:d>
                              <m:dPr>
                                <m:ctrlPr>
                                  <w:del w:id="4995" w:author="محمد زكريا سيد سيد ابوسبع" w:date="2023-03-31T16:34:00Z">
                                    <w:rPr>
                                      <w:rFonts w:ascii="Cambria Math" w:hAnsi="Cambria Math"/>
                                      <w:i/>
                                    </w:rPr>
                                  </w:del>
                                </m:ctrlPr>
                              </m:dPr>
                              <m:e>
                                <m:r>
                                  <w:del w:id="4996" w:author="محمد زكريا سيد سيد ابوسبع" w:date="2023-03-31T16:34:00Z">
                                    <w:rPr>
                                      <w:rFonts w:ascii="Cambria Math" w:hAnsi="Cambria Math"/>
                                    </w:rPr>
                                    <m:t>a</m:t>
                                  </w:del>
                                </m:r>
                              </m:e>
                            </m:d>
                          </m:e>
                        </m:func>
                        <m:func>
                          <m:funcPr>
                            <m:ctrlPr>
                              <w:del w:id="4997" w:author="محمد زكريا سيد سيد ابوسبع" w:date="2023-03-31T16:34:00Z">
                                <w:rPr>
                                  <w:rFonts w:ascii="Cambria Math" w:hAnsi="Cambria Math"/>
                                </w:rPr>
                              </w:del>
                            </m:ctrlPr>
                          </m:funcPr>
                          <m:fName>
                            <m:r>
                              <w:del w:id="4998" w:author="محمد زكريا سيد سيد ابوسبع" w:date="2023-03-31T16:34:00Z">
                                <m:rPr>
                                  <m:sty m:val="p"/>
                                </m:rPr>
                                <w:rPr>
                                  <w:rFonts w:ascii="Cambria Math" w:hAnsi="Cambria Math"/>
                                </w:rPr>
                                <m:t>cos</m:t>
                              </w:del>
                            </m:r>
                          </m:fName>
                          <m:e>
                            <m:d>
                              <m:dPr>
                                <m:ctrlPr>
                                  <w:del w:id="4999" w:author="محمد زكريا سيد سيد ابوسبع" w:date="2023-03-31T16:34:00Z">
                                    <w:rPr>
                                      <w:rFonts w:ascii="Cambria Math" w:hAnsi="Cambria Math"/>
                                      <w:i/>
                                    </w:rPr>
                                  </w:del>
                                </m:ctrlPr>
                              </m:dPr>
                              <m:e>
                                <m:r>
                                  <w:del w:id="5000" w:author="محمد زكريا سيد سيد ابوسبع" w:date="2023-03-31T16:34:00Z">
                                    <w:rPr>
                                      <w:rFonts w:ascii="Cambria Math" w:hAnsi="Cambria Math"/>
                                    </w:rPr>
                                    <m:t>b</m:t>
                                  </w:del>
                                </m:r>
                              </m:e>
                            </m:d>
                          </m:e>
                        </m:func>
                        <m:r>
                          <w:del w:id="5001" w:author="محمد زكريا سيد سيد ابوسبع" w:date="2023-03-31T16:34:00Z">
                            <m:rPr>
                              <m:sty m:val="p"/>
                            </m:rPr>
                            <w:rPr>
                              <w:rFonts w:ascii="Cambria Math" w:hAnsi="Cambria Math"/>
                            </w:rPr>
                            <m:t>-sin</m:t>
                          </w:del>
                        </m:r>
                      </m:fName>
                      <m:e>
                        <m:d>
                          <m:dPr>
                            <m:ctrlPr>
                              <w:del w:id="5002" w:author="محمد زكريا سيد سيد ابوسبع" w:date="2023-03-31T16:34:00Z">
                                <w:rPr>
                                  <w:rFonts w:ascii="Cambria Math" w:eastAsiaTheme="minorEastAsia" w:hAnsi="Cambria Math"/>
                                  <w:i/>
                                </w:rPr>
                              </w:del>
                            </m:ctrlPr>
                          </m:dPr>
                          <m:e>
                            <m:r>
                              <w:del w:id="5003" w:author="محمد زكريا سيد سيد ابوسبع" w:date="2023-03-31T16:34:00Z">
                                <w:rPr>
                                  <w:rFonts w:ascii="Cambria Math" w:eastAsiaTheme="minorEastAsia" w:hAnsi="Cambria Math"/>
                                </w:rPr>
                                <m:t>a</m:t>
                              </w:del>
                            </m:r>
                          </m:e>
                        </m:d>
                      </m:e>
                    </m:func>
                    <m:func>
                      <m:funcPr>
                        <m:ctrlPr>
                          <w:del w:id="5004" w:author="محمد زكريا سيد سيد ابوسبع" w:date="2023-03-31T16:34:00Z">
                            <w:rPr>
                              <w:rFonts w:ascii="Cambria Math" w:eastAsiaTheme="minorEastAsia" w:hAnsi="Cambria Math"/>
                              <w:i/>
                            </w:rPr>
                          </w:del>
                        </m:ctrlPr>
                      </m:funcPr>
                      <m:fName>
                        <m:r>
                          <w:del w:id="5005" w:author="محمد زكريا سيد سيد ابوسبع" w:date="2023-03-31T16:34:00Z">
                            <m:rPr>
                              <m:sty m:val="p"/>
                            </m:rPr>
                            <w:rPr>
                              <w:rFonts w:ascii="Cambria Math" w:hAnsi="Cambria Math"/>
                            </w:rPr>
                            <m:t>sin</m:t>
                          </w:del>
                        </m:r>
                      </m:fName>
                      <m:e>
                        <m:d>
                          <m:dPr>
                            <m:ctrlPr>
                              <w:del w:id="5006" w:author="محمد زكريا سيد سيد ابوسبع" w:date="2023-03-31T16:34:00Z">
                                <w:rPr>
                                  <w:rFonts w:ascii="Cambria Math" w:eastAsiaTheme="minorEastAsia" w:hAnsi="Cambria Math"/>
                                  <w:i/>
                                </w:rPr>
                              </w:del>
                            </m:ctrlPr>
                          </m:dPr>
                          <m:e>
                            <m:r>
                              <w:del w:id="5007" w:author="محمد زكريا سيد سيد ابوسبع" w:date="2023-03-31T16:34:00Z">
                                <w:rPr>
                                  <w:rFonts w:ascii="Cambria Math" w:eastAsiaTheme="minorEastAsia" w:hAnsi="Cambria Math"/>
                                </w:rPr>
                                <m:t>b</m:t>
                              </w:del>
                            </m:r>
                          </m:e>
                        </m:d>
                      </m:e>
                    </m:func>
                  </m:e>
                </m:func>
              </m:oMath>
            </m:oMathPara>
          </w:p>
        </w:tc>
      </w:tr>
    </w:tbl>
    <w:p w14:paraId="668A7F92" w14:textId="25213772" w:rsidR="00590B75" w:rsidRPr="008E504D" w:rsidDel="00E93874" w:rsidRDefault="00590B75" w:rsidP="00590B75">
      <w:pPr>
        <w:ind w:left="0"/>
        <w:rPr>
          <w:del w:id="5008" w:author="محمد زكريا سيد سيد ابوسبع" w:date="2023-03-31T16:34:00Z"/>
          <w:rFonts w:eastAsiaTheme="minorEastAsia"/>
          <w:lang w:val="en-GB"/>
        </w:rPr>
      </w:pPr>
    </w:p>
    <w:p w14:paraId="6A4CE226" w14:textId="1825FF12" w:rsidR="00590B75" w:rsidRPr="00590B75" w:rsidDel="00E93874" w:rsidRDefault="00590B75" w:rsidP="00590B75">
      <w:pPr>
        <w:rPr>
          <w:del w:id="5009" w:author="محمد زكريا سيد سيد ابوسبع" w:date="2023-03-31T16:34:00Z"/>
          <w:b/>
          <w:bCs/>
          <w:u w:val="single"/>
          <w:rtl/>
        </w:rPr>
      </w:pPr>
      <w:bookmarkStart w:id="5010" w:name="_Toc98614647"/>
      <w:del w:id="5011" w:author="محمد زكريا سيد سيد ابوسبع" w:date="2023-03-31T16:34:00Z">
        <w:r w:rsidRPr="00590B75" w:rsidDel="00E93874">
          <w:rPr>
            <w:b/>
            <w:bCs/>
            <w:u w:val="single"/>
          </w:rPr>
          <w:delText>Longitudinal calculations:</w:delText>
        </w:r>
        <w:bookmarkEnd w:id="5010"/>
      </w:del>
    </w:p>
    <w:p w14:paraId="228CAB0A" w14:textId="04B7099E" w:rsidR="00590B75" w:rsidRPr="00D44488" w:rsidDel="00E93874" w:rsidRDefault="00590B75" w:rsidP="00590B75">
      <w:pPr>
        <w:ind w:left="0"/>
        <w:rPr>
          <w:del w:id="5012" w:author="محمد زكريا سيد سيد ابوسبع" w:date="2023-03-31T16:34:00Z"/>
          <w:u w:val="single"/>
        </w:rPr>
      </w:pPr>
    </w:p>
    <w:p w14:paraId="098A734E" w14:textId="55200642" w:rsidR="00590B75" w:rsidRPr="00EE3316" w:rsidDel="00E93874" w:rsidRDefault="00590B75" w:rsidP="00590B75">
      <w:pPr>
        <w:pStyle w:val="ListParagraph"/>
        <w:numPr>
          <w:ilvl w:val="0"/>
          <w:numId w:val="22"/>
        </w:numPr>
        <w:spacing w:after="160" w:line="259" w:lineRule="auto"/>
        <w:ind w:right="0"/>
        <w:jc w:val="left"/>
        <w:rPr>
          <w:del w:id="5013" w:author="محمد زكريا سيد سيد ابوسبع" w:date="2023-03-31T16:34:00Z"/>
        </w:rPr>
      </w:pPr>
      <w:bookmarkStart w:id="5014" w:name="_Hlk98598730"/>
      <m:oMath>
        <m:r>
          <w:del w:id="5015" w:author="محمد زكريا سيد سيد ابوسبع" w:date="2023-03-31T16:34:00Z">
            <w:rPr>
              <w:rFonts w:ascii="Cambria Math" w:hAnsi="Cambria Math"/>
            </w:rPr>
            <m:t>X-mg Sin</m:t>
          </w:del>
        </m:r>
        <m:d>
          <m:dPr>
            <m:ctrlPr>
              <w:del w:id="5016" w:author="محمد زكريا سيد سيد ابوسبع" w:date="2023-03-31T16:34:00Z">
                <w:rPr>
                  <w:rFonts w:ascii="Cambria Math" w:hAnsi="Cambria Math"/>
                  <w:i/>
                </w:rPr>
              </w:del>
            </m:ctrlPr>
          </m:dPr>
          <m:e>
            <m:r>
              <w:del w:id="5017" w:author="محمد زكريا سيد سيد ابوسبع" w:date="2023-03-31T16:34:00Z">
                <w:rPr>
                  <w:rFonts w:ascii="Cambria Math" w:hAnsi="Cambria Math"/>
                </w:rPr>
                <m:t>θ</m:t>
              </w:del>
            </m:r>
          </m:e>
        </m:d>
        <m:r>
          <w:del w:id="5018" w:author="محمد زكريا سيد سيد ابوسبع" w:date="2023-03-31T16:34:00Z">
            <w:rPr>
              <w:rFonts w:ascii="Cambria Math" w:hAnsi="Cambria Math"/>
            </w:rPr>
            <m:t xml:space="preserve"> =m(</m:t>
          </w:del>
        </m:r>
        <m:acc>
          <m:accPr>
            <m:chr m:val="̇"/>
            <m:ctrlPr>
              <w:del w:id="5019" w:author="محمد زكريا سيد سيد ابوسبع" w:date="2023-03-31T16:34:00Z">
                <w:rPr>
                  <w:rFonts w:ascii="Cambria Math" w:hAnsi="Cambria Math"/>
                  <w:i/>
                </w:rPr>
              </w:del>
            </m:ctrlPr>
          </m:accPr>
          <m:e>
            <m:r>
              <w:del w:id="5020" w:author="محمد زكريا سيد سيد ابوسبع" w:date="2023-03-31T16:34:00Z">
                <w:rPr>
                  <w:rFonts w:ascii="Cambria Math" w:hAnsi="Cambria Math"/>
                </w:rPr>
                <m:t>u</m:t>
              </w:del>
            </m:r>
          </m:e>
        </m:acc>
        <m:r>
          <w:del w:id="5021" w:author="محمد زكريا سيد سيد ابوسبع" w:date="2023-03-31T16:34:00Z">
            <w:rPr>
              <w:rFonts w:ascii="Cambria Math" w:hAnsi="Cambria Math"/>
            </w:rPr>
            <m:t>+qw-rv)</m:t>
          </w:del>
        </m:r>
      </m:oMath>
      <w:bookmarkEnd w:id="5014"/>
    </w:p>
    <w:p w14:paraId="1F76348E" w14:textId="489CFE8C" w:rsidR="00590B75" w:rsidRPr="00D05F55" w:rsidDel="00E93874" w:rsidRDefault="00590B75" w:rsidP="00590B75">
      <w:pPr>
        <w:pStyle w:val="ListParagraph"/>
        <w:rPr>
          <w:del w:id="5022" w:author="محمد زكريا سيد سيد ابوسبع" w:date="2023-03-31T16:34:00Z"/>
        </w:rPr>
      </w:pPr>
    </w:p>
    <w:p w14:paraId="14CAEE6D" w14:textId="7F043D92" w:rsidR="00590B75" w:rsidDel="00E93874" w:rsidRDefault="00590B75" w:rsidP="00590B75">
      <w:pPr>
        <w:pStyle w:val="ListParagraph"/>
        <w:rPr>
          <w:del w:id="5023" w:author="محمد زكريا سيد سيد ابوسبع" w:date="2023-03-31T16:34:00Z"/>
        </w:rPr>
      </w:pPr>
      <m:oMath>
        <m:r>
          <w:del w:id="5024" w:author="محمد زكريا سيد سيد ابوسبع" w:date="2023-03-31T16:34:00Z">
            <w:rPr>
              <w:rFonts w:ascii="Cambria Math" w:hAnsi="Cambria Math"/>
            </w:rPr>
            <m:t>i</m:t>
          </w:del>
        </m:r>
      </m:oMath>
      <w:del w:id="5025" w:author="محمد زكريا سيد سيد ابوسبع" w:date="2023-03-31T16:34:00Z">
        <w:r w:rsidRPr="00D05F55" w:rsidDel="00E93874">
          <w:rPr>
            <w:rFonts w:ascii="Cambria Math" w:hAnsi="Cambria Math"/>
          </w:rPr>
          <w:delText>.</w:delText>
        </w:r>
        <w:r w:rsidRPr="00D05F55" w:rsidDel="00E93874">
          <w:delText xml:space="preserve"> Recast each variable in terms of a steady-state value and a perturbed value.</w:delText>
        </w:r>
      </w:del>
    </w:p>
    <w:p w14:paraId="48297FF9" w14:textId="60BB181A" w:rsidR="00590B75" w:rsidDel="00E93874" w:rsidRDefault="00590B75" w:rsidP="00590B75">
      <w:pPr>
        <w:pStyle w:val="ListParagraph"/>
        <w:rPr>
          <w:del w:id="5026" w:author="محمد زكريا سيد سيد ابوسبع" w:date="2023-03-31T16:34:00Z"/>
        </w:rPr>
      </w:pPr>
    </w:p>
    <w:p w14:paraId="7B1F4C05" w14:textId="5408EA6B" w:rsidR="00590B75" w:rsidRPr="00973CBF" w:rsidDel="00E93874" w:rsidRDefault="00000000" w:rsidP="00590B75">
      <w:pPr>
        <w:pStyle w:val="ListParagraph"/>
        <w:rPr>
          <w:del w:id="5027" w:author="محمد زكريا سيد سيد ابوسبع" w:date="2023-03-31T16:34:00Z"/>
          <w:rFonts w:eastAsiaTheme="minorEastAsia"/>
        </w:rPr>
      </w:pPr>
      <m:oMathPara>
        <m:oMath>
          <m:sSub>
            <m:sSubPr>
              <m:ctrlPr>
                <w:del w:id="5028" w:author="محمد زكريا سيد سيد ابوسبع" w:date="2023-03-31T16:34:00Z">
                  <w:rPr>
                    <w:rFonts w:ascii="Cambria Math" w:hAnsi="Cambria Math"/>
                    <w:i/>
                  </w:rPr>
                </w:del>
              </m:ctrlPr>
            </m:sSubPr>
            <m:e>
              <m:r>
                <w:del w:id="5029" w:author="محمد زكريا سيد سيد ابوسبع" w:date="2023-03-31T16:34:00Z">
                  <w:rPr>
                    <w:rFonts w:ascii="Cambria Math" w:hAnsi="Cambria Math"/>
                  </w:rPr>
                  <m:t>X</m:t>
                </w:del>
              </m:r>
            </m:e>
            <m:sub>
              <m:r>
                <w:del w:id="5030" w:author="محمد زكريا سيد سيد ابوسبع" w:date="2023-03-31T16:34:00Z">
                  <w:rPr>
                    <w:rFonts w:ascii="Cambria Math" w:hAnsi="Cambria Math"/>
                  </w:rPr>
                  <m:t>o</m:t>
                </w:del>
              </m:r>
            </m:sub>
          </m:sSub>
          <m:r>
            <w:del w:id="5031" w:author="محمد زكريا سيد سيد ابوسبع" w:date="2023-03-31T16:34:00Z">
              <w:rPr>
                <w:rFonts w:ascii="Cambria Math" w:hAnsi="Cambria Math"/>
              </w:rPr>
              <m:t>+∆X-mg Sin</m:t>
            </w:del>
          </m:r>
          <m:d>
            <m:dPr>
              <m:ctrlPr>
                <w:del w:id="5032" w:author="محمد زكريا سيد سيد ابوسبع" w:date="2023-03-31T16:34:00Z">
                  <w:rPr>
                    <w:rFonts w:ascii="Cambria Math" w:hAnsi="Cambria Math"/>
                    <w:i/>
                  </w:rPr>
                </w:del>
              </m:ctrlPr>
            </m:dPr>
            <m:e>
              <m:sSub>
                <m:sSubPr>
                  <m:ctrlPr>
                    <w:del w:id="5033" w:author="محمد زكريا سيد سيد ابوسبع" w:date="2023-03-31T16:34:00Z">
                      <w:rPr>
                        <w:rFonts w:ascii="Cambria Math" w:hAnsi="Cambria Math"/>
                        <w:i/>
                      </w:rPr>
                    </w:del>
                  </m:ctrlPr>
                </m:sSubPr>
                <m:e>
                  <m:r>
                    <w:del w:id="5034" w:author="محمد زكريا سيد سيد ابوسبع" w:date="2023-03-31T16:34:00Z">
                      <w:rPr>
                        <w:rFonts w:ascii="Cambria Math" w:hAnsi="Cambria Math"/>
                      </w:rPr>
                      <m:t>θ</m:t>
                    </w:del>
                  </m:r>
                </m:e>
                <m:sub>
                  <m:r>
                    <w:del w:id="5035" w:author="محمد زكريا سيد سيد ابوسبع" w:date="2023-03-31T16:34:00Z">
                      <w:rPr>
                        <w:rFonts w:ascii="Cambria Math" w:hAnsi="Cambria Math"/>
                      </w:rPr>
                      <m:t>o</m:t>
                    </w:del>
                  </m:r>
                </m:sub>
              </m:sSub>
              <m:r>
                <w:del w:id="5036" w:author="محمد زكريا سيد سيد ابوسبع" w:date="2023-03-31T16:34:00Z">
                  <w:rPr>
                    <w:rFonts w:ascii="Cambria Math" w:hAnsi="Cambria Math"/>
                  </w:rPr>
                  <m:t>+∆θ</m:t>
                </w:del>
              </m:r>
            </m:e>
          </m:d>
          <m:r>
            <w:del w:id="5037" w:author="محمد زكريا سيد سيد ابوسبع" w:date="2023-03-31T16:34:00Z">
              <w:rPr>
                <w:rFonts w:ascii="Cambria Math" w:hAnsi="Cambria Math"/>
              </w:rPr>
              <m:t xml:space="preserve"> =m(</m:t>
            </w:del>
          </m:r>
          <m:sSub>
            <m:sSubPr>
              <m:ctrlPr>
                <w:del w:id="5038" w:author="محمد زكريا سيد سيد ابوسبع" w:date="2023-03-31T16:34:00Z">
                  <w:rPr>
                    <w:rFonts w:ascii="Cambria Math" w:hAnsi="Cambria Math"/>
                    <w:i/>
                  </w:rPr>
                </w:del>
              </m:ctrlPr>
            </m:sSubPr>
            <m:e>
              <m:acc>
                <m:accPr>
                  <m:chr m:val="̇"/>
                  <m:ctrlPr>
                    <w:del w:id="5039" w:author="محمد زكريا سيد سيد ابوسبع" w:date="2023-03-31T16:34:00Z">
                      <w:rPr>
                        <w:rFonts w:ascii="Cambria Math" w:hAnsi="Cambria Math"/>
                        <w:i/>
                      </w:rPr>
                    </w:del>
                  </m:ctrlPr>
                </m:accPr>
                <m:e>
                  <m:r>
                    <w:del w:id="5040" w:author="محمد زكريا سيد سيد ابوسبع" w:date="2023-03-31T16:34:00Z">
                      <w:rPr>
                        <w:rFonts w:ascii="Cambria Math" w:hAnsi="Cambria Math"/>
                      </w:rPr>
                      <m:t>u</m:t>
                    </w:del>
                  </m:r>
                </m:e>
              </m:acc>
            </m:e>
            <m:sub>
              <m:r>
                <w:del w:id="5041" w:author="محمد زكريا سيد سيد ابوسبع" w:date="2023-03-31T16:34:00Z">
                  <w:rPr>
                    <w:rFonts w:ascii="Cambria Math" w:hAnsi="Cambria Math"/>
                  </w:rPr>
                  <m:t>o</m:t>
                </w:del>
              </m:r>
            </m:sub>
          </m:sSub>
          <m:r>
            <w:del w:id="5042" w:author="محمد زكريا سيد سيد ابوسبع" w:date="2023-03-31T16:34:00Z">
              <w:rPr>
                <w:rFonts w:ascii="Cambria Math" w:hAnsi="Cambria Math"/>
              </w:rPr>
              <m:t>+∆</m:t>
            </w:del>
          </m:r>
          <m:acc>
            <m:accPr>
              <m:chr m:val="̇"/>
              <m:ctrlPr>
                <w:del w:id="5043" w:author="محمد زكريا سيد سيد ابوسبع" w:date="2023-03-31T16:34:00Z">
                  <w:rPr>
                    <w:rFonts w:ascii="Cambria Math" w:hAnsi="Cambria Math"/>
                    <w:i/>
                  </w:rPr>
                </w:del>
              </m:ctrlPr>
            </m:accPr>
            <m:e>
              <m:r>
                <w:del w:id="5044" w:author="محمد زكريا سيد سيد ابوسبع" w:date="2023-03-31T16:34:00Z">
                  <w:rPr>
                    <w:rFonts w:ascii="Cambria Math" w:hAnsi="Cambria Math"/>
                  </w:rPr>
                  <m:t>u</m:t>
                </w:del>
              </m:r>
            </m:e>
          </m:acc>
          <m:r>
            <w:del w:id="5045" w:author="محمد زكريا سيد سيد ابوسبع" w:date="2023-03-31T16:34:00Z">
              <w:rPr>
                <w:rFonts w:ascii="Cambria Math" w:hAnsi="Cambria Math"/>
              </w:rPr>
              <m:t>+</m:t>
            </w:del>
          </m:r>
          <m:d>
            <m:dPr>
              <m:ctrlPr>
                <w:del w:id="5046" w:author="محمد زكريا سيد سيد ابوسبع" w:date="2023-03-31T16:34:00Z">
                  <w:rPr>
                    <w:rFonts w:ascii="Cambria Math" w:hAnsi="Cambria Math"/>
                    <w:i/>
                  </w:rPr>
                </w:del>
              </m:ctrlPr>
            </m:dPr>
            <m:e>
              <m:sSub>
                <m:sSubPr>
                  <m:ctrlPr>
                    <w:del w:id="5047" w:author="محمد زكريا سيد سيد ابوسبع" w:date="2023-03-31T16:34:00Z">
                      <w:rPr>
                        <w:rFonts w:ascii="Cambria Math" w:hAnsi="Cambria Math"/>
                        <w:i/>
                      </w:rPr>
                    </w:del>
                  </m:ctrlPr>
                </m:sSubPr>
                <m:e>
                  <m:r>
                    <w:del w:id="5048" w:author="محمد زكريا سيد سيد ابوسبع" w:date="2023-03-31T16:34:00Z">
                      <w:rPr>
                        <w:rFonts w:ascii="Cambria Math" w:hAnsi="Cambria Math"/>
                      </w:rPr>
                      <m:t>q</m:t>
                    </w:del>
                  </m:r>
                </m:e>
                <m:sub>
                  <m:r>
                    <w:del w:id="5049" w:author="محمد زكريا سيد سيد ابوسبع" w:date="2023-03-31T16:34:00Z">
                      <w:rPr>
                        <w:rFonts w:ascii="Cambria Math" w:hAnsi="Cambria Math"/>
                      </w:rPr>
                      <m:t>o</m:t>
                    </w:del>
                  </m:r>
                </m:sub>
              </m:sSub>
              <m:r>
                <w:del w:id="5050" w:author="محمد زكريا سيد سيد ابوسبع" w:date="2023-03-31T16:34:00Z">
                  <w:rPr>
                    <w:rFonts w:ascii="Cambria Math" w:hAnsi="Cambria Math"/>
                  </w:rPr>
                  <m:t>+∆q</m:t>
                </w:del>
              </m:r>
            </m:e>
          </m:d>
          <m:d>
            <m:dPr>
              <m:ctrlPr>
                <w:del w:id="5051" w:author="محمد زكريا سيد سيد ابوسبع" w:date="2023-03-31T16:34:00Z">
                  <w:rPr>
                    <w:rFonts w:ascii="Cambria Math" w:hAnsi="Cambria Math"/>
                    <w:i/>
                  </w:rPr>
                </w:del>
              </m:ctrlPr>
            </m:dPr>
            <m:e>
              <m:sSub>
                <m:sSubPr>
                  <m:ctrlPr>
                    <w:del w:id="5052" w:author="محمد زكريا سيد سيد ابوسبع" w:date="2023-03-31T16:34:00Z">
                      <w:rPr>
                        <w:rFonts w:ascii="Cambria Math" w:hAnsi="Cambria Math"/>
                        <w:i/>
                      </w:rPr>
                    </w:del>
                  </m:ctrlPr>
                </m:sSubPr>
                <m:e>
                  <m:r>
                    <w:del w:id="5053" w:author="محمد زكريا سيد سيد ابوسبع" w:date="2023-03-31T16:34:00Z">
                      <w:rPr>
                        <w:rFonts w:ascii="Cambria Math" w:hAnsi="Cambria Math"/>
                      </w:rPr>
                      <m:t>w</m:t>
                    </w:del>
                  </m:r>
                </m:e>
                <m:sub>
                  <m:r>
                    <w:del w:id="5054" w:author="محمد زكريا سيد سيد ابوسبع" w:date="2023-03-31T16:34:00Z">
                      <w:rPr>
                        <w:rFonts w:ascii="Cambria Math" w:hAnsi="Cambria Math"/>
                      </w:rPr>
                      <m:t>o</m:t>
                    </w:del>
                  </m:r>
                </m:sub>
              </m:sSub>
              <m:r>
                <w:del w:id="5055" w:author="محمد زكريا سيد سيد ابوسبع" w:date="2023-03-31T16:34:00Z">
                  <w:rPr>
                    <w:rFonts w:ascii="Cambria Math" w:hAnsi="Cambria Math"/>
                  </w:rPr>
                  <m:t>+∆w</m:t>
                </w:del>
              </m:r>
            </m:e>
          </m:d>
          <m:r>
            <w:del w:id="5056" w:author="محمد زكريا سيد سيد ابوسبع" w:date="2023-03-31T16:34:00Z">
              <w:rPr>
                <w:rFonts w:ascii="Cambria Math" w:hAnsi="Cambria Math"/>
              </w:rPr>
              <m:t>-</m:t>
            </w:del>
          </m:r>
          <m:d>
            <m:dPr>
              <m:ctrlPr>
                <w:del w:id="5057" w:author="محمد زكريا سيد سيد ابوسبع" w:date="2023-03-31T16:34:00Z">
                  <w:rPr>
                    <w:rFonts w:ascii="Cambria Math" w:hAnsi="Cambria Math"/>
                    <w:i/>
                  </w:rPr>
                </w:del>
              </m:ctrlPr>
            </m:dPr>
            <m:e>
              <m:sSub>
                <m:sSubPr>
                  <m:ctrlPr>
                    <w:del w:id="5058" w:author="محمد زكريا سيد سيد ابوسبع" w:date="2023-03-31T16:34:00Z">
                      <w:rPr>
                        <w:rFonts w:ascii="Cambria Math" w:hAnsi="Cambria Math"/>
                        <w:i/>
                      </w:rPr>
                    </w:del>
                  </m:ctrlPr>
                </m:sSubPr>
                <m:e>
                  <m:r>
                    <w:del w:id="5059" w:author="محمد زكريا سيد سيد ابوسبع" w:date="2023-03-31T16:34:00Z">
                      <w:rPr>
                        <w:rFonts w:ascii="Cambria Math" w:hAnsi="Cambria Math"/>
                      </w:rPr>
                      <m:t>r</m:t>
                    </w:del>
                  </m:r>
                </m:e>
                <m:sub>
                  <m:r>
                    <w:del w:id="5060" w:author="محمد زكريا سيد سيد ابوسبع" w:date="2023-03-31T16:34:00Z">
                      <w:rPr>
                        <w:rFonts w:ascii="Cambria Math" w:hAnsi="Cambria Math"/>
                      </w:rPr>
                      <m:t>o</m:t>
                    </w:del>
                  </m:r>
                </m:sub>
              </m:sSub>
              <m:r>
                <w:del w:id="5061" w:author="محمد زكريا سيد سيد ابوسبع" w:date="2023-03-31T16:34:00Z">
                  <w:rPr>
                    <w:rFonts w:ascii="Cambria Math" w:hAnsi="Cambria Math"/>
                  </w:rPr>
                  <m:t>+∆r</m:t>
                </w:del>
              </m:r>
            </m:e>
          </m:d>
          <m:d>
            <m:dPr>
              <m:ctrlPr>
                <w:del w:id="5062" w:author="محمد زكريا سيد سيد ابوسبع" w:date="2023-03-31T16:34:00Z">
                  <w:rPr>
                    <w:rFonts w:ascii="Cambria Math" w:hAnsi="Cambria Math"/>
                    <w:i/>
                  </w:rPr>
                </w:del>
              </m:ctrlPr>
            </m:dPr>
            <m:e>
              <m:sSub>
                <m:sSubPr>
                  <m:ctrlPr>
                    <w:del w:id="5063" w:author="محمد زكريا سيد سيد ابوسبع" w:date="2023-03-31T16:34:00Z">
                      <w:rPr>
                        <w:rFonts w:ascii="Cambria Math" w:hAnsi="Cambria Math" w:cs="Times New Roman"/>
                        <w:i/>
                      </w:rPr>
                    </w:del>
                  </m:ctrlPr>
                </m:sSubPr>
                <m:e>
                  <m:r>
                    <w:del w:id="5064" w:author="محمد زكريا سيد سيد ابوسبع" w:date="2023-03-31T16:34:00Z">
                      <w:rPr>
                        <w:rFonts w:ascii="Cambria Math" w:hAnsi="Cambria Math"/>
                      </w:rPr>
                      <m:t>v</m:t>
                    </w:del>
                  </m:r>
                </m:e>
                <m:sub>
                  <m:r>
                    <w:del w:id="5065" w:author="محمد زكريا سيد سيد ابوسبع" w:date="2023-03-31T16:34:00Z">
                      <w:rPr>
                        <w:rFonts w:ascii="Cambria Math" w:hAnsi="Cambria Math"/>
                      </w:rPr>
                      <m:t>o</m:t>
                    </w:del>
                  </m:r>
                </m:sub>
              </m:sSub>
              <m:r>
                <w:del w:id="5066" w:author="محمد زكريا سيد سيد ابوسبع" w:date="2023-03-31T16:34:00Z">
                  <w:rPr>
                    <w:rFonts w:ascii="Cambria Math" w:hAnsi="Cambria Math"/>
                  </w:rPr>
                  <m:t>+∆v</m:t>
                </w:del>
              </m:r>
            </m:e>
          </m:d>
          <m:r>
            <w:del w:id="5067" w:author="محمد زكريا سيد سيد ابوسبع" w:date="2023-03-31T16:34:00Z">
              <w:rPr>
                <w:rFonts w:ascii="Cambria Math" w:hAnsi="Cambria Math"/>
              </w:rPr>
              <m:t>)</m:t>
            </w:del>
          </m:r>
        </m:oMath>
      </m:oMathPara>
    </w:p>
    <w:p w14:paraId="7AB4507A" w14:textId="7BA4585B" w:rsidR="00590B75" w:rsidRPr="001E64BA" w:rsidDel="00E93874" w:rsidRDefault="00000000" w:rsidP="00590B75">
      <w:pPr>
        <w:pStyle w:val="ListParagraph"/>
        <w:rPr>
          <w:del w:id="5068" w:author="محمد زكريا سيد سيد ابوسبع" w:date="2023-03-31T16:34:00Z"/>
          <w:rFonts w:eastAsiaTheme="minorEastAsia"/>
        </w:rPr>
      </w:pPr>
      <m:oMathPara>
        <m:oMath>
          <m:func>
            <m:funcPr>
              <m:ctrlPr>
                <w:del w:id="5069" w:author="محمد زكريا سيد سيد ابوسبع" w:date="2023-03-31T16:34:00Z">
                  <w:rPr>
                    <w:rFonts w:ascii="Cambria Math" w:eastAsiaTheme="minorEastAsia" w:hAnsi="Cambria Math" w:cs="Times New Roman"/>
                    <w:i/>
                  </w:rPr>
                </w:del>
              </m:ctrlPr>
            </m:funcPr>
            <m:fName>
              <m:r>
                <w:del w:id="5070" w:author="محمد زكريا سيد سيد ابوسبع" w:date="2023-03-31T16:34:00Z">
                  <m:rPr>
                    <m:sty m:val="p"/>
                  </m:rPr>
                  <w:rPr>
                    <w:rFonts w:ascii="Cambria Math" w:hAnsi="Cambria Math"/>
                  </w:rPr>
                  <m:t>sin</m:t>
                </w:del>
              </m:r>
            </m:fName>
            <m:e>
              <m:d>
                <m:dPr>
                  <m:ctrlPr>
                    <w:del w:id="5071" w:author="محمد زكريا سيد سيد ابوسبع" w:date="2023-03-31T16:34:00Z">
                      <w:rPr>
                        <w:rFonts w:ascii="Cambria Math" w:eastAsiaTheme="minorEastAsia" w:hAnsi="Cambria Math" w:cs="Times New Roman"/>
                        <w:i/>
                      </w:rPr>
                    </w:del>
                  </m:ctrlPr>
                </m:dPr>
                <m:e>
                  <m:r>
                    <w:del w:id="5072" w:author="محمد زكريا سيد سيد ابوسبع" w:date="2023-03-31T16:34:00Z">
                      <w:rPr>
                        <w:rFonts w:ascii="Cambria Math" w:eastAsiaTheme="minorEastAsia" w:hAnsi="Cambria Math"/>
                      </w:rPr>
                      <m:t>a+b</m:t>
                    </w:del>
                  </m:r>
                </m:e>
              </m:d>
              <m:r>
                <w:del w:id="5073" w:author="محمد زكريا سيد سيد ابوسبع" w:date="2023-03-31T16:34:00Z">
                  <w:rPr>
                    <w:rFonts w:ascii="Cambria Math" w:eastAsiaTheme="minorEastAsia" w:hAnsi="Cambria Math"/>
                  </w:rPr>
                  <m:t>=</m:t>
                </w:del>
              </m:r>
              <m:func>
                <m:funcPr>
                  <m:ctrlPr>
                    <w:del w:id="5074" w:author="محمد زكريا سيد سيد ابوسبع" w:date="2023-03-31T16:34:00Z">
                      <w:rPr>
                        <w:rFonts w:ascii="Cambria Math" w:eastAsiaTheme="minorEastAsia" w:hAnsi="Cambria Math" w:cs="Times New Roman"/>
                        <w:i/>
                      </w:rPr>
                    </w:del>
                  </m:ctrlPr>
                </m:funcPr>
                <m:fName>
                  <m:r>
                    <w:del w:id="5075" w:author="محمد زكريا سيد سيد ابوسبع" w:date="2023-03-31T16:34:00Z">
                      <m:rPr>
                        <m:sty m:val="p"/>
                      </m:rPr>
                      <w:rPr>
                        <w:rFonts w:ascii="Cambria Math" w:hAnsi="Cambria Math"/>
                      </w:rPr>
                      <m:t>sin</m:t>
                    </w:del>
                  </m:r>
                </m:fName>
                <m:e>
                  <m:d>
                    <m:dPr>
                      <m:ctrlPr>
                        <w:del w:id="5076" w:author="محمد زكريا سيد سيد ابوسبع" w:date="2023-03-31T16:34:00Z">
                          <w:rPr>
                            <w:rFonts w:ascii="Cambria Math" w:eastAsiaTheme="minorEastAsia" w:hAnsi="Cambria Math" w:cs="Times New Roman"/>
                            <w:i/>
                          </w:rPr>
                        </w:del>
                      </m:ctrlPr>
                    </m:dPr>
                    <m:e>
                      <m:r>
                        <w:del w:id="5077" w:author="محمد زكريا سيد سيد ابوسبع" w:date="2023-03-31T16:34:00Z">
                          <w:rPr>
                            <w:rFonts w:ascii="Cambria Math" w:eastAsiaTheme="minorEastAsia" w:hAnsi="Cambria Math"/>
                          </w:rPr>
                          <m:t>a</m:t>
                        </w:del>
                      </m:r>
                    </m:e>
                  </m:d>
                </m:e>
              </m:func>
              <m:func>
                <m:funcPr>
                  <m:ctrlPr>
                    <w:del w:id="5078" w:author="محمد زكريا سيد سيد ابوسبع" w:date="2023-03-31T16:34:00Z">
                      <w:rPr>
                        <w:rFonts w:ascii="Cambria Math" w:eastAsiaTheme="minorEastAsia" w:hAnsi="Cambria Math" w:cs="Times New Roman"/>
                        <w:i/>
                      </w:rPr>
                    </w:del>
                  </m:ctrlPr>
                </m:funcPr>
                <m:fName>
                  <m:r>
                    <w:del w:id="5079" w:author="محمد زكريا سيد سيد ابوسبع" w:date="2023-03-31T16:34:00Z">
                      <m:rPr>
                        <m:sty m:val="p"/>
                      </m:rPr>
                      <w:rPr>
                        <w:rFonts w:ascii="Cambria Math" w:hAnsi="Cambria Math"/>
                      </w:rPr>
                      <m:t>cos</m:t>
                    </w:del>
                  </m:r>
                </m:fName>
                <m:e>
                  <m:d>
                    <m:dPr>
                      <m:ctrlPr>
                        <w:del w:id="5080" w:author="محمد زكريا سيد سيد ابوسبع" w:date="2023-03-31T16:34:00Z">
                          <w:rPr>
                            <w:rFonts w:ascii="Cambria Math" w:eastAsiaTheme="minorEastAsia" w:hAnsi="Cambria Math" w:cs="Times New Roman"/>
                            <w:i/>
                          </w:rPr>
                        </w:del>
                      </m:ctrlPr>
                    </m:dPr>
                    <m:e>
                      <m:r>
                        <w:del w:id="5081" w:author="محمد زكريا سيد سيد ابوسبع" w:date="2023-03-31T16:34:00Z">
                          <w:rPr>
                            <w:rFonts w:ascii="Cambria Math" w:eastAsiaTheme="minorEastAsia" w:hAnsi="Cambria Math"/>
                          </w:rPr>
                          <m:t>b</m:t>
                        </w:del>
                      </m:r>
                    </m:e>
                  </m:d>
                </m:e>
              </m:func>
              <m:r>
                <w:del w:id="5082" w:author="محمد زكريا سيد سيد ابوسبع" w:date="2023-03-31T16:34:00Z">
                  <w:rPr>
                    <w:rFonts w:ascii="Cambria Math" w:eastAsiaTheme="minorEastAsia" w:hAnsi="Cambria Math"/>
                  </w:rPr>
                  <m:t>+</m:t>
                </w:del>
              </m:r>
              <m:func>
                <m:funcPr>
                  <m:ctrlPr>
                    <w:del w:id="5083" w:author="محمد زكريا سيد سيد ابوسبع" w:date="2023-03-31T16:34:00Z">
                      <w:rPr>
                        <w:rFonts w:ascii="Cambria Math" w:eastAsiaTheme="minorEastAsia" w:hAnsi="Cambria Math" w:cs="Times New Roman"/>
                        <w:i/>
                      </w:rPr>
                    </w:del>
                  </m:ctrlPr>
                </m:funcPr>
                <m:fName>
                  <m:r>
                    <w:del w:id="5084" w:author="محمد زكريا سيد سيد ابوسبع" w:date="2023-03-31T16:34:00Z">
                      <m:rPr>
                        <m:sty m:val="p"/>
                      </m:rPr>
                      <w:rPr>
                        <w:rFonts w:ascii="Cambria Math" w:hAnsi="Cambria Math"/>
                      </w:rPr>
                      <m:t>sin</m:t>
                    </w:del>
                  </m:r>
                </m:fName>
                <m:e>
                  <m:d>
                    <m:dPr>
                      <m:ctrlPr>
                        <w:del w:id="5085" w:author="محمد زكريا سيد سيد ابوسبع" w:date="2023-03-31T16:34:00Z">
                          <w:rPr>
                            <w:rFonts w:ascii="Cambria Math" w:eastAsiaTheme="minorEastAsia" w:hAnsi="Cambria Math" w:cs="Times New Roman"/>
                            <w:i/>
                          </w:rPr>
                        </w:del>
                      </m:ctrlPr>
                    </m:dPr>
                    <m:e>
                      <m:r>
                        <w:del w:id="5086" w:author="محمد زكريا سيد سيد ابوسبع" w:date="2023-03-31T16:34:00Z">
                          <w:rPr>
                            <w:rFonts w:ascii="Cambria Math" w:eastAsiaTheme="minorEastAsia" w:hAnsi="Cambria Math"/>
                          </w:rPr>
                          <m:t>b</m:t>
                        </w:del>
                      </m:r>
                    </m:e>
                  </m:d>
                </m:e>
              </m:func>
              <m:func>
                <m:funcPr>
                  <m:ctrlPr>
                    <w:del w:id="5087" w:author="محمد زكريا سيد سيد ابوسبع" w:date="2023-03-31T16:34:00Z">
                      <w:rPr>
                        <w:rFonts w:ascii="Cambria Math" w:eastAsiaTheme="minorEastAsia" w:hAnsi="Cambria Math" w:cs="Times New Roman"/>
                        <w:i/>
                      </w:rPr>
                    </w:del>
                  </m:ctrlPr>
                </m:funcPr>
                <m:fName>
                  <m:r>
                    <w:del w:id="5088" w:author="محمد زكريا سيد سيد ابوسبع" w:date="2023-03-31T16:34:00Z">
                      <m:rPr>
                        <m:sty m:val="p"/>
                      </m:rPr>
                      <w:rPr>
                        <w:rFonts w:ascii="Cambria Math" w:hAnsi="Cambria Math"/>
                      </w:rPr>
                      <m:t>cos</m:t>
                    </w:del>
                  </m:r>
                </m:fName>
                <m:e>
                  <m:d>
                    <m:dPr>
                      <m:ctrlPr>
                        <w:del w:id="5089" w:author="محمد زكريا سيد سيد ابوسبع" w:date="2023-03-31T16:34:00Z">
                          <w:rPr>
                            <w:rFonts w:ascii="Cambria Math" w:eastAsiaTheme="minorEastAsia" w:hAnsi="Cambria Math" w:cs="Times New Roman"/>
                            <w:i/>
                          </w:rPr>
                        </w:del>
                      </m:ctrlPr>
                    </m:dPr>
                    <m:e>
                      <m:r>
                        <w:del w:id="5090" w:author="محمد زكريا سيد سيد ابوسبع" w:date="2023-03-31T16:34:00Z">
                          <w:rPr>
                            <w:rFonts w:ascii="Cambria Math" w:eastAsiaTheme="minorEastAsia" w:hAnsi="Cambria Math"/>
                          </w:rPr>
                          <m:t>a</m:t>
                        </w:del>
                      </m:r>
                    </m:e>
                  </m:d>
                </m:e>
              </m:func>
            </m:e>
          </m:func>
        </m:oMath>
      </m:oMathPara>
    </w:p>
    <w:p w14:paraId="7280517A" w14:textId="11F35AD2" w:rsidR="00590B75" w:rsidRPr="00CE01EC" w:rsidDel="00E93874" w:rsidRDefault="00000000" w:rsidP="00590B75">
      <w:pPr>
        <w:pStyle w:val="ListParagraph"/>
        <w:rPr>
          <w:del w:id="5091" w:author="محمد زكريا سيد سيد ابوسبع" w:date="2023-03-31T16:34:00Z"/>
          <w:rFonts w:eastAsiaTheme="minorEastAsia"/>
        </w:rPr>
      </w:pPr>
      <m:oMathPara>
        <m:oMath>
          <m:sSub>
            <m:sSubPr>
              <m:ctrlPr>
                <w:del w:id="5092" w:author="محمد زكريا سيد سيد ابوسبع" w:date="2023-03-31T16:34:00Z">
                  <w:rPr>
                    <w:rFonts w:ascii="Cambria Math" w:hAnsi="Cambria Math"/>
                    <w:i/>
                  </w:rPr>
                </w:del>
              </m:ctrlPr>
            </m:sSubPr>
            <m:e>
              <m:r>
                <w:del w:id="5093" w:author="محمد زكريا سيد سيد ابوسبع" w:date="2023-03-31T16:34:00Z">
                  <w:rPr>
                    <w:rFonts w:ascii="Cambria Math" w:hAnsi="Cambria Math"/>
                  </w:rPr>
                  <m:t>X</m:t>
                </w:del>
              </m:r>
            </m:e>
            <m:sub>
              <m:r>
                <w:del w:id="5094" w:author="محمد زكريا سيد سيد ابوسبع" w:date="2023-03-31T16:34:00Z">
                  <w:rPr>
                    <w:rFonts w:ascii="Cambria Math" w:hAnsi="Cambria Math"/>
                  </w:rPr>
                  <m:t>o</m:t>
                </w:del>
              </m:r>
            </m:sub>
          </m:sSub>
          <m:r>
            <w:del w:id="5095" w:author="محمد زكريا سيد سيد ابوسبع" w:date="2023-03-31T16:34:00Z">
              <w:rPr>
                <w:rFonts w:ascii="Cambria Math" w:hAnsi="Cambria Math"/>
              </w:rPr>
              <m:t xml:space="preserve">+∆X-mg </m:t>
            </w:del>
          </m:r>
          <m:d>
            <m:dPr>
              <m:ctrlPr>
                <w:del w:id="5096" w:author="محمد زكريا سيد سيد ابوسبع" w:date="2023-03-31T16:34:00Z">
                  <w:rPr>
                    <w:rFonts w:ascii="Cambria Math" w:hAnsi="Cambria Math"/>
                    <w:i/>
                  </w:rPr>
                </w:del>
              </m:ctrlPr>
            </m:dPr>
            <m:e>
              <m:func>
                <m:funcPr>
                  <m:ctrlPr>
                    <w:del w:id="5097" w:author="محمد زكريا سيد سيد ابوسبع" w:date="2023-03-31T16:34:00Z">
                      <w:rPr>
                        <w:rFonts w:ascii="Cambria Math" w:eastAsiaTheme="minorEastAsia" w:hAnsi="Cambria Math" w:cs="Times New Roman"/>
                        <w:i/>
                      </w:rPr>
                    </w:del>
                  </m:ctrlPr>
                </m:funcPr>
                <m:fName>
                  <m:r>
                    <w:del w:id="5098" w:author="محمد زكريا سيد سيد ابوسبع" w:date="2023-03-31T16:34:00Z">
                      <m:rPr>
                        <m:sty m:val="p"/>
                      </m:rPr>
                      <w:rPr>
                        <w:rFonts w:ascii="Cambria Math" w:hAnsi="Cambria Math"/>
                      </w:rPr>
                      <m:t>sin</m:t>
                    </w:del>
                  </m:r>
                </m:fName>
                <m:e>
                  <m:d>
                    <m:dPr>
                      <m:ctrlPr>
                        <w:del w:id="5099" w:author="محمد زكريا سيد سيد ابوسبع" w:date="2023-03-31T16:34:00Z">
                          <w:rPr>
                            <w:rFonts w:ascii="Cambria Math" w:eastAsiaTheme="minorEastAsia" w:hAnsi="Cambria Math" w:cs="Times New Roman"/>
                            <w:i/>
                          </w:rPr>
                        </w:del>
                      </m:ctrlPr>
                    </m:dPr>
                    <m:e>
                      <m:sSub>
                        <m:sSubPr>
                          <m:ctrlPr>
                            <w:del w:id="5100" w:author="محمد زكريا سيد سيد ابوسبع" w:date="2023-03-31T16:34:00Z">
                              <w:rPr>
                                <w:rFonts w:ascii="Cambria Math" w:hAnsi="Cambria Math"/>
                                <w:i/>
                              </w:rPr>
                            </w:del>
                          </m:ctrlPr>
                        </m:sSubPr>
                        <m:e>
                          <m:r>
                            <w:del w:id="5101" w:author="محمد زكريا سيد سيد ابوسبع" w:date="2023-03-31T16:34:00Z">
                              <w:rPr>
                                <w:rFonts w:ascii="Cambria Math" w:hAnsi="Cambria Math"/>
                              </w:rPr>
                              <m:t>θ</m:t>
                            </w:del>
                          </m:r>
                        </m:e>
                        <m:sub>
                          <m:r>
                            <w:del w:id="5102" w:author="محمد زكريا سيد سيد ابوسبع" w:date="2023-03-31T16:34:00Z">
                              <w:rPr>
                                <w:rFonts w:ascii="Cambria Math" w:hAnsi="Cambria Math"/>
                              </w:rPr>
                              <m:t>o</m:t>
                            </w:del>
                          </m:r>
                        </m:sub>
                      </m:sSub>
                    </m:e>
                  </m:d>
                </m:e>
              </m:func>
              <m:func>
                <m:funcPr>
                  <m:ctrlPr>
                    <w:del w:id="5103" w:author="محمد زكريا سيد سيد ابوسبع" w:date="2023-03-31T16:34:00Z">
                      <w:rPr>
                        <w:rFonts w:ascii="Cambria Math" w:eastAsiaTheme="minorEastAsia" w:hAnsi="Cambria Math" w:cs="Times New Roman"/>
                        <w:i/>
                      </w:rPr>
                    </w:del>
                  </m:ctrlPr>
                </m:funcPr>
                <m:fName>
                  <m:r>
                    <w:del w:id="5104" w:author="محمد زكريا سيد سيد ابوسبع" w:date="2023-03-31T16:34:00Z">
                      <m:rPr>
                        <m:sty m:val="p"/>
                      </m:rPr>
                      <w:rPr>
                        <w:rFonts w:ascii="Cambria Math" w:hAnsi="Cambria Math"/>
                      </w:rPr>
                      <m:t>cos</m:t>
                    </w:del>
                  </m:r>
                </m:fName>
                <m:e>
                  <m:d>
                    <m:dPr>
                      <m:ctrlPr>
                        <w:del w:id="5105" w:author="محمد زكريا سيد سيد ابوسبع" w:date="2023-03-31T16:34:00Z">
                          <w:rPr>
                            <w:rFonts w:ascii="Cambria Math" w:eastAsiaTheme="minorEastAsia" w:hAnsi="Cambria Math" w:cs="Times New Roman"/>
                            <w:i/>
                          </w:rPr>
                        </w:del>
                      </m:ctrlPr>
                    </m:dPr>
                    <m:e>
                      <m:r>
                        <w:del w:id="5106" w:author="محمد زكريا سيد سيد ابوسبع" w:date="2023-03-31T16:34:00Z">
                          <w:rPr>
                            <w:rFonts w:ascii="Cambria Math" w:hAnsi="Cambria Math"/>
                          </w:rPr>
                          <m:t>∆θ</m:t>
                        </w:del>
                      </m:r>
                    </m:e>
                  </m:d>
                </m:e>
              </m:func>
              <m:r>
                <w:del w:id="5107" w:author="محمد زكريا سيد سيد ابوسبع" w:date="2023-03-31T16:34:00Z">
                  <w:rPr>
                    <w:rFonts w:ascii="Cambria Math" w:eastAsiaTheme="minorEastAsia" w:hAnsi="Cambria Math"/>
                  </w:rPr>
                  <m:t>+</m:t>
                </w:del>
              </m:r>
              <m:func>
                <m:funcPr>
                  <m:ctrlPr>
                    <w:del w:id="5108" w:author="محمد زكريا سيد سيد ابوسبع" w:date="2023-03-31T16:34:00Z">
                      <w:rPr>
                        <w:rFonts w:ascii="Cambria Math" w:eastAsiaTheme="minorEastAsia" w:hAnsi="Cambria Math" w:cs="Times New Roman"/>
                        <w:i/>
                      </w:rPr>
                    </w:del>
                  </m:ctrlPr>
                </m:funcPr>
                <m:fName>
                  <m:r>
                    <w:del w:id="5109" w:author="محمد زكريا سيد سيد ابوسبع" w:date="2023-03-31T16:34:00Z">
                      <m:rPr>
                        <m:sty m:val="p"/>
                      </m:rPr>
                      <w:rPr>
                        <w:rFonts w:ascii="Cambria Math" w:hAnsi="Cambria Math"/>
                      </w:rPr>
                      <m:t>sin</m:t>
                    </w:del>
                  </m:r>
                </m:fName>
                <m:e>
                  <m:d>
                    <m:dPr>
                      <m:ctrlPr>
                        <w:del w:id="5110" w:author="محمد زكريا سيد سيد ابوسبع" w:date="2023-03-31T16:34:00Z">
                          <w:rPr>
                            <w:rFonts w:ascii="Cambria Math" w:eastAsiaTheme="minorEastAsia" w:hAnsi="Cambria Math" w:cs="Times New Roman"/>
                            <w:i/>
                          </w:rPr>
                        </w:del>
                      </m:ctrlPr>
                    </m:dPr>
                    <m:e>
                      <m:r>
                        <w:del w:id="5111" w:author="محمد زكريا سيد سيد ابوسبع" w:date="2023-03-31T16:34:00Z">
                          <w:rPr>
                            <w:rFonts w:ascii="Cambria Math" w:hAnsi="Cambria Math"/>
                          </w:rPr>
                          <m:t>∆θ</m:t>
                        </w:del>
                      </m:r>
                    </m:e>
                  </m:d>
                </m:e>
              </m:func>
              <m:func>
                <m:funcPr>
                  <m:ctrlPr>
                    <w:del w:id="5112" w:author="محمد زكريا سيد سيد ابوسبع" w:date="2023-03-31T16:34:00Z">
                      <w:rPr>
                        <w:rFonts w:ascii="Cambria Math" w:eastAsiaTheme="minorEastAsia" w:hAnsi="Cambria Math" w:cs="Times New Roman"/>
                        <w:i/>
                      </w:rPr>
                    </w:del>
                  </m:ctrlPr>
                </m:funcPr>
                <m:fName>
                  <m:r>
                    <w:del w:id="5113" w:author="محمد زكريا سيد سيد ابوسبع" w:date="2023-03-31T16:34:00Z">
                      <m:rPr>
                        <m:sty m:val="p"/>
                      </m:rPr>
                      <w:rPr>
                        <w:rFonts w:ascii="Cambria Math" w:hAnsi="Cambria Math"/>
                      </w:rPr>
                      <m:t>cos</m:t>
                    </w:del>
                  </m:r>
                </m:fName>
                <m:e>
                  <m:d>
                    <m:dPr>
                      <m:ctrlPr>
                        <w:del w:id="5114" w:author="محمد زكريا سيد سيد ابوسبع" w:date="2023-03-31T16:34:00Z">
                          <w:rPr>
                            <w:rFonts w:ascii="Cambria Math" w:eastAsiaTheme="minorEastAsia" w:hAnsi="Cambria Math" w:cs="Times New Roman"/>
                            <w:i/>
                          </w:rPr>
                        </w:del>
                      </m:ctrlPr>
                    </m:dPr>
                    <m:e>
                      <m:sSub>
                        <m:sSubPr>
                          <m:ctrlPr>
                            <w:del w:id="5115" w:author="محمد زكريا سيد سيد ابوسبع" w:date="2023-03-31T16:34:00Z">
                              <w:rPr>
                                <w:rFonts w:ascii="Cambria Math" w:hAnsi="Cambria Math"/>
                                <w:i/>
                              </w:rPr>
                            </w:del>
                          </m:ctrlPr>
                        </m:sSubPr>
                        <m:e>
                          <m:r>
                            <w:del w:id="5116" w:author="محمد زكريا سيد سيد ابوسبع" w:date="2023-03-31T16:34:00Z">
                              <w:rPr>
                                <w:rFonts w:ascii="Cambria Math" w:hAnsi="Cambria Math"/>
                              </w:rPr>
                              <m:t>θ</m:t>
                            </w:del>
                          </m:r>
                        </m:e>
                        <m:sub>
                          <m:r>
                            <w:del w:id="5117" w:author="محمد زكريا سيد سيد ابوسبع" w:date="2023-03-31T16:34:00Z">
                              <w:rPr>
                                <w:rFonts w:ascii="Cambria Math" w:hAnsi="Cambria Math"/>
                              </w:rPr>
                              <m:t>o</m:t>
                            </w:del>
                          </m:r>
                        </m:sub>
                      </m:sSub>
                    </m:e>
                  </m:d>
                </m:e>
              </m:func>
            </m:e>
          </m:d>
          <m:r>
            <w:del w:id="5118" w:author="محمد زكريا سيد سيد ابوسبع" w:date="2023-03-31T16:34:00Z">
              <w:rPr>
                <w:rFonts w:ascii="Cambria Math" w:hAnsi="Cambria Math"/>
              </w:rPr>
              <m:t>=m</m:t>
            </w:del>
          </m:r>
          <m:d>
            <m:dPr>
              <m:ctrlPr>
                <w:del w:id="5119" w:author="محمد زكريا سيد سيد ابوسبع" w:date="2023-03-31T16:34:00Z">
                  <w:rPr>
                    <w:rFonts w:ascii="Cambria Math" w:hAnsi="Cambria Math"/>
                    <w:i/>
                  </w:rPr>
                </w:del>
              </m:ctrlPr>
            </m:dPr>
            <m:e>
              <m:r>
                <w:del w:id="5120" w:author="محمد زكريا سيد سيد ابوسبع" w:date="2023-03-31T16:34:00Z">
                  <w:rPr>
                    <w:rFonts w:ascii="Cambria Math" w:hAnsi="Cambria Math"/>
                  </w:rPr>
                  <m:t>∆</m:t>
                </w:del>
              </m:r>
              <m:acc>
                <m:accPr>
                  <m:chr m:val="̇"/>
                  <m:ctrlPr>
                    <w:del w:id="5121" w:author="محمد زكريا سيد سيد ابوسبع" w:date="2023-03-31T16:34:00Z">
                      <w:rPr>
                        <w:rFonts w:ascii="Cambria Math" w:hAnsi="Cambria Math"/>
                        <w:i/>
                      </w:rPr>
                    </w:del>
                  </m:ctrlPr>
                </m:accPr>
                <m:e>
                  <m:r>
                    <w:del w:id="5122" w:author="محمد زكريا سيد سيد ابوسبع" w:date="2023-03-31T16:34:00Z">
                      <w:rPr>
                        <w:rFonts w:ascii="Cambria Math" w:hAnsi="Cambria Math"/>
                      </w:rPr>
                      <m:t>u</m:t>
                    </w:del>
                  </m:r>
                </m:e>
              </m:acc>
              <m:r>
                <w:del w:id="5123" w:author="محمد زكريا سيد سيد ابوسبع" w:date="2023-03-31T16:34:00Z">
                  <w:rPr>
                    <w:rFonts w:ascii="Cambria Math" w:hAnsi="Cambria Math"/>
                  </w:rPr>
                  <m:t>+</m:t>
                </w:del>
              </m:r>
              <m:d>
                <m:dPr>
                  <m:ctrlPr>
                    <w:del w:id="5124" w:author="محمد زكريا سيد سيد ابوسبع" w:date="2023-03-31T16:34:00Z">
                      <w:rPr>
                        <w:rFonts w:ascii="Cambria Math" w:hAnsi="Cambria Math"/>
                        <w:i/>
                      </w:rPr>
                    </w:del>
                  </m:ctrlPr>
                </m:dPr>
                <m:e>
                  <m:r>
                    <w:del w:id="5125" w:author="محمد زكريا سيد سيد ابوسبع" w:date="2023-03-31T16:34:00Z">
                      <w:rPr>
                        <w:rFonts w:ascii="Cambria Math" w:hAnsi="Cambria Math"/>
                      </w:rPr>
                      <m:t>∆q</m:t>
                    </w:del>
                  </m:r>
                </m:e>
              </m:d>
              <m:d>
                <m:dPr>
                  <m:ctrlPr>
                    <w:del w:id="5126" w:author="محمد زكريا سيد سيد ابوسبع" w:date="2023-03-31T16:34:00Z">
                      <w:rPr>
                        <w:rFonts w:ascii="Cambria Math" w:hAnsi="Cambria Math"/>
                        <w:i/>
                      </w:rPr>
                    </w:del>
                  </m:ctrlPr>
                </m:dPr>
                <m:e>
                  <m:sSub>
                    <m:sSubPr>
                      <m:ctrlPr>
                        <w:del w:id="5127" w:author="محمد زكريا سيد سيد ابوسبع" w:date="2023-03-31T16:34:00Z">
                          <w:rPr>
                            <w:rFonts w:ascii="Cambria Math" w:hAnsi="Cambria Math"/>
                            <w:i/>
                          </w:rPr>
                        </w:del>
                      </m:ctrlPr>
                    </m:sSubPr>
                    <m:e>
                      <m:r>
                        <w:del w:id="5128" w:author="محمد زكريا سيد سيد ابوسبع" w:date="2023-03-31T16:34:00Z">
                          <w:rPr>
                            <w:rFonts w:ascii="Cambria Math" w:hAnsi="Cambria Math"/>
                          </w:rPr>
                          <m:t>w</m:t>
                        </w:del>
                      </m:r>
                    </m:e>
                    <m:sub>
                      <m:r>
                        <w:del w:id="5129" w:author="محمد زكريا سيد سيد ابوسبع" w:date="2023-03-31T16:34:00Z">
                          <w:rPr>
                            <w:rFonts w:ascii="Cambria Math" w:hAnsi="Cambria Math"/>
                          </w:rPr>
                          <m:t>o</m:t>
                        </w:del>
                      </m:r>
                    </m:sub>
                  </m:sSub>
                  <m:r>
                    <w:del w:id="5130" w:author="محمد زكريا سيد سيد ابوسبع" w:date="2023-03-31T16:34:00Z">
                      <w:rPr>
                        <w:rFonts w:ascii="Cambria Math" w:hAnsi="Cambria Math"/>
                      </w:rPr>
                      <m:t>+∆w</m:t>
                    </w:del>
                  </m:r>
                </m:e>
              </m:d>
              <m:r>
                <w:del w:id="5131" w:author="محمد زكريا سيد سيد ابوسبع" w:date="2023-03-31T16:34:00Z">
                  <w:rPr>
                    <w:rFonts w:ascii="Cambria Math" w:hAnsi="Cambria Math"/>
                  </w:rPr>
                  <m:t>-</m:t>
                </w:del>
              </m:r>
              <m:d>
                <m:dPr>
                  <m:ctrlPr>
                    <w:del w:id="5132" w:author="محمد زكريا سيد سيد ابوسبع" w:date="2023-03-31T16:34:00Z">
                      <w:rPr>
                        <w:rFonts w:ascii="Cambria Math" w:hAnsi="Cambria Math"/>
                        <w:i/>
                      </w:rPr>
                    </w:del>
                  </m:ctrlPr>
                </m:dPr>
                <m:e>
                  <m:r>
                    <w:del w:id="5133" w:author="محمد زكريا سيد سيد ابوسبع" w:date="2023-03-31T16:34:00Z">
                      <w:rPr>
                        <w:rFonts w:ascii="Cambria Math" w:hAnsi="Cambria Math"/>
                      </w:rPr>
                      <m:t>∆r</m:t>
                    </w:del>
                  </m:r>
                </m:e>
              </m:d>
              <m:d>
                <m:dPr>
                  <m:ctrlPr>
                    <w:del w:id="5134" w:author="محمد زكريا سيد سيد ابوسبع" w:date="2023-03-31T16:34:00Z">
                      <w:rPr>
                        <w:rFonts w:ascii="Cambria Math" w:hAnsi="Cambria Math"/>
                        <w:i/>
                      </w:rPr>
                    </w:del>
                  </m:ctrlPr>
                </m:dPr>
                <m:e>
                  <m:r>
                    <w:del w:id="5135" w:author="محمد زكريا سيد سيد ابوسبع" w:date="2023-03-31T16:34:00Z">
                      <w:rPr>
                        <w:rFonts w:ascii="Cambria Math" w:hAnsi="Cambria Math"/>
                      </w:rPr>
                      <m:t>∆v</m:t>
                    </w:del>
                  </m:r>
                </m:e>
              </m:d>
            </m:e>
          </m:d>
        </m:oMath>
      </m:oMathPara>
    </w:p>
    <w:p w14:paraId="3FC2AA95" w14:textId="3FEFF0DF" w:rsidR="00590B75" w:rsidDel="00E93874" w:rsidRDefault="00590B75" w:rsidP="00590B75">
      <w:pPr>
        <w:pStyle w:val="ListParagraph"/>
        <w:rPr>
          <w:del w:id="5136" w:author="محمد زكريا سيد سيد ابوسبع" w:date="2023-03-31T16:34:00Z"/>
        </w:rPr>
      </w:pPr>
    </w:p>
    <w:p w14:paraId="2A16FA4F" w14:textId="4EEE57C6" w:rsidR="00590B75" w:rsidDel="00E93874" w:rsidRDefault="00590B75" w:rsidP="00590B75">
      <w:pPr>
        <w:pStyle w:val="ListParagraph"/>
        <w:rPr>
          <w:del w:id="5137" w:author="محمد زكريا سيد سيد ابوسبع" w:date="2023-03-31T16:34:00Z"/>
          <w:rFonts w:eastAsiaTheme="minorEastAsia"/>
        </w:rPr>
      </w:pPr>
      <m:oMath>
        <m:r>
          <w:del w:id="5138" w:author="محمد زكريا سيد سيد ابوسبع" w:date="2023-03-31T16:34:00Z">
            <w:rPr>
              <w:rFonts w:ascii="Cambria Math" w:hAnsi="Cambria Math"/>
            </w:rPr>
            <m:t xml:space="preserve">ii. </m:t>
          </w:del>
        </m:r>
      </m:oMath>
      <w:del w:id="5139" w:author="محمد زكريا سيد سيد ابوسبع" w:date="2023-03-31T16:34:00Z">
        <w:r w:rsidRPr="000849CA" w:rsidDel="00E93874">
          <w:rPr>
            <w:rFonts w:eastAsiaTheme="minorEastAsia"/>
          </w:rPr>
          <w:delText>Apply the small-angle assumption to trig functions of</w:delText>
        </w:r>
        <w:r w:rsidDel="00E93874">
          <w:rPr>
            <w:rFonts w:eastAsiaTheme="minorEastAsia"/>
          </w:rPr>
          <w:delText xml:space="preserve"> </w:delText>
        </w:r>
        <w:r w:rsidRPr="000849CA" w:rsidDel="00E93874">
          <w:rPr>
            <w:rFonts w:eastAsiaTheme="minorEastAsia"/>
          </w:rPr>
          <w:delText>perturbed angles.</w:delText>
        </w:r>
      </w:del>
    </w:p>
    <w:p w14:paraId="4E8D7CEB" w14:textId="28AA19E1" w:rsidR="00590B75" w:rsidDel="00E93874" w:rsidRDefault="00590B75" w:rsidP="00590B75">
      <w:pPr>
        <w:pStyle w:val="ListParagraph"/>
        <w:rPr>
          <w:del w:id="5140" w:author="محمد زكريا سيد سيد ابوسبع" w:date="2023-03-31T16:34:00Z"/>
          <w:rFonts w:eastAsiaTheme="minorEastAsia"/>
        </w:rPr>
      </w:pPr>
    </w:p>
    <w:p w14:paraId="24FE2382" w14:textId="06B0A514" w:rsidR="00590B75" w:rsidRPr="00964CA8" w:rsidDel="00E93874" w:rsidRDefault="00000000" w:rsidP="00590B75">
      <w:pPr>
        <w:pStyle w:val="ListParagraph"/>
        <w:rPr>
          <w:del w:id="5141" w:author="محمد زكريا سيد سيد ابوسبع" w:date="2023-03-31T16:34:00Z"/>
          <w:rFonts w:eastAsiaTheme="minorEastAsia"/>
        </w:rPr>
      </w:pPr>
      <m:oMathPara>
        <m:oMath>
          <m:func>
            <m:funcPr>
              <m:ctrlPr>
                <w:del w:id="5142" w:author="محمد زكريا سيد سيد ابوسبع" w:date="2023-03-31T16:34:00Z">
                  <w:rPr>
                    <w:rFonts w:ascii="Cambria Math" w:eastAsiaTheme="minorEastAsia" w:hAnsi="Cambria Math"/>
                    <w:i/>
                  </w:rPr>
                </w:del>
              </m:ctrlPr>
            </m:funcPr>
            <m:fName>
              <m:r>
                <w:del w:id="5143" w:author="محمد زكريا سيد سيد ابوسبع" w:date="2023-03-31T16:34:00Z">
                  <m:rPr>
                    <m:sty m:val="p"/>
                  </m:rPr>
                  <w:rPr>
                    <w:rFonts w:ascii="Cambria Math" w:eastAsiaTheme="minorEastAsia" w:hAnsi="Cambria Math"/>
                  </w:rPr>
                  <m:t>sin</m:t>
                </w:del>
              </m:r>
            </m:fName>
            <m:e>
              <m:d>
                <m:dPr>
                  <m:ctrlPr>
                    <w:del w:id="5144" w:author="محمد زكريا سيد سيد ابوسبع" w:date="2023-03-31T16:34:00Z">
                      <w:rPr>
                        <w:rFonts w:ascii="Cambria Math" w:eastAsiaTheme="minorEastAsia" w:hAnsi="Cambria Math"/>
                        <w:i/>
                      </w:rPr>
                    </w:del>
                  </m:ctrlPr>
                </m:dPr>
                <m:e>
                  <m:r>
                    <w:del w:id="5145" w:author="محمد زكريا سيد سيد ابوسبع" w:date="2023-03-31T16:34:00Z">
                      <w:rPr>
                        <w:rFonts w:ascii="Cambria Math" w:eastAsiaTheme="minorEastAsia" w:hAnsi="Cambria Math"/>
                      </w:rPr>
                      <m:t>a→0</m:t>
                    </w:del>
                  </m:r>
                </m:e>
              </m:d>
              <m:r>
                <w:del w:id="5146" w:author="محمد زكريا سيد سيد ابوسبع" w:date="2023-03-31T16:34:00Z">
                  <w:rPr>
                    <w:rFonts w:ascii="Cambria Math" w:eastAsiaTheme="minorEastAsia" w:hAnsi="Cambria Math"/>
                  </w:rPr>
                  <m:t xml:space="preserve">=a ,   </m:t>
                </w:del>
              </m:r>
              <m:func>
                <m:funcPr>
                  <m:ctrlPr>
                    <w:del w:id="5147" w:author="محمد زكريا سيد سيد ابوسبع" w:date="2023-03-31T16:34:00Z">
                      <w:rPr>
                        <w:rFonts w:ascii="Cambria Math" w:eastAsiaTheme="minorEastAsia" w:hAnsi="Cambria Math"/>
                        <w:i/>
                      </w:rPr>
                    </w:del>
                  </m:ctrlPr>
                </m:funcPr>
                <m:fName>
                  <m:r>
                    <w:del w:id="5148" w:author="محمد زكريا سيد سيد ابوسبع" w:date="2023-03-31T16:34:00Z">
                      <m:rPr>
                        <m:sty m:val="p"/>
                      </m:rPr>
                      <w:rPr>
                        <w:rFonts w:ascii="Cambria Math" w:eastAsiaTheme="minorEastAsia" w:hAnsi="Cambria Math"/>
                      </w:rPr>
                      <m:t>cos</m:t>
                    </w:del>
                  </m:r>
                </m:fName>
                <m:e>
                  <m:d>
                    <m:dPr>
                      <m:ctrlPr>
                        <w:del w:id="5149" w:author="محمد زكريا سيد سيد ابوسبع" w:date="2023-03-31T16:34:00Z">
                          <w:rPr>
                            <w:rFonts w:ascii="Cambria Math" w:eastAsiaTheme="minorEastAsia" w:hAnsi="Cambria Math"/>
                            <w:i/>
                          </w:rPr>
                        </w:del>
                      </m:ctrlPr>
                    </m:dPr>
                    <m:e>
                      <m:r>
                        <w:del w:id="5150" w:author="محمد زكريا سيد سيد ابوسبع" w:date="2023-03-31T16:34:00Z">
                          <w:rPr>
                            <w:rFonts w:ascii="Cambria Math" w:eastAsiaTheme="minorEastAsia" w:hAnsi="Cambria Math"/>
                          </w:rPr>
                          <m:t>a→0</m:t>
                        </w:del>
                      </m:r>
                    </m:e>
                  </m:d>
                  <m:r>
                    <w:del w:id="5151" w:author="محمد زكريا سيد سيد ابوسبع" w:date="2023-03-31T16:34:00Z">
                      <w:rPr>
                        <w:rFonts w:ascii="Cambria Math" w:eastAsiaTheme="minorEastAsia" w:hAnsi="Cambria Math"/>
                      </w:rPr>
                      <m:t>=1</m:t>
                    </w:del>
                  </m:r>
                </m:e>
              </m:func>
            </m:e>
          </m:func>
        </m:oMath>
      </m:oMathPara>
    </w:p>
    <w:p w14:paraId="44A4E76D" w14:textId="061DA84F" w:rsidR="00590B75" w:rsidRPr="00B80A59" w:rsidDel="00E93874" w:rsidRDefault="00000000" w:rsidP="00590B75">
      <w:pPr>
        <w:pStyle w:val="ListParagraph"/>
        <w:rPr>
          <w:del w:id="5152" w:author="محمد زكريا سيد سيد ابوسبع" w:date="2023-03-31T16:34:00Z"/>
          <w:rFonts w:eastAsiaTheme="minorEastAsia"/>
        </w:rPr>
      </w:pPr>
      <m:oMathPara>
        <m:oMath>
          <m:sSub>
            <m:sSubPr>
              <m:ctrlPr>
                <w:del w:id="5153" w:author="محمد زكريا سيد سيد ابوسبع" w:date="2023-03-31T16:34:00Z">
                  <w:rPr>
                    <w:rFonts w:ascii="Cambria Math" w:hAnsi="Cambria Math"/>
                    <w:i/>
                  </w:rPr>
                </w:del>
              </m:ctrlPr>
            </m:sSubPr>
            <m:e>
              <m:r>
                <w:del w:id="5154" w:author="محمد زكريا سيد سيد ابوسبع" w:date="2023-03-31T16:34:00Z">
                  <w:rPr>
                    <w:rFonts w:ascii="Cambria Math" w:hAnsi="Cambria Math"/>
                  </w:rPr>
                  <m:t>X</m:t>
                </w:del>
              </m:r>
            </m:e>
            <m:sub>
              <m:r>
                <w:del w:id="5155" w:author="محمد زكريا سيد سيد ابوسبع" w:date="2023-03-31T16:34:00Z">
                  <w:rPr>
                    <w:rFonts w:ascii="Cambria Math" w:hAnsi="Cambria Math"/>
                  </w:rPr>
                  <m:t>o</m:t>
                </w:del>
              </m:r>
            </m:sub>
          </m:sSub>
          <m:r>
            <w:del w:id="5156" w:author="محمد زكريا سيد سيد ابوسبع" w:date="2023-03-31T16:34:00Z">
              <w:rPr>
                <w:rFonts w:ascii="Cambria Math" w:hAnsi="Cambria Math"/>
              </w:rPr>
              <m:t xml:space="preserve">+∆X-mg </m:t>
            </w:del>
          </m:r>
          <m:func>
            <m:funcPr>
              <m:ctrlPr>
                <w:del w:id="5157" w:author="محمد زكريا سيد سيد ابوسبع" w:date="2023-03-31T16:34:00Z">
                  <w:rPr>
                    <w:rFonts w:ascii="Cambria Math" w:eastAsiaTheme="minorEastAsia" w:hAnsi="Cambria Math" w:cs="Times New Roman"/>
                    <w:i/>
                  </w:rPr>
                </w:del>
              </m:ctrlPr>
            </m:funcPr>
            <m:fName>
              <m:r>
                <w:del w:id="5158" w:author="محمد زكريا سيد سيد ابوسبع" w:date="2023-03-31T16:34:00Z">
                  <m:rPr>
                    <m:sty m:val="p"/>
                  </m:rPr>
                  <w:rPr>
                    <w:rFonts w:ascii="Cambria Math" w:hAnsi="Cambria Math"/>
                  </w:rPr>
                  <m:t>sin</m:t>
                </w:del>
              </m:r>
            </m:fName>
            <m:e>
              <m:d>
                <m:dPr>
                  <m:ctrlPr>
                    <w:del w:id="5159" w:author="محمد زكريا سيد سيد ابوسبع" w:date="2023-03-31T16:34:00Z">
                      <w:rPr>
                        <w:rFonts w:ascii="Cambria Math" w:eastAsiaTheme="minorEastAsia" w:hAnsi="Cambria Math" w:cs="Times New Roman"/>
                        <w:i/>
                      </w:rPr>
                    </w:del>
                  </m:ctrlPr>
                </m:dPr>
                <m:e>
                  <m:sSub>
                    <m:sSubPr>
                      <m:ctrlPr>
                        <w:del w:id="5160" w:author="محمد زكريا سيد سيد ابوسبع" w:date="2023-03-31T16:34:00Z">
                          <w:rPr>
                            <w:rFonts w:ascii="Cambria Math" w:hAnsi="Cambria Math"/>
                            <w:i/>
                          </w:rPr>
                        </w:del>
                      </m:ctrlPr>
                    </m:sSubPr>
                    <m:e>
                      <m:r>
                        <w:del w:id="5161" w:author="محمد زكريا سيد سيد ابوسبع" w:date="2023-03-31T16:34:00Z">
                          <w:rPr>
                            <w:rFonts w:ascii="Cambria Math" w:hAnsi="Cambria Math"/>
                          </w:rPr>
                          <m:t>θ</m:t>
                        </w:del>
                      </m:r>
                    </m:e>
                    <m:sub>
                      <m:r>
                        <w:del w:id="5162" w:author="محمد زكريا سيد سيد ابوسبع" w:date="2023-03-31T16:34:00Z">
                          <w:rPr>
                            <w:rFonts w:ascii="Cambria Math" w:hAnsi="Cambria Math"/>
                          </w:rPr>
                          <m:t>o</m:t>
                        </w:del>
                      </m:r>
                    </m:sub>
                  </m:sSub>
                </m:e>
              </m:d>
            </m:e>
          </m:func>
          <m:r>
            <w:del w:id="5163" w:author="محمد زكريا سيد سيد ابوسبع" w:date="2023-03-31T16:34:00Z">
              <w:rPr>
                <w:rFonts w:ascii="Cambria Math" w:eastAsiaTheme="minorEastAsia" w:hAnsi="Cambria Math"/>
              </w:rPr>
              <m:t>-</m:t>
            </w:del>
          </m:r>
          <m:r>
            <w:del w:id="5164" w:author="محمد زكريا سيد سيد ابوسبع" w:date="2023-03-31T16:34:00Z">
              <w:rPr>
                <w:rFonts w:ascii="Cambria Math" w:hAnsi="Cambria Math"/>
              </w:rPr>
              <m:t xml:space="preserve">mg </m:t>
            </w:del>
          </m:r>
          <m:func>
            <m:funcPr>
              <m:ctrlPr>
                <w:del w:id="5165" w:author="محمد زكريا سيد سيد ابوسبع" w:date="2023-03-31T16:34:00Z">
                  <w:rPr>
                    <w:rFonts w:ascii="Cambria Math" w:eastAsiaTheme="minorEastAsia" w:hAnsi="Cambria Math" w:cs="Times New Roman"/>
                    <w:i/>
                  </w:rPr>
                </w:del>
              </m:ctrlPr>
            </m:funcPr>
            <m:fName>
              <m:r>
                <w:del w:id="5166" w:author="محمد زكريا سيد سيد ابوسبع" w:date="2023-03-31T16:34:00Z">
                  <m:rPr>
                    <m:sty m:val="p"/>
                  </m:rPr>
                  <w:rPr>
                    <w:rFonts w:ascii="Cambria Math" w:hAnsi="Cambria Math"/>
                  </w:rPr>
                  <m:t>cos</m:t>
                </w:del>
              </m:r>
            </m:fName>
            <m:e>
              <m:d>
                <m:dPr>
                  <m:ctrlPr>
                    <w:del w:id="5167" w:author="محمد زكريا سيد سيد ابوسبع" w:date="2023-03-31T16:34:00Z">
                      <w:rPr>
                        <w:rFonts w:ascii="Cambria Math" w:eastAsiaTheme="minorEastAsia" w:hAnsi="Cambria Math" w:cs="Times New Roman"/>
                        <w:i/>
                      </w:rPr>
                    </w:del>
                  </m:ctrlPr>
                </m:dPr>
                <m:e>
                  <m:sSub>
                    <m:sSubPr>
                      <m:ctrlPr>
                        <w:del w:id="5168" w:author="محمد زكريا سيد سيد ابوسبع" w:date="2023-03-31T16:34:00Z">
                          <w:rPr>
                            <w:rFonts w:ascii="Cambria Math" w:hAnsi="Cambria Math"/>
                            <w:i/>
                          </w:rPr>
                        </w:del>
                      </m:ctrlPr>
                    </m:sSubPr>
                    <m:e>
                      <m:r>
                        <w:del w:id="5169" w:author="محمد زكريا سيد سيد ابوسبع" w:date="2023-03-31T16:34:00Z">
                          <w:rPr>
                            <w:rFonts w:ascii="Cambria Math" w:hAnsi="Cambria Math"/>
                          </w:rPr>
                          <m:t>θ</m:t>
                        </w:del>
                      </m:r>
                    </m:e>
                    <m:sub>
                      <m:r>
                        <w:del w:id="5170" w:author="محمد زكريا سيد سيد ابوسبع" w:date="2023-03-31T16:34:00Z">
                          <w:rPr>
                            <w:rFonts w:ascii="Cambria Math" w:hAnsi="Cambria Math"/>
                          </w:rPr>
                          <m:t>o</m:t>
                        </w:del>
                      </m:r>
                    </m:sub>
                  </m:sSub>
                </m:e>
              </m:d>
            </m:e>
          </m:func>
          <m:r>
            <w:del w:id="5171" w:author="محمد زكريا سيد سيد ابوسبع" w:date="2023-03-31T16:34:00Z">
              <w:rPr>
                <w:rFonts w:ascii="Cambria Math" w:hAnsi="Cambria Math"/>
              </w:rPr>
              <m:t>∆θ=m</m:t>
            </w:del>
          </m:r>
          <m:d>
            <m:dPr>
              <m:ctrlPr>
                <w:del w:id="5172" w:author="محمد زكريا سيد سيد ابوسبع" w:date="2023-03-31T16:34:00Z">
                  <w:rPr>
                    <w:rFonts w:ascii="Cambria Math" w:hAnsi="Cambria Math"/>
                    <w:i/>
                  </w:rPr>
                </w:del>
              </m:ctrlPr>
            </m:dPr>
            <m:e>
              <m:r>
                <w:del w:id="5173" w:author="محمد زكريا سيد سيد ابوسبع" w:date="2023-03-31T16:34:00Z">
                  <w:rPr>
                    <w:rFonts w:ascii="Cambria Math" w:hAnsi="Cambria Math"/>
                  </w:rPr>
                  <m:t>∆</m:t>
                </w:del>
              </m:r>
              <m:acc>
                <m:accPr>
                  <m:chr m:val="̇"/>
                  <m:ctrlPr>
                    <w:del w:id="5174" w:author="محمد زكريا سيد سيد ابوسبع" w:date="2023-03-31T16:34:00Z">
                      <w:rPr>
                        <w:rFonts w:ascii="Cambria Math" w:hAnsi="Cambria Math"/>
                        <w:i/>
                      </w:rPr>
                    </w:del>
                  </m:ctrlPr>
                </m:accPr>
                <m:e>
                  <m:r>
                    <w:del w:id="5175" w:author="محمد زكريا سيد سيد ابوسبع" w:date="2023-03-31T16:34:00Z">
                      <w:rPr>
                        <w:rFonts w:ascii="Cambria Math" w:hAnsi="Cambria Math"/>
                      </w:rPr>
                      <m:t>u</m:t>
                    </w:del>
                  </m:r>
                </m:e>
              </m:acc>
              <m:r>
                <w:del w:id="5176" w:author="محمد زكريا سيد سيد ابوسبع" w:date="2023-03-31T16:34:00Z">
                  <w:rPr>
                    <w:rFonts w:ascii="Cambria Math" w:hAnsi="Cambria Math"/>
                  </w:rPr>
                  <m:t>+∆q*</m:t>
                </w:del>
              </m:r>
              <m:sSub>
                <m:sSubPr>
                  <m:ctrlPr>
                    <w:del w:id="5177" w:author="محمد زكريا سيد سيد ابوسبع" w:date="2023-03-31T16:34:00Z">
                      <w:rPr>
                        <w:rFonts w:ascii="Cambria Math" w:hAnsi="Cambria Math"/>
                        <w:i/>
                      </w:rPr>
                    </w:del>
                  </m:ctrlPr>
                </m:sSubPr>
                <m:e>
                  <m:r>
                    <w:del w:id="5178" w:author="محمد زكريا سيد سيد ابوسبع" w:date="2023-03-31T16:34:00Z">
                      <w:rPr>
                        <w:rFonts w:ascii="Cambria Math" w:hAnsi="Cambria Math"/>
                      </w:rPr>
                      <m:t>w</m:t>
                    </w:del>
                  </m:r>
                </m:e>
                <m:sub>
                  <m:r>
                    <w:del w:id="5179" w:author="محمد زكريا سيد سيد ابوسبع" w:date="2023-03-31T16:34:00Z">
                      <w:rPr>
                        <w:rFonts w:ascii="Cambria Math" w:hAnsi="Cambria Math"/>
                      </w:rPr>
                      <m:t>o</m:t>
                    </w:del>
                  </m:r>
                </m:sub>
              </m:sSub>
              <m:r>
                <w:del w:id="5180" w:author="محمد زكريا سيد سيد ابوسبع" w:date="2023-03-31T16:34:00Z">
                  <w:rPr>
                    <w:rFonts w:ascii="Cambria Math" w:hAnsi="Cambria Math"/>
                  </w:rPr>
                  <m:t>+∆q*∆w-∆r*∆v</m:t>
                </w:del>
              </m:r>
            </m:e>
          </m:d>
        </m:oMath>
      </m:oMathPara>
    </w:p>
    <w:p w14:paraId="054F1918" w14:textId="3ACE9FAA" w:rsidR="00590B75" w:rsidDel="00E93874" w:rsidRDefault="00590B75" w:rsidP="00590B75">
      <w:pPr>
        <w:pStyle w:val="ListParagraph"/>
        <w:rPr>
          <w:del w:id="5181" w:author="محمد زكريا سيد سيد ابوسبع" w:date="2023-03-31T16:34:00Z"/>
          <w:rFonts w:eastAsiaTheme="minorEastAsia"/>
        </w:rPr>
      </w:pPr>
    </w:p>
    <w:p w14:paraId="46824EB0" w14:textId="23D002BE" w:rsidR="00590B75" w:rsidRPr="0001300C" w:rsidDel="00E93874" w:rsidRDefault="00590B75" w:rsidP="00590B75">
      <w:pPr>
        <w:pStyle w:val="ListParagraph"/>
        <w:rPr>
          <w:del w:id="5182" w:author="محمد زكريا سيد سيد ابوسبع" w:date="2023-03-31T16:34:00Z"/>
          <w:rFonts w:eastAsiaTheme="minorEastAsia"/>
        </w:rPr>
      </w:pPr>
    </w:p>
    <w:p w14:paraId="10118CC8" w14:textId="316F5FD3" w:rsidR="00590B75" w:rsidDel="00E93874" w:rsidRDefault="00590B75" w:rsidP="00590B75">
      <w:pPr>
        <w:pStyle w:val="ListParagraph"/>
        <w:rPr>
          <w:del w:id="5183" w:author="محمد زكريا سيد سيد ابوسبع" w:date="2023-03-31T16:34:00Z"/>
          <w:rFonts w:eastAsiaTheme="minorEastAsia"/>
        </w:rPr>
      </w:pPr>
      <m:oMath>
        <m:r>
          <w:del w:id="5184" w:author="محمد زكريا سيد سيد ابوسبع" w:date="2023-03-31T16:34:00Z">
            <w:rPr>
              <w:rFonts w:ascii="Cambria Math" w:eastAsiaTheme="minorEastAsia" w:hAnsi="Cambria Math"/>
            </w:rPr>
            <m:t xml:space="preserve">iii. </m:t>
          </w:del>
        </m:r>
      </m:oMath>
      <w:del w:id="5185" w:author="محمد زكريا سيد سيد ابوسبع" w:date="2023-03-31T16:34:00Z">
        <w:r w:rsidRPr="003D5D96" w:rsidDel="00E93874">
          <w:rPr>
            <w:rFonts w:eastAsiaTheme="minorEastAsia"/>
          </w:rPr>
          <w:delText>Assume products of small perturbations are negligible.</w:delText>
        </w:r>
      </w:del>
    </w:p>
    <w:p w14:paraId="0C529C24" w14:textId="18BBFA98" w:rsidR="00590B75" w:rsidDel="00E93874" w:rsidRDefault="00590B75" w:rsidP="00590B75">
      <w:pPr>
        <w:pStyle w:val="ListParagraph"/>
        <w:rPr>
          <w:del w:id="5186" w:author="محمد زكريا سيد سيد ابوسبع" w:date="2023-03-31T16:34:00Z"/>
          <w:rFonts w:eastAsiaTheme="minorEastAsia"/>
        </w:rPr>
      </w:pPr>
    </w:p>
    <w:p w14:paraId="583CCF7E" w14:textId="11D9CAF2" w:rsidR="00590B75" w:rsidRPr="00B80A59" w:rsidDel="00E93874" w:rsidRDefault="00000000" w:rsidP="00590B75">
      <w:pPr>
        <w:pStyle w:val="ListParagraph"/>
        <w:rPr>
          <w:del w:id="5187" w:author="محمد زكريا سيد سيد ابوسبع" w:date="2023-03-31T16:34:00Z"/>
          <w:rFonts w:eastAsiaTheme="minorEastAsia"/>
        </w:rPr>
      </w:pPr>
      <m:oMathPara>
        <m:oMathParaPr>
          <m:jc m:val="center"/>
        </m:oMathParaPr>
        <m:oMath>
          <m:sSub>
            <m:sSubPr>
              <m:ctrlPr>
                <w:del w:id="5188" w:author="محمد زكريا سيد سيد ابوسبع" w:date="2023-03-31T16:34:00Z">
                  <w:rPr>
                    <w:rFonts w:ascii="Cambria Math" w:hAnsi="Cambria Math"/>
                    <w:i/>
                  </w:rPr>
                </w:del>
              </m:ctrlPr>
            </m:sSubPr>
            <m:e>
              <m:r>
                <w:del w:id="5189" w:author="محمد زكريا سيد سيد ابوسبع" w:date="2023-03-31T16:34:00Z">
                  <w:rPr>
                    <w:rFonts w:ascii="Cambria Math" w:hAnsi="Cambria Math"/>
                  </w:rPr>
                  <m:t>X</m:t>
                </w:del>
              </m:r>
            </m:e>
            <m:sub>
              <m:r>
                <w:del w:id="5190" w:author="محمد زكريا سيد سيد ابوسبع" w:date="2023-03-31T16:34:00Z">
                  <w:rPr>
                    <w:rFonts w:ascii="Cambria Math" w:hAnsi="Cambria Math"/>
                  </w:rPr>
                  <m:t>o</m:t>
                </w:del>
              </m:r>
            </m:sub>
          </m:sSub>
          <m:r>
            <w:del w:id="5191" w:author="محمد زكريا سيد سيد ابوسبع" w:date="2023-03-31T16:34:00Z">
              <w:rPr>
                <w:rFonts w:ascii="Cambria Math" w:hAnsi="Cambria Math"/>
              </w:rPr>
              <m:t xml:space="preserve">+∆X-mg </m:t>
            </w:del>
          </m:r>
          <m:func>
            <m:funcPr>
              <m:ctrlPr>
                <w:del w:id="5192" w:author="محمد زكريا سيد سيد ابوسبع" w:date="2023-03-31T16:34:00Z">
                  <w:rPr>
                    <w:rFonts w:ascii="Cambria Math" w:eastAsiaTheme="minorEastAsia" w:hAnsi="Cambria Math" w:cs="Times New Roman"/>
                    <w:i/>
                  </w:rPr>
                </w:del>
              </m:ctrlPr>
            </m:funcPr>
            <m:fName>
              <m:r>
                <w:del w:id="5193" w:author="محمد زكريا سيد سيد ابوسبع" w:date="2023-03-31T16:34:00Z">
                  <m:rPr>
                    <m:sty m:val="p"/>
                  </m:rPr>
                  <w:rPr>
                    <w:rFonts w:ascii="Cambria Math" w:hAnsi="Cambria Math"/>
                  </w:rPr>
                  <m:t>sin</m:t>
                </w:del>
              </m:r>
            </m:fName>
            <m:e>
              <m:d>
                <m:dPr>
                  <m:ctrlPr>
                    <w:del w:id="5194" w:author="محمد زكريا سيد سيد ابوسبع" w:date="2023-03-31T16:34:00Z">
                      <w:rPr>
                        <w:rFonts w:ascii="Cambria Math" w:eastAsiaTheme="minorEastAsia" w:hAnsi="Cambria Math" w:cs="Times New Roman"/>
                        <w:i/>
                      </w:rPr>
                    </w:del>
                  </m:ctrlPr>
                </m:dPr>
                <m:e>
                  <m:sSub>
                    <m:sSubPr>
                      <m:ctrlPr>
                        <w:del w:id="5195" w:author="محمد زكريا سيد سيد ابوسبع" w:date="2023-03-31T16:34:00Z">
                          <w:rPr>
                            <w:rFonts w:ascii="Cambria Math" w:hAnsi="Cambria Math"/>
                            <w:i/>
                          </w:rPr>
                        </w:del>
                      </m:ctrlPr>
                    </m:sSubPr>
                    <m:e>
                      <m:r>
                        <w:del w:id="5196" w:author="محمد زكريا سيد سيد ابوسبع" w:date="2023-03-31T16:34:00Z">
                          <w:rPr>
                            <w:rFonts w:ascii="Cambria Math" w:hAnsi="Cambria Math"/>
                          </w:rPr>
                          <m:t>θ</m:t>
                        </w:del>
                      </m:r>
                    </m:e>
                    <m:sub>
                      <m:r>
                        <w:del w:id="5197" w:author="محمد زكريا سيد سيد ابوسبع" w:date="2023-03-31T16:34:00Z">
                          <w:rPr>
                            <w:rFonts w:ascii="Cambria Math" w:hAnsi="Cambria Math"/>
                          </w:rPr>
                          <m:t>o</m:t>
                        </w:del>
                      </m:r>
                    </m:sub>
                  </m:sSub>
                </m:e>
              </m:d>
            </m:e>
          </m:func>
          <m:r>
            <w:del w:id="5198" w:author="محمد زكريا سيد سيد ابوسبع" w:date="2023-03-31T16:34:00Z">
              <w:rPr>
                <w:rFonts w:ascii="Cambria Math" w:eastAsiaTheme="minorEastAsia" w:hAnsi="Cambria Math"/>
              </w:rPr>
              <m:t>-</m:t>
            </w:del>
          </m:r>
          <m:r>
            <w:del w:id="5199" w:author="محمد زكريا سيد سيد ابوسبع" w:date="2023-03-31T16:34:00Z">
              <w:rPr>
                <w:rFonts w:ascii="Cambria Math" w:hAnsi="Cambria Math"/>
              </w:rPr>
              <m:t xml:space="preserve">mg </m:t>
            </w:del>
          </m:r>
          <m:func>
            <m:funcPr>
              <m:ctrlPr>
                <w:del w:id="5200" w:author="محمد زكريا سيد سيد ابوسبع" w:date="2023-03-31T16:34:00Z">
                  <w:rPr>
                    <w:rFonts w:ascii="Cambria Math" w:eastAsiaTheme="minorEastAsia" w:hAnsi="Cambria Math" w:cs="Times New Roman"/>
                    <w:i/>
                  </w:rPr>
                </w:del>
              </m:ctrlPr>
            </m:funcPr>
            <m:fName>
              <m:r>
                <w:del w:id="5201" w:author="محمد زكريا سيد سيد ابوسبع" w:date="2023-03-31T16:34:00Z">
                  <m:rPr>
                    <m:sty m:val="p"/>
                  </m:rPr>
                  <w:rPr>
                    <w:rFonts w:ascii="Cambria Math" w:hAnsi="Cambria Math"/>
                  </w:rPr>
                  <m:t>cos</m:t>
                </w:del>
              </m:r>
            </m:fName>
            <m:e>
              <m:d>
                <m:dPr>
                  <m:ctrlPr>
                    <w:del w:id="5202" w:author="محمد زكريا سيد سيد ابوسبع" w:date="2023-03-31T16:34:00Z">
                      <w:rPr>
                        <w:rFonts w:ascii="Cambria Math" w:eastAsiaTheme="minorEastAsia" w:hAnsi="Cambria Math" w:cs="Times New Roman"/>
                        <w:i/>
                      </w:rPr>
                    </w:del>
                  </m:ctrlPr>
                </m:dPr>
                <m:e>
                  <m:sSub>
                    <m:sSubPr>
                      <m:ctrlPr>
                        <w:del w:id="5203" w:author="محمد زكريا سيد سيد ابوسبع" w:date="2023-03-31T16:34:00Z">
                          <w:rPr>
                            <w:rFonts w:ascii="Cambria Math" w:hAnsi="Cambria Math"/>
                            <w:i/>
                          </w:rPr>
                        </w:del>
                      </m:ctrlPr>
                    </m:sSubPr>
                    <m:e>
                      <m:r>
                        <w:del w:id="5204" w:author="محمد زكريا سيد سيد ابوسبع" w:date="2023-03-31T16:34:00Z">
                          <w:rPr>
                            <w:rFonts w:ascii="Cambria Math" w:hAnsi="Cambria Math"/>
                          </w:rPr>
                          <m:t>θ</m:t>
                        </w:del>
                      </m:r>
                    </m:e>
                    <m:sub>
                      <m:r>
                        <w:del w:id="5205" w:author="محمد زكريا سيد سيد ابوسبع" w:date="2023-03-31T16:34:00Z">
                          <w:rPr>
                            <w:rFonts w:ascii="Cambria Math" w:hAnsi="Cambria Math"/>
                          </w:rPr>
                          <m:t>o</m:t>
                        </w:del>
                      </m:r>
                    </m:sub>
                  </m:sSub>
                </m:e>
              </m:d>
            </m:e>
          </m:func>
          <m:r>
            <w:del w:id="5206" w:author="محمد زكريا سيد سيد ابوسبع" w:date="2023-03-31T16:34:00Z">
              <w:rPr>
                <w:rFonts w:ascii="Cambria Math" w:hAnsi="Cambria Math"/>
              </w:rPr>
              <m:t>∆θ=m</m:t>
            </w:del>
          </m:r>
          <m:d>
            <m:dPr>
              <m:ctrlPr>
                <w:del w:id="5207" w:author="محمد زكريا سيد سيد ابوسبع" w:date="2023-03-31T16:34:00Z">
                  <w:rPr>
                    <w:rFonts w:ascii="Cambria Math" w:hAnsi="Cambria Math"/>
                    <w:i/>
                  </w:rPr>
                </w:del>
              </m:ctrlPr>
            </m:dPr>
            <m:e>
              <m:r>
                <w:del w:id="5208" w:author="محمد زكريا سيد سيد ابوسبع" w:date="2023-03-31T16:34:00Z">
                  <w:rPr>
                    <w:rFonts w:ascii="Cambria Math" w:hAnsi="Cambria Math"/>
                  </w:rPr>
                  <m:t>∆</m:t>
                </w:del>
              </m:r>
              <m:acc>
                <m:accPr>
                  <m:chr m:val="̇"/>
                  <m:ctrlPr>
                    <w:del w:id="5209" w:author="محمد زكريا سيد سيد ابوسبع" w:date="2023-03-31T16:34:00Z">
                      <w:rPr>
                        <w:rFonts w:ascii="Cambria Math" w:hAnsi="Cambria Math"/>
                        <w:i/>
                      </w:rPr>
                    </w:del>
                  </m:ctrlPr>
                </m:accPr>
                <m:e>
                  <m:r>
                    <w:del w:id="5210" w:author="محمد زكريا سيد سيد ابوسبع" w:date="2023-03-31T16:34:00Z">
                      <w:rPr>
                        <w:rFonts w:ascii="Cambria Math" w:hAnsi="Cambria Math"/>
                      </w:rPr>
                      <m:t>u</m:t>
                    </w:del>
                  </m:r>
                </m:e>
              </m:acc>
              <m:r>
                <w:del w:id="5211" w:author="محمد زكريا سيد سيد ابوسبع" w:date="2023-03-31T16:34:00Z">
                  <w:rPr>
                    <w:rFonts w:ascii="Cambria Math" w:hAnsi="Cambria Math"/>
                  </w:rPr>
                  <m:t>+∆q*</m:t>
                </w:del>
              </m:r>
              <m:sSub>
                <m:sSubPr>
                  <m:ctrlPr>
                    <w:del w:id="5212" w:author="محمد زكريا سيد سيد ابوسبع" w:date="2023-03-31T16:34:00Z">
                      <w:rPr>
                        <w:rFonts w:ascii="Cambria Math" w:hAnsi="Cambria Math"/>
                        <w:i/>
                      </w:rPr>
                    </w:del>
                  </m:ctrlPr>
                </m:sSubPr>
                <m:e>
                  <m:r>
                    <w:del w:id="5213" w:author="محمد زكريا سيد سيد ابوسبع" w:date="2023-03-31T16:34:00Z">
                      <w:rPr>
                        <w:rFonts w:ascii="Cambria Math" w:hAnsi="Cambria Math"/>
                      </w:rPr>
                      <m:t>w</m:t>
                    </w:del>
                  </m:r>
                </m:e>
                <m:sub>
                  <m:r>
                    <w:del w:id="5214" w:author="محمد زكريا سيد سيد ابوسبع" w:date="2023-03-31T16:34:00Z">
                      <w:rPr>
                        <w:rFonts w:ascii="Cambria Math" w:hAnsi="Cambria Math"/>
                      </w:rPr>
                      <m:t>o</m:t>
                    </w:del>
                  </m:r>
                </m:sub>
              </m:sSub>
            </m:e>
          </m:d>
        </m:oMath>
      </m:oMathPara>
    </w:p>
    <w:p w14:paraId="2FF0FA61" w14:textId="6B4B6274" w:rsidR="00590B75" w:rsidRPr="00055090" w:rsidDel="00E93874" w:rsidRDefault="00590B75" w:rsidP="00590B75">
      <w:pPr>
        <w:pStyle w:val="ListParagraph"/>
        <w:rPr>
          <w:del w:id="5215" w:author="محمد زكريا سيد سيد ابوسبع" w:date="2023-03-31T16:34:00Z"/>
          <w:rFonts w:eastAsiaTheme="minorEastAsia"/>
        </w:rPr>
      </w:pPr>
    </w:p>
    <w:p w14:paraId="4AC21A67" w14:textId="0FC080DB" w:rsidR="00590B75" w:rsidDel="00E93874" w:rsidRDefault="00590B75" w:rsidP="00590B75">
      <w:pPr>
        <w:pStyle w:val="ListParagraph"/>
        <w:rPr>
          <w:del w:id="5216" w:author="محمد زكريا سيد سيد ابوسبع" w:date="2023-03-31T16:34:00Z"/>
          <w:rFonts w:eastAsiaTheme="minorEastAsia"/>
        </w:rPr>
      </w:pPr>
      <m:oMath>
        <m:r>
          <w:del w:id="5217" w:author="محمد زكريا سيد سيد ابوسبع" w:date="2023-03-31T16:34:00Z">
            <w:rPr>
              <w:rFonts w:ascii="Cambria Math" w:eastAsiaTheme="minorEastAsia" w:hAnsi="Cambria Math"/>
            </w:rPr>
            <m:t xml:space="preserve">iv. </m:t>
          </w:del>
        </m:r>
      </m:oMath>
      <w:del w:id="5218" w:author="محمد زكريا سيد سيد ابوسبع" w:date="2023-03-31T16:34:00Z">
        <w:r w:rsidRPr="00516879" w:rsidDel="00E93874">
          <w:rPr>
            <w:rFonts w:eastAsiaTheme="minorEastAsia"/>
          </w:rPr>
          <w:delText>Remove the steady-state equation from the perturbed</w:delText>
        </w:r>
        <w:r w:rsidDel="00E93874">
          <w:rPr>
            <w:rFonts w:eastAsiaTheme="minorEastAsia"/>
          </w:rPr>
          <w:delText xml:space="preserve"> </w:delText>
        </w:r>
        <w:r w:rsidRPr="00516879" w:rsidDel="00E93874">
          <w:rPr>
            <w:rFonts w:eastAsiaTheme="minorEastAsia"/>
          </w:rPr>
          <w:delText>equation</w:delText>
        </w:r>
      </w:del>
    </w:p>
    <w:p w14:paraId="137BBFFB" w14:textId="671BFD9D" w:rsidR="00590B75" w:rsidDel="00E93874" w:rsidRDefault="00590B75" w:rsidP="00590B75">
      <w:pPr>
        <w:pStyle w:val="ListParagraph"/>
        <w:rPr>
          <w:del w:id="5219" w:author="محمد زكريا سيد سيد ابوسبع" w:date="2023-03-31T16:34:00Z"/>
          <w:rFonts w:eastAsiaTheme="minorEastAsia"/>
        </w:rPr>
      </w:pPr>
    </w:p>
    <w:p w14:paraId="0D80BC81" w14:textId="1DA33DC1" w:rsidR="00590B75" w:rsidRPr="00CF7C84" w:rsidDel="00E93874" w:rsidRDefault="00590B75" w:rsidP="00590B75">
      <w:pPr>
        <w:pStyle w:val="ListParagraph"/>
        <w:rPr>
          <w:del w:id="5220" w:author="محمد زكريا سيد سيد ابوسبع" w:date="2023-03-31T16:34:00Z"/>
          <w:rFonts w:eastAsiaTheme="minorEastAsia"/>
        </w:rPr>
      </w:pPr>
      <m:oMathPara>
        <m:oMath>
          <m:r>
            <w:del w:id="5221" w:author="محمد زكريا سيد سيد ابوسبع" w:date="2023-03-31T16:34:00Z">
              <w:rPr>
                <w:rFonts w:ascii="Cambria Math" w:hAnsi="Cambria Math"/>
              </w:rPr>
              <m:t>∴∆X</m:t>
            </w:del>
          </m:r>
          <m:r>
            <w:del w:id="5222" w:author="محمد زكريا سيد سيد ابوسبع" w:date="2023-03-31T16:34:00Z">
              <w:rPr>
                <w:rFonts w:ascii="Cambria Math" w:eastAsiaTheme="minorEastAsia" w:hAnsi="Cambria Math"/>
              </w:rPr>
              <m:t>-</m:t>
            </w:del>
          </m:r>
          <m:r>
            <w:del w:id="5223" w:author="محمد زكريا سيد سيد ابوسبع" w:date="2023-03-31T16:34:00Z">
              <w:rPr>
                <w:rFonts w:ascii="Cambria Math" w:hAnsi="Cambria Math"/>
              </w:rPr>
              <m:t xml:space="preserve">mg </m:t>
            </w:del>
          </m:r>
          <m:func>
            <m:funcPr>
              <m:ctrlPr>
                <w:del w:id="5224" w:author="محمد زكريا سيد سيد ابوسبع" w:date="2023-03-31T16:34:00Z">
                  <w:rPr>
                    <w:rFonts w:ascii="Cambria Math" w:eastAsiaTheme="minorEastAsia" w:hAnsi="Cambria Math" w:cs="Times New Roman"/>
                    <w:i/>
                  </w:rPr>
                </w:del>
              </m:ctrlPr>
            </m:funcPr>
            <m:fName>
              <m:r>
                <w:del w:id="5225" w:author="محمد زكريا سيد سيد ابوسبع" w:date="2023-03-31T16:34:00Z">
                  <m:rPr>
                    <m:sty m:val="p"/>
                  </m:rPr>
                  <w:rPr>
                    <w:rFonts w:ascii="Cambria Math" w:hAnsi="Cambria Math"/>
                  </w:rPr>
                  <m:t>cos</m:t>
                </w:del>
              </m:r>
            </m:fName>
            <m:e>
              <m:d>
                <m:dPr>
                  <m:ctrlPr>
                    <w:del w:id="5226" w:author="محمد زكريا سيد سيد ابوسبع" w:date="2023-03-31T16:34:00Z">
                      <w:rPr>
                        <w:rFonts w:ascii="Cambria Math" w:eastAsiaTheme="minorEastAsia" w:hAnsi="Cambria Math" w:cs="Times New Roman"/>
                        <w:i/>
                      </w:rPr>
                    </w:del>
                  </m:ctrlPr>
                </m:dPr>
                <m:e>
                  <m:sSub>
                    <m:sSubPr>
                      <m:ctrlPr>
                        <w:del w:id="5227" w:author="محمد زكريا سيد سيد ابوسبع" w:date="2023-03-31T16:34:00Z">
                          <w:rPr>
                            <w:rFonts w:ascii="Cambria Math" w:hAnsi="Cambria Math"/>
                            <w:i/>
                          </w:rPr>
                        </w:del>
                      </m:ctrlPr>
                    </m:sSubPr>
                    <m:e>
                      <m:r>
                        <w:del w:id="5228" w:author="محمد زكريا سيد سيد ابوسبع" w:date="2023-03-31T16:34:00Z">
                          <w:rPr>
                            <w:rFonts w:ascii="Cambria Math" w:hAnsi="Cambria Math"/>
                          </w:rPr>
                          <m:t>θ</m:t>
                        </w:del>
                      </m:r>
                    </m:e>
                    <m:sub>
                      <m:r>
                        <w:del w:id="5229" w:author="محمد زكريا سيد سيد ابوسبع" w:date="2023-03-31T16:34:00Z">
                          <w:rPr>
                            <w:rFonts w:ascii="Cambria Math" w:hAnsi="Cambria Math"/>
                          </w:rPr>
                          <m:t>o</m:t>
                        </w:del>
                      </m:r>
                    </m:sub>
                  </m:sSub>
                </m:e>
              </m:d>
            </m:e>
          </m:func>
          <m:r>
            <w:del w:id="5230" w:author="محمد زكريا سيد سيد ابوسبع" w:date="2023-03-31T16:34:00Z">
              <w:rPr>
                <w:rFonts w:ascii="Cambria Math" w:hAnsi="Cambria Math"/>
              </w:rPr>
              <m:t>∆θ=m</m:t>
            </w:del>
          </m:r>
          <m:d>
            <m:dPr>
              <m:ctrlPr>
                <w:del w:id="5231" w:author="محمد زكريا سيد سيد ابوسبع" w:date="2023-03-31T16:34:00Z">
                  <w:rPr>
                    <w:rFonts w:ascii="Cambria Math" w:hAnsi="Cambria Math"/>
                    <w:i/>
                  </w:rPr>
                </w:del>
              </m:ctrlPr>
            </m:dPr>
            <m:e>
              <m:r>
                <w:del w:id="5232" w:author="محمد زكريا سيد سيد ابوسبع" w:date="2023-03-31T16:34:00Z">
                  <w:rPr>
                    <w:rFonts w:ascii="Cambria Math" w:hAnsi="Cambria Math"/>
                  </w:rPr>
                  <m:t>∆</m:t>
                </w:del>
              </m:r>
              <m:acc>
                <m:accPr>
                  <m:chr m:val="̇"/>
                  <m:ctrlPr>
                    <w:del w:id="5233" w:author="محمد زكريا سيد سيد ابوسبع" w:date="2023-03-31T16:34:00Z">
                      <w:rPr>
                        <w:rFonts w:ascii="Cambria Math" w:hAnsi="Cambria Math"/>
                        <w:i/>
                      </w:rPr>
                    </w:del>
                  </m:ctrlPr>
                </m:accPr>
                <m:e>
                  <m:r>
                    <w:del w:id="5234" w:author="محمد زكريا سيد سيد ابوسبع" w:date="2023-03-31T16:34:00Z">
                      <w:rPr>
                        <w:rFonts w:ascii="Cambria Math" w:hAnsi="Cambria Math"/>
                      </w:rPr>
                      <m:t>u</m:t>
                    </w:del>
                  </m:r>
                </m:e>
              </m:acc>
              <m:r>
                <w:del w:id="5235" w:author="محمد زكريا سيد سيد ابوسبع" w:date="2023-03-31T16:34:00Z">
                  <w:rPr>
                    <w:rFonts w:ascii="Cambria Math" w:hAnsi="Cambria Math"/>
                  </w:rPr>
                  <m:t>+∆q*</m:t>
                </w:del>
              </m:r>
              <m:sSub>
                <m:sSubPr>
                  <m:ctrlPr>
                    <w:del w:id="5236" w:author="محمد زكريا سيد سيد ابوسبع" w:date="2023-03-31T16:34:00Z">
                      <w:rPr>
                        <w:rFonts w:ascii="Cambria Math" w:hAnsi="Cambria Math"/>
                        <w:i/>
                      </w:rPr>
                    </w:del>
                  </m:ctrlPr>
                </m:sSubPr>
                <m:e>
                  <m:r>
                    <w:del w:id="5237" w:author="محمد زكريا سيد سيد ابوسبع" w:date="2023-03-31T16:34:00Z">
                      <w:rPr>
                        <w:rFonts w:ascii="Cambria Math" w:hAnsi="Cambria Math"/>
                      </w:rPr>
                      <m:t>w</m:t>
                    </w:del>
                  </m:r>
                </m:e>
                <m:sub>
                  <m:r>
                    <w:del w:id="5238" w:author="محمد زكريا سيد سيد ابوسبع" w:date="2023-03-31T16:34:00Z">
                      <w:rPr>
                        <w:rFonts w:ascii="Cambria Math" w:hAnsi="Cambria Math"/>
                      </w:rPr>
                      <m:t>o</m:t>
                    </w:del>
                  </m:r>
                </m:sub>
              </m:sSub>
            </m:e>
          </m:d>
        </m:oMath>
      </m:oMathPara>
    </w:p>
    <w:p w14:paraId="1ECC5CCF" w14:textId="1E55FB6D" w:rsidR="00590B75" w:rsidRPr="00BD7ACE" w:rsidDel="00E93874" w:rsidRDefault="00590B75" w:rsidP="00590B75">
      <w:pPr>
        <w:pStyle w:val="ListParagraph"/>
        <w:rPr>
          <w:del w:id="5239" w:author="محمد زكريا سيد سيد ابوسبع" w:date="2023-03-31T16:34:00Z"/>
          <w:rFonts w:eastAsiaTheme="minorEastAsia"/>
        </w:rPr>
      </w:pPr>
      <m:oMathPara>
        <m:oMath>
          <m:r>
            <w:del w:id="5240" w:author="محمد زكريا سيد سيد ابوسبع" w:date="2023-03-31T16:34:00Z">
              <w:rPr>
                <w:rFonts w:ascii="Cambria Math" w:hAnsi="Cambria Math"/>
              </w:rPr>
              <m:t>∴∆</m:t>
            </w:del>
          </m:r>
          <m:acc>
            <m:accPr>
              <m:chr m:val="̇"/>
              <m:ctrlPr>
                <w:del w:id="5241" w:author="محمد زكريا سيد سيد ابوسبع" w:date="2023-03-31T16:34:00Z">
                  <w:rPr>
                    <w:rFonts w:ascii="Cambria Math" w:hAnsi="Cambria Math"/>
                    <w:i/>
                  </w:rPr>
                </w:del>
              </m:ctrlPr>
            </m:accPr>
            <m:e>
              <m:r>
                <w:del w:id="5242" w:author="محمد زكريا سيد سيد ابوسبع" w:date="2023-03-31T16:34:00Z">
                  <w:rPr>
                    <w:rFonts w:ascii="Cambria Math" w:hAnsi="Cambria Math"/>
                  </w:rPr>
                  <m:t>u</m:t>
                </w:del>
              </m:r>
            </m:e>
          </m:acc>
          <m:r>
            <w:del w:id="5243" w:author="محمد زكريا سيد سيد ابوسبع" w:date="2023-03-31T16:34:00Z">
              <w:rPr>
                <w:rFonts w:ascii="Cambria Math" w:hAnsi="Cambria Math"/>
              </w:rPr>
              <m:t>=</m:t>
            </w:del>
          </m:r>
          <m:f>
            <m:fPr>
              <m:ctrlPr>
                <w:del w:id="5244" w:author="محمد زكريا سيد سيد ابوسبع" w:date="2023-03-31T16:34:00Z">
                  <w:rPr>
                    <w:rFonts w:ascii="Cambria Math" w:hAnsi="Cambria Math"/>
                    <w:i/>
                  </w:rPr>
                </w:del>
              </m:ctrlPr>
            </m:fPr>
            <m:num>
              <m:r>
                <w:del w:id="5245" w:author="محمد زكريا سيد سيد ابوسبع" w:date="2023-03-31T16:34:00Z">
                  <w:rPr>
                    <w:rFonts w:ascii="Cambria Math" w:hAnsi="Cambria Math"/>
                  </w:rPr>
                  <m:t>∆X</m:t>
                </w:del>
              </m:r>
            </m:num>
            <m:den>
              <m:r>
                <w:del w:id="5246" w:author="محمد زكريا سيد سيد ابوسبع" w:date="2023-03-31T16:34:00Z">
                  <w:rPr>
                    <w:rFonts w:ascii="Cambria Math" w:hAnsi="Cambria Math"/>
                  </w:rPr>
                  <m:t>m</m:t>
                </w:del>
              </m:r>
            </m:den>
          </m:f>
          <m:r>
            <w:del w:id="5247" w:author="محمد زكريا سيد سيد ابوسبع" w:date="2023-03-31T16:34:00Z">
              <w:rPr>
                <w:rFonts w:ascii="Cambria Math" w:eastAsiaTheme="minorEastAsia" w:hAnsi="Cambria Math"/>
              </w:rPr>
              <m:t>-</m:t>
            </w:del>
          </m:r>
          <m:r>
            <w:del w:id="5248" w:author="محمد زكريا سيد سيد ابوسبع" w:date="2023-03-31T16:34:00Z">
              <w:rPr>
                <w:rFonts w:ascii="Cambria Math" w:hAnsi="Cambria Math"/>
              </w:rPr>
              <m:t xml:space="preserve">g </m:t>
            </w:del>
          </m:r>
          <m:func>
            <m:funcPr>
              <m:ctrlPr>
                <w:del w:id="5249" w:author="محمد زكريا سيد سيد ابوسبع" w:date="2023-03-31T16:34:00Z">
                  <w:rPr>
                    <w:rFonts w:ascii="Cambria Math" w:eastAsiaTheme="minorEastAsia" w:hAnsi="Cambria Math" w:cs="Times New Roman"/>
                    <w:i/>
                  </w:rPr>
                </w:del>
              </m:ctrlPr>
            </m:funcPr>
            <m:fName>
              <m:r>
                <w:del w:id="5250" w:author="محمد زكريا سيد سيد ابوسبع" w:date="2023-03-31T16:34:00Z">
                  <m:rPr>
                    <m:sty m:val="p"/>
                  </m:rPr>
                  <w:rPr>
                    <w:rFonts w:ascii="Cambria Math" w:hAnsi="Cambria Math"/>
                  </w:rPr>
                  <m:t>cos</m:t>
                </w:del>
              </m:r>
            </m:fName>
            <m:e>
              <m:d>
                <m:dPr>
                  <m:ctrlPr>
                    <w:del w:id="5251" w:author="محمد زكريا سيد سيد ابوسبع" w:date="2023-03-31T16:34:00Z">
                      <w:rPr>
                        <w:rFonts w:ascii="Cambria Math" w:eastAsiaTheme="minorEastAsia" w:hAnsi="Cambria Math" w:cs="Times New Roman"/>
                        <w:i/>
                      </w:rPr>
                    </w:del>
                  </m:ctrlPr>
                </m:dPr>
                <m:e>
                  <m:sSub>
                    <m:sSubPr>
                      <m:ctrlPr>
                        <w:del w:id="5252" w:author="محمد زكريا سيد سيد ابوسبع" w:date="2023-03-31T16:34:00Z">
                          <w:rPr>
                            <w:rFonts w:ascii="Cambria Math" w:hAnsi="Cambria Math"/>
                            <w:i/>
                          </w:rPr>
                        </w:del>
                      </m:ctrlPr>
                    </m:sSubPr>
                    <m:e>
                      <m:r>
                        <w:del w:id="5253" w:author="محمد زكريا سيد سيد ابوسبع" w:date="2023-03-31T16:34:00Z">
                          <w:rPr>
                            <w:rFonts w:ascii="Cambria Math" w:hAnsi="Cambria Math"/>
                          </w:rPr>
                          <m:t>θ</m:t>
                        </w:del>
                      </m:r>
                    </m:e>
                    <m:sub>
                      <m:r>
                        <w:del w:id="5254" w:author="محمد زكريا سيد سيد ابوسبع" w:date="2023-03-31T16:34:00Z">
                          <w:rPr>
                            <w:rFonts w:ascii="Cambria Math" w:hAnsi="Cambria Math"/>
                          </w:rPr>
                          <m:t>o</m:t>
                        </w:del>
                      </m:r>
                    </m:sub>
                  </m:sSub>
                </m:e>
              </m:d>
            </m:e>
          </m:func>
          <m:r>
            <w:del w:id="5255" w:author="محمد زكريا سيد سيد ابوسبع" w:date="2023-03-31T16:34:00Z">
              <w:rPr>
                <w:rFonts w:ascii="Cambria Math" w:hAnsi="Cambria Math"/>
              </w:rPr>
              <m:t>∆θ</m:t>
            </w:del>
          </m:r>
          <m:r>
            <w:del w:id="5256" w:author="محمد زكريا سيد سيد ابوسبع" w:date="2023-03-31T16:34:00Z">
              <w:rPr>
                <w:rFonts w:ascii="Cambria Math" w:eastAsiaTheme="minorEastAsia" w:hAnsi="Cambria Math" w:cs="Times New Roman"/>
              </w:rPr>
              <m:t>-</m:t>
            </w:del>
          </m:r>
          <m:r>
            <w:del w:id="5257" w:author="محمد زكريا سيد سيد ابوسبع" w:date="2023-03-31T16:34:00Z">
              <w:rPr>
                <w:rFonts w:ascii="Cambria Math" w:hAnsi="Cambria Math"/>
              </w:rPr>
              <m:t>∆q*</m:t>
            </w:del>
          </m:r>
          <m:sSub>
            <m:sSubPr>
              <m:ctrlPr>
                <w:del w:id="5258" w:author="محمد زكريا سيد سيد ابوسبع" w:date="2023-03-31T16:34:00Z">
                  <w:rPr>
                    <w:rFonts w:ascii="Cambria Math" w:hAnsi="Cambria Math"/>
                    <w:i/>
                  </w:rPr>
                </w:del>
              </m:ctrlPr>
            </m:sSubPr>
            <m:e>
              <m:r>
                <w:del w:id="5259" w:author="محمد زكريا سيد سيد ابوسبع" w:date="2023-03-31T16:34:00Z">
                  <w:rPr>
                    <w:rFonts w:ascii="Cambria Math" w:hAnsi="Cambria Math"/>
                  </w:rPr>
                  <m:t>w</m:t>
                </w:del>
              </m:r>
            </m:e>
            <m:sub>
              <m:r>
                <w:del w:id="5260" w:author="محمد زكريا سيد سيد ابوسبع" w:date="2023-03-31T16:34:00Z">
                  <w:rPr>
                    <w:rFonts w:ascii="Cambria Math" w:hAnsi="Cambria Math"/>
                  </w:rPr>
                  <m:t>o</m:t>
                </w:del>
              </m:r>
            </m:sub>
          </m:sSub>
          <m:r>
            <w:del w:id="5261" w:author="محمد زكريا سيد سيد ابوسبع" w:date="2023-03-31T16:34:00Z">
              <w:rPr>
                <w:rFonts w:ascii="Cambria Math" w:eastAsiaTheme="minorEastAsia" w:hAnsi="Cambria Math"/>
              </w:rPr>
              <m:t xml:space="preserve">   ,  </m:t>
            </w:del>
          </m:r>
          <m:r>
            <w:del w:id="5262" w:author="محمد زكريا سيد سيد ابوسبع" w:date="2023-03-31T16:34:00Z">
              <w:rPr>
                <w:rFonts w:ascii="Cambria Math" w:hAnsi="Cambria Math"/>
              </w:rPr>
              <m:t xml:space="preserve"> </m:t>
            </w:del>
          </m:r>
          <m:f>
            <m:fPr>
              <m:ctrlPr>
                <w:del w:id="5263" w:author="محمد زكريا سيد سيد ابوسبع" w:date="2023-03-31T16:34:00Z">
                  <w:rPr>
                    <w:rFonts w:ascii="Cambria Math" w:hAnsi="Cambria Math"/>
                    <w:i/>
                  </w:rPr>
                </w:del>
              </m:ctrlPr>
            </m:fPr>
            <m:num>
              <m:r>
                <w:del w:id="5264" w:author="محمد زكريا سيد سيد ابوسبع" w:date="2023-03-31T16:34:00Z">
                  <w:rPr>
                    <w:rFonts w:ascii="Cambria Math" w:hAnsi="Cambria Math"/>
                  </w:rPr>
                  <m:t>∆X</m:t>
                </w:del>
              </m:r>
            </m:num>
            <m:den>
              <m:r>
                <w:del w:id="5265" w:author="محمد زكريا سيد سيد ابوسبع" w:date="2023-03-31T16:34:00Z">
                  <w:rPr>
                    <w:rFonts w:ascii="Cambria Math" w:hAnsi="Cambria Math"/>
                  </w:rPr>
                  <m:t>m</m:t>
                </w:del>
              </m:r>
            </m:den>
          </m:f>
          <m:r>
            <w:del w:id="5266" w:author="محمد زكريا سيد سيد ابوسبع" w:date="2023-03-31T16:34:00Z">
              <w:rPr>
                <w:rFonts w:ascii="Cambria Math" w:hAnsi="Cambria Math"/>
              </w:rPr>
              <m:t xml:space="preserve">= </m:t>
            </w:del>
          </m:r>
          <m:sSub>
            <m:sSubPr>
              <m:ctrlPr>
                <w:del w:id="5267" w:author="محمد زكريا سيد سيد ابوسبع" w:date="2023-03-31T16:34:00Z">
                  <w:rPr>
                    <w:rFonts w:ascii="Cambria Math" w:hAnsi="Cambria Math" w:cs="Times New Roman"/>
                    <w:i/>
                  </w:rPr>
                </w:del>
              </m:ctrlPr>
            </m:sSubPr>
            <m:e>
              <m:r>
                <w:del w:id="5268" w:author="محمد زكريا سيد سيد ابوسبع" w:date="2023-03-31T16:34:00Z">
                  <w:rPr>
                    <w:rFonts w:ascii="Cambria Math" w:hAnsi="Cambria Math"/>
                  </w:rPr>
                  <m:t>X</m:t>
                </w:del>
              </m:r>
            </m:e>
            <m:sub>
              <m:r>
                <w:del w:id="5269" w:author="محمد زكريا سيد سيد ابوسبع" w:date="2023-03-31T16:34:00Z">
                  <w:rPr>
                    <w:rFonts w:ascii="Cambria Math" w:hAnsi="Cambria Math"/>
                  </w:rPr>
                  <m:t>u</m:t>
                </w:del>
              </m:r>
            </m:sub>
          </m:sSub>
          <m:r>
            <w:del w:id="5270" w:author="محمد زكريا سيد سيد ابوسبع" w:date="2023-03-31T16:34:00Z">
              <w:rPr>
                <w:rFonts w:ascii="Cambria Math" w:hAnsi="Cambria Math"/>
              </w:rPr>
              <m:t xml:space="preserve"> ∆u+</m:t>
            </w:del>
          </m:r>
          <m:sSub>
            <m:sSubPr>
              <m:ctrlPr>
                <w:del w:id="5271" w:author="محمد زكريا سيد سيد ابوسبع" w:date="2023-03-31T16:34:00Z">
                  <w:rPr>
                    <w:rFonts w:ascii="Cambria Math" w:hAnsi="Cambria Math" w:cs="Times New Roman"/>
                    <w:i/>
                  </w:rPr>
                </w:del>
              </m:ctrlPr>
            </m:sSubPr>
            <m:e>
              <m:r>
                <w:del w:id="5272" w:author="محمد زكريا سيد سيد ابوسبع" w:date="2023-03-31T16:34:00Z">
                  <w:rPr>
                    <w:rFonts w:ascii="Cambria Math" w:hAnsi="Cambria Math"/>
                  </w:rPr>
                  <m:t>X</m:t>
                </w:del>
              </m:r>
            </m:e>
            <m:sub>
              <m:r>
                <w:del w:id="5273" w:author="محمد زكريا سيد سيد ابوسبع" w:date="2023-03-31T16:34:00Z">
                  <w:rPr>
                    <w:rFonts w:ascii="Cambria Math" w:hAnsi="Cambria Math"/>
                  </w:rPr>
                  <m:t>w</m:t>
                </w:del>
              </m:r>
            </m:sub>
          </m:sSub>
          <m:r>
            <w:del w:id="5274" w:author="محمد زكريا سيد سيد ابوسبع" w:date="2023-03-31T16:34:00Z">
              <w:rPr>
                <w:rFonts w:ascii="Cambria Math" w:hAnsi="Cambria Math"/>
              </w:rPr>
              <m:t xml:space="preserve"> ∆w</m:t>
            </w:del>
          </m:r>
          <m:r>
            <w:del w:id="5275" w:author="محمد زكريا سيد سيد ابوسبع" w:date="2023-03-31T16:34:00Z">
              <w:rPr>
                <w:rFonts w:ascii="Cambria Math" w:eastAsiaTheme="minorEastAsia" w:hAnsi="Cambria Math"/>
              </w:rPr>
              <m:t xml:space="preserve">+ </m:t>
            </w:del>
          </m:r>
          <m:sSub>
            <m:sSubPr>
              <m:ctrlPr>
                <w:del w:id="5276" w:author="محمد زكريا سيد سيد ابوسبع" w:date="2023-03-31T16:34:00Z">
                  <w:rPr>
                    <w:rFonts w:ascii="Cambria Math" w:hAnsi="Cambria Math" w:cs="Times New Roman"/>
                    <w:i/>
                  </w:rPr>
                </w:del>
              </m:ctrlPr>
            </m:sSubPr>
            <m:e>
              <m:r>
                <w:del w:id="5277" w:author="محمد زكريا سيد سيد ابوسبع" w:date="2023-03-31T16:34:00Z">
                  <w:rPr>
                    <w:rFonts w:ascii="Cambria Math" w:hAnsi="Cambria Math"/>
                  </w:rPr>
                  <m:t>X</m:t>
                </w:del>
              </m:r>
            </m:e>
            <m:sub>
              <m:sSub>
                <m:sSubPr>
                  <m:ctrlPr>
                    <w:del w:id="5278" w:author="محمد زكريا سيد سيد ابوسبع" w:date="2023-03-31T16:34:00Z">
                      <w:rPr>
                        <w:rFonts w:ascii="Cambria Math" w:hAnsi="Cambria Math" w:cs="Times New Roman"/>
                        <w:i/>
                      </w:rPr>
                    </w:del>
                  </m:ctrlPr>
                </m:sSubPr>
                <m:e>
                  <m:r>
                    <w:del w:id="5279" w:author="محمد زكريا سيد سيد ابوسبع" w:date="2023-03-31T16:34:00Z">
                      <w:rPr>
                        <w:rFonts w:ascii="Cambria Math" w:hAnsi="Cambria Math"/>
                      </w:rPr>
                      <m:t>δ</m:t>
                    </w:del>
                  </m:r>
                </m:e>
                <m:sub>
                  <m:r>
                    <w:del w:id="5280" w:author="محمد زكريا سيد سيد ابوسبع" w:date="2023-03-31T16:34:00Z">
                      <w:rPr>
                        <w:rFonts w:ascii="Cambria Math" w:hAnsi="Cambria Math"/>
                      </w:rPr>
                      <m:t>e</m:t>
                    </w:del>
                  </m:r>
                </m:sub>
              </m:sSub>
            </m:sub>
          </m:sSub>
          <m:r>
            <w:del w:id="5281" w:author="محمد زكريا سيد سيد ابوسبع" w:date="2023-03-31T16:34:00Z">
              <w:rPr>
                <w:rFonts w:ascii="Cambria Math" w:hAnsi="Cambria Math"/>
              </w:rPr>
              <m:t xml:space="preserve"> ∆</m:t>
            </w:del>
          </m:r>
          <m:sSub>
            <m:sSubPr>
              <m:ctrlPr>
                <w:del w:id="5282" w:author="محمد زكريا سيد سيد ابوسبع" w:date="2023-03-31T16:34:00Z">
                  <w:rPr>
                    <w:rFonts w:ascii="Cambria Math" w:hAnsi="Cambria Math" w:cs="Times New Roman"/>
                    <w:i/>
                  </w:rPr>
                </w:del>
              </m:ctrlPr>
            </m:sSubPr>
            <m:e>
              <m:r>
                <w:del w:id="5283" w:author="محمد زكريا سيد سيد ابوسبع" w:date="2023-03-31T16:34:00Z">
                  <w:rPr>
                    <w:rFonts w:ascii="Cambria Math" w:hAnsi="Cambria Math"/>
                  </w:rPr>
                  <m:t>δ</m:t>
                </w:del>
              </m:r>
            </m:e>
            <m:sub>
              <m:r>
                <w:del w:id="5284" w:author="محمد زكريا سيد سيد ابوسبع" w:date="2023-03-31T16:34:00Z">
                  <w:rPr>
                    <w:rFonts w:ascii="Cambria Math" w:hAnsi="Cambria Math"/>
                  </w:rPr>
                  <m:t>e</m:t>
                </w:del>
              </m:r>
            </m:sub>
          </m:sSub>
          <m:r>
            <w:del w:id="5285" w:author="محمد زكريا سيد سيد ابوسبع" w:date="2023-03-31T16:34:00Z">
              <w:rPr>
                <w:rFonts w:ascii="Cambria Math" w:hAnsi="Cambria Math"/>
              </w:rPr>
              <m:t xml:space="preserve">+ </m:t>
            </w:del>
          </m:r>
          <m:sSub>
            <m:sSubPr>
              <m:ctrlPr>
                <w:del w:id="5286" w:author="محمد زكريا سيد سيد ابوسبع" w:date="2023-03-31T16:34:00Z">
                  <w:rPr>
                    <w:rFonts w:ascii="Cambria Math" w:hAnsi="Cambria Math" w:cs="Times New Roman"/>
                    <w:i/>
                  </w:rPr>
                </w:del>
              </m:ctrlPr>
            </m:sSubPr>
            <m:e>
              <m:r>
                <w:del w:id="5287" w:author="محمد زكريا سيد سيد ابوسبع" w:date="2023-03-31T16:34:00Z">
                  <w:rPr>
                    <w:rFonts w:ascii="Cambria Math" w:hAnsi="Cambria Math"/>
                  </w:rPr>
                  <m:t>X</m:t>
                </w:del>
              </m:r>
            </m:e>
            <m:sub>
              <m:sSub>
                <m:sSubPr>
                  <m:ctrlPr>
                    <w:del w:id="5288" w:author="محمد زكريا سيد سيد ابوسبع" w:date="2023-03-31T16:34:00Z">
                      <w:rPr>
                        <w:rFonts w:ascii="Cambria Math" w:hAnsi="Cambria Math" w:cs="Times New Roman"/>
                        <w:i/>
                      </w:rPr>
                    </w:del>
                  </m:ctrlPr>
                </m:sSubPr>
                <m:e>
                  <m:r>
                    <w:del w:id="5289" w:author="محمد زكريا سيد سيد ابوسبع" w:date="2023-03-31T16:34:00Z">
                      <w:rPr>
                        <w:rFonts w:ascii="Cambria Math" w:hAnsi="Cambria Math"/>
                      </w:rPr>
                      <m:t>δ</m:t>
                    </w:del>
                  </m:r>
                </m:e>
                <m:sub>
                  <m:r>
                    <w:del w:id="5290" w:author="محمد زكريا سيد سيد ابوسبع" w:date="2023-03-31T16:34:00Z">
                      <w:rPr>
                        <w:rFonts w:ascii="Cambria Math" w:hAnsi="Cambria Math"/>
                      </w:rPr>
                      <m:t>th</m:t>
                    </w:del>
                  </m:r>
                </m:sub>
              </m:sSub>
            </m:sub>
          </m:sSub>
          <m:r>
            <w:del w:id="5291" w:author="محمد زكريا سيد سيد ابوسبع" w:date="2023-03-31T16:34:00Z">
              <w:rPr>
                <w:rFonts w:ascii="Cambria Math" w:hAnsi="Cambria Math"/>
              </w:rPr>
              <m:t xml:space="preserve"> ∆</m:t>
            </w:del>
          </m:r>
          <m:sSub>
            <m:sSubPr>
              <m:ctrlPr>
                <w:del w:id="5292" w:author="محمد زكريا سيد سيد ابوسبع" w:date="2023-03-31T16:34:00Z">
                  <w:rPr>
                    <w:rFonts w:ascii="Cambria Math" w:hAnsi="Cambria Math" w:cs="Times New Roman"/>
                    <w:i/>
                  </w:rPr>
                </w:del>
              </m:ctrlPr>
            </m:sSubPr>
            <m:e>
              <m:r>
                <w:del w:id="5293" w:author="محمد زكريا سيد سيد ابوسبع" w:date="2023-03-31T16:34:00Z">
                  <w:rPr>
                    <w:rFonts w:ascii="Cambria Math" w:hAnsi="Cambria Math"/>
                  </w:rPr>
                  <m:t>δ</m:t>
                </w:del>
              </m:r>
            </m:e>
            <m:sub>
              <m:r>
                <w:del w:id="5294" w:author="محمد زكريا سيد سيد ابوسبع" w:date="2023-03-31T16:34:00Z">
                  <w:rPr>
                    <w:rFonts w:ascii="Cambria Math" w:hAnsi="Cambria Math"/>
                  </w:rPr>
                  <m:t>th</m:t>
                </w:del>
              </m:r>
            </m:sub>
          </m:sSub>
        </m:oMath>
      </m:oMathPara>
    </w:p>
    <w:p w14:paraId="211130AA" w14:textId="2AB9344B" w:rsidR="00590B75" w:rsidRPr="00071B8E" w:rsidDel="00E93874" w:rsidRDefault="00590B75" w:rsidP="00590B75">
      <w:pPr>
        <w:pStyle w:val="ListParagraph"/>
        <w:rPr>
          <w:del w:id="5295" w:author="محمد زكريا سيد سيد ابوسبع" w:date="2023-03-31T16:34:00Z"/>
          <w:rFonts w:eastAsiaTheme="minorEastAsia"/>
        </w:rPr>
      </w:pPr>
      <m:oMathPara>
        <m:oMath>
          <m:r>
            <w:del w:id="5296" w:author="محمد زكريا سيد سيد ابوسبع" w:date="2023-03-31T16:34:00Z">
              <w:rPr>
                <w:rFonts w:ascii="Cambria Math" w:hAnsi="Cambria Math"/>
                <w:highlight w:val="lightGray"/>
              </w:rPr>
              <m:t>∴∆</m:t>
            </w:del>
          </m:r>
          <m:acc>
            <m:accPr>
              <m:chr m:val="̇"/>
              <m:ctrlPr>
                <w:del w:id="5297" w:author="محمد زكريا سيد سيد ابوسبع" w:date="2023-03-31T16:34:00Z">
                  <w:rPr>
                    <w:rFonts w:ascii="Cambria Math" w:hAnsi="Cambria Math"/>
                    <w:i/>
                    <w:highlight w:val="lightGray"/>
                  </w:rPr>
                </w:del>
              </m:ctrlPr>
            </m:accPr>
            <m:e>
              <m:r>
                <w:del w:id="5298" w:author="محمد زكريا سيد سيد ابوسبع" w:date="2023-03-31T16:34:00Z">
                  <w:rPr>
                    <w:rFonts w:ascii="Cambria Math" w:hAnsi="Cambria Math"/>
                    <w:highlight w:val="lightGray"/>
                  </w:rPr>
                  <m:t>u</m:t>
                </w:del>
              </m:r>
            </m:e>
          </m:acc>
          <m:r>
            <w:del w:id="5299" w:author="محمد زكريا سيد سيد ابوسبع" w:date="2023-03-31T16:34:00Z">
              <w:rPr>
                <w:rFonts w:ascii="Cambria Math" w:hAnsi="Cambria Math"/>
                <w:highlight w:val="lightGray"/>
              </w:rPr>
              <m:t>=</m:t>
            </w:del>
          </m:r>
          <m:sSub>
            <m:sSubPr>
              <m:ctrlPr>
                <w:del w:id="5300" w:author="محمد زكريا سيد سيد ابوسبع" w:date="2023-03-31T16:34:00Z">
                  <w:rPr>
                    <w:rFonts w:ascii="Cambria Math" w:hAnsi="Cambria Math" w:cs="Times New Roman"/>
                    <w:i/>
                    <w:highlight w:val="lightGray"/>
                  </w:rPr>
                </w:del>
              </m:ctrlPr>
            </m:sSubPr>
            <m:e>
              <m:r>
                <w:del w:id="5301" w:author="محمد زكريا سيد سيد ابوسبع" w:date="2023-03-31T16:34:00Z">
                  <w:rPr>
                    <w:rFonts w:ascii="Cambria Math" w:hAnsi="Cambria Math"/>
                    <w:highlight w:val="lightGray"/>
                  </w:rPr>
                  <m:t>X</m:t>
                </w:del>
              </m:r>
            </m:e>
            <m:sub>
              <m:r>
                <w:del w:id="5302" w:author="محمد زكريا سيد سيد ابوسبع" w:date="2023-03-31T16:34:00Z">
                  <w:rPr>
                    <w:rFonts w:ascii="Cambria Math" w:hAnsi="Cambria Math"/>
                    <w:highlight w:val="lightGray"/>
                  </w:rPr>
                  <m:t>u</m:t>
                </w:del>
              </m:r>
            </m:sub>
          </m:sSub>
          <m:r>
            <w:del w:id="5303" w:author="محمد زكريا سيد سيد ابوسبع" w:date="2023-03-31T16:34:00Z">
              <w:rPr>
                <w:rFonts w:ascii="Cambria Math" w:hAnsi="Cambria Math"/>
                <w:highlight w:val="lightGray"/>
              </w:rPr>
              <m:t xml:space="preserve"> ∆u+</m:t>
            </w:del>
          </m:r>
          <m:sSub>
            <m:sSubPr>
              <m:ctrlPr>
                <w:del w:id="5304" w:author="محمد زكريا سيد سيد ابوسبع" w:date="2023-03-31T16:34:00Z">
                  <w:rPr>
                    <w:rFonts w:ascii="Cambria Math" w:hAnsi="Cambria Math" w:cs="Times New Roman"/>
                    <w:i/>
                    <w:highlight w:val="lightGray"/>
                  </w:rPr>
                </w:del>
              </m:ctrlPr>
            </m:sSubPr>
            <m:e>
              <m:r>
                <w:del w:id="5305" w:author="محمد زكريا سيد سيد ابوسبع" w:date="2023-03-31T16:34:00Z">
                  <w:rPr>
                    <w:rFonts w:ascii="Cambria Math" w:hAnsi="Cambria Math"/>
                    <w:highlight w:val="lightGray"/>
                  </w:rPr>
                  <m:t>X</m:t>
                </w:del>
              </m:r>
            </m:e>
            <m:sub>
              <m:r>
                <w:del w:id="5306" w:author="محمد زكريا سيد سيد ابوسبع" w:date="2023-03-31T16:34:00Z">
                  <w:rPr>
                    <w:rFonts w:ascii="Cambria Math" w:hAnsi="Cambria Math"/>
                    <w:highlight w:val="lightGray"/>
                  </w:rPr>
                  <m:t>w</m:t>
                </w:del>
              </m:r>
            </m:sub>
          </m:sSub>
          <m:r>
            <w:del w:id="5307" w:author="محمد زكريا سيد سيد ابوسبع" w:date="2023-03-31T16:34:00Z">
              <w:rPr>
                <w:rFonts w:ascii="Cambria Math" w:hAnsi="Cambria Math"/>
                <w:highlight w:val="lightGray"/>
              </w:rPr>
              <m:t xml:space="preserve"> ∆w</m:t>
            </w:del>
          </m:r>
          <m:r>
            <w:del w:id="5308" w:author="محمد زكريا سيد سيد ابوسبع" w:date="2023-03-31T16:34:00Z">
              <w:rPr>
                <w:rFonts w:ascii="Cambria Math" w:eastAsiaTheme="minorEastAsia" w:hAnsi="Cambria Math"/>
                <w:highlight w:val="lightGray"/>
              </w:rPr>
              <m:t xml:space="preserve">+ </m:t>
            </w:del>
          </m:r>
          <m:sSub>
            <m:sSubPr>
              <m:ctrlPr>
                <w:del w:id="5309" w:author="محمد زكريا سيد سيد ابوسبع" w:date="2023-03-31T16:34:00Z">
                  <w:rPr>
                    <w:rFonts w:ascii="Cambria Math" w:hAnsi="Cambria Math" w:cs="Times New Roman"/>
                    <w:i/>
                    <w:highlight w:val="lightGray"/>
                  </w:rPr>
                </w:del>
              </m:ctrlPr>
            </m:sSubPr>
            <m:e>
              <m:r>
                <w:del w:id="5310" w:author="محمد زكريا سيد سيد ابوسبع" w:date="2023-03-31T16:34:00Z">
                  <w:rPr>
                    <w:rFonts w:ascii="Cambria Math" w:hAnsi="Cambria Math"/>
                    <w:highlight w:val="lightGray"/>
                  </w:rPr>
                  <m:t>X</m:t>
                </w:del>
              </m:r>
            </m:e>
            <m:sub>
              <m:sSub>
                <m:sSubPr>
                  <m:ctrlPr>
                    <w:del w:id="5311" w:author="محمد زكريا سيد سيد ابوسبع" w:date="2023-03-31T16:34:00Z">
                      <w:rPr>
                        <w:rFonts w:ascii="Cambria Math" w:hAnsi="Cambria Math" w:cs="Times New Roman"/>
                        <w:i/>
                        <w:highlight w:val="lightGray"/>
                      </w:rPr>
                    </w:del>
                  </m:ctrlPr>
                </m:sSubPr>
                <m:e>
                  <m:r>
                    <w:del w:id="5312" w:author="محمد زكريا سيد سيد ابوسبع" w:date="2023-03-31T16:34:00Z">
                      <w:rPr>
                        <w:rFonts w:ascii="Cambria Math" w:hAnsi="Cambria Math"/>
                        <w:highlight w:val="lightGray"/>
                      </w:rPr>
                      <m:t>δ</m:t>
                    </w:del>
                  </m:r>
                </m:e>
                <m:sub>
                  <m:r>
                    <w:del w:id="5313" w:author="محمد زكريا سيد سيد ابوسبع" w:date="2023-03-31T16:34:00Z">
                      <w:rPr>
                        <w:rFonts w:ascii="Cambria Math" w:hAnsi="Cambria Math"/>
                        <w:highlight w:val="lightGray"/>
                      </w:rPr>
                      <m:t>e</m:t>
                    </w:del>
                  </m:r>
                </m:sub>
              </m:sSub>
            </m:sub>
          </m:sSub>
          <m:r>
            <w:del w:id="5314" w:author="محمد زكريا سيد سيد ابوسبع" w:date="2023-03-31T16:34:00Z">
              <w:rPr>
                <w:rFonts w:ascii="Cambria Math" w:hAnsi="Cambria Math"/>
                <w:highlight w:val="lightGray"/>
              </w:rPr>
              <m:t xml:space="preserve"> ∆</m:t>
            </w:del>
          </m:r>
          <m:sSub>
            <m:sSubPr>
              <m:ctrlPr>
                <w:del w:id="5315" w:author="محمد زكريا سيد سيد ابوسبع" w:date="2023-03-31T16:34:00Z">
                  <w:rPr>
                    <w:rFonts w:ascii="Cambria Math" w:hAnsi="Cambria Math" w:cs="Times New Roman"/>
                    <w:i/>
                    <w:highlight w:val="lightGray"/>
                  </w:rPr>
                </w:del>
              </m:ctrlPr>
            </m:sSubPr>
            <m:e>
              <m:r>
                <w:del w:id="5316" w:author="محمد زكريا سيد سيد ابوسبع" w:date="2023-03-31T16:34:00Z">
                  <w:rPr>
                    <w:rFonts w:ascii="Cambria Math" w:hAnsi="Cambria Math"/>
                    <w:highlight w:val="lightGray"/>
                  </w:rPr>
                  <m:t>δ</m:t>
                </w:del>
              </m:r>
            </m:e>
            <m:sub>
              <m:r>
                <w:del w:id="5317" w:author="محمد زكريا سيد سيد ابوسبع" w:date="2023-03-31T16:34:00Z">
                  <w:rPr>
                    <w:rFonts w:ascii="Cambria Math" w:hAnsi="Cambria Math"/>
                    <w:highlight w:val="lightGray"/>
                  </w:rPr>
                  <m:t>e</m:t>
                </w:del>
              </m:r>
            </m:sub>
          </m:sSub>
          <m:r>
            <w:del w:id="5318" w:author="محمد زكريا سيد سيد ابوسبع" w:date="2023-03-31T16:34:00Z">
              <w:rPr>
                <w:rFonts w:ascii="Cambria Math" w:hAnsi="Cambria Math"/>
                <w:highlight w:val="lightGray"/>
              </w:rPr>
              <m:t xml:space="preserve">+ </m:t>
            </w:del>
          </m:r>
          <m:sSub>
            <m:sSubPr>
              <m:ctrlPr>
                <w:del w:id="5319" w:author="محمد زكريا سيد سيد ابوسبع" w:date="2023-03-31T16:34:00Z">
                  <w:rPr>
                    <w:rFonts w:ascii="Cambria Math" w:hAnsi="Cambria Math" w:cs="Times New Roman"/>
                    <w:i/>
                    <w:highlight w:val="lightGray"/>
                  </w:rPr>
                </w:del>
              </m:ctrlPr>
            </m:sSubPr>
            <m:e>
              <m:r>
                <w:del w:id="5320" w:author="محمد زكريا سيد سيد ابوسبع" w:date="2023-03-31T16:34:00Z">
                  <w:rPr>
                    <w:rFonts w:ascii="Cambria Math" w:hAnsi="Cambria Math"/>
                    <w:highlight w:val="lightGray"/>
                  </w:rPr>
                  <m:t>X</m:t>
                </w:del>
              </m:r>
            </m:e>
            <m:sub>
              <m:sSub>
                <m:sSubPr>
                  <m:ctrlPr>
                    <w:del w:id="5321" w:author="محمد زكريا سيد سيد ابوسبع" w:date="2023-03-31T16:34:00Z">
                      <w:rPr>
                        <w:rFonts w:ascii="Cambria Math" w:hAnsi="Cambria Math" w:cs="Times New Roman"/>
                        <w:i/>
                        <w:highlight w:val="lightGray"/>
                      </w:rPr>
                    </w:del>
                  </m:ctrlPr>
                </m:sSubPr>
                <m:e>
                  <m:r>
                    <w:del w:id="5322" w:author="محمد زكريا سيد سيد ابوسبع" w:date="2023-03-31T16:34:00Z">
                      <w:rPr>
                        <w:rFonts w:ascii="Cambria Math" w:hAnsi="Cambria Math"/>
                        <w:highlight w:val="lightGray"/>
                      </w:rPr>
                      <m:t>δ</m:t>
                    </w:del>
                  </m:r>
                </m:e>
                <m:sub>
                  <m:r>
                    <w:del w:id="5323" w:author="محمد زكريا سيد سيد ابوسبع" w:date="2023-03-31T16:34:00Z">
                      <w:rPr>
                        <w:rFonts w:ascii="Cambria Math" w:hAnsi="Cambria Math"/>
                        <w:highlight w:val="lightGray"/>
                      </w:rPr>
                      <m:t>th</m:t>
                    </w:del>
                  </m:r>
                </m:sub>
              </m:sSub>
            </m:sub>
          </m:sSub>
          <m:r>
            <w:del w:id="5324" w:author="محمد زكريا سيد سيد ابوسبع" w:date="2023-03-31T16:34:00Z">
              <w:rPr>
                <w:rFonts w:ascii="Cambria Math" w:hAnsi="Cambria Math"/>
                <w:highlight w:val="lightGray"/>
              </w:rPr>
              <m:t xml:space="preserve"> ∆</m:t>
            </w:del>
          </m:r>
          <m:sSub>
            <m:sSubPr>
              <m:ctrlPr>
                <w:del w:id="5325" w:author="محمد زكريا سيد سيد ابوسبع" w:date="2023-03-31T16:34:00Z">
                  <w:rPr>
                    <w:rFonts w:ascii="Cambria Math" w:hAnsi="Cambria Math" w:cs="Times New Roman"/>
                    <w:i/>
                    <w:highlight w:val="lightGray"/>
                  </w:rPr>
                </w:del>
              </m:ctrlPr>
            </m:sSubPr>
            <m:e>
              <m:r>
                <w:del w:id="5326" w:author="محمد زكريا سيد سيد ابوسبع" w:date="2023-03-31T16:34:00Z">
                  <w:rPr>
                    <w:rFonts w:ascii="Cambria Math" w:hAnsi="Cambria Math"/>
                    <w:highlight w:val="lightGray"/>
                  </w:rPr>
                  <m:t>δ</m:t>
                </w:del>
              </m:r>
            </m:e>
            <m:sub>
              <m:r>
                <w:del w:id="5327" w:author="محمد زكريا سيد سيد ابوسبع" w:date="2023-03-31T16:34:00Z">
                  <w:rPr>
                    <w:rFonts w:ascii="Cambria Math" w:hAnsi="Cambria Math"/>
                    <w:highlight w:val="lightGray"/>
                  </w:rPr>
                  <m:t>th</m:t>
                </w:del>
              </m:r>
            </m:sub>
          </m:sSub>
          <m:r>
            <w:del w:id="5328" w:author="محمد زكريا سيد سيد ابوسبع" w:date="2023-03-31T16:34:00Z">
              <w:rPr>
                <w:rFonts w:ascii="Cambria Math" w:eastAsiaTheme="minorEastAsia" w:hAnsi="Cambria Math"/>
                <w:highlight w:val="lightGray"/>
              </w:rPr>
              <m:t>-</m:t>
            </w:del>
          </m:r>
          <m:r>
            <w:del w:id="5329" w:author="محمد زكريا سيد سيد ابوسبع" w:date="2023-03-31T16:34:00Z">
              <w:rPr>
                <w:rFonts w:ascii="Cambria Math" w:hAnsi="Cambria Math"/>
                <w:highlight w:val="lightGray"/>
              </w:rPr>
              <m:t xml:space="preserve">g </m:t>
            </w:del>
          </m:r>
          <m:func>
            <m:funcPr>
              <m:ctrlPr>
                <w:del w:id="5330" w:author="محمد زكريا سيد سيد ابوسبع" w:date="2023-03-31T16:34:00Z">
                  <w:rPr>
                    <w:rFonts w:ascii="Cambria Math" w:eastAsiaTheme="minorEastAsia" w:hAnsi="Cambria Math" w:cs="Times New Roman"/>
                    <w:i/>
                    <w:highlight w:val="lightGray"/>
                  </w:rPr>
                </w:del>
              </m:ctrlPr>
            </m:funcPr>
            <m:fName>
              <m:r>
                <w:del w:id="5331" w:author="محمد زكريا سيد سيد ابوسبع" w:date="2023-03-31T16:34:00Z">
                  <m:rPr>
                    <m:sty m:val="p"/>
                  </m:rPr>
                  <w:rPr>
                    <w:rFonts w:ascii="Cambria Math" w:hAnsi="Cambria Math"/>
                    <w:highlight w:val="lightGray"/>
                  </w:rPr>
                  <m:t>cos</m:t>
                </w:del>
              </m:r>
            </m:fName>
            <m:e>
              <m:d>
                <m:dPr>
                  <m:ctrlPr>
                    <w:del w:id="5332" w:author="محمد زكريا سيد سيد ابوسبع" w:date="2023-03-31T16:34:00Z">
                      <w:rPr>
                        <w:rFonts w:ascii="Cambria Math" w:eastAsiaTheme="minorEastAsia" w:hAnsi="Cambria Math" w:cs="Times New Roman"/>
                        <w:i/>
                        <w:highlight w:val="lightGray"/>
                      </w:rPr>
                    </w:del>
                  </m:ctrlPr>
                </m:dPr>
                <m:e>
                  <m:sSub>
                    <m:sSubPr>
                      <m:ctrlPr>
                        <w:del w:id="5333" w:author="محمد زكريا سيد سيد ابوسبع" w:date="2023-03-31T16:34:00Z">
                          <w:rPr>
                            <w:rFonts w:ascii="Cambria Math" w:hAnsi="Cambria Math"/>
                            <w:i/>
                            <w:highlight w:val="lightGray"/>
                          </w:rPr>
                        </w:del>
                      </m:ctrlPr>
                    </m:sSubPr>
                    <m:e>
                      <m:r>
                        <w:del w:id="5334" w:author="محمد زكريا سيد سيد ابوسبع" w:date="2023-03-31T16:34:00Z">
                          <w:rPr>
                            <w:rFonts w:ascii="Cambria Math" w:hAnsi="Cambria Math"/>
                            <w:highlight w:val="lightGray"/>
                          </w:rPr>
                          <m:t>θ</m:t>
                        </w:del>
                      </m:r>
                    </m:e>
                    <m:sub>
                      <m:r>
                        <w:del w:id="5335" w:author="محمد زكريا سيد سيد ابوسبع" w:date="2023-03-31T16:34:00Z">
                          <w:rPr>
                            <w:rFonts w:ascii="Cambria Math" w:hAnsi="Cambria Math"/>
                            <w:highlight w:val="lightGray"/>
                          </w:rPr>
                          <m:t>o</m:t>
                        </w:del>
                      </m:r>
                    </m:sub>
                  </m:sSub>
                </m:e>
              </m:d>
            </m:e>
          </m:func>
          <m:r>
            <w:del w:id="5336" w:author="محمد زكريا سيد سيد ابوسبع" w:date="2023-03-31T16:34:00Z">
              <w:rPr>
                <w:rFonts w:ascii="Cambria Math" w:hAnsi="Cambria Math"/>
                <w:highlight w:val="lightGray"/>
              </w:rPr>
              <m:t>∆θ</m:t>
            </w:del>
          </m:r>
          <m:r>
            <w:del w:id="5337" w:author="محمد زكريا سيد سيد ابوسبع" w:date="2023-03-31T16:34:00Z">
              <w:rPr>
                <w:rFonts w:ascii="Cambria Math" w:eastAsiaTheme="minorEastAsia" w:hAnsi="Cambria Math" w:cs="Times New Roman"/>
                <w:highlight w:val="lightGray"/>
              </w:rPr>
              <m:t>-</m:t>
            </w:del>
          </m:r>
          <m:r>
            <w:del w:id="5338" w:author="محمد زكريا سيد سيد ابوسبع" w:date="2023-03-31T16:34:00Z">
              <w:rPr>
                <w:rFonts w:ascii="Cambria Math" w:hAnsi="Cambria Math"/>
                <w:highlight w:val="lightGray"/>
              </w:rPr>
              <m:t>∆q*</m:t>
            </w:del>
          </m:r>
          <m:sSub>
            <m:sSubPr>
              <m:ctrlPr>
                <w:del w:id="5339" w:author="محمد زكريا سيد سيد ابوسبع" w:date="2023-03-31T16:34:00Z">
                  <w:rPr>
                    <w:rFonts w:ascii="Cambria Math" w:hAnsi="Cambria Math"/>
                    <w:i/>
                    <w:highlight w:val="lightGray"/>
                  </w:rPr>
                </w:del>
              </m:ctrlPr>
            </m:sSubPr>
            <m:e>
              <m:r>
                <w:del w:id="5340" w:author="محمد زكريا سيد سيد ابوسبع" w:date="2023-03-31T16:34:00Z">
                  <w:rPr>
                    <w:rFonts w:ascii="Cambria Math" w:hAnsi="Cambria Math"/>
                    <w:highlight w:val="lightGray"/>
                  </w:rPr>
                  <m:t>w</m:t>
                </w:del>
              </m:r>
            </m:e>
            <m:sub>
              <m:r>
                <w:del w:id="5341" w:author="محمد زكريا سيد سيد ابوسبع" w:date="2023-03-31T16:34:00Z">
                  <w:rPr>
                    <w:rFonts w:ascii="Cambria Math" w:hAnsi="Cambria Math"/>
                    <w:highlight w:val="lightGray"/>
                  </w:rPr>
                  <m:t>o</m:t>
                </w:del>
              </m:r>
            </m:sub>
          </m:sSub>
        </m:oMath>
      </m:oMathPara>
    </w:p>
    <w:p w14:paraId="2B84BDD4" w14:textId="1E17FB63" w:rsidR="00590B75" w:rsidRPr="00071B8E" w:rsidDel="00E93874" w:rsidRDefault="00590B75" w:rsidP="00590B75">
      <w:pPr>
        <w:pStyle w:val="ListParagraph"/>
        <w:rPr>
          <w:del w:id="5342" w:author="محمد زكريا سيد سيد ابوسبع" w:date="2023-03-31T16:34:00Z"/>
          <w:rFonts w:eastAsiaTheme="minorEastAsia"/>
        </w:rPr>
      </w:pPr>
    </w:p>
    <w:p w14:paraId="1E734037" w14:textId="58B50E72" w:rsidR="00590B75" w:rsidRPr="00EE221C" w:rsidDel="00E93874" w:rsidRDefault="00590B75" w:rsidP="00590B75">
      <w:pPr>
        <w:pStyle w:val="ListParagraph"/>
        <w:numPr>
          <w:ilvl w:val="0"/>
          <w:numId w:val="22"/>
        </w:numPr>
        <w:spacing w:after="160" w:line="259" w:lineRule="auto"/>
        <w:ind w:right="0"/>
        <w:jc w:val="left"/>
        <w:rPr>
          <w:del w:id="5343" w:author="محمد زكريا سيد سيد ابوسبع" w:date="2023-03-31T16:34:00Z"/>
          <w:rFonts w:eastAsiaTheme="minorEastAsia"/>
        </w:rPr>
      </w:pPr>
      <m:oMath>
        <m:r>
          <w:del w:id="5344" w:author="محمد زكريا سيد سيد ابوسبع" w:date="2023-03-31T16:34:00Z">
            <w:rPr>
              <w:rFonts w:ascii="Cambria Math" w:eastAsiaTheme="minorEastAsia" w:hAnsi="Cambria Math"/>
              <w:color w:val="161718" w:themeColor="text1"/>
            </w:rPr>
            <m:t>Z+mg Cos</m:t>
          </w:del>
        </m:r>
        <m:d>
          <m:dPr>
            <m:ctrlPr>
              <w:del w:id="5345" w:author="محمد زكريا سيد سيد ابوسبع" w:date="2023-03-31T16:34:00Z">
                <w:rPr>
                  <w:rFonts w:ascii="Cambria Math" w:eastAsiaTheme="minorEastAsia" w:hAnsi="Cambria Math"/>
                  <w:i/>
                  <w:color w:val="161718" w:themeColor="text1"/>
                </w:rPr>
              </w:del>
            </m:ctrlPr>
          </m:dPr>
          <m:e>
            <m:r>
              <w:del w:id="5346" w:author="محمد زكريا سيد سيد ابوسبع" w:date="2023-03-31T16:34:00Z">
                <w:rPr>
                  <w:rFonts w:ascii="Cambria Math" w:hAnsi="Cambria Math"/>
                </w:rPr>
                <m:t>θ</m:t>
              </w:del>
            </m:r>
          </m:e>
        </m:d>
        <m:r>
          <w:del w:id="5347" w:author="محمد زكريا سيد سيد ابوسبع" w:date="2023-03-31T16:34:00Z">
            <w:rPr>
              <w:rFonts w:ascii="Cambria Math" w:eastAsiaTheme="minorEastAsia" w:hAnsi="Cambria Math"/>
              <w:color w:val="161718" w:themeColor="text1"/>
            </w:rPr>
            <m:t>*Cos</m:t>
          </w:del>
        </m:r>
        <m:d>
          <m:dPr>
            <m:ctrlPr>
              <w:del w:id="5348" w:author="محمد زكريا سيد سيد ابوسبع" w:date="2023-03-31T16:34:00Z">
                <w:rPr>
                  <w:rFonts w:ascii="Cambria Math" w:eastAsiaTheme="minorEastAsia" w:hAnsi="Cambria Math"/>
                  <w:i/>
                  <w:color w:val="161718" w:themeColor="text1"/>
                </w:rPr>
              </w:del>
            </m:ctrlPr>
          </m:dPr>
          <m:e>
            <m:r>
              <w:del w:id="5349" w:author="محمد زكريا سيد سيد ابوسبع" w:date="2023-03-31T16:34:00Z">
                <w:rPr>
                  <w:rFonts w:ascii="Cambria Math" w:eastAsiaTheme="minorEastAsia" w:hAnsi="Cambria Math"/>
                  <w:color w:val="161718" w:themeColor="text1"/>
                </w:rPr>
                <m:t>φ</m:t>
              </w:del>
            </m:r>
          </m:e>
        </m:d>
        <m:r>
          <w:del w:id="5350" w:author="محمد زكريا سيد سيد ابوسبع" w:date="2023-03-31T16:34:00Z">
            <w:rPr>
              <w:rFonts w:ascii="Cambria Math" w:eastAsiaTheme="minorEastAsia" w:hAnsi="Cambria Math"/>
              <w:color w:val="161718" w:themeColor="text1"/>
            </w:rPr>
            <m:t xml:space="preserve"> </m:t>
          </w:del>
        </m:r>
        <m:r>
          <w:del w:id="5351" w:author="محمد زكريا سيد سيد ابوسبع" w:date="2023-03-31T16:34:00Z">
            <w:rPr>
              <w:rFonts w:ascii="Cambria Math" w:hAnsi="Cambria Math"/>
              <w:color w:val="161718" w:themeColor="text1"/>
            </w:rPr>
            <m:t>=m</m:t>
          </w:del>
        </m:r>
        <m:d>
          <m:dPr>
            <m:ctrlPr>
              <w:del w:id="5352" w:author="محمد زكريا سيد سيد ابوسبع" w:date="2023-03-31T16:34:00Z">
                <w:rPr>
                  <w:rFonts w:ascii="Cambria Math" w:hAnsi="Cambria Math"/>
                  <w:i/>
                  <w:iCs/>
                  <w:color w:val="161718" w:themeColor="text1"/>
                </w:rPr>
              </w:del>
            </m:ctrlPr>
          </m:dPr>
          <m:e>
            <m:acc>
              <m:accPr>
                <m:chr m:val="̇"/>
                <m:ctrlPr>
                  <w:del w:id="5353" w:author="محمد زكريا سيد سيد ابوسبع" w:date="2023-03-31T16:34:00Z">
                    <w:rPr>
                      <w:rFonts w:ascii="Cambria Math" w:hAnsi="Cambria Math"/>
                      <w:i/>
                      <w:iCs/>
                      <w:color w:val="161718" w:themeColor="text1"/>
                    </w:rPr>
                  </w:del>
                </m:ctrlPr>
              </m:accPr>
              <m:e>
                <m:r>
                  <w:del w:id="5354" w:author="محمد زكريا سيد سيد ابوسبع" w:date="2023-03-31T16:34:00Z">
                    <w:rPr>
                      <w:rFonts w:ascii="Cambria Math" w:hAnsi="Cambria Math"/>
                      <w:color w:val="161718" w:themeColor="text1"/>
                    </w:rPr>
                    <m:t>w</m:t>
                  </w:del>
                </m:r>
              </m:e>
            </m:acc>
            <m:r>
              <w:del w:id="5355" w:author="محمد زكريا سيد سيد ابوسبع" w:date="2023-03-31T16:34:00Z">
                <w:rPr>
                  <w:rFonts w:ascii="Cambria Math" w:hAnsi="Cambria Math"/>
                  <w:color w:val="161718" w:themeColor="text1"/>
                </w:rPr>
                <m:t>+pv-qu</m:t>
              </w:del>
            </m:r>
          </m:e>
        </m:d>
      </m:oMath>
    </w:p>
    <w:p w14:paraId="46733B6C" w14:textId="34F81EE1" w:rsidR="00590B75" w:rsidRPr="00DC3E54" w:rsidDel="00E93874" w:rsidRDefault="00590B75" w:rsidP="00590B75">
      <w:pPr>
        <w:pStyle w:val="ListParagraph"/>
        <w:spacing w:after="160" w:line="259" w:lineRule="auto"/>
        <w:ind w:right="0"/>
        <w:jc w:val="left"/>
        <w:rPr>
          <w:del w:id="5356" w:author="محمد زكريا سيد سيد ابوسبع" w:date="2023-03-31T16:34:00Z"/>
          <w:rFonts w:eastAsiaTheme="minorEastAsia"/>
        </w:rPr>
      </w:pPr>
    </w:p>
    <w:p w14:paraId="4DBB75FA" w14:textId="0B022085" w:rsidR="00590B75" w:rsidDel="00E93874" w:rsidRDefault="00590B75" w:rsidP="00590B75">
      <w:pPr>
        <w:pStyle w:val="ListParagraph"/>
        <w:rPr>
          <w:del w:id="5357" w:author="محمد زكريا سيد سيد ابوسبع" w:date="2023-03-31T16:34:00Z"/>
          <w:rFonts w:eastAsiaTheme="minorEastAsia"/>
        </w:rPr>
      </w:pPr>
      <w:del w:id="5358" w:author="محمد زكريا سيد سيد ابوسبع" w:date="2023-03-31T16:34:00Z">
        <w:r w:rsidDel="00E93874">
          <w:rPr>
            <w:rFonts w:eastAsiaTheme="minorEastAsia"/>
          </w:rPr>
          <w:delText>Same as (2)</w:delText>
        </w:r>
      </w:del>
    </w:p>
    <w:p w14:paraId="2BA9C632" w14:textId="1213FEED" w:rsidR="00590B75" w:rsidRPr="002C5792" w:rsidDel="00E93874" w:rsidRDefault="00000000" w:rsidP="00590B75">
      <w:pPr>
        <w:pStyle w:val="ListParagraph"/>
        <w:rPr>
          <w:del w:id="5359" w:author="محمد زكريا سيد سيد ابوسبع" w:date="2023-03-31T16:34:00Z"/>
          <w:rFonts w:eastAsiaTheme="minorEastAsia"/>
        </w:rPr>
      </w:pPr>
      <m:oMathPara>
        <m:oMath>
          <m:func>
            <m:funcPr>
              <m:ctrlPr>
                <w:del w:id="5360" w:author="محمد زكريا سيد سيد ابوسبع" w:date="2023-03-31T16:34:00Z">
                  <w:rPr>
                    <w:rFonts w:ascii="Cambria Math" w:eastAsiaTheme="minorEastAsia" w:hAnsi="Cambria Math" w:cs="Times New Roman"/>
                    <w:i/>
                  </w:rPr>
                </w:del>
              </m:ctrlPr>
            </m:funcPr>
            <m:fName>
              <m:r>
                <w:del w:id="5361" w:author="محمد زكريا سيد سيد ابوسبع" w:date="2023-03-31T16:34:00Z">
                  <m:rPr>
                    <m:sty m:val="p"/>
                  </m:rPr>
                  <w:rPr>
                    <w:rFonts w:ascii="Cambria Math" w:hAnsi="Cambria Math"/>
                  </w:rPr>
                  <m:t>cos</m:t>
                </w:del>
              </m:r>
            </m:fName>
            <m:e>
              <m:d>
                <m:dPr>
                  <m:ctrlPr>
                    <w:del w:id="5362" w:author="محمد زكريا سيد سيد ابوسبع" w:date="2023-03-31T16:34:00Z">
                      <w:rPr>
                        <w:rFonts w:ascii="Cambria Math" w:eastAsiaTheme="minorEastAsia" w:hAnsi="Cambria Math" w:cs="Times New Roman"/>
                        <w:i/>
                      </w:rPr>
                    </w:del>
                  </m:ctrlPr>
                </m:dPr>
                <m:e>
                  <m:r>
                    <w:del w:id="5363" w:author="محمد زكريا سيد سيد ابوسبع" w:date="2023-03-31T16:34:00Z">
                      <w:rPr>
                        <w:rFonts w:ascii="Cambria Math" w:eastAsiaTheme="minorEastAsia" w:hAnsi="Cambria Math"/>
                      </w:rPr>
                      <m:t>a+b</m:t>
                    </w:del>
                  </m:r>
                </m:e>
              </m:d>
              <m:r>
                <w:del w:id="5364" w:author="محمد زكريا سيد سيد ابوسبع" w:date="2023-03-31T16:34:00Z">
                  <w:rPr>
                    <w:rFonts w:ascii="Cambria Math" w:eastAsiaTheme="minorEastAsia" w:hAnsi="Cambria Math"/>
                  </w:rPr>
                  <m:t>=</m:t>
                </w:del>
              </m:r>
              <m:func>
                <m:funcPr>
                  <m:ctrlPr>
                    <w:del w:id="5365" w:author="محمد زكريا سيد سيد ابوسبع" w:date="2023-03-31T16:34:00Z">
                      <w:rPr>
                        <w:rFonts w:ascii="Cambria Math" w:eastAsiaTheme="minorEastAsia" w:hAnsi="Cambria Math" w:cs="Times New Roman"/>
                        <w:i/>
                      </w:rPr>
                    </w:del>
                  </m:ctrlPr>
                </m:funcPr>
                <m:fName>
                  <m:func>
                    <m:funcPr>
                      <m:ctrlPr>
                        <w:del w:id="5366" w:author="محمد زكريا سيد سيد ابوسبع" w:date="2023-03-31T16:34:00Z">
                          <w:rPr>
                            <w:rFonts w:ascii="Cambria Math" w:hAnsi="Cambria Math" w:cs="Times New Roman"/>
                          </w:rPr>
                        </w:del>
                      </m:ctrlPr>
                    </m:funcPr>
                    <m:fName>
                      <m:r>
                        <w:del w:id="5367" w:author="محمد زكريا سيد سيد ابوسبع" w:date="2023-03-31T16:34:00Z">
                          <m:rPr>
                            <m:sty m:val="p"/>
                          </m:rPr>
                          <w:rPr>
                            <w:rFonts w:ascii="Cambria Math" w:hAnsi="Cambria Math"/>
                          </w:rPr>
                          <m:t>cos</m:t>
                        </w:del>
                      </m:r>
                    </m:fName>
                    <m:e>
                      <m:d>
                        <m:dPr>
                          <m:ctrlPr>
                            <w:del w:id="5368" w:author="محمد زكريا سيد سيد ابوسبع" w:date="2023-03-31T16:34:00Z">
                              <w:rPr>
                                <w:rFonts w:ascii="Cambria Math" w:hAnsi="Cambria Math" w:cs="Times New Roman"/>
                                <w:i/>
                              </w:rPr>
                            </w:del>
                          </m:ctrlPr>
                        </m:dPr>
                        <m:e>
                          <m:r>
                            <w:del w:id="5369" w:author="محمد زكريا سيد سيد ابوسبع" w:date="2023-03-31T16:34:00Z">
                              <w:rPr>
                                <w:rFonts w:ascii="Cambria Math" w:hAnsi="Cambria Math"/>
                              </w:rPr>
                              <m:t>a</m:t>
                            </w:del>
                          </m:r>
                        </m:e>
                      </m:d>
                    </m:e>
                  </m:func>
                  <m:func>
                    <m:funcPr>
                      <m:ctrlPr>
                        <w:del w:id="5370" w:author="محمد زكريا سيد سيد ابوسبع" w:date="2023-03-31T16:34:00Z">
                          <w:rPr>
                            <w:rFonts w:ascii="Cambria Math" w:hAnsi="Cambria Math" w:cs="Times New Roman"/>
                          </w:rPr>
                        </w:del>
                      </m:ctrlPr>
                    </m:funcPr>
                    <m:fName>
                      <m:r>
                        <w:del w:id="5371" w:author="محمد زكريا سيد سيد ابوسبع" w:date="2023-03-31T16:34:00Z">
                          <m:rPr>
                            <m:sty m:val="p"/>
                          </m:rPr>
                          <w:rPr>
                            <w:rFonts w:ascii="Cambria Math" w:hAnsi="Cambria Math"/>
                          </w:rPr>
                          <m:t>cos</m:t>
                        </w:del>
                      </m:r>
                    </m:fName>
                    <m:e>
                      <m:d>
                        <m:dPr>
                          <m:ctrlPr>
                            <w:del w:id="5372" w:author="محمد زكريا سيد سيد ابوسبع" w:date="2023-03-31T16:34:00Z">
                              <w:rPr>
                                <w:rFonts w:ascii="Cambria Math" w:hAnsi="Cambria Math" w:cs="Times New Roman"/>
                                <w:i/>
                              </w:rPr>
                            </w:del>
                          </m:ctrlPr>
                        </m:dPr>
                        <m:e>
                          <m:r>
                            <w:del w:id="5373" w:author="محمد زكريا سيد سيد ابوسبع" w:date="2023-03-31T16:34:00Z">
                              <w:rPr>
                                <w:rFonts w:ascii="Cambria Math" w:hAnsi="Cambria Math"/>
                              </w:rPr>
                              <m:t>b</m:t>
                            </w:del>
                          </m:r>
                        </m:e>
                      </m:d>
                    </m:e>
                  </m:func>
                  <m:r>
                    <w:del w:id="5374" w:author="محمد زكريا سيد سيد ابوسبع" w:date="2023-03-31T16:34:00Z">
                      <m:rPr>
                        <m:sty m:val="p"/>
                      </m:rPr>
                      <w:rPr>
                        <w:rFonts w:ascii="Cambria Math" w:hAnsi="Cambria Math"/>
                      </w:rPr>
                      <m:t>-sin</m:t>
                    </w:del>
                  </m:r>
                </m:fName>
                <m:e>
                  <m:d>
                    <m:dPr>
                      <m:ctrlPr>
                        <w:del w:id="5375" w:author="محمد زكريا سيد سيد ابوسبع" w:date="2023-03-31T16:34:00Z">
                          <w:rPr>
                            <w:rFonts w:ascii="Cambria Math" w:eastAsiaTheme="minorEastAsia" w:hAnsi="Cambria Math" w:cs="Times New Roman"/>
                            <w:i/>
                          </w:rPr>
                        </w:del>
                      </m:ctrlPr>
                    </m:dPr>
                    <m:e>
                      <m:r>
                        <w:del w:id="5376" w:author="محمد زكريا سيد سيد ابوسبع" w:date="2023-03-31T16:34:00Z">
                          <w:rPr>
                            <w:rFonts w:ascii="Cambria Math" w:eastAsiaTheme="minorEastAsia" w:hAnsi="Cambria Math"/>
                          </w:rPr>
                          <m:t>a</m:t>
                        </w:del>
                      </m:r>
                    </m:e>
                  </m:d>
                </m:e>
              </m:func>
              <m:func>
                <m:funcPr>
                  <m:ctrlPr>
                    <w:del w:id="5377" w:author="محمد زكريا سيد سيد ابوسبع" w:date="2023-03-31T16:34:00Z">
                      <w:rPr>
                        <w:rFonts w:ascii="Cambria Math" w:eastAsiaTheme="minorEastAsia" w:hAnsi="Cambria Math" w:cs="Times New Roman"/>
                        <w:i/>
                      </w:rPr>
                    </w:del>
                  </m:ctrlPr>
                </m:funcPr>
                <m:fName>
                  <m:r>
                    <w:del w:id="5378" w:author="محمد زكريا سيد سيد ابوسبع" w:date="2023-03-31T16:34:00Z">
                      <m:rPr>
                        <m:sty m:val="p"/>
                      </m:rPr>
                      <w:rPr>
                        <w:rFonts w:ascii="Cambria Math" w:hAnsi="Cambria Math"/>
                      </w:rPr>
                      <m:t>sin</m:t>
                    </w:del>
                  </m:r>
                </m:fName>
                <m:e>
                  <m:d>
                    <m:dPr>
                      <m:ctrlPr>
                        <w:del w:id="5379" w:author="محمد زكريا سيد سيد ابوسبع" w:date="2023-03-31T16:34:00Z">
                          <w:rPr>
                            <w:rFonts w:ascii="Cambria Math" w:eastAsiaTheme="minorEastAsia" w:hAnsi="Cambria Math" w:cs="Times New Roman"/>
                            <w:i/>
                          </w:rPr>
                        </w:del>
                      </m:ctrlPr>
                    </m:dPr>
                    <m:e>
                      <m:r>
                        <w:del w:id="5380" w:author="محمد زكريا سيد سيد ابوسبع" w:date="2023-03-31T16:34:00Z">
                          <w:rPr>
                            <w:rFonts w:ascii="Cambria Math" w:eastAsiaTheme="minorEastAsia" w:hAnsi="Cambria Math"/>
                          </w:rPr>
                          <m:t>b</m:t>
                        </w:del>
                      </m:r>
                    </m:e>
                  </m:d>
                </m:e>
              </m:func>
            </m:e>
          </m:func>
        </m:oMath>
      </m:oMathPara>
    </w:p>
    <w:p w14:paraId="2B2545DB" w14:textId="2D156D0B" w:rsidR="00590B75" w:rsidDel="00E93874" w:rsidRDefault="00590B75" w:rsidP="00590B75">
      <w:pPr>
        <w:pStyle w:val="ListParagraph"/>
        <w:rPr>
          <w:del w:id="5381" w:author="محمد زكريا سيد سيد ابوسبع" w:date="2023-03-31T16:34:00Z"/>
          <w:rFonts w:eastAsiaTheme="minorEastAsia"/>
        </w:rPr>
      </w:pPr>
      <m:oMathPara>
        <m:oMath>
          <m:r>
            <w:del w:id="5382" w:author="محمد زكريا سيد سيد ابوسبع" w:date="2023-03-31T16:34:00Z">
              <w:rPr>
                <w:rFonts w:ascii="Cambria Math" w:eastAsiaTheme="minorEastAsia" w:hAnsi="Cambria Math"/>
              </w:rPr>
              <m:t>∴</m:t>
            </w:del>
          </m:r>
          <m:d>
            <m:dPr>
              <m:ctrlPr>
                <w:del w:id="5383" w:author="محمد زكريا سيد سيد ابوسبع" w:date="2023-03-31T16:34:00Z">
                  <w:rPr>
                    <w:rFonts w:ascii="Cambria Math" w:eastAsiaTheme="minorEastAsia" w:hAnsi="Cambria Math"/>
                    <w:i/>
                  </w:rPr>
                </w:del>
              </m:ctrlPr>
            </m:dPr>
            <m:e>
              <m:r>
                <w:del w:id="5384" w:author="محمد زكريا سيد سيد ابوسبع" w:date="2023-03-31T16:34:00Z">
                  <w:rPr>
                    <w:rFonts w:ascii="Cambria Math" w:eastAsiaTheme="minorEastAsia" w:hAnsi="Cambria Math"/>
                  </w:rPr>
                  <m:t>1-</m:t>
                </w:del>
              </m:r>
              <m:sSub>
                <m:sSubPr>
                  <m:ctrlPr>
                    <w:del w:id="5385" w:author="محمد زكريا سيد سيد ابوسبع" w:date="2023-03-31T16:34:00Z">
                      <w:rPr>
                        <w:rFonts w:ascii="Cambria Math" w:hAnsi="Cambria Math"/>
                        <w:i/>
                      </w:rPr>
                    </w:del>
                  </m:ctrlPr>
                </m:sSubPr>
                <m:e>
                  <m:r>
                    <w:del w:id="5386" w:author="محمد زكريا سيد سيد ابوسبع" w:date="2023-03-31T16:34:00Z">
                      <w:rPr>
                        <w:rFonts w:ascii="Cambria Math" w:hAnsi="Cambria Math"/>
                      </w:rPr>
                      <m:t>Z</m:t>
                    </w:del>
                  </m:r>
                </m:e>
                <m:sub>
                  <m:acc>
                    <m:accPr>
                      <m:chr m:val="̇"/>
                      <m:ctrlPr>
                        <w:del w:id="5387" w:author="محمد زكريا سيد سيد ابوسبع" w:date="2023-03-31T16:34:00Z">
                          <w:rPr>
                            <w:rFonts w:ascii="Cambria Math" w:hAnsi="Cambria Math"/>
                            <w:i/>
                          </w:rPr>
                        </w:del>
                      </m:ctrlPr>
                    </m:accPr>
                    <m:e>
                      <m:r>
                        <w:del w:id="5388" w:author="محمد زكريا سيد سيد ابوسبع" w:date="2023-03-31T16:34:00Z">
                          <w:rPr>
                            <w:rFonts w:ascii="Cambria Math" w:hAnsi="Cambria Math"/>
                          </w:rPr>
                          <m:t>w</m:t>
                        </w:del>
                      </m:r>
                    </m:e>
                  </m:acc>
                </m:sub>
              </m:sSub>
            </m:e>
          </m:d>
          <m:r>
            <w:del w:id="5389" w:author="محمد زكريا سيد سيد ابوسبع" w:date="2023-03-31T16:34:00Z">
              <w:rPr>
                <w:rFonts w:ascii="Cambria Math" w:hAnsi="Cambria Math"/>
              </w:rPr>
              <m:t>∆</m:t>
            </w:del>
          </m:r>
          <m:acc>
            <m:accPr>
              <m:chr m:val="̇"/>
              <m:ctrlPr>
                <w:del w:id="5390" w:author="محمد زكريا سيد سيد ابوسبع" w:date="2023-03-31T16:34:00Z">
                  <w:rPr>
                    <w:rFonts w:ascii="Cambria Math" w:hAnsi="Cambria Math"/>
                    <w:i/>
                  </w:rPr>
                </w:del>
              </m:ctrlPr>
            </m:accPr>
            <m:e>
              <m:r>
                <w:del w:id="5391" w:author="محمد زكريا سيد سيد ابوسبع" w:date="2023-03-31T16:34:00Z">
                  <w:rPr>
                    <w:rFonts w:ascii="Cambria Math" w:hAnsi="Cambria Math"/>
                  </w:rPr>
                  <m:t>w</m:t>
                </w:del>
              </m:r>
            </m:e>
          </m:acc>
          <m:r>
            <w:del w:id="5392" w:author="محمد زكريا سيد سيد ابوسبع" w:date="2023-03-31T16:34:00Z">
              <w:rPr>
                <w:rFonts w:ascii="Cambria Math" w:hAnsi="Cambria Math"/>
              </w:rPr>
              <m:t>=</m:t>
            </w:del>
          </m:r>
          <m:sSub>
            <m:sSubPr>
              <m:ctrlPr>
                <w:del w:id="5393" w:author="محمد زكريا سيد سيد ابوسبع" w:date="2023-03-31T16:34:00Z">
                  <w:rPr>
                    <w:rFonts w:ascii="Cambria Math" w:hAnsi="Cambria Math"/>
                    <w:i/>
                  </w:rPr>
                </w:del>
              </m:ctrlPr>
            </m:sSubPr>
            <m:e>
              <m:r>
                <w:del w:id="5394" w:author="محمد زكريا سيد سيد ابوسبع" w:date="2023-03-31T16:34:00Z">
                  <w:rPr>
                    <w:rFonts w:ascii="Cambria Math" w:hAnsi="Cambria Math"/>
                  </w:rPr>
                  <m:t>Z</m:t>
                </w:del>
              </m:r>
            </m:e>
            <m:sub>
              <m:r>
                <w:del w:id="5395" w:author="محمد زكريا سيد سيد ابوسبع" w:date="2023-03-31T16:34:00Z">
                  <w:rPr>
                    <w:rFonts w:ascii="Cambria Math" w:hAnsi="Cambria Math"/>
                  </w:rPr>
                  <m:t>u</m:t>
                </w:del>
              </m:r>
            </m:sub>
          </m:sSub>
          <m:r>
            <w:del w:id="5396" w:author="محمد زكريا سيد سيد ابوسبع" w:date="2023-03-31T16:34:00Z">
              <w:rPr>
                <w:rFonts w:ascii="Cambria Math" w:hAnsi="Cambria Math"/>
              </w:rPr>
              <m:t xml:space="preserve"> ∆u+</m:t>
            </w:del>
          </m:r>
          <m:sSub>
            <m:sSubPr>
              <m:ctrlPr>
                <w:del w:id="5397" w:author="محمد زكريا سيد سيد ابوسبع" w:date="2023-03-31T16:34:00Z">
                  <w:rPr>
                    <w:rFonts w:ascii="Cambria Math" w:hAnsi="Cambria Math"/>
                    <w:i/>
                  </w:rPr>
                </w:del>
              </m:ctrlPr>
            </m:sSubPr>
            <m:e>
              <m:r>
                <w:del w:id="5398" w:author="محمد زكريا سيد سيد ابوسبع" w:date="2023-03-31T16:34:00Z">
                  <w:rPr>
                    <w:rFonts w:ascii="Cambria Math" w:hAnsi="Cambria Math"/>
                  </w:rPr>
                  <m:t>Z</m:t>
                </w:del>
              </m:r>
            </m:e>
            <m:sub>
              <m:r>
                <w:del w:id="5399" w:author="محمد زكريا سيد سيد ابوسبع" w:date="2023-03-31T16:34:00Z">
                  <w:rPr>
                    <w:rFonts w:ascii="Cambria Math" w:hAnsi="Cambria Math"/>
                  </w:rPr>
                  <m:t>w</m:t>
                </w:del>
              </m:r>
            </m:sub>
          </m:sSub>
          <m:r>
            <w:del w:id="5400" w:author="محمد زكريا سيد سيد ابوسبع" w:date="2023-03-31T16:34:00Z">
              <w:rPr>
                <w:rFonts w:ascii="Cambria Math" w:hAnsi="Cambria Math"/>
              </w:rPr>
              <m:t xml:space="preserve"> ∆w+</m:t>
            </w:del>
          </m:r>
          <m:sSub>
            <m:sSubPr>
              <m:ctrlPr>
                <w:del w:id="5401" w:author="محمد زكريا سيد سيد ابوسبع" w:date="2023-03-31T16:34:00Z">
                  <w:rPr>
                    <w:rFonts w:ascii="Cambria Math" w:hAnsi="Cambria Math"/>
                    <w:i/>
                  </w:rPr>
                </w:del>
              </m:ctrlPr>
            </m:sSubPr>
            <m:e>
              <m:r>
                <w:del w:id="5402" w:author="محمد زكريا سيد سيد ابوسبع" w:date="2023-03-31T16:34:00Z">
                  <w:rPr>
                    <w:rFonts w:ascii="Cambria Math" w:hAnsi="Cambria Math"/>
                  </w:rPr>
                  <m:t>(Z</m:t>
                </w:del>
              </m:r>
            </m:e>
            <m:sub>
              <m:r>
                <w:del w:id="5403" w:author="محمد زكريا سيد سيد ابوسبع" w:date="2023-03-31T16:34:00Z">
                  <w:rPr>
                    <w:rFonts w:ascii="Cambria Math" w:hAnsi="Cambria Math"/>
                  </w:rPr>
                  <m:t>q</m:t>
                </w:del>
              </m:r>
            </m:sub>
          </m:sSub>
          <m:r>
            <w:del w:id="5404" w:author="محمد زكريا سيد سيد ابوسبع" w:date="2023-03-31T16:34:00Z">
              <w:rPr>
                <w:rFonts w:ascii="Cambria Math" w:hAnsi="Cambria Math"/>
              </w:rPr>
              <m:t>+</m:t>
            </w:del>
          </m:r>
          <m:sSub>
            <m:sSubPr>
              <m:ctrlPr>
                <w:del w:id="5405" w:author="محمد زكريا سيد سيد ابوسبع" w:date="2023-03-31T16:34:00Z">
                  <w:rPr>
                    <w:rFonts w:ascii="Cambria Math" w:hAnsi="Cambria Math"/>
                    <w:i/>
                  </w:rPr>
                </w:del>
              </m:ctrlPr>
            </m:sSubPr>
            <m:e>
              <m:r>
                <w:del w:id="5406" w:author="محمد زكريا سيد سيد ابوسبع" w:date="2023-03-31T16:34:00Z">
                  <w:rPr>
                    <w:rFonts w:ascii="Cambria Math" w:hAnsi="Cambria Math"/>
                  </w:rPr>
                  <m:t>u</m:t>
                </w:del>
              </m:r>
            </m:e>
            <m:sub>
              <m:r>
                <w:del w:id="5407" w:author="محمد زكريا سيد سيد ابوسبع" w:date="2023-03-31T16:34:00Z">
                  <w:rPr>
                    <w:rFonts w:ascii="Cambria Math" w:hAnsi="Cambria Math"/>
                  </w:rPr>
                  <m:t>o</m:t>
                </w:del>
              </m:r>
            </m:sub>
          </m:sSub>
          <m:r>
            <w:del w:id="5408" w:author="محمد زكريا سيد سيد ابوسبع" w:date="2023-03-31T16:34:00Z">
              <w:rPr>
                <w:rFonts w:ascii="Cambria Math" w:hAnsi="Cambria Math"/>
              </w:rPr>
              <m:t>) ∆q</m:t>
            </w:del>
          </m:r>
          <m:r>
            <w:del w:id="5409" w:author="محمد زكريا سيد سيد ابوسبع" w:date="2023-03-31T16:34:00Z">
              <w:rPr>
                <w:rFonts w:ascii="Cambria Math" w:eastAsiaTheme="minorEastAsia" w:hAnsi="Cambria Math"/>
              </w:rPr>
              <m:t xml:space="preserve">+ </m:t>
            </w:del>
          </m:r>
          <m:sSub>
            <m:sSubPr>
              <m:ctrlPr>
                <w:del w:id="5410" w:author="محمد زكريا سيد سيد ابوسبع" w:date="2023-03-31T16:34:00Z">
                  <w:rPr>
                    <w:rFonts w:ascii="Cambria Math" w:hAnsi="Cambria Math"/>
                    <w:i/>
                  </w:rPr>
                </w:del>
              </m:ctrlPr>
            </m:sSubPr>
            <m:e>
              <m:r>
                <w:del w:id="5411" w:author="محمد زكريا سيد سيد ابوسبع" w:date="2023-03-31T16:34:00Z">
                  <w:rPr>
                    <w:rFonts w:ascii="Cambria Math" w:hAnsi="Cambria Math"/>
                  </w:rPr>
                  <m:t>Z</m:t>
                </w:del>
              </m:r>
            </m:e>
            <m:sub>
              <m:sSub>
                <m:sSubPr>
                  <m:ctrlPr>
                    <w:del w:id="5412" w:author="محمد زكريا سيد سيد ابوسبع" w:date="2023-03-31T16:34:00Z">
                      <w:rPr>
                        <w:rFonts w:ascii="Cambria Math" w:hAnsi="Cambria Math"/>
                        <w:i/>
                      </w:rPr>
                    </w:del>
                  </m:ctrlPr>
                </m:sSubPr>
                <m:e>
                  <m:r>
                    <w:del w:id="5413" w:author="محمد زكريا سيد سيد ابوسبع" w:date="2023-03-31T16:34:00Z">
                      <w:rPr>
                        <w:rFonts w:ascii="Cambria Math" w:hAnsi="Cambria Math"/>
                      </w:rPr>
                      <m:t>δ</m:t>
                    </w:del>
                  </m:r>
                </m:e>
                <m:sub>
                  <m:r>
                    <w:del w:id="5414" w:author="محمد زكريا سيد سيد ابوسبع" w:date="2023-03-31T16:34:00Z">
                      <w:rPr>
                        <w:rFonts w:ascii="Cambria Math" w:hAnsi="Cambria Math"/>
                      </w:rPr>
                      <m:t>e</m:t>
                    </w:del>
                  </m:r>
                </m:sub>
              </m:sSub>
            </m:sub>
          </m:sSub>
          <m:r>
            <w:del w:id="5415" w:author="محمد زكريا سيد سيد ابوسبع" w:date="2023-03-31T16:34:00Z">
              <w:rPr>
                <w:rFonts w:ascii="Cambria Math" w:hAnsi="Cambria Math"/>
              </w:rPr>
              <m:t xml:space="preserve"> ∆</m:t>
            </w:del>
          </m:r>
          <m:sSub>
            <m:sSubPr>
              <m:ctrlPr>
                <w:del w:id="5416" w:author="محمد زكريا سيد سيد ابوسبع" w:date="2023-03-31T16:34:00Z">
                  <w:rPr>
                    <w:rFonts w:ascii="Cambria Math" w:hAnsi="Cambria Math"/>
                    <w:i/>
                  </w:rPr>
                </w:del>
              </m:ctrlPr>
            </m:sSubPr>
            <m:e>
              <m:r>
                <w:del w:id="5417" w:author="محمد زكريا سيد سيد ابوسبع" w:date="2023-03-31T16:34:00Z">
                  <w:rPr>
                    <w:rFonts w:ascii="Cambria Math" w:hAnsi="Cambria Math"/>
                  </w:rPr>
                  <m:t>δ</m:t>
                </w:del>
              </m:r>
            </m:e>
            <m:sub>
              <m:r>
                <w:del w:id="5418" w:author="محمد زكريا سيد سيد ابوسبع" w:date="2023-03-31T16:34:00Z">
                  <w:rPr>
                    <w:rFonts w:ascii="Cambria Math" w:hAnsi="Cambria Math"/>
                  </w:rPr>
                  <m:t>e</m:t>
                </w:del>
              </m:r>
            </m:sub>
          </m:sSub>
          <m:r>
            <w:del w:id="5419" w:author="محمد زكريا سيد سيد ابوسبع" w:date="2023-03-31T16:34:00Z">
              <w:rPr>
                <w:rFonts w:ascii="Cambria Math" w:hAnsi="Cambria Math"/>
              </w:rPr>
              <m:t xml:space="preserve">+ </m:t>
            </w:del>
          </m:r>
          <m:sSub>
            <m:sSubPr>
              <m:ctrlPr>
                <w:del w:id="5420" w:author="محمد زكريا سيد سيد ابوسبع" w:date="2023-03-31T16:34:00Z">
                  <w:rPr>
                    <w:rFonts w:ascii="Cambria Math" w:hAnsi="Cambria Math"/>
                    <w:i/>
                  </w:rPr>
                </w:del>
              </m:ctrlPr>
            </m:sSubPr>
            <m:e>
              <m:r>
                <w:del w:id="5421" w:author="محمد زكريا سيد سيد ابوسبع" w:date="2023-03-31T16:34:00Z">
                  <w:rPr>
                    <w:rFonts w:ascii="Cambria Math" w:hAnsi="Cambria Math"/>
                  </w:rPr>
                  <m:t>Z</m:t>
                </w:del>
              </m:r>
            </m:e>
            <m:sub>
              <m:sSub>
                <m:sSubPr>
                  <m:ctrlPr>
                    <w:del w:id="5422" w:author="محمد زكريا سيد سيد ابوسبع" w:date="2023-03-31T16:34:00Z">
                      <w:rPr>
                        <w:rFonts w:ascii="Cambria Math" w:hAnsi="Cambria Math"/>
                        <w:i/>
                      </w:rPr>
                    </w:del>
                  </m:ctrlPr>
                </m:sSubPr>
                <m:e>
                  <m:r>
                    <w:del w:id="5423" w:author="محمد زكريا سيد سيد ابوسبع" w:date="2023-03-31T16:34:00Z">
                      <w:rPr>
                        <w:rFonts w:ascii="Cambria Math" w:hAnsi="Cambria Math"/>
                      </w:rPr>
                      <m:t>δ</m:t>
                    </w:del>
                  </m:r>
                </m:e>
                <m:sub>
                  <m:r>
                    <w:del w:id="5424" w:author="محمد زكريا سيد سيد ابوسبع" w:date="2023-03-31T16:34:00Z">
                      <w:rPr>
                        <w:rFonts w:ascii="Cambria Math" w:hAnsi="Cambria Math"/>
                      </w:rPr>
                      <m:t>th</m:t>
                    </w:del>
                  </m:r>
                </m:sub>
              </m:sSub>
            </m:sub>
          </m:sSub>
          <m:r>
            <w:del w:id="5425" w:author="محمد زكريا سيد سيد ابوسبع" w:date="2023-03-31T16:34:00Z">
              <w:rPr>
                <w:rFonts w:ascii="Cambria Math" w:hAnsi="Cambria Math"/>
              </w:rPr>
              <m:t xml:space="preserve"> ∆</m:t>
            </w:del>
          </m:r>
          <m:sSub>
            <m:sSubPr>
              <m:ctrlPr>
                <w:del w:id="5426" w:author="محمد زكريا سيد سيد ابوسبع" w:date="2023-03-31T16:34:00Z">
                  <w:rPr>
                    <w:rFonts w:ascii="Cambria Math" w:hAnsi="Cambria Math"/>
                    <w:i/>
                  </w:rPr>
                </w:del>
              </m:ctrlPr>
            </m:sSubPr>
            <m:e>
              <m:r>
                <w:del w:id="5427" w:author="محمد زكريا سيد سيد ابوسبع" w:date="2023-03-31T16:34:00Z">
                  <w:rPr>
                    <w:rFonts w:ascii="Cambria Math" w:hAnsi="Cambria Math"/>
                  </w:rPr>
                  <m:t>δ</m:t>
                </w:del>
              </m:r>
            </m:e>
            <m:sub>
              <m:r>
                <w:del w:id="5428" w:author="محمد زكريا سيد سيد ابوسبع" w:date="2023-03-31T16:34:00Z">
                  <w:rPr>
                    <w:rFonts w:ascii="Cambria Math" w:hAnsi="Cambria Math"/>
                  </w:rPr>
                  <m:t>th</m:t>
                </w:del>
              </m:r>
            </m:sub>
          </m:sSub>
          <m:r>
            <w:del w:id="5429" w:author="محمد زكريا سيد سيد ابوسبع" w:date="2023-03-31T16:34:00Z">
              <w:rPr>
                <w:rFonts w:ascii="Cambria Math" w:eastAsiaTheme="minorEastAsia" w:hAnsi="Cambria Math"/>
              </w:rPr>
              <m:t>-</m:t>
            </w:del>
          </m:r>
          <m:r>
            <w:del w:id="5430" w:author="محمد زكريا سيد سيد ابوسبع" w:date="2023-03-31T16:34:00Z">
              <w:rPr>
                <w:rFonts w:ascii="Cambria Math" w:hAnsi="Cambria Math"/>
              </w:rPr>
              <m:t xml:space="preserve">g </m:t>
            </w:del>
          </m:r>
          <m:func>
            <m:funcPr>
              <m:ctrlPr>
                <w:del w:id="5431" w:author="محمد زكريا سيد سيد ابوسبع" w:date="2023-03-31T16:34:00Z">
                  <w:rPr>
                    <w:rFonts w:ascii="Cambria Math" w:eastAsiaTheme="minorEastAsia" w:hAnsi="Cambria Math" w:cs="Times New Roman"/>
                    <w:i/>
                  </w:rPr>
                </w:del>
              </m:ctrlPr>
            </m:funcPr>
            <m:fName>
              <m:r>
                <w:del w:id="5432" w:author="محمد زكريا سيد سيد ابوسبع" w:date="2023-03-31T16:34:00Z">
                  <m:rPr>
                    <m:sty m:val="p"/>
                  </m:rPr>
                  <w:rPr>
                    <w:rFonts w:ascii="Cambria Math" w:hAnsi="Cambria Math"/>
                  </w:rPr>
                  <m:t>sin</m:t>
                </w:del>
              </m:r>
            </m:fName>
            <m:e>
              <m:d>
                <m:dPr>
                  <m:ctrlPr>
                    <w:del w:id="5433" w:author="محمد زكريا سيد سيد ابوسبع" w:date="2023-03-31T16:34:00Z">
                      <w:rPr>
                        <w:rFonts w:ascii="Cambria Math" w:eastAsiaTheme="minorEastAsia" w:hAnsi="Cambria Math" w:cs="Times New Roman"/>
                        <w:i/>
                      </w:rPr>
                    </w:del>
                  </m:ctrlPr>
                </m:dPr>
                <m:e>
                  <m:sSub>
                    <m:sSubPr>
                      <m:ctrlPr>
                        <w:del w:id="5434" w:author="محمد زكريا سيد سيد ابوسبع" w:date="2023-03-31T16:34:00Z">
                          <w:rPr>
                            <w:rFonts w:ascii="Cambria Math" w:hAnsi="Cambria Math"/>
                            <w:i/>
                          </w:rPr>
                        </w:del>
                      </m:ctrlPr>
                    </m:sSubPr>
                    <m:e>
                      <m:r>
                        <w:del w:id="5435" w:author="محمد زكريا سيد سيد ابوسبع" w:date="2023-03-31T16:34:00Z">
                          <w:rPr>
                            <w:rFonts w:ascii="Cambria Math" w:hAnsi="Cambria Math"/>
                          </w:rPr>
                          <m:t>θ</m:t>
                        </w:del>
                      </m:r>
                    </m:e>
                    <m:sub>
                      <m:r>
                        <w:del w:id="5436" w:author="محمد زكريا سيد سيد ابوسبع" w:date="2023-03-31T16:34:00Z">
                          <w:rPr>
                            <w:rFonts w:ascii="Cambria Math" w:hAnsi="Cambria Math"/>
                          </w:rPr>
                          <m:t>o</m:t>
                        </w:del>
                      </m:r>
                    </m:sub>
                  </m:sSub>
                </m:e>
              </m:d>
            </m:e>
          </m:func>
          <m:r>
            <w:del w:id="5437" w:author="محمد زكريا سيد سيد ابوسبع" w:date="2023-03-31T16:34:00Z">
              <w:rPr>
                <w:rFonts w:ascii="Cambria Math" w:hAnsi="Cambria Math"/>
              </w:rPr>
              <m:t>∆θ</m:t>
            </w:del>
          </m:r>
        </m:oMath>
      </m:oMathPara>
    </w:p>
    <w:p w14:paraId="4FF5A64B" w14:textId="43FC6349" w:rsidR="00590B75" w:rsidRPr="003E02EC" w:rsidDel="00E93874" w:rsidRDefault="00590B75" w:rsidP="00590B75">
      <w:pPr>
        <w:pStyle w:val="ListParagraph"/>
        <w:rPr>
          <w:del w:id="5438" w:author="محمد زكريا سيد سيد ابوسبع" w:date="2023-03-31T16:34:00Z"/>
          <w:rFonts w:eastAsiaTheme="minorEastAsia"/>
        </w:rPr>
      </w:pPr>
      <m:oMathPara>
        <m:oMath>
          <m:r>
            <w:del w:id="5439" w:author="محمد زكريا سيد سيد ابوسبع" w:date="2023-03-31T16:34:00Z">
              <w:rPr>
                <w:rFonts w:ascii="Cambria Math" w:eastAsiaTheme="minorEastAsia" w:hAnsi="Cambria Math"/>
                <w:highlight w:val="lightGray"/>
              </w:rPr>
              <m:t>∴</m:t>
            </w:del>
          </m:r>
          <m:r>
            <w:del w:id="5440" w:author="محمد زكريا سيد سيد ابوسبع" w:date="2023-03-31T16:34:00Z">
              <w:rPr>
                <w:rFonts w:ascii="Cambria Math" w:hAnsi="Cambria Math"/>
                <w:highlight w:val="lightGray"/>
              </w:rPr>
              <m:t>∆</m:t>
            </w:del>
          </m:r>
          <m:acc>
            <m:accPr>
              <m:chr m:val="̇"/>
              <m:ctrlPr>
                <w:del w:id="5441" w:author="محمد زكريا سيد سيد ابوسبع" w:date="2023-03-31T16:34:00Z">
                  <w:rPr>
                    <w:rFonts w:ascii="Cambria Math" w:hAnsi="Cambria Math"/>
                    <w:i/>
                    <w:highlight w:val="lightGray"/>
                  </w:rPr>
                </w:del>
              </m:ctrlPr>
            </m:accPr>
            <m:e>
              <m:r>
                <w:del w:id="5442" w:author="محمد زكريا سيد سيد ابوسبع" w:date="2023-03-31T16:34:00Z">
                  <w:rPr>
                    <w:rFonts w:ascii="Cambria Math" w:hAnsi="Cambria Math"/>
                    <w:highlight w:val="lightGray"/>
                  </w:rPr>
                  <m:t>w</m:t>
                </w:del>
              </m:r>
            </m:e>
          </m:acc>
          <m:r>
            <w:del w:id="5443" w:author="محمد زكريا سيد سيد ابوسبع" w:date="2023-03-31T16:34:00Z">
              <w:rPr>
                <w:rFonts w:ascii="Cambria Math" w:hAnsi="Cambria Math"/>
                <w:highlight w:val="lightGray"/>
              </w:rPr>
              <m:t>=</m:t>
            </w:del>
          </m:r>
          <m:f>
            <m:fPr>
              <m:ctrlPr>
                <w:del w:id="5444" w:author="محمد زكريا سيد سيد ابوسبع" w:date="2023-03-31T16:34:00Z">
                  <w:rPr>
                    <w:rFonts w:ascii="Cambria Math" w:hAnsi="Cambria Math"/>
                    <w:i/>
                  </w:rPr>
                </w:del>
              </m:ctrlPr>
            </m:fPr>
            <m:num>
              <m:sSub>
                <m:sSubPr>
                  <m:ctrlPr>
                    <w:del w:id="5445" w:author="محمد زكريا سيد سيد ابوسبع" w:date="2023-03-31T16:34:00Z">
                      <w:rPr>
                        <w:rFonts w:ascii="Cambria Math" w:hAnsi="Cambria Math"/>
                        <w:i/>
                        <w:highlight w:val="lightGray"/>
                      </w:rPr>
                    </w:del>
                  </m:ctrlPr>
                </m:sSubPr>
                <m:e>
                  <m:r>
                    <w:del w:id="5446" w:author="محمد زكريا سيد سيد ابوسبع" w:date="2023-03-31T16:34:00Z">
                      <w:rPr>
                        <w:rFonts w:ascii="Cambria Math" w:hAnsi="Cambria Math"/>
                        <w:highlight w:val="lightGray"/>
                      </w:rPr>
                      <m:t>Z</m:t>
                    </w:del>
                  </m:r>
                </m:e>
                <m:sub>
                  <m:r>
                    <w:del w:id="5447" w:author="محمد زكريا سيد سيد ابوسبع" w:date="2023-03-31T16:34:00Z">
                      <w:rPr>
                        <w:rFonts w:ascii="Cambria Math" w:hAnsi="Cambria Math"/>
                        <w:highlight w:val="lightGray"/>
                      </w:rPr>
                      <m:t>u</m:t>
                    </w:del>
                  </m:r>
                </m:sub>
              </m:sSub>
              <m:ctrlPr>
                <w:del w:id="5448" w:author="محمد زكريا سيد سيد ابوسبع" w:date="2023-03-31T16:34:00Z">
                  <w:rPr>
                    <w:rFonts w:ascii="Cambria Math" w:hAnsi="Cambria Math"/>
                    <w:i/>
                    <w:highlight w:val="lightGray"/>
                  </w:rPr>
                </w:del>
              </m:ctrlPr>
            </m:num>
            <m:den>
              <m:d>
                <m:dPr>
                  <m:ctrlPr>
                    <w:del w:id="5449" w:author="محمد زكريا سيد سيد ابوسبع" w:date="2023-03-31T16:34:00Z">
                      <w:rPr>
                        <w:rFonts w:ascii="Cambria Math" w:eastAsiaTheme="minorEastAsia" w:hAnsi="Cambria Math"/>
                        <w:i/>
                      </w:rPr>
                    </w:del>
                  </m:ctrlPr>
                </m:dPr>
                <m:e>
                  <m:r>
                    <w:del w:id="5450" w:author="محمد زكريا سيد سيد ابوسبع" w:date="2023-03-31T16:34:00Z">
                      <w:rPr>
                        <w:rFonts w:ascii="Cambria Math" w:eastAsiaTheme="minorEastAsia" w:hAnsi="Cambria Math"/>
                      </w:rPr>
                      <m:t>1-</m:t>
                    </w:del>
                  </m:r>
                  <m:sSub>
                    <m:sSubPr>
                      <m:ctrlPr>
                        <w:del w:id="5451" w:author="محمد زكريا سيد سيد ابوسبع" w:date="2023-03-31T16:34:00Z">
                          <w:rPr>
                            <w:rFonts w:ascii="Cambria Math" w:hAnsi="Cambria Math"/>
                            <w:i/>
                          </w:rPr>
                        </w:del>
                      </m:ctrlPr>
                    </m:sSubPr>
                    <m:e>
                      <m:r>
                        <w:del w:id="5452" w:author="محمد زكريا سيد سيد ابوسبع" w:date="2023-03-31T16:34:00Z">
                          <w:rPr>
                            <w:rFonts w:ascii="Cambria Math" w:hAnsi="Cambria Math"/>
                          </w:rPr>
                          <m:t>Z</m:t>
                        </w:del>
                      </m:r>
                    </m:e>
                    <m:sub>
                      <m:acc>
                        <m:accPr>
                          <m:chr m:val="̇"/>
                          <m:ctrlPr>
                            <w:del w:id="5453" w:author="محمد زكريا سيد سيد ابوسبع" w:date="2023-03-31T16:34:00Z">
                              <w:rPr>
                                <w:rFonts w:ascii="Cambria Math" w:hAnsi="Cambria Math"/>
                                <w:i/>
                              </w:rPr>
                            </w:del>
                          </m:ctrlPr>
                        </m:accPr>
                        <m:e>
                          <m:r>
                            <w:del w:id="5454" w:author="محمد زكريا سيد سيد ابوسبع" w:date="2023-03-31T16:34:00Z">
                              <w:rPr>
                                <w:rFonts w:ascii="Cambria Math" w:hAnsi="Cambria Math"/>
                              </w:rPr>
                              <m:t>w</m:t>
                            </w:del>
                          </m:r>
                        </m:e>
                      </m:acc>
                    </m:sub>
                  </m:sSub>
                </m:e>
              </m:d>
            </m:den>
          </m:f>
          <m:r>
            <w:del w:id="5455" w:author="محمد زكريا سيد سيد ابوسبع" w:date="2023-03-31T16:34:00Z">
              <w:rPr>
                <w:rFonts w:ascii="Cambria Math" w:hAnsi="Cambria Math"/>
                <w:highlight w:val="lightGray"/>
              </w:rPr>
              <m:t xml:space="preserve"> ∆u+</m:t>
            </w:del>
          </m:r>
          <m:f>
            <m:fPr>
              <m:ctrlPr>
                <w:del w:id="5456" w:author="محمد زكريا سيد سيد ابوسبع" w:date="2023-03-31T16:34:00Z">
                  <w:rPr>
                    <w:rFonts w:ascii="Cambria Math" w:hAnsi="Cambria Math"/>
                    <w:i/>
                  </w:rPr>
                </w:del>
              </m:ctrlPr>
            </m:fPr>
            <m:num>
              <m:sSub>
                <m:sSubPr>
                  <m:ctrlPr>
                    <w:del w:id="5457" w:author="محمد زكريا سيد سيد ابوسبع" w:date="2023-03-31T16:34:00Z">
                      <w:rPr>
                        <w:rFonts w:ascii="Cambria Math" w:hAnsi="Cambria Math"/>
                        <w:i/>
                        <w:highlight w:val="lightGray"/>
                      </w:rPr>
                    </w:del>
                  </m:ctrlPr>
                </m:sSubPr>
                <m:e>
                  <m:r>
                    <w:del w:id="5458" w:author="محمد زكريا سيد سيد ابوسبع" w:date="2023-03-31T16:34:00Z">
                      <w:rPr>
                        <w:rFonts w:ascii="Cambria Math" w:hAnsi="Cambria Math"/>
                        <w:highlight w:val="lightGray"/>
                      </w:rPr>
                      <m:t>Z</m:t>
                    </w:del>
                  </m:r>
                </m:e>
                <m:sub>
                  <m:r>
                    <w:del w:id="5459" w:author="محمد زكريا سيد سيد ابوسبع" w:date="2023-03-31T16:34:00Z">
                      <w:rPr>
                        <w:rFonts w:ascii="Cambria Math" w:hAnsi="Cambria Math"/>
                        <w:highlight w:val="lightGray"/>
                      </w:rPr>
                      <m:t>w</m:t>
                    </w:del>
                  </m:r>
                </m:sub>
              </m:sSub>
              <m:ctrlPr>
                <w:del w:id="5460" w:author="محمد زكريا سيد سيد ابوسبع" w:date="2023-03-31T16:34:00Z">
                  <w:rPr>
                    <w:rFonts w:ascii="Cambria Math" w:hAnsi="Cambria Math"/>
                    <w:i/>
                    <w:highlight w:val="lightGray"/>
                  </w:rPr>
                </w:del>
              </m:ctrlPr>
            </m:num>
            <m:den>
              <m:d>
                <m:dPr>
                  <m:ctrlPr>
                    <w:del w:id="5461" w:author="محمد زكريا سيد سيد ابوسبع" w:date="2023-03-31T16:34:00Z">
                      <w:rPr>
                        <w:rFonts w:ascii="Cambria Math" w:eastAsiaTheme="minorEastAsia" w:hAnsi="Cambria Math"/>
                        <w:i/>
                      </w:rPr>
                    </w:del>
                  </m:ctrlPr>
                </m:dPr>
                <m:e>
                  <m:r>
                    <w:del w:id="5462" w:author="محمد زكريا سيد سيد ابوسبع" w:date="2023-03-31T16:34:00Z">
                      <w:rPr>
                        <w:rFonts w:ascii="Cambria Math" w:eastAsiaTheme="minorEastAsia" w:hAnsi="Cambria Math"/>
                      </w:rPr>
                      <m:t>1-</m:t>
                    </w:del>
                  </m:r>
                  <m:sSub>
                    <m:sSubPr>
                      <m:ctrlPr>
                        <w:del w:id="5463" w:author="محمد زكريا سيد سيد ابوسبع" w:date="2023-03-31T16:34:00Z">
                          <w:rPr>
                            <w:rFonts w:ascii="Cambria Math" w:hAnsi="Cambria Math"/>
                            <w:i/>
                          </w:rPr>
                        </w:del>
                      </m:ctrlPr>
                    </m:sSubPr>
                    <m:e>
                      <m:r>
                        <w:del w:id="5464" w:author="محمد زكريا سيد سيد ابوسبع" w:date="2023-03-31T16:34:00Z">
                          <w:rPr>
                            <w:rFonts w:ascii="Cambria Math" w:hAnsi="Cambria Math"/>
                          </w:rPr>
                          <m:t>Z</m:t>
                        </w:del>
                      </m:r>
                    </m:e>
                    <m:sub>
                      <m:acc>
                        <m:accPr>
                          <m:chr m:val="̇"/>
                          <m:ctrlPr>
                            <w:del w:id="5465" w:author="محمد زكريا سيد سيد ابوسبع" w:date="2023-03-31T16:34:00Z">
                              <w:rPr>
                                <w:rFonts w:ascii="Cambria Math" w:hAnsi="Cambria Math"/>
                                <w:i/>
                              </w:rPr>
                            </w:del>
                          </m:ctrlPr>
                        </m:accPr>
                        <m:e>
                          <m:r>
                            <w:del w:id="5466" w:author="محمد زكريا سيد سيد ابوسبع" w:date="2023-03-31T16:34:00Z">
                              <w:rPr>
                                <w:rFonts w:ascii="Cambria Math" w:hAnsi="Cambria Math"/>
                              </w:rPr>
                              <m:t>w</m:t>
                            </w:del>
                          </m:r>
                        </m:e>
                      </m:acc>
                    </m:sub>
                  </m:sSub>
                </m:e>
              </m:d>
            </m:den>
          </m:f>
          <m:r>
            <w:del w:id="5467" w:author="محمد زكريا سيد سيد ابوسبع" w:date="2023-03-31T16:34:00Z">
              <w:rPr>
                <w:rFonts w:ascii="Cambria Math" w:hAnsi="Cambria Math"/>
                <w:highlight w:val="lightGray"/>
              </w:rPr>
              <m:t xml:space="preserve"> ∆w+</m:t>
            </w:del>
          </m:r>
          <m:f>
            <m:fPr>
              <m:ctrlPr>
                <w:del w:id="5468" w:author="محمد زكريا سيد سيد ابوسبع" w:date="2023-03-31T16:34:00Z">
                  <w:rPr>
                    <w:rFonts w:ascii="Cambria Math" w:hAnsi="Cambria Math"/>
                    <w:i/>
                  </w:rPr>
                </w:del>
              </m:ctrlPr>
            </m:fPr>
            <m:num>
              <m:r>
                <w:del w:id="5469" w:author="محمد زكريا سيد سيد ابوسبع" w:date="2023-03-31T16:34:00Z">
                  <w:rPr>
                    <w:rFonts w:ascii="Cambria Math" w:hAnsi="Cambria Math"/>
                  </w:rPr>
                  <m:t>(</m:t>
                </w:del>
              </m:r>
              <m:sSub>
                <m:sSubPr>
                  <m:ctrlPr>
                    <w:del w:id="5470" w:author="محمد زكريا سيد سيد ابوسبع" w:date="2023-03-31T16:34:00Z">
                      <w:rPr>
                        <w:rFonts w:ascii="Cambria Math" w:hAnsi="Cambria Math"/>
                        <w:i/>
                        <w:highlight w:val="lightGray"/>
                      </w:rPr>
                    </w:del>
                  </m:ctrlPr>
                </m:sSubPr>
                <m:e>
                  <m:r>
                    <w:del w:id="5471" w:author="محمد زكريا سيد سيد ابوسبع" w:date="2023-03-31T16:34:00Z">
                      <w:rPr>
                        <w:rFonts w:ascii="Cambria Math" w:hAnsi="Cambria Math"/>
                        <w:highlight w:val="lightGray"/>
                      </w:rPr>
                      <m:t>Z</m:t>
                    </w:del>
                  </m:r>
                </m:e>
                <m:sub>
                  <m:r>
                    <w:del w:id="5472" w:author="محمد زكريا سيد سيد ابوسبع" w:date="2023-03-31T16:34:00Z">
                      <w:rPr>
                        <w:rFonts w:ascii="Cambria Math" w:hAnsi="Cambria Math"/>
                        <w:highlight w:val="lightGray"/>
                      </w:rPr>
                      <m:t>q</m:t>
                    </w:del>
                  </m:r>
                </m:sub>
              </m:sSub>
              <m:r>
                <w:del w:id="5473" w:author="محمد زكريا سيد سيد ابوسبع" w:date="2023-03-31T16:34:00Z">
                  <w:rPr>
                    <w:rFonts w:ascii="Cambria Math" w:hAnsi="Cambria Math"/>
                    <w:highlight w:val="lightGray"/>
                  </w:rPr>
                  <m:t>+</m:t>
                </w:del>
              </m:r>
              <m:sSub>
                <m:sSubPr>
                  <m:ctrlPr>
                    <w:del w:id="5474" w:author="محمد زكريا سيد سيد ابوسبع" w:date="2023-03-31T16:34:00Z">
                      <w:rPr>
                        <w:rFonts w:ascii="Cambria Math" w:hAnsi="Cambria Math"/>
                        <w:i/>
                        <w:highlight w:val="lightGray"/>
                      </w:rPr>
                    </w:del>
                  </m:ctrlPr>
                </m:sSubPr>
                <m:e>
                  <m:r>
                    <w:del w:id="5475" w:author="محمد زكريا سيد سيد ابوسبع" w:date="2023-03-31T16:34:00Z">
                      <w:rPr>
                        <w:rFonts w:ascii="Cambria Math" w:hAnsi="Cambria Math"/>
                        <w:highlight w:val="lightGray"/>
                      </w:rPr>
                      <m:t>u</m:t>
                    </w:del>
                  </m:r>
                </m:e>
                <m:sub>
                  <m:r>
                    <w:del w:id="5476" w:author="محمد زكريا سيد سيد ابوسبع" w:date="2023-03-31T16:34:00Z">
                      <w:rPr>
                        <w:rFonts w:ascii="Cambria Math" w:hAnsi="Cambria Math"/>
                        <w:highlight w:val="lightGray"/>
                      </w:rPr>
                      <m:t>o</m:t>
                    </w:del>
                  </m:r>
                </m:sub>
              </m:sSub>
              <m:r>
                <w:del w:id="5477" w:author="محمد زكريا سيد سيد ابوسبع" w:date="2023-03-31T16:34:00Z">
                  <w:rPr>
                    <w:rFonts w:ascii="Cambria Math" w:hAnsi="Cambria Math"/>
                    <w:highlight w:val="lightGray"/>
                  </w:rPr>
                  <m:t>)</m:t>
                </w:del>
              </m:r>
              <m:r>
                <w:del w:id="5478" w:author="محمد زكريا سيد سيد ابوسبع" w:date="2023-03-31T16:34:00Z">
                  <w:rPr>
                    <w:rFonts w:ascii="Cambria Math" w:hAnsi="Cambria Math"/>
                  </w:rPr>
                  <m:t xml:space="preserve"> </m:t>
                </w:del>
              </m:r>
              <m:ctrlPr>
                <w:del w:id="5479" w:author="محمد زكريا سيد سيد ابوسبع" w:date="2023-03-31T16:34:00Z">
                  <w:rPr>
                    <w:rFonts w:ascii="Cambria Math" w:eastAsiaTheme="minorEastAsia" w:hAnsi="Cambria Math"/>
                    <w:i/>
                  </w:rPr>
                </w:del>
              </m:ctrlPr>
            </m:num>
            <m:den>
              <m:d>
                <m:dPr>
                  <m:ctrlPr>
                    <w:del w:id="5480" w:author="محمد زكريا سيد سيد ابوسبع" w:date="2023-03-31T16:34:00Z">
                      <w:rPr>
                        <w:rFonts w:ascii="Cambria Math" w:eastAsiaTheme="minorEastAsia" w:hAnsi="Cambria Math"/>
                        <w:i/>
                      </w:rPr>
                    </w:del>
                  </m:ctrlPr>
                </m:dPr>
                <m:e>
                  <m:r>
                    <w:del w:id="5481" w:author="محمد زكريا سيد سيد ابوسبع" w:date="2023-03-31T16:34:00Z">
                      <w:rPr>
                        <w:rFonts w:ascii="Cambria Math" w:eastAsiaTheme="minorEastAsia" w:hAnsi="Cambria Math"/>
                      </w:rPr>
                      <m:t>1-</m:t>
                    </w:del>
                  </m:r>
                  <m:sSub>
                    <m:sSubPr>
                      <m:ctrlPr>
                        <w:del w:id="5482" w:author="محمد زكريا سيد سيد ابوسبع" w:date="2023-03-31T16:34:00Z">
                          <w:rPr>
                            <w:rFonts w:ascii="Cambria Math" w:hAnsi="Cambria Math"/>
                            <w:i/>
                          </w:rPr>
                        </w:del>
                      </m:ctrlPr>
                    </m:sSubPr>
                    <m:e>
                      <m:r>
                        <w:del w:id="5483" w:author="محمد زكريا سيد سيد ابوسبع" w:date="2023-03-31T16:34:00Z">
                          <w:rPr>
                            <w:rFonts w:ascii="Cambria Math" w:hAnsi="Cambria Math"/>
                          </w:rPr>
                          <m:t>Z</m:t>
                        </w:del>
                      </m:r>
                    </m:e>
                    <m:sub>
                      <m:acc>
                        <m:accPr>
                          <m:chr m:val="̇"/>
                          <m:ctrlPr>
                            <w:del w:id="5484" w:author="محمد زكريا سيد سيد ابوسبع" w:date="2023-03-31T16:34:00Z">
                              <w:rPr>
                                <w:rFonts w:ascii="Cambria Math" w:hAnsi="Cambria Math"/>
                                <w:i/>
                              </w:rPr>
                            </w:del>
                          </m:ctrlPr>
                        </m:accPr>
                        <m:e>
                          <m:r>
                            <w:del w:id="5485" w:author="محمد زكريا سيد سيد ابوسبع" w:date="2023-03-31T16:34:00Z">
                              <w:rPr>
                                <w:rFonts w:ascii="Cambria Math" w:hAnsi="Cambria Math"/>
                              </w:rPr>
                              <m:t>w</m:t>
                            </w:del>
                          </m:r>
                        </m:e>
                      </m:acc>
                    </m:sub>
                  </m:sSub>
                </m:e>
              </m:d>
            </m:den>
          </m:f>
          <m:r>
            <w:del w:id="5486" w:author="محمد زكريا سيد سيد ابوسبع" w:date="2023-03-31T16:34:00Z">
              <w:rPr>
                <w:rFonts w:ascii="Cambria Math" w:hAnsi="Cambria Math"/>
                <w:highlight w:val="lightGray"/>
              </w:rPr>
              <m:t xml:space="preserve"> ∆q</m:t>
            </w:del>
          </m:r>
          <m:r>
            <w:del w:id="5487" w:author="محمد زكريا سيد سيد ابوسبع" w:date="2023-03-31T16:34:00Z">
              <w:rPr>
                <w:rFonts w:ascii="Cambria Math" w:eastAsiaTheme="minorEastAsia" w:hAnsi="Cambria Math"/>
                <w:highlight w:val="lightGray"/>
              </w:rPr>
              <m:t>+</m:t>
            </w:del>
          </m:r>
          <m:f>
            <m:fPr>
              <m:ctrlPr>
                <w:del w:id="5488" w:author="محمد زكريا سيد سيد ابوسبع" w:date="2023-03-31T16:34:00Z">
                  <w:rPr>
                    <w:rFonts w:ascii="Cambria Math" w:hAnsi="Cambria Math"/>
                    <w:i/>
                  </w:rPr>
                </w:del>
              </m:ctrlPr>
            </m:fPr>
            <m:num>
              <m:sSub>
                <m:sSubPr>
                  <m:ctrlPr>
                    <w:del w:id="5489" w:author="محمد زكريا سيد سيد ابوسبع" w:date="2023-03-31T16:34:00Z">
                      <w:rPr>
                        <w:rFonts w:ascii="Cambria Math" w:hAnsi="Cambria Math"/>
                        <w:i/>
                        <w:highlight w:val="lightGray"/>
                      </w:rPr>
                    </w:del>
                  </m:ctrlPr>
                </m:sSubPr>
                <m:e>
                  <m:r>
                    <w:del w:id="5490" w:author="محمد زكريا سيد سيد ابوسبع" w:date="2023-03-31T16:34:00Z">
                      <w:rPr>
                        <w:rFonts w:ascii="Cambria Math" w:hAnsi="Cambria Math"/>
                        <w:highlight w:val="lightGray"/>
                      </w:rPr>
                      <m:t>Z</m:t>
                    </w:del>
                  </m:r>
                </m:e>
                <m:sub>
                  <m:sSub>
                    <m:sSubPr>
                      <m:ctrlPr>
                        <w:del w:id="5491" w:author="محمد زكريا سيد سيد ابوسبع" w:date="2023-03-31T16:34:00Z">
                          <w:rPr>
                            <w:rFonts w:ascii="Cambria Math" w:hAnsi="Cambria Math"/>
                            <w:i/>
                            <w:highlight w:val="lightGray"/>
                          </w:rPr>
                        </w:del>
                      </m:ctrlPr>
                    </m:sSubPr>
                    <m:e>
                      <m:r>
                        <w:del w:id="5492" w:author="محمد زكريا سيد سيد ابوسبع" w:date="2023-03-31T16:34:00Z">
                          <w:rPr>
                            <w:rFonts w:ascii="Cambria Math" w:hAnsi="Cambria Math"/>
                            <w:highlight w:val="lightGray"/>
                          </w:rPr>
                          <m:t>δ</m:t>
                        </w:del>
                      </m:r>
                    </m:e>
                    <m:sub>
                      <m:r>
                        <w:del w:id="5493" w:author="محمد زكريا سيد سيد ابوسبع" w:date="2023-03-31T16:34:00Z">
                          <w:rPr>
                            <w:rFonts w:ascii="Cambria Math" w:hAnsi="Cambria Math"/>
                            <w:highlight w:val="lightGray"/>
                          </w:rPr>
                          <m:t>e</m:t>
                        </w:del>
                      </m:r>
                    </m:sub>
                  </m:sSub>
                </m:sub>
              </m:sSub>
              <m:ctrlPr>
                <w:del w:id="5494" w:author="محمد زكريا سيد سيد ابوسبع" w:date="2023-03-31T16:34:00Z">
                  <w:rPr>
                    <w:rFonts w:ascii="Cambria Math" w:eastAsiaTheme="minorEastAsia" w:hAnsi="Cambria Math"/>
                    <w:i/>
                  </w:rPr>
                </w:del>
              </m:ctrlPr>
            </m:num>
            <m:den>
              <m:d>
                <m:dPr>
                  <m:ctrlPr>
                    <w:del w:id="5495" w:author="محمد زكريا سيد سيد ابوسبع" w:date="2023-03-31T16:34:00Z">
                      <w:rPr>
                        <w:rFonts w:ascii="Cambria Math" w:eastAsiaTheme="minorEastAsia" w:hAnsi="Cambria Math"/>
                        <w:i/>
                      </w:rPr>
                    </w:del>
                  </m:ctrlPr>
                </m:dPr>
                <m:e>
                  <m:r>
                    <w:del w:id="5496" w:author="محمد زكريا سيد سيد ابوسبع" w:date="2023-03-31T16:34:00Z">
                      <w:rPr>
                        <w:rFonts w:ascii="Cambria Math" w:eastAsiaTheme="minorEastAsia" w:hAnsi="Cambria Math"/>
                      </w:rPr>
                      <m:t>1-</m:t>
                    </w:del>
                  </m:r>
                  <m:sSub>
                    <m:sSubPr>
                      <m:ctrlPr>
                        <w:del w:id="5497" w:author="محمد زكريا سيد سيد ابوسبع" w:date="2023-03-31T16:34:00Z">
                          <w:rPr>
                            <w:rFonts w:ascii="Cambria Math" w:hAnsi="Cambria Math"/>
                            <w:i/>
                          </w:rPr>
                        </w:del>
                      </m:ctrlPr>
                    </m:sSubPr>
                    <m:e>
                      <m:r>
                        <w:del w:id="5498" w:author="محمد زكريا سيد سيد ابوسبع" w:date="2023-03-31T16:34:00Z">
                          <w:rPr>
                            <w:rFonts w:ascii="Cambria Math" w:hAnsi="Cambria Math"/>
                          </w:rPr>
                          <m:t>Z</m:t>
                        </w:del>
                      </m:r>
                    </m:e>
                    <m:sub>
                      <m:acc>
                        <m:accPr>
                          <m:chr m:val="̇"/>
                          <m:ctrlPr>
                            <w:del w:id="5499" w:author="محمد زكريا سيد سيد ابوسبع" w:date="2023-03-31T16:34:00Z">
                              <w:rPr>
                                <w:rFonts w:ascii="Cambria Math" w:hAnsi="Cambria Math"/>
                                <w:i/>
                              </w:rPr>
                            </w:del>
                          </m:ctrlPr>
                        </m:accPr>
                        <m:e>
                          <m:r>
                            <w:del w:id="5500" w:author="محمد زكريا سيد سيد ابوسبع" w:date="2023-03-31T16:34:00Z">
                              <w:rPr>
                                <w:rFonts w:ascii="Cambria Math" w:hAnsi="Cambria Math"/>
                              </w:rPr>
                              <m:t>w</m:t>
                            </w:del>
                          </m:r>
                        </m:e>
                      </m:acc>
                    </m:sub>
                  </m:sSub>
                </m:e>
              </m:d>
            </m:den>
          </m:f>
          <m:r>
            <w:del w:id="5501" w:author="محمد زكريا سيد سيد ابوسبع" w:date="2023-03-31T16:34:00Z">
              <w:rPr>
                <w:rFonts w:ascii="Cambria Math" w:hAnsi="Cambria Math"/>
                <w:highlight w:val="lightGray"/>
              </w:rPr>
              <m:t xml:space="preserve"> ∆</m:t>
            </w:del>
          </m:r>
          <m:sSub>
            <m:sSubPr>
              <m:ctrlPr>
                <w:del w:id="5502" w:author="محمد زكريا سيد سيد ابوسبع" w:date="2023-03-31T16:34:00Z">
                  <w:rPr>
                    <w:rFonts w:ascii="Cambria Math" w:hAnsi="Cambria Math"/>
                    <w:i/>
                    <w:highlight w:val="lightGray"/>
                  </w:rPr>
                </w:del>
              </m:ctrlPr>
            </m:sSubPr>
            <m:e>
              <m:r>
                <w:del w:id="5503" w:author="محمد زكريا سيد سيد ابوسبع" w:date="2023-03-31T16:34:00Z">
                  <w:rPr>
                    <w:rFonts w:ascii="Cambria Math" w:hAnsi="Cambria Math"/>
                    <w:highlight w:val="lightGray"/>
                  </w:rPr>
                  <m:t>δ</m:t>
                </w:del>
              </m:r>
            </m:e>
            <m:sub>
              <m:r>
                <w:del w:id="5504" w:author="محمد زكريا سيد سيد ابوسبع" w:date="2023-03-31T16:34:00Z">
                  <w:rPr>
                    <w:rFonts w:ascii="Cambria Math" w:hAnsi="Cambria Math"/>
                    <w:highlight w:val="lightGray"/>
                  </w:rPr>
                  <m:t>e</m:t>
                </w:del>
              </m:r>
            </m:sub>
          </m:sSub>
          <m:r>
            <w:del w:id="5505" w:author="محمد زكريا سيد سيد ابوسبع" w:date="2023-03-31T16:34:00Z">
              <w:rPr>
                <w:rFonts w:ascii="Cambria Math" w:hAnsi="Cambria Math"/>
                <w:highlight w:val="lightGray"/>
              </w:rPr>
              <m:t>+</m:t>
            </w:del>
          </m:r>
          <m:f>
            <m:fPr>
              <m:ctrlPr>
                <w:del w:id="5506" w:author="محمد زكريا سيد سيد ابوسبع" w:date="2023-03-31T16:34:00Z">
                  <w:rPr>
                    <w:rFonts w:ascii="Cambria Math" w:hAnsi="Cambria Math"/>
                    <w:i/>
                  </w:rPr>
                </w:del>
              </m:ctrlPr>
            </m:fPr>
            <m:num>
              <m:sSub>
                <m:sSubPr>
                  <m:ctrlPr>
                    <w:del w:id="5507" w:author="محمد زكريا سيد سيد ابوسبع" w:date="2023-03-31T16:34:00Z">
                      <w:rPr>
                        <w:rFonts w:ascii="Cambria Math" w:hAnsi="Cambria Math"/>
                        <w:i/>
                        <w:highlight w:val="lightGray"/>
                      </w:rPr>
                    </w:del>
                  </m:ctrlPr>
                </m:sSubPr>
                <m:e>
                  <m:r>
                    <w:del w:id="5508" w:author="محمد زكريا سيد سيد ابوسبع" w:date="2023-03-31T16:34:00Z">
                      <w:rPr>
                        <w:rFonts w:ascii="Cambria Math" w:hAnsi="Cambria Math"/>
                        <w:highlight w:val="lightGray"/>
                      </w:rPr>
                      <m:t>Z</m:t>
                    </w:del>
                  </m:r>
                </m:e>
                <m:sub>
                  <m:sSub>
                    <m:sSubPr>
                      <m:ctrlPr>
                        <w:del w:id="5509" w:author="محمد زكريا سيد سيد ابوسبع" w:date="2023-03-31T16:34:00Z">
                          <w:rPr>
                            <w:rFonts w:ascii="Cambria Math" w:hAnsi="Cambria Math"/>
                            <w:i/>
                            <w:highlight w:val="lightGray"/>
                          </w:rPr>
                        </w:del>
                      </m:ctrlPr>
                    </m:sSubPr>
                    <m:e>
                      <m:r>
                        <w:del w:id="5510" w:author="محمد زكريا سيد سيد ابوسبع" w:date="2023-03-31T16:34:00Z">
                          <w:rPr>
                            <w:rFonts w:ascii="Cambria Math" w:hAnsi="Cambria Math"/>
                            <w:highlight w:val="lightGray"/>
                          </w:rPr>
                          <m:t>δ</m:t>
                        </w:del>
                      </m:r>
                    </m:e>
                    <m:sub>
                      <m:r>
                        <w:del w:id="5511" w:author="محمد زكريا سيد سيد ابوسبع" w:date="2023-03-31T16:34:00Z">
                          <w:rPr>
                            <w:rFonts w:ascii="Cambria Math" w:hAnsi="Cambria Math"/>
                            <w:highlight w:val="lightGray"/>
                          </w:rPr>
                          <m:t>th</m:t>
                        </w:del>
                      </m:r>
                    </m:sub>
                  </m:sSub>
                </m:sub>
              </m:sSub>
            </m:num>
            <m:den>
              <m:d>
                <m:dPr>
                  <m:ctrlPr>
                    <w:del w:id="5512" w:author="محمد زكريا سيد سيد ابوسبع" w:date="2023-03-31T16:34:00Z">
                      <w:rPr>
                        <w:rFonts w:ascii="Cambria Math" w:eastAsiaTheme="minorEastAsia" w:hAnsi="Cambria Math"/>
                        <w:i/>
                      </w:rPr>
                    </w:del>
                  </m:ctrlPr>
                </m:dPr>
                <m:e>
                  <m:r>
                    <w:del w:id="5513" w:author="محمد زكريا سيد سيد ابوسبع" w:date="2023-03-31T16:34:00Z">
                      <w:rPr>
                        <w:rFonts w:ascii="Cambria Math" w:eastAsiaTheme="minorEastAsia" w:hAnsi="Cambria Math"/>
                      </w:rPr>
                      <m:t>1-</m:t>
                    </w:del>
                  </m:r>
                  <m:sSub>
                    <m:sSubPr>
                      <m:ctrlPr>
                        <w:del w:id="5514" w:author="محمد زكريا سيد سيد ابوسبع" w:date="2023-03-31T16:34:00Z">
                          <w:rPr>
                            <w:rFonts w:ascii="Cambria Math" w:hAnsi="Cambria Math"/>
                            <w:i/>
                          </w:rPr>
                        </w:del>
                      </m:ctrlPr>
                    </m:sSubPr>
                    <m:e>
                      <m:r>
                        <w:del w:id="5515" w:author="محمد زكريا سيد سيد ابوسبع" w:date="2023-03-31T16:34:00Z">
                          <w:rPr>
                            <w:rFonts w:ascii="Cambria Math" w:hAnsi="Cambria Math"/>
                          </w:rPr>
                          <m:t>Z</m:t>
                        </w:del>
                      </m:r>
                    </m:e>
                    <m:sub>
                      <m:acc>
                        <m:accPr>
                          <m:chr m:val="̇"/>
                          <m:ctrlPr>
                            <w:del w:id="5516" w:author="محمد زكريا سيد سيد ابوسبع" w:date="2023-03-31T16:34:00Z">
                              <w:rPr>
                                <w:rFonts w:ascii="Cambria Math" w:hAnsi="Cambria Math"/>
                                <w:i/>
                              </w:rPr>
                            </w:del>
                          </m:ctrlPr>
                        </m:accPr>
                        <m:e>
                          <m:r>
                            <w:del w:id="5517" w:author="محمد زكريا سيد سيد ابوسبع" w:date="2023-03-31T16:34:00Z">
                              <w:rPr>
                                <w:rFonts w:ascii="Cambria Math" w:hAnsi="Cambria Math"/>
                              </w:rPr>
                              <m:t>w</m:t>
                            </w:del>
                          </m:r>
                        </m:e>
                      </m:acc>
                    </m:sub>
                  </m:sSub>
                </m:e>
              </m:d>
            </m:den>
          </m:f>
          <m:r>
            <w:del w:id="5518" w:author="محمد زكريا سيد سيد ابوسبع" w:date="2023-03-31T16:34:00Z">
              <w:rPr>
                <w:rFonts w:ascii="Cambria Math" w:hAnsi="Cambria Math"/>
                <w:highlight w:val="lightGray"/>
              </w:rPr>
              <m:t xml:space="preserve"> ∆</m:t>
            </w:del>
          </m:r>
          <m:sSub>
            <m:sSubPr>
              <m:ctrlPr>
                <w:del w:id="5519" w:author="محمد زكريا سيد سيد ابوسبع" w:date="2023-03-31T16:34:00Z">
                  <w:rPr>
                    <w:rFonts w:ascii="Cambria Math" w:hAnsi="Cambria Math"/>
                    <w:i/>
                    <w:highlight w:val="lightGray"/>
                  </w:rPr>
                </w:del>
              </m:ctrlPr>
            </m:sSubPr>
            <m:e>
              <m:r>
                <w:del w:id="5520" w:author="محمد زكريا سيد سيد ابوسبع" w:date="2023-03-31T16:34:00Z">
                  <w:rPr>
                    <w:rFonts w:ascii="Cambria Math" w:hAnsi="Cambria Math"/>
                    <w:highlight w:val="lightGray"/>
                  </w:rPr>
                  <m:t>δ</m:t>
                </w:del>
              </m:r>
            </m:e>
            <m:sub>
              <m:r>
                <w:del w:id="5521" w:author="محمد زكريا سيد سيد ابوسبع" w:date="2023-03-31T16:34:00Z">
                  <w:rPr>
                    <w:rFonts w:ascii="Cambria Math" w:hAnsi="Cambria Math"/>
                    <w:highlight w:val="lightGray"/>
                  </w:rPr>
                  <m:t>th</m:t>
                </w:del>
              </m:r>
            </m:sub>
          </m:sSub>
          <m:r>
            <w:del w:id="5522" w:author="محمد زكريا سيد سيد ابوسبع" w:date="2023-03-31T16:34:00Z">
              <w:rPr>
                <w:rFonts w:ascii="Cambria Math" w:eastAsiaTheme="minorEastAsia" w:hAnsi="Cambria Math"/>
                <w:highlight w:val="lightGray"/>
              </w:rPr>
              <m:t>-</m:t>
            </w:del>
          </m:r>
          <m:f>
            <m:fPr>
              <m:ctrlPr>
                <w:del w:id="5523" w:author="محمد زكريا سيد سيد ابوسبع" w:date="2023-03-31T16:34:00Z">
                  <w:rPr>
                    <w:rFonts w:ascii="Cambria Math" w:hAnsi="Cambria Math"/>
                    <w:i/>
                  </w:rPr>
                </w:del>
              </m:ctrlPr>
            </m:fPr>
            <m:num>
              <m:r>
                <w:del w:id="5524" w:author="محمد زكريا سيد سيد ابوسبع" w:date="2023-03-31T16:34:00Z">
                  <w:rPr>
                    <w:rFonts w:ascii="Cambria Math" w:hAnsi="Cambria Math"/>
                    <w:highlight w:val="lightGray"/>
                  </w:rPr>
                  <m:t xml:space="preserve">g </m:t>
                </w:del>
              </m:r>
              <m:func>
                <m:funcPr>
                  <m:ctrlPr>
                    <w:del w:id="5525" w:author="محمد زكريا سيد سيد ابوسبع" w:date="2023-03-31T16:34:00Z">
                      <w:rPr>
                        <w:rFonts w:ascii="Cambria Math" w:eastAsiaTheme="minorEastAsia" w:hAnsi="Cambria Math" w:cs="Times New Roman"/>
                        <w:i/>
                        <w:highlight w:val="lightGray"/>
                      </w:rPr>
                    </w:del>
                  </m:ctrlPr>
                </m:funcPr>
                <m:fName>
                  <m:r>
                    <w:del w:id="5526" w:author="محمد زكريا سيد سيد ابوسبع" w:date="2023-03-31T16:34:00Z">
                      <m:rPr>
                        <m:sty m:val="p"/>
                      </m:rPr>
                      <w:rPr>
                        <w:rFonts w:ascii="Cambria Math" w:hAnsi="Cambria Math"/>
                        <w:highlight w:val="lightGray"/>
                      </w:rPr>
                      <m:t>sin</m:t>
                    </w:del>
                  </m:r>
                </m:fName>
                <m:e>
                  <m:d>
                    <m:dPr>
                      <m:ctrlPr>
                        <w:del w:id="5527" w:author="محمد زكريا سيد سيد ابوسبع" w:date="2023-03-31T16:34:00Z">
                          <w:rPr>
                            <w:rFonts w:ascii="Cambria Math" w:eastAsiaTheme="minorEastAsia" w:hAnsi="Cambria Math" w:cs="Times New Roman"/>
                            <w:i/>
                            <w:highlight w:val="lightGray"/>
                          </w:rPr>
                        </w:del>
                      </m:ctrlPr>
                    </m:dPr>
                    <m:e>
                      <m:sSub>
                        <m:sSubPr>
                          <m:ctrlPr>
                            <w:del w:id="5528" w:author="محمد زكريا سيد سيد ابوسبع" w:date="2023-03-31T16:34:00Z">
                              <w:rPr>
                                <w:rFonts w:ascii="Cambria Math" w:hAnsi="Cambria Math"/>
                                <w:i/>
                                <w:highlight w:val="lightGray"/>
                              </w:rPr>
                            </w:del>
                          </m:ctrlPr>
                        </m:sSubPr>
                        <m:e>
                          <m:r>
                            <w:del w:id="5529" w:author="محمد زكريا سيد سيد ابوسبع" w:date="2023-03-31T16:34:00Z">
                              <w:rPr>
                                <w:rFonts w:ascii="Cambria Math" w:hAnsi="Cambria Math"/>
                                <w:highlight w:val="lightGray"/>
                              </w:rPr>
                              <m:t>θ</m:t>
                            </w:del>
                          </m:r>
                        </m:e>
                        <m:sub>
                          <m:r>
                            <w:del w:id="5530" w:author="محمد زكريا سيد سيد ابوسبع" w:date="2023-03-31T16:34:00Z">
                              <w:rPr>
                                <w:rFonts w:ascii="Cambria Math" w:hAnsi="Cambria Math"/>
                                <w:highlight w:val="lightGray"/>
                              </w:rPr>
                              <m:t>o</m:t>
                            </w:del>
                          </m:r>
                        </m:sub>
                      </m:sSub>
                    </m:e>
                  </m:d>
                </m:e>
              </m:func>
            </m:num>
            <m:den>
              <m:d>
                <m:dPr>
                  <m:ctrlPr>
                    <w:del w:id="5531" w:author="محمد زكريا سيد سيد ابوسبع" w:date="2023-03-31T16:34:00Z">
                      <w:rPr>
                        <w:rFonts w:ascii="Cambria Math" w:eastAsiaTheme="minorEastAsia" w:hAnsi="Cambria Math"/>
                        <w:i/>
                      </w:rPr>
                    </w:del>
                  </m:ctrlPr>
                </m:dPr>
                <m:e>
                  <m:r>
                    <w:del w:id="5532" w:author="محمد زكريا سيد سيد ابوسبع" w:date="2023-03-31T16:34:00Z">
                      <w:rPr>
                        <w:rFonts w:ascii="Cambria Math" w:eastAsiaTheme="minorEastAsia" w:hAnsi="Cambria Math"/>
                      </w:rPr>
                      <m:t>1-</m:t>
                    </w:del>
                  </m:r>
                  <m:sSub>
                    <m:sSubPr>
                      <m:ctrlPr>
                        <w:del w:id="5533" w:author="محمد زكريا سيد سيد ابوسبع" w:date="2023-03-31T16:34:00Z">
                          <w:rPr>
                            <w:rFonts w:ascii="Cambria Math" w:hAnsi="Cambria Math"/>
                            <w:i/>
                          </w:rPr>
                        </w:del>
                      </m:ctrlPr>
                    </m:sSubPr>
                    <m:e>
                      <m:r>
                        <w:del w:id="5534" w:author="محمد زكريا سيد سيد ابوسبع" w:date="2023-03-31T16:34:00Z">
                          <w:rPr>
                            <w:rFonts w:ascii="Cambria Math" w:hAnsi="Cambria Math"/>
                          </w:rPr>
                          <m:t>Z</m:t>
                        </w:del>
                      </m:r>
                    </m:e>
                    <m:sub>
                      <m:acc>
                        <m:accPr>
                          <m:chr m:val="̇"/>
                          <m:ctrlPr>
                            <w:del w:id="5535" w:author="محمد زكريا سيد سيد ابوسبع" w:date="2023-03-31T16:34:00Z">
                              <w:rPr>
                                <w:rFonts w:ascii="Cambria Math" w:hAnsi="Cambria Math"/>
                                <w:i/>
                              </w:rPr>
                            </w:del>
                          </m:ctrlPr>
                        </m:accPr>
                        <m:e>
                          <m:r>
                            <w:del w:id="5536" w:author="محمد زكريا سيد سيد ابوسبع" w:date="2023-03-31T16:34:00Z">
                              <w:rPr>
                                <w:rFonts w:ascii="Cambria Math" w:hAnsi="Cambria Math"/>
                              </w:rPr>
                              <m:t>w</m:t>
                            </w:del>
                          </m:r>
                        </m:e>
                      </m:acc>
                    </m:sub>
                  </m:sSub>
                </m:e>
              </m:d>
            </m:den>
          </m:f>
          <m:r>
            <w:del w:id="5537" w:author="محمد زكريا سيد سيد ابوسبع" w:date="2023-03-31T16:34:00Z">
              <w:rPr>
                <w:rFonts w:ascii="Cambria Math" w:hAnsi="Cambria Math"/>
                <w:highlight w:val="lightGray"/>
              </w:rPr>
              <m:t>∆θ</m:t>
            </w:del>
          </m:r>
        </m:oMath>
      </m:oMathPara>
    </w:p>
    <w:p w14:paraId="1DF96CE1" w14:textId="4479BD8A" w:rsidR="00590B75" w:rsidRPr="00EE221C" w:rsidDel="00E93874" w:rsidRDefault="00590B75" w:rsidP="00590B75">
      <w:pPr>
        <w:ind w:left="0"/>
        <w:rPr>
          <w:del w:id="5538" w:author="محمد زكريا سيد سيد ابوسبع" w:date="2023-03-31T16:34:00Z"/>
          <w:rFonts w:eastAsiaTheme="minorEastAsia"/>
        </w:rPr>
      </w:pPr>
    </w:p>
    <w:p w14:paraId="04D2C138" w14:textId="70DA99E0" w:rsidR="00590B75" w:rsidRPr="0019264C" w:rsidDel="00E93874" w:rsidRDefault="00590B75" w:rsidP="00590B75">
      <w:pPr>
        <w:pStyle w:val="ListParagraph"/>
        <w:numPr>
          <w:ilvl w:val="0"/>
          <w:numId w:val="22"/>
        </w:numPr>
        <w:spacing w:after="160" w:line="259" w:lineRule="auto"/>
        <w:ind w:right="0"/>
        <w:jc w:val="left"/>
        <w:rPr>
          <w:del w:id="5539" w:author="محمد زكريا سيد سيد ابوسبع" w:date="2023-03-31T16:34:00Z"/>
          <w:rFonts w:eastAsiaTheme="minorEastAsia"/>
        </w:rPr>
      </w:pPr>
      <m:oMath>
        <m:r>
          <w:del w:id="5540" w:author="محمد زكريا سيد سيد ابوسبع" w:date="2023-03-31T16:34:00Z">
            <w:rPr>
              <w:rFonts w:ascii="Cambria Math" w:hAnsi="Cambria Math"/>
              <w:color w:val="161718" w:themeColor="text1"/>
            </w:rPr>
            <m:t>M=</m:t>
          </w:del>
        </m:r>
        <m:sSub>
          <m:sSubPr>
            <m:ctrlPr>
              <w:del w:id="5541" w:author="محمد زكريا سيد سيد ابوسبع" w:date="2023-03-31T16:34:00Z">
                <w:rPr>
                  <w:rFonts w:ascii="Cambria Math" w:hAnsi="Cambria Math"/>
                  <w:i/>
                  <w:iCs/>
                  <w:color w:val="161718" w:themeColor="text1"/>
                </w:rPr>
              </w:del>
            </m:ctrlPr>
          </m:sSubPr>
          <m:e>
            <m:r>
              <w:del w:id="5542" w:author="محمد زكريا سيد سيد ابوسبع" w:date="2023-03-31T16:34:00Z">
                <w:rPr>
                  <w:rFonts w:ascii="Cambria Math" w:hAnsi="Cambria Math"/>
                  <w:color w:val="161718" w:themeColor="text1"/>
                </w:rPr>
                <m:t>I</m:t>
              </w:del>
            </m:r>
          </m:e>
          <m:sub>
            <m:r>
              <w:del w:id="5543" w:author="محمد زكريا سيد سيد ابوسبع" w:date="2023-03-31T16:34:00Z">
                <w:rPr>
                  <w:rFonts w:ascii="Cambria Math" w:hAnsi="Cambria Math"/>
                  <w:color w:val="161718" w:themeColor="text1"/>
                </w:rPr>
                <m:t>y</m:t>
              </w:del>
            </m:r>
          </m:sub>
        </m:sSub>
        <m:acc>
          <m:accPr>
            <m:chr m:val="̇"/>
            <m:ctrlPr>
              <w:del w:id="5544" w:author="محمد زكريا سيد سيد ابوسبع" w:date="2023-03-31T16:34:00Z">
                <w:rPr>
                  <w:rFonts w:ascii="Cambria Math" w:hAnsi="Cambria Math"/>
                  <w:i/>
                  <w:iCs/>
                  <w:color w:val="161718" w:themeColor="text1"/>
                </w:rPr>
              </w:del>
            </m:ctrlPr>
          </m:accPr>
          <m:e>
            <m:r>
              <w:del w:id="5545" w:author="محمد زكريا سيد سيد ابوسبع" w:date="2023-03-31T16:34:00Z">
                <w:rPr>
                  <w:rFonts w:ascii="Cambria Math" w:hAnsi="Cambria Math"/>
                  <w:color w:val="161718" w:themeColor="text1"/>
                </w:rPr>
                <m:t>q</m:t>
              </w:del>
            </m:r>
          </m:e>
        </m:acc>
        <m:r>
          <w:del w:id="5546" w:author="محمد زكريا سيد سيد ابوسبع" w:date="2023-03-31T16:34:00Z">
            <w:rPr>
              <w:rFonts w:ascii="Cambria Math" w:hAnsi="Cambria Math"/>
              <w:color w:val="161718" w:themeColor="text1"/>
            </w:rPr>
            <m:t>+rp</m:t>
          </w:del>
        </m:r>
        <m:d>
          <m:dPr>
            <m:ctrlPr>
              <w:del w:id="5547" w:author="محمد زكريا سيد سيد ابوسبع" w:date="2023-03-31T16:34:00Z">
                <w:rPr>
                  <w:rFonts w:ascii="Cambria Math" w:hAnsi="Cambria Math"/>
                  <w:i/>
                  <w:iCs/>
                  <w:color w:val="161718" w:themeColor="text1"/>
                </w:rPr>
              </w:del>
            </m:ctrlPr>
          </m:dPr>
          <m:e>
            <m:sSub>
              <m:sSubPr>
                <m:ctrlPr>
                  <w:del w:id="5548" w:author="محمد زكريا سيد سيد ابوسبع" w:date="2023-03-31T16:34:00Z">
                    <w:rPr>
                      <w:rFonts w:ascii="Cambria Math" w:hAnsi="Cambria Math"/>
                      <w:i/>
                      <w:iCs/>
                      <w:color w:val="161718" w:themeColor="text1"/>
                    </w:rPr>
                  </w:del>
                </m:ctrlPr>
              </m:sSubPr>
              <m:e>
                <m:r>
                  <w:del w:id="5549" w:author="محمد زكريا سيد سيد ابوسبع" w:date="2023-03-31T16:34:00Z">
                    <w:rPr>
                      <w:rFonts w:ascii="Cambria Math" w:hAnsi="Cambria Math"/>
                      <w:color w:val="161718" w:themeColor="text1"/>
                    </w:rPr>
                    <m:t>I</m:t>
                  </w:del>
                </m:r>
              </m:e>
              <m:sub>
                <m:r>
                  <w:del w:id="5550" w:author="محمد زكريا سيد سيد ابوسبع" w:date="2023-03-31T16:34:00Z">
                    <w:rPr>
                      <w:rFonts w:ascii="Cambria Math" w:hAnsi="Cambria Math"/>
                      <w:color w:val="161718" w:themeColor="text1"/>
                    </w:rPr>
                    <m:t>x</m:t>
                  </w:del>
                </m:r>
              </m:sub>
            </m:sSub>
            <m:r>
              <w:del w:id="5551" w:author="محمد زكريا سيد سيد ابوسبع" w:date="2023-03-31T16:34:00Z">
                <w:rPr>
                  <w:rFonts w:ascii="Cambria Math" w:hAnsi="Cambria Math"/>
                  <w:color w:val="161718" w:themeColor="text1"/>
                </w:rPr>
                <m:t>-</m:t>
              </w:del>
            </m:r>
            <m:sSub>
              <m:sSubPr>
                <m:ctrlPr>
                  <w:del w:id="5552" w:author="محمد زكريا سيد سيد ابوسبع" w:date="2023-03-31T16:34:00Z">
                    <w:rPr>
                      <w:rFonts w:ascii="Cambria Math" w:hAnsi="Cambria Math"/>
                      <w:i/>
                      <w:iCs/>
                      <w:color w:val="161718" w:themeColor="text1"/>
                    </w:rPr>
                  </w:del>
                </m:ctrlPr>
              </m:sSubPr>
              <m:e>
                <m:r>
                  <w:del w:id="5553" w:author="محمد زكريا سيد سيد ابوسبع" w:date="2023-03-31T16:34:00Z">
                    <w:rPr>
                      <w:rFonts w:ascii="Cambria Math" w:hAnsi="Cambria Math"/>
                      <w:color w:val="161718" w:themeColor="text1"/>
                    </w:rPr>
                    <m:t>I</m:t>
                  </w:del>
                </m:r>
              </m:e>
              <m:sub>
                <m:r>
                  <w:del w:id="5554" w:author="محمد زكريا سيد سيد ابوسبع" w:date="2023-03-31T16:34:00Z">
                    <w:rPr>
                      <w:rFonts w:ascii="Cambria Math" w:hAnsi="Cambria Math"/>
                      <w:color w:val="161718" w:themeColor="text1"/>
                    </w:rPr>
                    <m:t>z</m:t>
                  </w:del>
                </m:r>
              </m:sub>
            </m:sSub>
          </m:e>
        </m:d>
        <m:r>
          <w:del w:id="5555" w:author="محمد زكريا سيد سيد ابوسبع" w:date="2023-03-31T16:34:00Z">
            <w:rPr>
              <w:rFonts w:ascii="Cambria Math" w:hAnsi="Cambria Math"/>
              <w:color w:val="161718" w:themeColor="text1"/>
            </w:rPr>
            <m:t>-</m:t>
          </w:del>
        </m:r>
        <m:sSub>
          <m:sSubPr>
            <m:ctrlPr>
              <w:del w:id="5556" w:author="محمد زكريا سيد سيد ابوسبع" w:date="2023-03-31T16:34:00Z">
                <w:rPr>
                  <w:rFonts w:ascii="Cambria Math" w:hAnsi="Cambria Math"/>
                  <w:i/>
                  <w:iCs/>
                  <w:color w:val="161718" w:themeColor="text1"/>
                </w:rPr>
              </w:del>
            </m:ctrlPr>
          </m:sSubPr>
          <m:e>
            <m:r>
              <w:del w:id="5557" w:author="محمد زكريا سيد سيد ابوسبع" w:date="2023-03-31T16:34:00Z">
                <w:rPr>
                  <w:rFonts w:ascii="Cambria Math" w:hAnsi="Cambria Math"/>
                  <w:color w:val="161718" w:themeColor="text1"/>
                </w:rPr>
                <m:t>I</m:t>
              </w:del>
            </m:r>
          </m:e>
          <m:sub>
            <m:r>
              <w:del w:id="5558" w:author="محمد زكريا سيد سيد ابوسبع" w:date="2023-03-31T16:34:00Z">
                <w:rPr>
                  <w:rFonts w:ascii="Cambria Math" w:hAnsi="Cambria Math"/>
                  <w:color w:val="161718" w:themeColor="text1"/>
                </w:rPr>
                <m:t>xz</m:t>
              </w:del>
            </m:r>
          </m:sub>
        </m:sSub>
        <m:d>
          <m:dPr>
            <m:ctrlPr>
              <w:del w:id="5559" w:author="محمد زكريا سيد سيد ابوسبع" w:date="2023-03-31T16:34:00Z">
                <w:rPr>
                  <w:rFonts w:ascii="Cambria Math" w:eastAsiaTheme="minorEastAsia" w:hAnsi="Cambria Math"/>
                  <w:i/>
                  <w:iCs/>
                  <w:color w:val="161718" w:themeColor="text1"/>
                </w:rPr>
              </w:del>
            </m:ctrlPr>
          </m:dPr>
          <m:e>
            <m:sSup>
              <m:sSupPr>
                <m:ctrlPr>
                  <w:del w:id="5560" w:author="محمد زكريا سيد سيد ابوسبع" w:date="2023-03-31T16:34:00Z">
                    <w:rPr>
                      <w:rFonts w:ascii="Cambria Math" w:eastAsiaTheme="minorEastAsia" w:hAnsi="Cambria Math"/>
                      <w:i/>
                      <w:iCs/>
                      <w:color w:val="161718" w:themeColor="text1"/>
                    </w:rPr>
                  </w:del>
                </m:ctrlPr>
              </m:sSupPr>
              <m:e>
                <m:r>
                  <w:del w:id="5561" w:author="محمد زكريا سيد سيد ابوسبع" w:date="2023-03-31T16:34:00Z">
                    <w:rPr>
                      <w:rFonts w:ascii="Cambria Math" w:eastAsiaTheme="minorEastAsia" w:hAnsi="Cambria Math"/>
                      <w:color w:val="161718" w:themeColor="text1"/>
                    </w:rPr>
                    <m:t>p</m:t>
                  </w:del>
                </m:r>
              </m:e>
              <m:sup>
                <m:r>
                  <w:del w:id="5562" w:author="محمد زكريا سيد سيد ابوسبع" w:date="2023-03-31T16:34:00Z">
                    <w:rPr>
                      <w:rFonts w:ascii="Cambria Math" w:eastAsiaTheme="minorEastAsia" w:hAnsi="Cambria Math"/>
                      <w:color w:val="161718" w:themeColor="text1"/>
                    </w:rPr>
                    <m:t>2</m:t>
                  </w:del>
                </m:r>
              </m:sup>
            </m:sSup>
            <m:r>
              <w:del w:id="5563" w:author="محمد زكريا سيد سيد ابوسبع" w:date="2023-03-31T16:34:00Z">
                <w:rPr>
                  <w:rFonts w:ascii="Cambria Math" w:eastAsiaTheme="minorEastAsia" w:hAnsi="Cambria Math"/>
                  <w:color w:val="161718" w:themeColor="text1"/>
                </w:rPr>
                <m:t>-</m:t>
              </w:del>
            </m:r>
            <m:sSup>
              <m:sSupPr>
                <m:ctrlPr>
                  <w:del w:id="5564" w:author="محمد زكريا سيد سيد ابوسبع" w:date="2023-03-31T16:34:00Z">
                    <w:rPr>
                      <w:rFonts w:ascii="Cambria Math" w:eastAsiaTheme="minorEastAsia" w:hAnsi="Cambria Math"/>
                      <w:i/>
                      <w:iCs/>
                      <w:color w:val="161718" w:themeColor="text1"/>
                    </w:rPr>
                  </w:del>
                </m:ctrlPr>
              </m:sSupPr>
              <m:e>
                <m:r>
                  <w:del w:id="5565" w:author="محمد زكريا سيد سيد ابوسبع" w:date="2023-03-31T16:34:00Z">
                    <w:rPr>
                      <w:rFonts w:ascii="Cambria Math" w:eastAsiaTheme="minorEastAsia" w:hAnsi="Cambria Math"/>
                      <w:color w:val="161718" w:themeColor="text1"/>
                    </w:rPr>
                    <m:t>r</m:t>
                  </w:del>
                </m:r>
              </m:e>
              <m:sup>
                <m:r>
                  <w:del w:id="5566" w:author="محمد زكريا سيد سيد ابوسبع" w:date="2023-03-31T16:34:00Z">
                    <w:rPr>
                      <w:rFonts w:ascii="Cambria Math" w:eastAsiaTheme="minorEastAsia" w:hAnsi="Cambria Math"/>
                      <w:color w:val="161718" w:themeColor="text1"/>
                    </w:rPr>
                    <m:t>2</m:t>
                  </w:del>
                </m:r>
              </m:sup>
            </m:sSup>
          </m:e>
        </m:d>
      </m:oMath>
    </w:p>
    <w:p w14:paraId="244B2DC7" w14:textId="0D4E0935" w:rsidR="00590B75" w:rsidRPr="0019264C" w:rsidDel="00E93874" w:rsidRDefault="00590B75" w:rsidP="00590B75">
      <w:pPr>
        <w:pStyle w:val="ListParagraph"/>
        <w:rPr>
          <w:del w:id="5567" w:author="محمد زكريا سيد سيد ابوسبع" w:date="2023-03-31T16:34:00Z"/>
          <w:rFonts w:eastAsiaTheme="minorEastAsia"/>
        </w:rPr>
      </w:pPr>
    </w:p>
    <w:p w14:paraId="7327FA1D" w14:textId="15360CD3" w:rsidR="00590B75" w:rsidRPr="00EE221C" w:rsidDel="00E93874" w:rsidRDefault="00590B75" w:rsidP="00590B75">
      <w:pPr>
        <w:pStyle w:val="ListParagraph"/>
        <w:rPr>
          <w:del w:id="5568" w:author="محمد زكريا سيد سيد ابوسبع" w:date="2023-03-31T16:34:00Z"/>
          <w:rFonts w:eastAsiaTheme="minorEastAsia"/>
        </w:rPr>
      </w:pPr>
      <m:oMathPara>
        <m:oMath>
          <m:r>
            <w:del w:id="5569" w:author="محمد زكريا سيد سيد ابوسبع" w:date="2023-03-31T16:34:00Z">
              <w:rPr>
                <w:rFonts w:ascii="Cambria Math" w:eastAsiaTheme="minorEastAsia" w:hAnsi="Cambria Math"/>
              </w:rPr>
              <m:t>∴</m:t>
            </w:del>
          </m:r>
          <m:r>
            <w:del w:id="5570" w:author="محمد زكريا سيد سيد ابوسبع" w:date="2023-03-31T16:34:00Z">
              <w:rPr>
                <w:rFonts w:ascii="Cambria Math" w:hAnsi="Cambria Math"/>
              </w:rPr>
              <m:t>∆</m:t>
            </w:del>
          </m:r>
          <m:acc>
            <m:accPr>
              <m:chr m:val="̇"/>
              <m:ctrlPr>
                <w:del w:id="5571" w:author="محمد زكريا سيد سيد ابوسبع" w:date="2023-03-31T16:34:00Z">
                  <w:rPr>
                    <w:rFonts w:ascii="Cambria Math" w:hAnsi="Cambria Math"/>
                    <w:i/>
                  </w:rPr>
                </w:del>
              </m:ctrlPr>
            </m:accPr>
            <m:e>
              <m:r>
                <w:del w:id="5572" w:author="محمد زكريا سيد سيد ابوسبع" w:date="2023-03-31T16:34:00Z">
                  <w:rPr>
                    <w:rFonts w:ascii="Cambria Math" w:hAnsi="Cambria Math"/>
                  </w:rPr>
                  <m:t>q</m:t>
                </w:del>
              </m:r>
            </m:e>
          </m:acc>
          <m:r>
            <w:del w:id="5573" w:author="محمد زكريا سيد سيد ابوسبع" w:date="2023-03-31T16:34:00Z">
              <w:rPr>
                <w:rFonts w:ascii="Cambria Math" w:hAnsi="Cambria Math"/>
              </w:rPr>
              <m:t>=</m:t>
            </w:del>
          </m:r>
          <m:sSub>
            <m:sSubPr>
              <m:ctrlPr>
                <w:del w:id="5574" w:author="محمد زكريا سيد سيد ابوسبع" w:date="2023-03-31T16:34:00Z">
                  <w:rPr>
                    <w:rFonts w:ascii="Cambria Math" w:hAnsi="Cambria Math"/>
                    <w:i/>
                  </w:rPr>
                </w:del>
              </m:ctrlPr>
            </m:sSubPr>
            <m:e>
              <m:r>
                <w:del w:id="5575" w:author="محمد زكريا سيد سيد ابوسبع" w:date="2023-03-31T16:34:00Z">
                  <w:rPr>
                    <w:rFonts w:ascii="Cambria Math" w:hAnsi="Cambria Math"/>
                  </w:rPr>
                  <m:t>M</m:t>
                </w:del>
              </m:r>
            </m:e>
            <m:sub>
              <m:r>
                <w:del w:id="5576" w:author="محمد زكريا سيد سيد ابوسبع" w:date="2023-03-31T16:34:00Z">
                  <w:rPr>
                    <w:rFonts w:ascii="Cambria Math" w:hAnsi="Cambria Math"/>
                  </w:rPr>
                  <m:t>u</m:t>
                </w:del>
              </m:r>
            </m:sub>
          </m:sSub>
          <m:r>
            <w:del w:id="5577" w:author="محمد زكريا سيد سيد ابوسبع" w:date="2023-03-31T16:34:00Z">
              <w:rPr>
                <w:rFonts w:ascii="Cambria Math" w:hAnsi="Cambria Math"/>
              </w:rPr>
              <m:t xml:space="preserve"> ∆u+</m:t>
            </w:del>
          </m:r>
          <m:sSub>
            <m:sSubPr>
              <m:ctrlPr>
                <w:del w:id="5578" w:author="محمد زكريا سيد سيد ابوسبع" w:date="2023-03-31T16:34:00Z">
                  <w:rPr>
                    <w:rFonts w:ascii="Cambria Math" w:hAnsi="Cambria Math"/>
                    <w:i/>
                  </w:rPr>
                </w:del>
              </m:ctrlPr>
            </m:sSubPr>
            <m:e>
              <m:r>
                <w:del w:id="5579" w:author="محمد زكريا سيد سيد ابوسبع" w:date="2023-03-31T16:34:00Z">
                  <w:rPr>
                    <w:rFonts w:ascii="Cambria Math" w:hAnsi="Cambria Math"/>
                  </w:rPr>
                  <m:t>M</m:t>
                </w:del>
              </m:r>
            </m:e>
            <m:sub>
              <m:r>
                <w:del w:id="5580" w:author="محمد زكريا سيد سيد ابوسبع" w:date="2023-03-31T16:34:00Z">
                  <w:rPr>
                    <w:rFonts w:ascii="Cambria Math" w:hAnsi="Cambria Math"/>
                  </w:rPr>
                  <m:t>w</m:t>
                </w:del>
              </m:r>
            </m:sub>
          </m:sSub>
          <m:r>
            <w:del w:id="5581" w:author="محمد زكريا سيد سيد ابوسبع" w:date="2023-03-31T16:34:00Z">
              <w:rPr>
                <w:rFonts w:ascii="Cambria Math" w:hAnsi="Cambria Math"/>
              </w:rPr>
              <m:t xml:space="preserve"> ∆w</m:t>
            </w:del>
          </m:r>
          <m:r>
            <w:del w:id="5582" w:author="محمد زكريا سيد سيد ابوسبع" w:date="2023-03-31T16:34:00Z">
              <w:rPr>
                <w:rFonts w:ascii="Cambria Math" w:eastAsiaTheme="minorEastAsia" w:hAnsi="Cambria Math"/>
              </w:rPr>
              <m:t xml:space="preserve">+ </m:t>
            </w:del>
          </m:r>
          <m:sSub>
            <m:sSubPr>
              <m:ctrlPr>
                <w:del w:id="5583" w:author="محمد زكريا سيد سيد ابوسبع" w:date="2023-03-31T16:34:00Z">
                  <w:rPr>
                    <w:rFonts w:ascii="Cambria Math" w:hAnsi="Cambria Math"/>
                    <w:i/>
                  </w:rPr>
                </w:del>
              </m:ctrlPr>
            </m:sSubPr>
            <m:e>
              <m:r>
                <w:del w:id="5584" w:author="محمد زكريا سيد سيد ابوسبع" w:date="2023-03-31T16:34:00Z">
                  <w:rPr>
                    <w:rFonts w:ascii="Cambria Math" w:hAnsi="Cambria Math"/>
                  </w:rPr>
                  <m:t>M</m:t>
                </w:del>
              </m:r>
            </m:e>
            <m:sub>
              <m:acc>
                <m:accPr>
                  <m:chr m:val="̇"/>
                  <m:ctrlPr>
                    <w:del w:id="5585" w:author="محمد زكريا سيد سيد ابوسبع" w:date="2023-03-31T16:34:00Z">
                      <w:rPr>
                        <w:rFonts w:ascii="Cambria Math" w:hAnsi="Cambria Math"/>
                        <w:i/>
                      </w:rPr>
                    </w:del>
                  </m:ctrlPr>
                </m:accPr>
                <m:e>
                  <m:r>
                    <w:del w:id="5586" w:author="محمد زكريا سيد سيد ابوسبع" w:date="2023-03-31T16:34:00Z">
                      <w:rPr>
                        <w:rFonts w:ascii="Cambria Math" w:hAnsi="Cambria Math"/>
                      </w:rPr>
                      <m:t>w</m:t>
                    </w:del>
                  </m:r>
                </m:e>
              </m:acc>
            </m:sub>
          </m:sSub>
          <m:r>
            <w:del w:id="5587" w:author="محمد زكريا سيد سيد ابوسبع" w:date="2023-03-31T16:34:00Z">
              <w:rPr>
                <w:rFonts w:ascii="Cambria Math" w:hAnsi="Cambria Math"/>
              </w:rPr>
              <m:t xml:space="preserve">* </m:t>
            </w:del>
          </m:r>
          <m:d>
            <m:dPr>
              <m:ctrlPr>
                <w:del w:id="5588" w:author="محمد زكريا سيد سيد ابوسبع" w:date="2023-03-31T16:34:00Z">
                  <w:rPr>
                    <w:rFonts w:ascii="Cambria Math" w:hAnsi="Cambria Math"/>
                    <w:i/>
                  </w:rPr>
                </w:del>
              </m:ctrlPr>
            </m:dPr>
            <m:e>
              <m:f>
                <m:fPr>
                  <m:ctrlPr>
                    <w:del w:id="5589" w:author="محمد زكريا سيد سيد ابوسبع" w:date="2023-03-31T16:34:00Z">
                      <w:rPr>
                        <w:rFonts w:ascii="Cambria Math" w:hAnsi="Cambria Math"/>
                        <w:i/>
                      </w:rPr>
                    </w:del>
                  </m:ctrlPr>
                </m:fPr>
                <m:num>
                  <m:sSub>
                    <m:sSubPr>
                      <m:ctrlPr>
                        <w:del w:id="5590" w:author="محمد زكريا سيد سيد ابوسبع" w:date="2023-03-31T16:34:00Z">
                          <w:rPr>
                            <w:rFonts w:ascii="Cambria Math" w:hAnsi="Cambria Math"/>
                            <w:i/>
                          </w:rPr>
                        </w:del>
                      </m:ctrlPr>
                    </m:sSubPr>
                    <m:e>
                      <m:r>
                        <w:del w:id="5591" w:author="محمد زكريا سيد سيد ابوسبع" w:date="2023-03-31T16:34:00Z">
                          <w:rPr>
                            <w:rFonts w:ascii="Cambria Math" w:hAnsi="Cambria Math"/>
                          </w:rPr>
                          <m:t>Z</m:t>
                        </w:del>
                      </m:r>
                    </m:e>
                    <m:sub>
                      <m:r>
                        <w:del w:id="5592" w:author="محمد زكريا سيد سيد ابوسبع" w:date="2023-03-31T16:34:00Z">
                          <w:rPr>
                            <w:rFonts w:ascii="Cambria Math" w:hAnsi="Cambria Math"/>
                          </w:rPr>
                          <m:t>u</m:t>
                        </w:del>
                      </m:r>
                    </m:sub>
                  </m:sSub>
                </m:num>
                <m:den>
                  <m:d>
                    <m:dPr>
                      <m:ctrlPr>
                        <w:del w:id="5593" w:author="محمد زكريا سيد سيد ابوسبع" w:date="2023-03-31T16:34:00Z">
                          <w:rPr>
                            <w:rFonts w:ascii="Cambria Math" w:eastAsiaTheme="minorEastAsia" w:hAnsi="Cambria Math"/>
                            <w:i/>
                          </w:rPr>
                        </w:del>
                      </m:ctrlPr>
                    </m:dPr>
                    <m:e>
                      <m:r>
                        <w:del w:id="5594" w:author="محمد زكريا سيد سيد ابوسبع" w:date="2023-03-31T16:34:00Z">
                          <w:rPr>
                            <w:rFonts w:ascii="Cambria Math" w:eastAsiaTheme="minorEastAsia" w:hAnsi="Cambria Math"/>
                          </w:rPr>
                          <m:t>1-</m:t>
                        </w:del>
                      </m:r>
                      <m:sSub>
                        <m:sSubPr>
                          <m:ctrlPr>
                            <w:del w:id="5595" w:author="محمد زكريا سيد سيد ابوسبع" w:date="2023-03-31T16:34:00Z">
                              <w:rPr>
                                <w:rFonts w:ascii="Cambria Math" w:hAnsi="Cambria Math"/>
                                <w:i/>
                              </w:rPr>
                            </w:del>
                          </m:ctrlPr>
                        </m:sSubPr>
                        <m:e>
                          <m:r>
                            <w:del w:id="5596" w:author="محمد زكريا سيد سيد ابوسبع" w:date="2023-03-31T16:34:00Z">
                              <w:rPr>
                                <w:rFonts w:ascii="Cambria Math" w:hAnsi="Cambria Math"/>
                              </w:rPr>
                              <m:t>Z</m:t>
                            </w:del>
                          </m:r>
                        </m:e>
                        <m:sub>
                          <m:acc>
                            <m:accPr>
                              <m:chr m:val="̇"/>
                              <m:ctrlPr>
                                <w:del w:id="5597" w:author="محمد زكريا سيد سيد ابوسبع" w:date="2023-03-31T16:34:00Z">
                                  <w:rPr>
                                    <w:rFonts w:ascii="Cambria Math" w:hAnsi="Cambria Math"/>
                                    <w:i/>
                                  </w:rPr>
                                </w:del>
                              </m:ctrlPr>
                            </m:accPr>
                            <m:e>
                              <m:r>
                                <w:del w:id="5598" w:author="محمد زكريا سيد سيد ابوسبع" w:date="2023-03-31T16:34:00Z">
                                  <w:rPr>
                                    <w:rFonts w:ascii="Cambria Math" w:hAnsi="Cambria Math"/>
                                  </w:rPr>
                                  <m:t>w</m:t>
                                </w:del>
                              </m:r>
                            </m:e>
                          </m:acc>
                        </m:sub>
                      </m:sSub>
                    </m:e>
                  </m:d>
                </m:den>
              </m:f>
              <m:r>
                <w:del w:id="5599" w:author="محمد زكريا سيد سيد ابوسبع" w:date="2023-03-31T16:34:00Z">
                  <w:rPr>
                    <w:rFonts w:ascii="Cambria Math" w:hAnsi="Cambria Math"/>
                  </w:rPr>
                  <m:t xml:space="preserve"> ∆u+</m:t>
                </w:del>
              </m:r>
              <m:f>
                <m:fPr>
                  <m:ctrlPr>
                    <w:del w:id="5600" w:author="محمد زكريا سيد سيد ابوسبع" w:date="2023-03-31T16:34:00Z">
                      <w:rPr>
                        <w:rFonts w:ascii="Cambria Math" w:hAnsi="Cambria Math"/>
                        <w:i/>
                      </w:rPr>
                    </w:del>
                  </m:ctrlPr>
                </m:fPr>
                <m:num>
                  <m:sSub>
                    <m:sSubPr>
                      <m:ctrlPr>
                        <w:del w:id="5601" w:author="محمد زكريا سيد سيد ابوسبع" w:date="2023-03-31T16:34:00Z">
                          <w:rPr>
                            <w:rFonts w:ascii="Cambria Math" w:hAnsi="Cambria Math"/>
                            <w:i/>
                          </w:rPr>
                        </w:del>
                      </m:ctrlPr>
                    </m:sSubPr>
                    <m:e>
                      <m:r>
                        <w:del w:id="5602" w:author="محمد زكريا سيد سيد ابوسبع" w:date="2023-03-31T16:34:00Z">
                          <w:rPr>
                            <w:rFonts w:ascii="Cambria Math" w:hAnsi="Cambria Math"/>
                          </w:rPr>
                          <m:t>Z</m:t>
                        </w:del>
                      </m:r>
                    </m:e>
                    <m:sub>
                      <m:r>
                        <w:del w:id="5603" w:author="محمد زكريا سيد سيد ابوسبع" w:date="2023-03-31T16:34:00Z">
                          <w:rPr>
                            <w:rFonts w:ascii="Cambria Math" w:hAnsi="Cambria Math"/>
                          </w:rPr>
                          <m:t>w</m:t>
                        </w:del>
                      </m:r>
                    </m:sub>
                  </m:sSub>
                </m:num>
                <m:den>
                  <m:d>
                    <m:dPr>
                      <m:ctrlPr>
                        <w:del w:id="5604" w:author="محمد زكريا سيد سيد ابوسبع" w:date="2023-03-31T16:34:00Z">
                          <w:rPr>
                            <w:rFonts w:ascii="Cambria Math" w:eastAsiaTheme="minorEastAsia" w:hAnsi="Cambria Math"/>
                            <w:i/>
                          </w:rPr>
                        </w:del>
                      </m:ctrlPr>
                    </m:dPr>
                    <m:e>
                      <m:r>
                        <w:del w:id="5605" w:author="محمد زكريا سيد سيد ابوسبع" w:date="2023-03-31T16:34:00Z">
                          <w:rPr>
                            <w:rFonts w:ascii="Cambria Math" w:eastAsiaTheme="minorEastAsia" w:hAnsi="Cambria Math"/>
                          </w:rPr>
                          <m:t>1-</m:t>
                        </w:del>
                      </m:r>
                      <m:sSub>
                        <m:sSubPr>
                          <m:ctrlPr>
                            <w:del w:id="5606" w:author="محمد زكريا سيد سيد ابوسبع" w:date="2023-03-31T16:34:00Z">
                              <w:rPr>
                                <w:rFonts w:ascii="Cambria Math" w:hAnsi="Cambria Math"/>
                                <w:i/>
                              </w:rPr>
                            </w:del>
                          </m:ctrlPr>
                        </m:sSubPr>
                        <m:e>
                          <m:r>
                            <w:del w:id="5607" w:author="محمد زكريا سيد سيد ابوسبع" w:date="2023-03-31T16:34:00Z">
                              <w:rPr>
                                <w:rFonts w:ascii="Cambria Math" w:hAnsi="Cambria Math"/>
                              </w:rPr>
                              <m:t>Z</m:t>
                            </w:del>
                          </m:r>
                        </m:e>
                        <m:sub>
                          <m:acc>
                            <m:accPr>
                              <m:chr m:val="̇"/>
                              <m:ctrlPr>
                                <w:del w:id="5608" w:author="محمد زكريا سيد سيد ابوسبع" w:date="2023-03-31T16:34:00Z">
                                  <w:rPr>
                                    <w:rFonts w:ascii="Cambria Math" w:hAnsi="Cambria Math"/>
                                    <w:i/>
                                  </w:rPr>
                                </w:del>
                              </m:ctrlPr>
                            </m:accPr>
                            <m:e>
                              <m:r>
                                <w:del w:id="5609" w:author="محمد زكريا سيد سيد ابوسبع" w:date="2023-03-31T16:34:00Z">
                                  <w:rPr>
                                    <w:rFonts w:ascii="Cambria Math" w:hAnsi="Cambria Math"/>
                                  </w:rPr>
                                  <m:t>w</m:t>
                                </w:del>
                              </m:r>
                            </m:e>
                          </m:acc>
                        </m:sub>
                      </m:sSub>
                    </m:e>
                  </m:d>
                </m:den>
              </m:f>
              <m:r>
                <w:del w:id="5610" w:author="محمد زكريا سيد سيد ابوسبع" w:date="2023-03-31T16:34:00Z">
                  <w:rPr>
                    <w:rFonts w:ascii="Cambria Math" w:hAnsi="Cambria Math"/>
                  </w:rPr>
                  <m:t xml:space="preserve"> ∆w+</m:t>
                </w:del>
              </m:r>
              <m:f>
                <m:fPr>
                  <m:ctrlPr>
                    <w:del w:id="5611" w:author="محمد زكريا سيد سيد ابوسبع" w:date="2023-03-31T16:34:00Z">
                      <w:rPr>
                        <w:rFonts w:ascii="Cambria Math" w:hAnsi="Cambria Math"/>
                        <w:i/>
                      </w:rPr>
                    </w:del>
                  </m:ctrlPr>
                </m:fPr>
                <m:num>
                  <m:d>
                    <m:dPr>
                      <m:ctrlPr>
                        <w:del w:id="5612" w:author="محمد زكريا سيد سيد ابوسبع" w:date="2023-03-31T16:34:00Z">
                          <w:rPr>
                            <w:rFonts w:ascii="Cambria Math" w:hAnsi="Cambria Math"/>
                            <w:i/>
                          </w:rPr>
                        </w:del>
                      </m:ctrlPr>
                    </m:dPr>
                    <m:e>
                      <m:sSub>
                        <m:sSubPr>
                          <m:ctrlPr>
                            <w:del w:id="5613" w:author="محمد زكريا سيد سيد ابوسبع" w:date="2023-03-31T16:34:00Z">
                              <w:rPr>
                                <w:rFonts w:ascii="Cambria Math" w:hAnsi="Cambria Math"/>
                                <w:i/>
                              </w:rPr>
                            </w:del>
                          </m:ctrlPr>
                        </m:sSubPr>
                        <m:e>
                          <m:r>
                            <w:del w:id="5614" w:author="محمد زكريا سيد سيد ابوسبع" w:date="2023-03-31T16:34:00Z">
                              <w:rPr>
                                <w:rFonts w:ascii="Cambria Math" w:hAnsi="Cambria Math"/>
                              </w:rPr>
                              <m:t>Z</m:t>
                            </w:del>
                          </m:r>
                        </m:e>
                        <m:sub>
                          <m:r>
                            <w:del w:id="5615" w:author="محمد زكريا سيد سيد ابوسبع" w:date="2023-03-31T16:34:00Z">
                              <w:rPr>
                                <w:rFonts w:ascii="Cambria Math" w:hAnsi="Cambria Math"/>
                              </w:rPr>
                              <m:t>q</m:t>
                            </w:del>
                          </m:r>
                        </m:sub>
                      </m:sSub>
                      <m:r>
                        <w:del w:id="5616" w:author="محمد زكريا سيد سيد ابوسبع" w:date="2023-03-31T16:34:00Z">
                          <w:rPr>
                            <w:rFonts w:ascii="Cambria Math" w:hAnsi="Cambria Math"/>
                          </w:rPr>
                          <m:t>+</m:t>
                        </w:del>
                      </m:r>
                      <m:sSub>
                        <m:sSubPr>
                          <m:ctrlPr>
                            <w:del w:id="5617" w:author="محمد زكريا سيد سيد ابوسبع" w:date="2023-03-31T16:34:00Z">
                              <w:rPr>
                                <w:rFonts w:ascii="Cambria Math" w:hAnsi="Cambria Math"/>
                                <w:i/>
                              </w:rPr>
                            </w:del>
                          </m:ctrlPr>
                        </m:sSubPr>
                        <m:e>
                          <m:r>
                            <w:del w:id="5618" w:author="محمد زكريا سيد سيد ابوسبع" w:date="2023-03-31T16:34:00Z">
                              <w:rPr>
                                <w:rFonts w:ascii="Cambria Math" w:hAnsi="Cambria Math"/>
                              </w:rPr>
                              <m:t>u</m:t>
                            </w:del>
                          </m:r>
                        </m:e>
                        <m:sub>
                          <m:r>
                            <w:del w:id="5619" w:author="محمد زكريا سيد سيد ابوسبع" w:date="2023-03-31T16:34:00Z">
                              <w:rPr>
                                <w:rFonts w:ascii="Cambria Math" w:hAnsi="Cambria Math"/>
                              </w:rPr>
                              <m:t>o</m:t>
                            </w:del>
                          </m:r>
                        </m:sub>
                      </m:sSub>
                    </m:e>
                  </m:d>
                  <m:ctrlPr>
                    <w:del w:id="5620" w:author="محمد زكريا سيد سيد ابوسبع" w:date="2023-03-31T16:34:00Z">
                      <w:rPr>
                        <w:rFonts w:ascii="Cambria Math" w:eastAsiaTheme="minorEastAsia" w:hAnsi="Cambria Math"/>
                        <w:i/>
                      </w:rPr>
                    </w:del>
                  </m:ctrlPr>
                </m:num>
                <m:den>
                  <m:d>
                    <m:dPr>
                      <m:ctrlPr>
                        <w:del w:id="5621" w:author="محمد زكريا سيد سيد ابوسبع" w:date="2023-03-31T16:34:00Z">
                          <w:rPr>
                            <w:rFonts w:ascii="Cambria Math" w:eastAsiaTheme="minorEastAsia" w:hAnsi="Cambria Math"/>
                            <w:i/>
                          </w:rPr>
                        </w:del>
                      </m:ctrlPr>
                    </m:dPr>
                    <m:e>
                      <m:r>
                        <w:del w:id="5622" w:author="محمد زكريا سيد سيد ابوسبع" w:date="2023-03-31T16:34:00Z">
                          <w:rPr>
                            <w:rFonts w:ascii="Cambria Math" w:eastAsiaTheme="minorEastAsia" w:hAnsi="Cambria Math"/>
                          </w:rPr>
                          <m:t>1-</m:t>
                        </w:del>
                      </m:r>
                      <m:sSub>
                        <m:sSubPr>
                          <m:ctrlPr>
                            <w:del w:id="5623" w:author="محمد زكريا سيد سيد ابوسبع" w:date="2023-03-31T16:34:00Z">
                              <w:rPr>
                                <w:rFonts w:ascii="Cambria Math" w:hAnsi="Cambria Math"/>
                                <w:i/>
                              </w:rPr>
                            </w:del>
                          </m:ctrlPr>
                        </m:sSubPr>
                        <m:e>
                          <m:r>
                            <w:del w:id="5624" w:author="محمد زكريا سيد سيد ابوسبع" w:date="2023-03-31T16:34:00Z">
                              <w:rPr>
                                <w:rFonts w:ascii="Cambria Math" w:hAnsi="Cambria Math"/>
                              </w:rPr>
                              <m:t>Z</m:t>
                            </w:del>
                          </m:r>
                        </m:e>
                        <m:sub>
                          <m:acc>
                            <m:accPr>
                              <m:chr m:val="̇"/>
                              <m:ctrlPr>
                                <w:del w:id="5625" w:author="محمد زكريا سيد سيد ابوسبع" w:date="2023-03-31T16:34:00Z">
                                  <w:rPr>
                                    <w:rFonts w:ascii="Cambria Math" w:hAnsi="Cambria Math"/>
                                    <w:i/>
                                  </w:rPr>
                                </w:del>
                              </m:ctrlPr>
                            </m:accPr>
                            <m:e>
                              <m:r>
                                <w:del w:id="5626" w:author="محمد زكريا سيد سيد ابوسبع" w:date="2023-03-31T16:34:00Z">
                                  <w:rPr>
                                    <w:rFonts w:ascii="Cambria Math" w:hAnsi="Cambria Math"/>
                                  </w:rPr>
                                  <m:t>w</m:t>
                                </w:del>
                              </m:r>
                            </m:e>
                          </m:acc>
                        </m:sub>
                      </m:sSub>
                    </m:e>
                  </m:d>
                </m:den>
              </m:f>
              <m:r>
                <w:del w:id="5627" w:author="محمد زكريا سيد سيد ابوسبع" w:date="2023-03-31T16:34:00Z">
                  <w:rPr>
                    <w:rFonts w:ascii="Cambria Math" w:hAnsi="Cambria Math"/>
                  </w:rPr>
                  <m:t xml:space="preserve"> ∆q</m:t>
                </w:del>
              </m:r>
              <m:r>
                <w:del w:id="5628" w:author="محمد زكريا سيد سيد ابوسبع" w:date="2023-03-31T16:34:00Z">
                  <w:rPr>
                    <w:rFonts w:ascii="Cambria Math" w:eastAsiaTheme="minorEastAsia" w:hAnsi="Cambria Math"/>
                  </w:rPr>
                  <m:t>+</m:t>
                </w:del>
              </m:r>
              <m:f>
                <m:fPr>
                  <m:ctrlPr>
                    <w:del w:id="5629" w:author="محمد زكريا سيد سيد ابوسبع" w:date="2023-03-31T16:34:00Z">
                      <w:rPr>
                        <w:rFonts w:ascii="Cambria Math" w:hAnsi="Cambria Math"/>
                        <w:i/>
                      </w:rPr>
                    </w:del>
                  </m:ctrlPr>
                </m:fPr>
                <m:num>
                  <m:sSub>
                    <m:sSubPr>
                      <m:ctrlPr>
                        <w:del w:id="5630" w:author="محمد زكريا سيد سيد ابوسبع" w:date="2023-03-31T16:34:00Z">
                          <w:rPr>
                            <w:rFonts w:ascii="Cambria Math" w:hAnsi="Cambria Math"/>
                            <w:i/>
                          </w:rPr>
                        </w:del>
                      </m:ctrlPr>
                    </m:sSubPr>
                    <m:e>
                      <m:r>
                        <w:del w:id="5631" w:author="محمد زكريا سيد سيد ابوسبع" w:date="2023-03-31T16:34:00Z">
                          <w:rPr>
                            <w:rFonts w:ascii="Cambria Math" w:hAnsi="Cambria Math"/>
                          </w:rPr>
                          <m:t>Z</m:t>
                        </w:del>
                      </m:r>
                    </m:e>
                    <m:sub>
                      <m:sSub>
                        <m:sSubPr>
                          <m:ctrlPr>
                            <w:del w:id="5632" w:author="محمد زكريا سيد سيد ابوسبع" w:date="2023-03-31T16:34:00Z">
                              <w:rPr>
                                <w:rFonts w:ascii="Cambria Math" w:hAnsi="Cambria Math"/>
                                <w:i/>
                              </w:rPr>
                            </w:del>
                          </m:ctrlPr>
                        </m:sSubPr>
                        <m:e>
                          <m:r>
                            <w:del w:id="5633" w:author="محمد زكريا سيد سيد ابوسبع" w:date="2023-03-31T16:34:00Z">
                              <w:rPr>
                                <w:rFonts w:ascii="Cambria Math" w:hAnsi="Cambria Math"/>
                              </w:rPr>
                              <m:t>δ</m:t>
                            </w:del>
                          </m:r>
                        </m:e>
                        <m:sub>
                          <m:r>
                            <w:del w:id="5634" w:author="محمد زكريا سيد سيد ابوسبع" w:date="2023-03-31T16:34:00Z">
                              <w:rPr>
                                <w:rFonts w:ascii="Cambria Math" w:hAnsi="Cambria Math"/>
                              </w:rPr>
                              <m:t>e</m:t>
                            </w:del>
                          </m:r>
                        </m:sub>
                      </m:sSub>
                    </m:sub>
                  </m:sSub>
                  <m:ctrlPr>
                    <w:del w:id="5635" w:author="محمد زكريا سيد سيد ابوسبع" w:date="2023-03-31T16:34:00Z">
                      <w:rPr>
                        <w:rFonts w:ascii="Cambria Math" w:eastAsiaTheme="minorEastAsia" w:hAnsi="Cambria Math"/>
                        <w:i/>
                      </w:rPr>
                    </w:del>
                  </m:ctrlPr>
                </m:num>
                <m:den>
                  <m:d>
                    <m:dPr>
                      <m:ctrlPr>
                        <w:del w:id="5636" w:author="محمد زكريا سيد سيد ابوسبع" w:date="2023-03-31T16:34:00Z">
                          <w:rPr>
                            <w:rFonts w:ascii="Cambria Math" w:eastAsiaTheme="minorEastAsia" w:hAnsi="Cambria Math"/>
                            <w:i/>
                          </w:rPr>
                        </w:del>
                      </m:ctrlPr>
                    </m:dPr>
                    <m:e>
                      <m:r>
                        <w:del w:id="5637" w:author="محمد زكريا سيد سيد ابوسبع" w:date="2023-03-31T16:34:00Z">
                          <w:rPr>
                            <w:rFonts w:ascii="Cambria Math" w:eastAsiaTheme="minorEastAsia" w:hAnsi="Cambria Math"/>
                          </w:rPr>
                          <m:t>1-</m:t>
                        </w:del>
                      </m:r>
                      <m:sSub>
                        <m:sSubPr>
                          <m:ctrlPr>
                            <w:del w:id="5638" w:author="محمد زكريا سيد سيد ابوسبع" w:date="2023-03-31T16:34:00Z">
                              <w:rPr>
                                <w:rFonts w:ascii="Cambria Math" w:hAnsi="Cambria Math"/>
                                <w:i/>
                              </w:rPr>
                            </w:del>
                          </m:ctrlPr>
                        </m:sSubPr>
                        <m:e>
                          <m:r>
                            <w:del w:id="5639" w:author="محمد زكريا سيد سيد ابوسبع" w:date="2023-03-31T16:34:00Z">
                              <w:rPr>
                                <w:rFonts w:ascii="Cambria Math" w:hAnsi="Cambria Math"/>
                              </w:rPr>
                              <m:t>Z</m:t>
                            </w:del>
                          </m:r>
                        </m:e>
                        <m:sub>
                          <m:acc>
                            <m:accPr>
                              <m:chr m:val="̇"/>
                              <m:ctrlPr>
                                <w:del w:id="5640" w:author="محمد زكريا سيد سيد ابوسبع" w:date="2023-03-31T16:34:00Z">
                                  <w:rPr>
                                    <w:rFonts w:ascii="Cambria Math" w:hAnsi="Cambria Math"/>
                                    <w:i/>
                                  </w:rPr>
                                </w:del>
                              </m:ctrlPr>
                            </m:accPr>
                            <m:e>
                              <m:r>
                                <w:del w:id="5641" w:author="محمد زكريا سيد سيد ابوسبع" w:date="2023-03-31T16:34:00Z">
                                  <w:rPr>
                                    <w:rFonts w:ascii="Cambria Math" w:hAnsi="Cambria Math"/>
                                  </w:rPr>
                                  <m:t>w</m:t>
                                </w:del>
                              </m:r>
                            </m:e>
                          </m:acc>
                        </m:sub>
                      </m:sSub>
                    </m:e>
                  </m:d>
                </m:den>
              </m:f>
              <m:r>
                <w:del w:id="5642" w:author="محمد زكريا سيد سيد ابوسبع" w:date="2023-03-31T16:34:00Z">
                  <w:rPr>
                    <w:rFonts w:ascii="Cambria Math" w:hAnsi="Cambria Math"/>
                  </w:rPr>
                  <m:t xml:space="preserve"> ∆</m:t>
                </w:del>
              </m:r>
              <m:sSub>
                <m:sSubPr>
                  <m:ctrlPr>
                    <w:del w:id="5643" w:author="محمد زكريا سيد سيد ابوسبع" w:date="2023-03-31T16:34:00Z">
                      <w:rPr>
                        <w:rFonts w:ascii="Cambria Math" w:hAnsi="Cambria Math"/>
                        <w:i/>
                      </w:rPr>
                    </w:del>
                  </m:ctrlPr>
                </m:sSubPr>
                <m:e>
                  <m:r>
                    <w:del w:id="5644" w:author="محمد زكريا سيد سيد ابوسبع" w:date="2023-03-31T16:34:00Z">
                      <w:rPr>
                        <w:rFonts w:ascii="Cambria Math" w:hAnsi="Cambria Math"/>
                      </w:rPr>
                      <m:t>δ</m:t>
                    </w:del>
                  </m:r>
                </m:e>
                <m:sub>
                  <m:r>
                    <w:del w:id="5645" w:author="محمد زكريا سيد سيد ابوسبع" w:date="2023-03-31T16:34:00Z">
                      <w:rPr>
                        <w:rFonts w:ascii="Cambria Math" w:hAnsi="Cambria Math"/>
                      </w:rPr>
                      <m:t>e</m:t>
                    </w:del>
                  </m:r>
                </m:sub>
              </m:sSub>
              <m:r>
                <w:del w:id="5646" w:author="محمد زكريا سيد سيد ابوسبع" w:date="2023-03-31T16:34:00Z">
                  <w:rPr>
                    <w:rFonts w:ascii="Cambria Math" w:hAnsi="Cambria Math"/>
                  </w:rPr>
                  <m:t>+</m:t>
                </w:del>
              </m:r>
              <m:f>
                <m:fPr>
                  <m:ctrlPr>
                    <w:del w:id="5647" w:author="محمد زكريا سيد سيد ابوسبع" w:date="2023-03-31T16:34:00Z">
                      <w:rPr>
                        <w:rFonts w:ascii="Cambria Math" w:hAnsi="Cambria Math"/>
                        <w:i/>
                      </w:rPr>
                    </w:del>
                  </m:ctrlPr>
                </m:fPr>
                <m:num>
                  <m:sSub>
                    <m:sSubPr>
                      <m:ctrlPr>
                        <w:del w:id="5648" w:author="محمد زكريا سيد سيد ابوسبع" w:date="2023-03-31T16:34:00Z">
                          <w:rPr>
                            <w:rFonts w:ascii="Cambria Math" w:hAnsi="Cambria Math"/>
                            <w:i/>
                          </w:rPr>
                        </w:del>
                      </m:ctrlPr>
                    </m:sSubPr>
                    <m:e>
                      <m:r>
                        <w:del w:id="5649" w:author="محمد زكريا سيد سيد ابوسبع" w:date="2023-03-31T16:34:00Z">
                          <w:rPr>
                            <w:rFonts w:ascii="Cambria Math" w:hAnsi="Cambria Math"/>
                          </w:rPr>
                          <m:t>Z</m:t>
                        </w:del>
                      </m:r>
                    </m:e>
                    <m:sub>
                      <m:sSub>
                        <m:sSubPr>
                          <m:ctrlPr>
                            <w:del w:id="5650" w:author="محمد زكريا سيد سيد ابوسبع" w:date="2023-03-31T16:34:00Z">
                              <w:rPr>
                                <w:rFonts w:ascii="Cambria Math" w:hAnsi="Cambria Math"/>
                                <w:i/>
                              </w:rPr>
                            </w:del>
                          </m:ctrlPr>
                        </m:sSubPr>
                        <m:e>
                          <m:r>
                            <w:del w:id="5651" w:author="محمد زكريا سيد سيد ابوسبع" w:date="2023-03-31T16:34:00Z">
                              <w:rPr>
                                <w:rFonts w:ascii="Cambria Math" w:hAnsi="Cambria Math"/>
                              </w:rPr>
                              <m:t>δ</m:t>
                            </w:del>
                          </m:r>
                        </m:e>
                        <m:sub>
                          <m:r>
                            <w:del w:id="5652" w:author="محمد زكريا سيد سيد ابوسبع" w:date="2023-03-31T16:34:00Z">
                              <w:rPr>
                                <w:rFonts w:ascii="Cambria Math" w:hAnsi="Cambria Math"/>
                              </w:rPr>
                              <m:t>th</m:t>
                            </w:del>
                          </m:r>
                        </m:sub>
                      </m:sSub>
                    </m:sub>
                  </m:sSub>
                </m:num>
                <m:den>
                  <m:d>
                    <m:dPr>
                      <m:ctrlPr>
                        <w:del w:id="5653" w:author="محمد زكريا سيد سيد ابوسبع" w:date="2023-03-31T16:34:00Z">
                          <w:rPr>
                            <w:rFonts w:ascii="Cambria Math" w:eastAsiaTheme="minorEastAsia" w:hAnsi="Cambria Math"/>
                            <w:i/>
                          </w:rPr>
                        </w:del>
                      </m:ctrlPr>
                    </m:dPr>
                    <m:e>
                      <m:r>
                        <w:del w:id="5654" w:author="محمد زكريا سيد سيد ابوسبع" w:date="2023-03-31T16:34:00Z">
                          <w:rPr>
                            <w:rFonts w:ascii="Cambria Math" w:eastAsiaTheme="minorEastAsia" w:hAnsi="Cambria Math"/>
                          </w:rPr>
                          <m:t>1-</m:t>
                        </w:del>
                      </m:r>
                      <m:sSub>
                        <m:sSubPr>
                          <m:ctrlPr>
                            <w:del w:id="5655" w:author="محمد زكريا سيد سيد ابوسبع" w:date="2023-03-31T16:34:00Z">
                              <w:rPr>
                                <w:rFonts w:ascii="Cambria Math" w:hAnsi="Cambria Math"/>
                                <w:i/>
                              </w:rPr>
                            </w:del>
                          </m:ctrlPr>
                        </m:sSubPr>
                        <m:e>
                          <m:r>
                            <w:del w:id="5656" w:author="محمد زكريا سيد سيد ابوسبع" w:date="2023-03-31T16:34:00Z">
                              <w:rPr>
                                <w:rFonts w:ascii="Cambria Math" w:hAnsi="Cambria Math"/>
                              </w:rPr>
                              <m:t>Z</m:t>
                            </w:del>
                          </m:r>
                        </m:e>
                        <m:sub>
                          <m:acc>
                            <m:accPr>
                              <m:chr m:val="̇"/>
                              <m:ctrlPr>
                                <w:del w:id="5657" w:author="محمد زكريا سيد سيد ابوسبع" w:date="2023-03-31T16:34:00Z">
                                  <w:rPr>
                                    <w:rFonts w:ascii="Cambria Math" w:hAnsi="Cambria Math"/>
                                    <w:i/>
                                  </w:rPr>
                                </w:del>
                              </m:ctrlPr>
                            </m:accPr>
                            <m:e>
                              <m:r>
                                <w:del w:id="5658" w:author="محمد زكريا سيد سيد ابوسبع" w:date="2023-03-31T16:34:00Z">
                                  <w:rPr>
                                    <w:rFonts w:ascii="Cambria Math" w:hAnsi="Cambria Math"/>
                                  </w:rPr>
                                  <m:t>w</m:t>
                                </w:del>
                              </m:r>
                            </m:e>
                          </m:acc>
                        </m:sub>
                      </m:sSub>
                    </m:e>
                  </m:d>
                </m:den>
              </m:f>
              <m:r>
                <w:del w:id="5659" w:author="محمد زكريا سيد سيد ابوسبع" w:date="2023-03-31T16:34:00Z">
                  <w:rPr>
                    <w:rFonts w:ascii="Cambria Math" w:hAnsi="Cambria Math"/>
                  </w:rPr>
                  <m:t xml:space="preserve"> ∆</m:t>
                </w:del>
              </m:r>
              <m:sSub>
                <m:sSubPr>
                  <m:ctrlPr>
                    <w:del w:id="5660" w:author="محمد زكريا سيد سيد ابوسبع" w:date="2023-03-31T16:34:00Z">
                      <w:rPr>
                        <w:rFonts w:ascii="Cambria Math" w:hAnsi="Cambria Math"/>
                        <w:i/>
                      </w:rPr>
                    </w:del>
                  </m:ctrlPr>
                </m:sSubPr>
                <m:e>
                  <m:r>
                    <w:del w:id="5661" w:author="محمد زكريا سيد سيد ابوسبع" w:date="2023-03-31T16:34:00Z">
                      <w:rPr>
                        <w:rFonts w:ascii="Cambria Math" w:hAnsi="Cambria Math"/>
                      </w:rPr>
                      <m:t>δ</m:t>
                    </w:del>
                  </m:r>
                </m:e>
                <m:sub>
                  <m:r>
                    <w:del w:id="5662" w:author="محمد زكريا سيد سيد ابوسبع" w:date="2023-03-31T16:34:00Z">
                      <w:rPr>
                        <w:rFonts w:ascii="Cambria Math" w:hAnsi="Cambria Math"/>
                      </w:rPr>
                      <m:t>th</m:t>
                    </w:del>
                  </m:r>
                </m:sub>
              </m:sSub>
              <m:r>
                <w:del w:id="5663" w:author="محمد زكريا سيد سيد ابوسبع" w:date="2023-03-31T16:34:00Z">
                  <w:rPr>
                    <w:rFonts w:ascii="Cambria Math" w:eastAsiaTheme="minorEastAsia" w:hAnsi="Cambria Math"/>
                  </w:rPr>
                  <m:t>-</m:t>
                </w:del>
              </m:r>
              <m:f>
                <m:fPr>
                  <m:ctrlPr>
                    <w:del w:id="5664" w:author="محمد زكريا سيد سيد ابوسبع" w:date="2023-03-31T16:34:00Z">
                      <w:rPr>
                        <w:rFonts w:ascii="Cambria Math" w:hAnsi="Cambria Math"/>
                        <w:i/>
                      </w:rPr>
                    </w:del>
                  </m:ctrlPr>
                </m:fPr>
                <m:num>
                  <m:r>
                    <w:del w:id="5665" w:author="محمد زكريا سيد سيد ابوسبع" w:date="2023-03-31T16:34:00Z">
                      <w:rPr>
                        <w:rFonts w:ascii="Cambria Math" w:hAnsi="Cambria Math"/>
                      </w:rPr>
                      <m:t xml:space="preserve">g </m:t>
                    </w:del>
                  </m:r>
                  <m:func>
                    <m:funcPr>
                      <m:ctrlPr>
                        <w:del w:id="5666" w:author="محمد زكريا سيد سيد ابوسبع" w:date="2023-03-31T16:34:00Z">
                          <w:rPr>
                            <w:rFonts w:ascii="Cambria Math" w:eastAsiaTheme="minorEastAsia" w:hAnsi="Cambria Math" w:cs="Times New Roman"/>
                            <w:i/>
                          </w:rPr>
                        </w:del>
                      </m:ctrlPr>
                    </m:funcPr>
                    <m:fName>
                      <m:r>
                        <w:del w:id="5667" w:author="محمد زكريا سيد سيد ابوسبع" w:date="2023-03-31T16:34:00Z">
                          <m:rPr>
                            <m:sty m:val="p"/>
                          </m:rPr>
                          <w:rPr>
                            <w:rFonts w:ascii="Cambria Math" w:hAnsi="Cambria Math"/>
                          </w:rPr>
                          <m:t>sin</m:t>
                        </w:del>
                      </m:r>
                    </m:fName>
                    <m:e>
                      <m:d>
                        <m:dPr>
                          <m:ctrlPr>
                            <w:del w:id="5668" w:author="محمد زكريا سيد سيد ابوسبع" w:date="2023-03-31T16:34:00Z">
                              <w:rPr>
                                <w:rFonts w:ascii="Cambria Math" w:eastAsiaTheme="minorEastAsia" w:hAnsi="Cambria Math" w:cs="Times New Roman"/>
                                <w:i/>
                              </w:rPr>
                            </w:del>
                          </m:ctrlPr>
                        </m:dPr>
                        <m:e>
                          <m:sSub>
                            <m:sSubPr>
                              <m:ctrlPr>
                                <w:del w:id="5669" w:author="محمد زكريا سيد سيد ابوسبع" w:date="2023-03-31T16:34:00Z">
                                  <w:rPr>
                                    <w:rFonts w:ascii="Cambria Math" w:hAnsi="Cambria Math"/>
                                    <w:i/>
                                  </w:rPr>
                                </w:del>
                              </m:ctrlPr>
                            </m:sSubPr>
                            <m:e>
                              <m:r>
                                <w:del w:id="5670" w:author="محمد زكريا سيد سيد ابوسبع" w:date="2023-03-31T16:34:00Z">
                                  <w:rPr>
                                    <w:rFonts w:ascii="Cambria Math" w:hAnsi="Cambria Math"/>
                                  </w:rPr>
                                  <m:t>θ</m:t>
                                </w:del>
                              </m:r>
                            </m:e>
                            <m:sub>
                              <m:r>
                                <w:del w:id="5671" w:author="محمد زكريا سيد سيد ابوسبع" w:date="2023-03-31T16:34:00Z">
                                  <w:rPr>
                                    <w:rFonts w:ascii="Cambria Math" w:hAnsi="Cambria Math"/>
                                  </w:rPr>
                                  <m:t>o</m:t>
                                </w:del>
                              </m:r>
                            </m:sub>
                          </m:sSub>
                        </m:e>
                      </m:d>
                    </m:e>
                  </m:func>
                </m:num>
                <m:den>
                  <m:d>
                    <m:dPr>
                      <m:ctrlPr>
                        <w:del w:id="5672" w:author="محمد زكريا سيد سيد ابوسبع" w:date="2023-03-31T16:34:00Z">
                          <w:rPr>
                            <w:rFonts w:ascii="Cambria Math" w:eastAsiaTheme="minorEastAsia" w:hAnsi="Cambria Math"/>
                            <w:i/>
                          </w:rPr>
                        </w:del>
                      </m:ctrlPr>
                    </m:dPr>
                    <m:e>
                      <m:r>
                        <w:del w:id="5673" w:author="محمد زكريا سيد سيد ابوسبع" w:date="2023-03-31T16:34:00Z">
                          <w:rPr>
                            <w:rFonts w:ascii="Cambria Math" w:eastAsiaTheme="minorEastAsia" w:hAnsi="Cambria Math"/>
                          </w:rPr>
                          <m:t>1-</m:t>
                        </w:del>
                      </m:r>
                      <m:sSub>
                        <m:sSubPr>
                          <m:ctrlPr>
                            <w:del w:id="5674" w:author="محمد زكريا سيد سيد ابوسبع" w:date="2023-03-31T16:34:00Z">
                              <w:rPr>
                                <w:rFonts w:ascii="Cambria Math" w:hAnsi="Cambria Math"/>
                                <w:i/>
                              </w:rPr>
                            </w:del>
                          </m:ctrlPr>
                        </m:sSubPr>
                        <m:e>
                          <m:r>
                            <w:del w:id="5675" w:author="محمد زكريا سيد سيد ابوسبع" w:date="2023-03-31T16:34:00Z">
                              <w:rPr>
                                <w:rFonts w:ascii="Cambria Math" w:hAnsi="Cambria Math"/>
                              </w:rPr>
                              <m:t>Z</m:t>
                            </w:del>
                          </m:r>
                        </m:e>
                        <m:sub>
                          <m:acc>
                            <m:accPr>
                              <m:chr m:val="̇"/>
                              <m:ctrlPr>
                                <w:del w:id="5676" w:author="محمد زكريا سيد سيد ابوسبع" w:date="2023-03-31T16:34:00Z">
                                  <w:rPr>
                                    <w:rFonts w:ascii="Cambria Math" w:hAnsi="Cambria Math"/>
                                    <w:i/>
                                  </w:rPr>
                                </w:del>
                              </m:ctrlPr>
                            </m:accPr>
                            <m:e>
                              <m:r>
                                <w:del w:id="5677" w:author="محمد زكريا سيد سيد ابوسبع" w:date="2023-03-31T16:34:00Z">
                                  <w:rPr>
                                    <w:rFonts w:ascii="Cambria Math" w:hAnsi="Cambria Math"/>
                                  </w:rPr>
                                  <m:t>w</m:t>
                                </w:del>
                              </m:r>
                            </m:e>
                          </m:acc>
                        </m:sub>
                      </m:sSub>
                    </m:e>
                  </m:d>
                </m:den>
              </m:f>
              <m:r>
                <w:del w:id="5678" w:author="محمد زكريا سيد سيد ابوسبع" w:date="2023-03-31T16:34:00Z">
                  <w:rPr>
                    <w:rFonts w:ascii="Cambria Math" w:hAnsi="Cambria Math"/>
                  </w:rPr>
                  <m:t>∆θ</m:t>
                </w:del>
              </m:r>
            </m:e>
          </m:d>
          <m:r>
            <w:del w:id="5679" w:author="محمد زكريا سيد سيد ابوسبع" w:date="2023-03-31T16:34:00Z">
              <w:rPr>
                <w:rFonts w:ascii="Cambria Math" w:hAnsi="Cambria Math"/>
              </w:rPr>
              <m:t>+</m:t>
            </w:del>
          </m:r>
          <m:sSub>
            <m:sSubPr>
              <m:ctrlPr>
                <w:del w:id="5680" w:author="محمد زكريا سيد سيد ابوسبع" w:date="2023-03-31T16:34:00Z">
                  <w:rPr>
                    <w:rFonts w:ascii="Cambria Math" w:hAnsi="Cambria Math"/>
                    <w:i/>
                  </w:rPr>
                </w:del>
              </m:ctrlPr>
            </m:sSubPr>
            <m:e>
              <m:r>
                <w:del w:id="5681" w:author="محمد زكريا سيد سيد ابوسبع" w:date="2023-03-31T16:34:00Z">
                  <w:rPr>
                    <w:rFonts w:ascii="Cambria Math" w:hAnsi="Cambria Math"/>
                  </w:rPr>
                  <m:t>M</m:t>
                </w:del>
              </m:r>
            </m:e>
            <m:sub>
              <m:r>
                <w:del w:id="5682" w:author="محمد زكريا سيد سيد ابوسبع" w:date="2023-03-31T16:34:00Z">
                  <w:rPr>
                    <w:rFonts w:ascii="Cambria Math" w:hAnsi="Cambria Math"/>
                  </w:rPr>
                  <m:t>q</m:t>
                </w:del>
              </m:r>
            </m:sub>
          </m:sSub>
          <m:r>
            <w:del w:id="5683" w:author="محمد زكريا سيد سيد ابوسبع" w:date="2023-03-31T16:34:00Z">
              <w:rPr>
                <w:rFonts w:ascii="Cambria Math" w:hAnsi="Cambria Math"/>
              </w:rPr>
              <m:t xml:space="preserve"> ∆q</m:t>
            </w:del>
          </m:r>
          <m:r>
            <w:del w:id="5684" w:author="محمد زكريا سيد سيد ابوسبع" w:date="2023-03-31T16:34:00Z">
              <w:rPr>
                <w:rFonts w:ascii="Cambria Math" w:eastAsiaTheme="minorEastAsia" w:hAnsi="Cambria Math"/>
              </w:rPr>
              <m:t xml:space="preserve">+ </m:t>
            </w:del>
          </m:r>
          <m:sSub>
            <m:sSubPr>
              <m:ctrlPr>
                <w:del w:id="5685" w:author="محمد زكريا سيد سيد ابوسبع" w:date="2023-03-31T16:34:00Z">
                  <w:rPr>
                    <w:rFonts w:ascii="Cambria Math" w:hAnsi="Cambria Math"/>
                    <w:i/>
                  </w:rPr>
                </w:del>
              </m:ctrlPr>
            </m:sSubPr>
            <m:e>
              <m:r>
                <w:del w:id="5686" w:author="محمد زكريا سيد سيد ابوسبع" w:date="2023-03-31T16:34:00Z">
                  <w:rPr>
                    <w:rFonts w:ascii="Cambria Math" w:hAnsi="Cambria Math"/>
                  </w:rPr>
                  <m:t>M</m:t>
                </w:del>
              </m:r>
            </m:e>
            <m:sub>
              <m:sSub>
                <m:sSubPr>
                  <m:ctrlPr>
                    <w:del w:id="5687" w:author="محمد زكريا سيد سيد ابوسبع" w:date="2023-03-31T16:34:00Z">
                      <w:rPr>
                        <w:rFonts w:ascii="Cambria Math" w:hAnsi="Cambria Math"/>
                        <w:i/>
                      </w:rPr>
                    </w:del>
                  </m:ctrlPr>
                </m:sSubPr>
                <m:e>
                  <m:r>
                    <w:del w:id="5688" w:author="محمد زكريا سيد سيد ابوسبع" w:date="2023-03-31T16:34:00Z">
                      <w:rPr>
                        <w:rFonts w:ascii="Cambria Math" w:hAnsi="Cambria Math"/>
                      </w:rPr>
                      <m:t>δ</m:t>
                    </w:del>
                  </m:r>
                </m:e>
                <m:sub>
                  <m:r>
                    <w:del w:id="5689" w:author="محمد زكريا سيد سيد ابوسبع" w:date="2023-03-31T16:34:00Z">
                      <w:rPr>
                        <w:rFonts w:ascii="Cambria Math" w:hAnsi="Cambria Math"/>
                      </w:rPr>
                      <m:t>e</m:t>
                    </w:del>
                  </m:r>
                </m:sub>
              </m:sSub>
            </m:sub>
          </m:sSub>
          <m:r>
            <w:del w:id="5690" w:author="محمد زكريا سيد سيد ابوسبع" w:date="2023-03-31T16:34:00Z">
              <w:rPr>
                <w:rFonts w:ascii="Cambria Math" w:hAnsi="Cambria Math"/>
              </w:rPr>
              <m:t xml:space="preserve"> ∆</m:t>
            </w:del>
          </m:r>
          <m:sSub>
            <m:sSubPr>
              <m:ctrlPr>
                <w:del w:id="5691" w:author="محمد زكريا سيد سيد ابوسبع" w:date="2023-03-31T16:34:00Z">
                  <w:rPr>
                    <w:rFonts w:ascii="Cambria Math" w:hAnsi="Cambria Math"/>
                    <w:i/>
                  </w:rPr>
                </w:del>
              </m:ctrlPr>
            </m:sSubPr>
            <m:e>
              <m:r>
                <w:del w:id="5692" w:author="محمد زكريا سيد سيد ابوسبع" w:date="2023-03-31T16:34:00Z">
                  <w:rPr>
                    <w:rFonts w:ascii="Cambria Math" w:hAnsi="Cambria Math"/>
                  </w:rPr>
                  <m:t>δ</m:t>
                </w:del>
              </m:r>
            </m:e>
            <m:sub>
              <m:r>
                <w:del w:id="5693" w:author="محمد زكريا سيد سيد ابوسبع" w:date="2023-03-31T16:34:00Z">
                  <w:rPr>
                    <w:rFonts w:ascii="Cambria Math" w:hAnsi="Cambria Math"/>
                  </w:rPr>
                  <m:t>e</m:t>
                </w:del>
              </m:r>
            </m:sub>
          </m:sSub>
          <m:r>
            <w:del w:id="5694" w:author="محمد زكريا سيد سيد ابوسبع" w:date="2023-03-31T16:34:00Z">
              <w:rPr>
                <w:rFonts w:ascii="Cambria Math" w:hAnsi="Cambria Math"/>
              </w:rPr>
              <m:t>+</m:t>
            </w:del>
          </m:r>
          <m:sSub>
            <m:sSubPr>
              <m:ctrlPr>
                <w:del w:id="5695" w:author="محمد زكريا سيد سيد ابوسبع" w:date="2023-03-31T16:34:00Z">
                  <w:rPr>
                    <w:rFonts w:ascii="Cambria Math" w:hAnsi="Cambria Math"/>
                    <w:i/>
                  </w:rPr>
                </w:del>
              </m:ctrlPr>
            </m:sSubPr>
            <m:e>
              <m:r>
                <w:del w:id="5696" w:author="محمد زكريا سيد سيد ابوسبع" w:date="2023-03-31T16:34:00Z">
                  <w:rPr>
                    <w:rFonts w:ascii="Cambria Math" w:hAnsi="Cambria Math"/>
                  </w:rPr>
                  <m:t>M</m:t>
                </w:del>
              </m:r>
            </m:e>
            <m:sub>
              <m:sSub>
                <m:sSubPr>
                  <m:ctrlPr>
                    <w:del w:id="5697" w:author="محمد زكريا سيد سيد ابوسبع" w:date="2023-03-31T16:34:00Z">
                      <w:rPr>
                        <w:rFonts w:ascii="Cambria Math" w:hAnsi="Cambria Math"/>
                        <w:i/>
                      </w:rPr>
                    </w:del>
                  </m:ctrlPr>
                </m:sSubPr>
                <m:e>
                  <m:r>
                    <w:del w:id="5698" w:author="محمد زكريا سيد سيد ابوسبع" w:date="2023-03-31T16:34:00Z">
                      <w:rPr>
                        <w:rFonts w:ascii="Cambria Math" w:hAnsi="Cambria Math"/>
                      </w:rPr>
                      <m:t>δ</m:t>
                    </w:del>
                  </m:r>
                </m:e>
                <m:sub>
                  <m:r>
                    <w:del w:id="5699" w:author="محمد زكريا سيد سيد ابوسبع" w:date="2023-03-31T16:34:00Z">
                      <w:rPr>
                        <w:rFonts w:ascii="Cambria Math" w:hAnsi="Cambria Math"/>
                      </w:rPr>
                      <m:t>th</m:t>
                    </w:del>
                  </m:r>
                </m:sub>
              </m:sSub>
            </m:sub>
          </m:sSub>
          <m:r>
            <w:del w:id="5700" w:author="محمد زكريا سيد سيد ابوسبع" w:date="2023-03-31T16:34:00Z">
              <w:rPr>
                <w:rFonts w:ascii="Cambria Math" w:hAnsi="Cambria Math"/>
              </w:rPr>
              <m:t xml:space="preserve"> ∆</m:t>
            </w:del>
          </m:r>
          <m:sSub>
            <m:sSubPr>
              <m:ctrlPr>
                <w:del w:id="5701" w:author="محمد زكريا سيد سيد ابوسبع" w:date="2023-03-31T16:34:00Z">
                  <w:rPr>
                    <w:rFonts w:ascii="Cambria Math" w:hAnsi="Cambria Math"/>
                    <w:i/>
                  </w:rPr>
                </w:del>
              </m:ctrlPr>
            </m:sSubPr>
            <m:e>
              <m:r>
                <w:del w:id="5702" w:author="محمد زكريا سيد سيد ابوسبع" w:date="2023-03-31T16:34:00Z">
                  <w:rPr>
                    <w:rFonts w:ascii="Cambria Math" w:hAnsi="Cambria Math"/>
                  </w:rPr>
                  <m:t>δ</m:t>
                </w:del>
              </m:r>
            </m:e>
            <m:sub>
              <m:r>
                <w:del w:id="5703" w:author="محمد زكريا سيد سيد ابوسبع" w:date="2023-03-31T16:34:00Z">
                  <w:rPr>
                    <w:rFonts w:ascii="Cambria Math" w:hAnsi="Cambria Math"/>
                  </w:rPr>
                  <m:t>th</m:t>
                </w:del>
              </m:r>
            </m:sub>
          </m:sSub>
        </m:oMath>
      </m:oMathPara>
    </w:p>
    <w:p w14:paraId="5FB32E08" w14:textId="2708B2FD" w:rsidR="00590B75" w:rsidRPr="00C87CC6" w:rsidDel="00E93874" w:rsidRDefault="00590B75" w:rsidP="00590B75">
      <w:pPr>
        <w:pStyle w:val="ListParagraph"/>
        <w:rPr>
          <w:del w:id="5704" w:author="محمد زكريا سيد سيد ابوسبع" w:date="2023-03-31T16:34:00Z"/>
          <w:rFonts w:eastAsiaTheme="minorEastAsia"/>
        </w:rPr>
      </w:pPr>
      <m:oMathPara>
        <m:oMath>
          <m:r>
            <w:del w:id="5705" w:author="محمد زكريا سيد سيد ابوسبع" w:date="2023-03-31T16:34:00Z">
              <w:rPr>
                <w:rFonts w:ascii="Cambria Math" w:eastAsiaTheme="minorEastAsia" w:hAnsi="Cambria Math"/>
                <w:highlight w:val="lightGray"/>
              </w:rPr>
              <m:t>∴</m:t>
            </w:del>
          </m:r>
          <m:r>
            <w:del w:id="5706" w:author="محمد زكريا سيد سيد ابوسبع" w:date="2023-03-31T16:34:00Z">
              <w:rPr>
                <w:rFonts w:ascii="Cambria Math" w:hAnsi="Cambria Math"/>
                <w:highlight w:val="lightGray"/>
              </w:rPr>
              <m:t>∆</m:t>
            </w:del>
          </m:r>
          <m:acc>
            <m:accPr>
              <m:chr m:val="̇"/>
              <m:ctrlPr>
                <w:del w:id="5707" w:author="محمد زكريا سيد سيد ابوسبع" w:date="2023-03-31T16:34:00Z">
                  <w:rPr>
                    <w:rFonts w:ascii="Cambria Math" w:hAnsi="Cambria Math"/>
                    <w:i/>
                    <w:highlight w:val="lightGray"/>
                  </w:rPr>
                </w:del>
              </m:ctrlPr>
            </m:accPr>
            <m:e>
              <m:r>
                <w:del w:id="5708" w:author="محمد زكريا سيد سيد ابوسبع" w:date="2023-03-31T16:34:00Z">
                  <w:rPr>
                    <w:rFonts w:ascii="Cambria Math" w:hAnsi="Cambria Math"/>
                    <w:highlight w:val="lightGray"/>
                  </w:rPr>
                  <m:t>q</m:t>
                </w:del>
              </m:r>
            </m:e>
          </m:acc>
          <m:r>
            <w:del w:id="5709" w:author="محمد زكريا سيد سيد ابوسبع" w:date="2023-03-31T16:34:00Z">
              <w:rPr>
                <w:rFonts w:ascii="Cambria Math" w:hAnsi="Cambria Math"/>
                <w:highlight w:val="lightGray"/>
              </w:rPr>
              <m:t>=</m:t>
            </w:del>
          </m:r>
          <m:d>
            <m:dPr>
              <m:ctrlPr>
                <w:del w:id="5710" w:author="محمد زكريا سيد سيد ابوسبع" w:date="2023-03-31T16:34:00Z">
                  <w:rPr>
                    <w:rFonts w:ascii="Cambria Math" w:hAnsi="Cambria Math"/>
                    <w:i/>
                  </w:rPr>
                </w:del>
              </m:ctrlPr>
            </m:dPr>
            <m:e>
              <m:sSub>
                <m:sSubPr>
                  <m:ctrlPr>
                    <w:del w:id="5711" w:author="محمد زكريا سيد سيد ابوسبع" w:date="2023-03-31T16:34:00Z">
                      <w:rPr>
                        <w:rFonts w:ascii="Cambria Math" w:hAnsi="Cambria Math"/>
                        <w:i/>
                        <w:highlight w:val="lightGray"/>
                      </w:rPr>
                    </w:del>
                  </m:ctrlPr>
                </m:sSubPr>
                <m:e>
                  <m:r>
                    <w:del w:id="5712" w:author="محمد زكريا سيد سيد ابوسبع" w:date="2023-03-31T16:34:00Z">
                      <w:rPr>
                        <w:rFonts w:ascii="Cambria Math" w:hAnsi="Cambria Math"/>
                        <w:highlight w:val="lightGray"/>
                      </w:rPr>
                      <m:t>M</m:t>
                    </w:del>
                  </m:r>
                </m:e>
                <m:sub>
                  <m:r>
                    <w:del w:id="5713" w:author="محمد زكريا سيد سيد ابوسبع" w:date="2023-03-31T16:34:00Z">
                      <w:rPr>
                        <w:rFonts w:ascii="Cambria Math" w:hAnsi="Cambria Math"/>
                        <w:highlight w:val="lightGray"/>
                      </w:rPr>
                      <m:t>u</m:t>
                    </w:del>
                  </m:r>
                </m:sub>
              </m:sSub>
              <m:r>
                <w:del w:id="5714" w:author="محمد زكريا سيد سيد ابوسبع" w:date="2023-03-31T16:34:00Z">
                  <w:rPr>
                    <w:rFonts w:ascii="Cambria Math" w:hAnsi="Cambria Math"/>
                    <w:highlight w:val="lightGray"/>
                  </w:rPr>
                  <m:t>+</m:t>
                </w:del>
              </m:r>
              <m:r>
                <w:del w:id="5715" w:author="محمد زكريا سيد سيد ابوسبع" w:date="2023-03-31T16:34:00Z">
                  <w:rPr>
                    <w:rFonts w:ascii="Cambria Math" w:eastAsiaTheme="minorEastAsia" w:hAnsi="Cambria Math"/>
                  </w:rPr>
                  <m:t xml:space="preserve"> </m:t>
                </w:del>
              </m:r>
              <m:sSub>
                <m:sSubPr>
                  <m:ctrlPr>
                    <w:del w:id="5716" w:author="محمد زكريا سيد سيد ابوسبع" w:date="2023-03-31T16:34:00Z">
                      <w:rPr>
                        <w:rFonts w:ascii="Cambria Math" w:hAnsi="Cambria Math"/>
                        <w:i/>
                      </w:rPr>
                    </w:del>
                  </m:ctrlPr>
                </m:sSubPr>
                <m:e>
                  <m:r>
                    <w:del w:id="5717" w:author="محمد زكريا سيد سيد ابوسبع" w:date="2023-03-31T16:34:00Z">
                      <w:rPr>
                        <w:rFonts w:ascii="Cambria Math" w:hAnsi="Cambria Math"/>
                      </w:rPr>
                      <m:t>M</m:t>
                    </w:del>
                  </m:r>
                </m:e>
                <m:sub>
                  <m:acc>
                    <m:accPr>
                      <m:chr m:val="̇"/>
                      <m:ctrlPr>
                        <w:del w:id="5718" w:author="محمد زكريا سيد سيد ابوسبع" w:date="2023-03-31T16:34:00Z">
                          <w:rPr>
                            <w:rFonts w:ascii="Cambria Math" w:hAnsi="Cambria Math"/>
                            <w:i/>
                          </w:rPr>
                        </w:del>
                      </m:ctrlPr>
                    </m:accPr>
                    <m:e>
                      <m:r>
                        <w:del w:id="5719" w:author="محمد زكريا سيد سيد ابوسبع" w:date="2023-03-31T16:34:00Z">
                          <w:rPr>
                            <w:rFonts w:ascii="Cambria Math" w:hAnsi="Cambria Math"/>
                          </w:rPr>
                          <m:t>w</m:t>
                        </w:del>
                      </m:r>
                    </m:e>
                  </m:acc>
                </m:sub>
              </m:sSub>
              <m:f>
                <m:fPr>
                  <m:ctrlPr>
                    <w:del w:id="5720" w:author="محمد زكريا سيد سيد ابوسبع" w:date="2023-03-31T16:34:00Z">
                      <w:rPr>
                        <w:rFonts w:ascii="Cambria Math" w:hAnsi="Cambria Math"/>
                        <w:i/>
                      </w:rPr>
                    </w:del>
                  </m:ctrlPr>
                </m:fPr>
                <m:num>
                  <m:sSub>
                    <m:sSubPr>
                      <m:ctrlPr>
                        <w:del w:id="5721" w:author="محمد زكريا سيد سيد ابوسبع" w:date="2023-03-31T16:34:00Z">
                          <w:rPr>
                            <w:rFonts w:ascii="Cambria Math" w:hAnsi="Cambria Math"/>
                            <w:i/>
                          </w:rPr>
                        </w:del>
                      </m:ctrlPr>
                    </m:sSubPr>
                    <m:e>
                      <m:r>
                        <w:del w:id="5722" w:author="محمد زكريا سيد سيد ابوسبع" w:date="2023-03-31T16:34:00Z">
                          <w:rPr>
                            <w:rFonts w:ascii="Cambria Math" w:hAnsi="Cambria Math"/>
                          </w:rPr>
                          <m:t>Z</m:t>
                        </w:del>
                      </m:r>
                    </m:e>
                    <m:sub>
                      <m:r>
                        <w:del w:id="5723" w:author="محمد زكريا سيد سيد ابوسبع" w:date="2023-03-31T16:34:00Z">
                          <w:rPr>
                            <w:rFonts w:ascii="Cambria Math" w:hAnsi="Cambria Math"/>
                          </w:rPr>
                          <m:t>u</m:t>
                        </w:del>
                      </m:r>
                    </m:sub>
                  </m:sSub>
                </m:num>
                <m:den>
                  <m:d>
                    <m:dPr>
                      <m:ctrlPr>
                        <w:del w:id="5724" w:author="محمد زكريا سيد سيد ابوسبع" w:date="2023-03-31T16:34:00Z">
                          <w:rPr>
                            <w:rFonts w:ascii="Cambria Math" w:eastAsiaTheme="minorEastAsia" w:hAnsi="Cambria Math"/>
                            <w:i/>
                          </w:rPr>
                        </w:del>
                      </m:ctrlPr>
                    </m:dPr>
                    <m:e>
                      <m:r>
                        <w:del w:id="5725" w:author="محمد زكريا سيد سيد ابوسبع" w:date="2023-03-31T16:34:00Z">
                          <w:rPr>
                            <w:rFonts w:ascii="Cambria Math" w:eastAsiaTheme="minorEastAsia" w:hAnsi="Cambria Math"/>
                          </w:rPr>
                          <m:t>1-</m:t>
                        </w:del>
                      </m:r>
                      <m:sSub>
                        <m:sSubPr>
                          <m:ctrlPr>
                            <w:del w:id="5726" w:author="محمد زكريا سيد سيد ابوسبع" w:date="2023-03-31T16:34:00Z">
                              <w:rPr>
                                <w:rFonts w:ascii="Cambria Math" w:hAnsi="Cambria Math"/>
                                <w:i/>
                              </w:rPr>
                            </w:del>
                          </m:ctrlPr>
                        </m:sSubPr>
                        <m:e>
                          <m:r>
                            <w:del w:id="5727" w:author="محمد زكريا سيد سيد ابوسبع" w:date="2023-03-31T16:34:00Z">
                              <w:rPr>
                                <w:rFonts w:ascii="Cambria Math" w:hAnsi="Cambria Math"/>
                              </w:rPr>
                              <m:t>Z</m:t>
                            </w:del>
                          </m:r>
                        </m:e>
                        <m:sub>
                          <m:acc>
                            <m:accPr>
                              <m:chr m:val="̇"/>
                              <m:ctrlPr>
                                <w:del w:id="5728" w:author="محمد زكريا سيد سيد ابوسبع" w:date="2023-03-31T16:34:00Z">
                                  <w:rPr>
                                    <w:rFonts w:ascii="Cambria Math" w:hAnsi="Cambria Math"/>
                                    <w:i/>
                                  </w:rPr>
                                </w:del>
                              </m:ctrlPr>
                            </m:accPr>
                            <m:e>
                              <m:r>
                                <w:del w:id="5729" w:author="محمد زكريا سيد سيد ابوسبع" w:date="2023-03-31T16:34:00Z">
                                  <w:rPr>
                                    <w:rFonts w:ascii="Cambria Math" w:hAnsi="Cambria Math"/>
                                  </w:rPr>
                                  <m:t>w</m:t>
                                </w:del>
                              </m:r>
                            </m:e>
                          </m:acc>
                        </m:sub>
                      </m:sSub>
                    </m:e>
                  </m:d>
                </m:den>
              </m:f>
              <m:r>
                <w:del w:id="5730" w:author="محمد زكريا سيد سيد ابوسبع" w:date="2023-03-31T16:34:00Z">
                  <w:rPr>
                    <w:rFonts w:ascii="Cambria Math" w:hAnsi="Cambria Math"/>
                    <w:highlight w:val="lightGray"/>
                  </w:rPr>
                  <m:t xml:space="preserve"> </m:t>
                </w:del>
              </m:r>
            </m:e>
          </m:d>
          <m:r>
            <w:del w:id="5731" w:author="محمد زكريا سيد سيد ابوسبع" w:date="2023-03-31T16:34:00Z">
              <w:rPr>
                <w:rFonts w:ascii="Cambria Math" w:hAnsi="Cambria Math"/>
                <w:highlight w:val="lightGray"/>
              </w:rPr>
              <m:t xml:space="preserve"> ∆u+</m:t>
            </w:del>
          </m:r>
          <m:d>
            <m:dPr>
              <m:ctrlPr>
                <w:del w:id="5732" w:author="محمد زكريا سيد سيد ابوسبع" w:date="2023-03-31T16:34:00Z">
                  <w:rPr>
                    <w:rFonts w:ascii="Cambria Math" w:hAnsi="Cambria Math"/>
                    <w:i/>
                  </w:rPr>
                </w:del>
              </m:ctrlPr>
            </m:dPr>
            <m:e>
              <m:sSub>
                <m:sSubPr>
                  <m:ctrlPr>
                    <w:del w:id="5733" w:author="محمد زكريا سيد سيد ابوسبع" w:date="2023-03-31T16:34:00Z">
                      <w:rPr>
                        <w:rFonts w:ascii="Cambria Math" w:hAnsi="Cambria Math"/>
                        <w:i/>
                        <w:highlight w:val="lightGray"/>
                      </w:rPr>
                    </w:del>
                  </m:ctrlPr>
                </m:sSubPr>
                <m:e>
                  <m:r>
                    <w:del w:id="5734" w:author="محمد زكريا سيد سيد ابوسبع" w:date="2023-03-31T16:34:00Z">
                      <w:rPr>
                        <w:rFonts w:ascii="Cambria Math" w:hAnsi="Cambria Math"/>
                        <w:highlight w:val="lightGray"/>
                      </w:rPr>
                      <m:t>M</m:t>
                    </w:del>
                  </m:r>
                </m:e>
                <m:sub>
                  <m:r>
                    <w:del w:id="5735" w:author="محمد زكريا سيد سيد ابوسبع" w:date="2023-03-31T16:34:00Z">
                      <w:rPr>
                        <w:rFonts w:ascii="Cambria Math" w:hAnsi="Cambria Math"/>
                        <w:highlight w:val="lightGray"/>
                      </w:rPr>
                      <m:t>w</m:t>
                    </w:del>
                  </m:r>
                </m:sub>
              </m:sSub>
              <m:r>
                <w:del w:id="5736" w:author="محمد زكريا سيد سيد ابوسبع" w:date="2023-03-31T16:34:00Z">
                  <w:rPr>
                    <w:rFonts w:ascii="Cambria Math" w:hAnsi="Cambria Math"/>
                    <w:highlight w:val="lightGray"/>
                  </w:rPr>
                  <m:t>+</m:t>
                </w:del>
              </m:r>
              <m:r>
                <w:del w:id="5737" w:author="محمد زكريا سيد سيد ابوسبع" w:date="2023-03-31T16:34:00Z">
                  <w:rPr>
                    <w:rFonts w:ascii="Cambria Math" w:eastAsiaTheme="minorEastAsia" w:hAnsi="Cambria Math"/>
                  </w:rPr>
                  <m:t xml:space="preserve"> </m:t>
                </w:del>
              </m:r>
              <m:sSub>
                <m:sSubPr>
                  <m:ctrlPr>
                    <w:del w:id="5738" w:author="محمد زكريا سيد سيد ابوسبع" w:date="2023-03-31T16:34:00Z">
                      <w:rPr>
                        <w:rFonts w:ascii="Cambria Math" w:hAnsi="Cambria Math"/>
                        <w:i/>
                      </w:rPr>
                    </w:del>
                  </m:ctrlPr>
                </m:sSubPr>
                <m:e>
                  <m:r>
                    <w:del w:id="5739" w:author="محمد زكريا سيد سيد ابوسبع" w:date="2023-03-31T16:34:00Z">
                      <w:rPr>
                        <w:rFonts w:ascii="Cambria Math" w:hAnsi="Cambria Math"/>
                      </w:rPr>
                      <m:t>M</m:t>
                    </w:del>
                  </m:r>
                </m:e>
                <m:sub>
                  <m:acc>
                    <m:accPr>
                      <m:chr m:val="̇"/>
                      <m:ctrlPr>
                        <w:del w:id="5740" w:author="محمد زكريا سيد سيد ابوسبع" w:date="2023-03-31T16:34:00Z">
                          <w:rPr>
                            <w:rFonts w:ascii="Cambria Math" w:hAnsi="Cambria Math"/>
                            <w:i/>
                          </w:rPr>
                        </w:del>
                      </m:ctrlPr>
                    </m:accPr>
                    <m:e>
                      <m:r>
                        <w:del w:id="5741" w:author="محمد زكريا سيد سيد ابوسبع" w:date="2023-03-31T16:34:00Z">
                          <w:rPr>
                            <w:rFonts w:ascii="Cambria Math" w:hAnsi="Cambria Math"/>
                          </w:rPr>
                          <m:t>w</m:t>
                        </w:del>
                      </m:r>
                    </m:e>
                  </m:acc>
                </m:sub>
              </m:sSub>
              <m:f>
                <m:fPr>
                  <m:ctrlPr>
                    <w:del w:id="5742" w:author="محمد زكريا سيد سيد ابوسبع" w:date="2023-03-31T16:34:00Z">
                      <w:rPr>
                        <w:rFonts w:ascii="Cambria Math" w:hAnsi="Cambria Math"/>
                        <w:i/>
                      </w:rPr>
                    </w:del>
                  </m:ctrlPr>
                </m:fPr>
                <m:num>
                  <m:sSub>
                    <m:sSubPr>
                      <m:ctrlPr>
                        <w:del w:id="5743" w:author="محمد زكريا سيد سيد ابوسبع" w:date="2023-03-31T16:34:00Z">
                          <w:rPr>
                            <w:rFonts w:ascii="Cambria Math" w:hAnsi="Cambria Math"/>
                            <w:i/>
                          </w:rPr>
                        </w:del>
                      </m:ctrlPr>
                    </m:sSubPr>
                    <m:e>
                      <m:r>
                        <w:del w:id="5744" w:author="محمد زكريا سيد سيد ابوسبع" w:date="2023-03-31T16:34:00Z">
                          <w:rPr>
                            <w:rFonts w:ascii="Cambria Math" w:hAnsi="Cambria Math"/>
                          </w:rPr>
                          <m:t>Z</m:t>
                        </w:del>
                      </m:r>
                    </m:e>
                    <m:sub>
                      <m:r>
                        <w:del w:id="5745" w:author="محمد زكريا سيد سيد ابوسبع" w:date="2023-03-31T16:34:00Z">
                          <w:rPr>
                            <w:rFonts w:ascii="Cambria Math" w:hAnsi="Cambria Math"/>
                          </w:rPr>
                          <m:t>w</m:t>
                        </w:del>
                      </m:r>
                    </m:sub>
                  </m:sSub>
                </m:num>
                <m:den>
                  <m:d>
                    <m:dPr>
                      <m:ctrlPr>
                        <w:del w:id="5746" w:author="محمد زكريا سيد سيد ابوسبع" w:date="2023-03-31T16:34:00Z">
                          <w:rPr>
                            <w:rFonts w:ascii="Cambria Math" w:eastAsiaTheme="minorEastAsia" w:hAnsi="Cambria Math"/>
                            <w:i/>
                          </w:rPr>
                        </w:del>
                      </m:ctrlPr>
                    </m:dPr>
                    <m:e>
                      <m:r>
                        <w:del w:id="5747" w:author="محمد زكريا سيد سيد ابوسبع" w:date="2023-03-31T16:34:00Z">
                          <w:rPr>
                            <w:rFonts w:ascii="Cambria Math" w:eastAsiaTheme="minorEastAsia" w:hAnsi="Cambria Math"/>
                          </w:rPr>
                          <m:t>1-</m:t>
                        </w:del>
                      </m:r>
                      <m:sSub>
                        <m:sSubPr>
                          <m:ctrlPr>
                            <w:del w:id="5748" w:author="محمد زكريا سيد سيد ابوسبع" w:date="2023-03-31T16:34:00Z">
                              <w:rPr>
                                <w:rFonts w:ascii="Cambria Math" w:hAnsi="Cambria Math"/>
                                <w:i/>
                              </w:rPr>
                            </w:del>
                          </m:ctrlPr>
                        </m:sSubPr>
                        <m:e>
                          <m:r>
                            <w:del w:id="5749" w:author="محمد زكريا سيد سيد ابوسبع" w:date="2023-03-31T16:34:00Z">
                              <w:rPr>
                                <w:rFonts w:ascii="Cambria Math" w:hAnsi="Cambria Math"/>
                              </w:rPr>
                              <m:t>Z</m:t>
                            </w:del>
                          </m:r>
                        </m:e>
                        <m:sub>
                          <m:acc>
                            <m:accPr>
                              <m:chr m:val="̇"/>
                              <m:ctrlPr>
                                <w:del w:id="5750" w:author="محمد زكريا سيد سيد ابوسبع" w:date="2023-03-31T16:34:00Z">
                                  <w:rPr>
                                    <w:rFonts w:ascii="Cambria Math" w:hAnsi="Cambria Math"/>
                                    <w:i/>
                                  </w:rPr>
                                </w:del>
                              </m:ctrlPr>
                            </m:accPr>
                            <m:e>
                              <m:r>
                                <w:del w:id="5751" w:author="محمد زكريا سيد سيد ابوسبع" w:date="2023-03-31T16:34:00Z">
                                  <w:rPr>
                                    <w:rFonts w:ascii="Cambria Math" w:hAnsi="Cambria Math"/>
                                  </w:rPr>
                                  <m:t>w</m:t>
                                </w:del>
                              </m:r>
                            </m:e>
                          </m:acc>
                        </m:sub>
                      </m:sSub>
                    </m:e>
                  </m:d>
                </m:den>
              </m:f>
            </m:e>
          </m:d>
          <m:r>
            <w:del w:id="5752" w:author="محمد زكريا سيد سيد ابوسبع" w:date="2023-03-31T16:34:00Z">
              <w:rPr>
                <w:rFonts w:ascii="Cambria Math" w:hAnsi="Cambria Math"/>
                <w:highlight w:val="lightGray"/>
              </w:rPr>
              <m:t xml:space="preserve"> ∆w</m:t>
            </w:del>
          </m:r>
          <m:r>
            <w:del w:id="5753" w:author="محمد زكريا سيد سيد ابوسبع" w:date="2023-03-31T16:34:00Z">
              <w:rPr>
                <w:rFonts w:ascii="Cambria Math" w:eastAsiaTheme="minorEastAsia" w:hAnsi="Cambria Math"/>
                <w:highlight w:val="lightGray"/>
              </w:rPr>
              <m:t>+</m:t>
            </w:del>
          </m:r>
          <m:d>
            <m:dPr>
              <m:ctrlPr>
                <w:del w:id="5754" w:author="محمد زكريا سيد سيد ابوسبع" w:date="2023-03-31T16:34:00Z">
                  <w:rPr>
                    <w:rFonts w:ascii="Cambria Math" w:eastAsiaTheme="minorEastAsia" w:hAnsi="Cambria Math"/>
                    <w:i/>
                  </w:rPr>
                </w:del>
              </m:ctrlPr>
            </m:dPr>
            <m:e>
              <m:sSub>
                <m:sSubPr>
                  <m:ctrlPr>
                    <w:del w:id="5755" w:author="محمد زكريا سيد سيد ابوسبع" w:date="2023-03-31T16:34:00Z">
                      <w:rPr>
                        <w:rFonts w:ascii="Cambria Math" w:hAnsi="Cambria Math"/>
                        <w:i/>
                        <w:highlight w:val="lightGray"/>
                      </w:rPr>
                    </w:del>
                  </m:ctrlPr>
                </m:sSubPr>
                <m:e>
                  <m:r>
                    <w:del w:id="5756" w:author="محمد زكريا سيد سيد ابوسبع" w:date="2023-03-31T16:34:00Z">
                      <w:rPr>
                        <w:rFonts w:ascii="Cambria Math" w:hAnsi="Cambria Math"/>
                        <w:highlight w:val="lightGray"/>
                      </w:rPr>
                      <m:t>M</m:t>
                    </w:del>
                  </m:r>
                </m:e>
                <m:sub>
                  <m:r>
                    <w:del w:id="5757" w:author="محمد زكريا سيد سيد ابوسبع" w:date="2023-03-31T16:34:00Z">
                      <w:rPr>
                        <w:rFonts w:ascii="Cambria Math" w:hAnsi="Cambria Math"/>
                        <w:highlight w:val="lightGray"/>
                      </w:rPr>
                      <m:t>q</m:t>
                    </w:del>
                  </m:r>
                </m:sub>
              </m:sSub>
              <m:r>
                <w:del w:id="5758" w:author="محمد زكريا سيد سيد ابوسبع" w:date="2023-03-31T16:34:00Z">
                  <w:rPr>
                    <w:rFonts w:ascii="Cambria Math" w:hAnsi="Cambria Math"/>
                    <w:highlight w:val="lightGray"/>
                  </w:rPr>
                  <m:t>+</m:t>
                </w:del>
              </m:r>
              <m:r>
                <w:del w:id="5759" w:author="محمد زكريا سيد سيد ابوسبع" w:date="2023-03-31T16:34:00Z">
                  <w:rPr>
                    <w:rFonts w:ascii="Cambria Math" w:eastAsiaTheme="minorEastAsia" w:hAnsi="Cambria Math"/>
                  </w:rPr>
                  <m:t xml:space="preserve"> </m:t>
                </w:del>
              </m:r>
              <m:sSub>
                <m:sSubPr>
                  <m:ctrlPr>
                    <w:del w:id="5760" w:author="محمد زكريا سيد سيد ابوسبع" w:date="2023-03-31T16:34:00Z">
                      <w:rPr>
                        <w:rFonts w:ascii="Cambria Math" w:hAnsi="Cambria Math"/>
                        <w:i/>
                      </w:rPr>
                    </w:del>
                  </m:ctrlPr>
                </m:sSubPr>
                <m:e>
                  <m:r>
                    <w:del w:id="5761" w:author="محمد زكريا سيد سيد ابوسبع" w:date="2023-03-31T16:34:00Z">
                      <w:rPr>
                        <w:rFonts w:ascii="Cambria Math" w:hAnsi="Cambria Math"/>
                      </w:rPr>
                      <m:t>M</m:t>
                    </w:del>
                  </m:r>
                </m:e>
                <m:sub>
                  <m:acc>
                    <m:accPr>
                      <m:chr m:val="̇"/>
                      <m:ctrlPr>
                        <w:del w:id="5762" w:author="محمد زكريا سيد سيد ابوسبع" w:date="2023-03-31T16:34:00Z">
                          <w:rPr>
                            <w:rFonts w:ascii="Cambria Math" w:hAnsi="Cambria Math"/>
                            <w:i/>
                          </w:rPr>
                        </w:del>
                      </m:ctrlPr>
                    </m:accPr>
                    <m:e>
                      <m:r>
                        <w:del w:id="5763" w:author="محمد زكريا سيد سيد ابوسبع" w:date="2023-03-31T16:34:00Z">
                          <w:rPr>
                            <w:rFonts w:ascii="Cambria Math" w:hAnsi="Cambria Math"/>
                          </w:rPr>
                          <m:t>w</m:t>
                        </w:del>
                      </m:r>
                    </m:e>
                  </m:acc>
                </m:sub>
              </m:sSub>
              <m:f>
                <m:fPr>
                  <m:ctrlPr>
                    <w:del w:id="5764" w:author="محمد زكريا سيد سيد ابوسبع" w:date="2023-03-31T16:34:00Z">
                      <w:rPr>
                        <w:rFonts w:ascii="Cambria Math" w:hAnsi="Cambria Math"/>
                        <w:i/>
                      </w:rPr>
                    </w:del>
                  </m:ctrlPr>
                </m:fPr>
                <m:num>
                  <m:d>
                    <m:dPr>
                      <m:ctrlPr>
                        <w:del w:id="5765" w:author="محمد زكريا سيد سيد ابوسبع" w:date="2023-03-31T16:34:00Z">
                          <w:rPr>
                            <w:rFonts w:ascii="Cambria Math" w:hAnsi="Cambria Math"/>
                            <w:i/>
                          </w:rPr>
                        </w:del>
                      </m:ctrlPr>
                    </m:dPr>
                    <m:e>
                      <m:sSub>
                        <m:sSubPr>
                          <m:ctrlPr>
                            <w:del w:id="5766" w:author="محمد زكريا سيد سيد ابوسبع" w:date="2023-03-31T16:34:00Z">
                              <w:rPr>
                                <w:rFonts w:ascii="Cambria Math" w:hAnsi="Cambria Math"/>
                                <w:i/>
                              </w:rPr>
                            </w:del>
                          </m:ctrlPr>
                        </m:sSubPr>
                        <m:e>
                          <m:r>
                            <w:del w:id="5767" w:author="محمد زكريا سيد سيد ابوسبع" w:date="2023-03-31T16:34:00Z">
                              <w:rPr>
                                <w:rFonts w:ascii="Cambria Math" w:hAnsi="Cambria Math"/>
                              </w:rPr>
                              <m:t>Z</m:t>
                            </w:del>
                          </m:r>
                        </m:e>
                        <m:sub>
                          <m:r>
                            <w:del w:id="5768" w:author="محمد زكريا سيد سيد ابوسبع" w:date="2023-03-31T16:34:00Z">
                              <w:rPr>
                                <w:rFonts w:ascii="Cambria Math" w:hAnsi="Cambria Math"/>
                              </w:rPr>
                              <m:t>q</m:t>
                            </w:del>
                          </m:r>
                        </m:sub>
                      </m:sSub>
                      <m:r>
                        <w:del w:id="5769" w:author="محمد زكريا سيد سيد ابوسبع" w:date="2023-03-31T16:34:00Z">
                          <w:rPr>
                            <w:rFonts w:ascii="Cambria Math" w:hAnsi="Cambria Math"/>
                          </w:rPr>
                          <m:t>+</m:t>
                        </w:del>
                      </m:r>
                      <m:sSub>
                        <m:sSubPr>
                          <m:ctrlPr>
                            <w:del w:id="5770" w:author="محمد زكريا سيد سيد ابوسبع" w:date="2023-03-31T16:34:00Z">
                              <w:rPr>
                                <w:rFonts w:ascii="Cambria Math" w:hAnsi="Cambria Math"/>
                                <w:i/>
                              </w:rPr>
                            </w:del>
                          </m:ctrlPr>
                        </m:sSubPr>
                        <m:e>
                          <m:r>
                            <w:del w:id="5771" w:author="محمد زكريا سيد سيد ابوسبع" w:date="2023-03-31T16:34:00Z">
                              <w:rPr>
                                <w:rFonts w:ascii="Cambria Math" w:hAnsi="Cambria Math"/>
                              </w:rPr>
                              <m:t>u</m:t>
                            </w:del>
                          </m:r>
                        </m:e>
                        <m:sub>
                          <m:r>
                            <w:del w:id="5772" w:author="محمد زكريا سيد سيد ابوسبع" w:date="2023-03-31T16:34:00Z">
                              <w:rPr>
                                <w:rFonts w:ascii="Cambria Math" w:hAnsi="Cambria Math"/>
                              </w:rPr>
                              <m:t>o</m:t>
                            </w:del>
                          </m:r>
                        </m:sub>
                      </m:sSub>
                    </m:e>
                  </m:d>
                  <m:ctrlPr>
                    <w:del w:id="5773" w:author="محمد زكريا سيد سيد ابوسبع" w:date="2023-03-31T16:34:00Z">
                      <w:rPr>
                        <w:rFonts w:ascii="Cambria Math" w:eastAsiaTheme="minorEastAsia" w:hAnsi="Cambria Math"/>
                        <w:i/>
                      </w:rPr>
                    </w:del>
                  </m:ctrlPr>
                </m:num>
                <m:den>
                  <m:d>
                    <m:dPr>
                      <m:ctrlPr>
                        <w:del w:id="5774" w:author="محمد زكريا سيد سيد ابوسبع" w:date="2023-03-31T16:34:00Z">
                          <w:rPr>
                            <w:rFonts w:ascii="Cambria Math" w:eastAsiaTheme="minorEastAsia" w:hAnsi="Cambria Math"/>
                            <w:i/>
                          </w:rPr>
                        </w:del>
                      </m:ctrlPr>
                    </m:dPr>
                    <m:e>
                      <m:r>
                        <w:del w:id="5775" w:author="محمد زكريا سيد سيد ابوسبع" w:date="2023-03-31T16:34:00Z">
                          <w:rPr>
                            <w:rFonts w:ascii="Cambria Math" w:eastAsiaTheme="minorEastAsia" w:hAnsi="Cambria Math"/>
                          </w:rPr>
                          <m:t>1-</m:t>
                        </w:del>
                      </m:r>
                      <m:sSub>
                        <m:sSubPr>
                          <m:ctrlPr>
                            <w:del w:id="5776" w:author="محمد زكريا سيد سيد ابوسبع" w:date="2023-03-31T16:34:00Z">
                              <w:rPr>
                                <w:rFonts w:ascii="Cambria Math" w:hAnsi="Cambria Math"/>
                                <w:i/>
                              </w:rPr>
                            </w:del>
                          </m:ctrlPr>
                        </m:sSubPr>
                        <m:e>
                          <m:r>
                            <w:del w:id="5777" w:author="محمد زكريا سيد سيد ابوسبع" w:date="2023-03-31T16:34:00Z">
                              <w:rPr>
                                <w:rFonts w:ascii="Cambria Math" w:hAnsi="Cambria Math"/>
                              </w:rPr>
                              <m:t>Z</m:t>
                            </w:del>
                          </m:r>
                        </m:e>
                        <m:sub>
                          <m:acc>
                            <m:accPr>
                              <m:chr m:val="̇"/>
                              <m:ctrlPr>
                                <w:del w:id="5778" w:author="محمد زكريا سيد سيد ابوسبع" w:date="2023-03-31T16:34:00Z">
                                  <w:rPr>
                                    <w:rFonts w:ascii="Cambria Math" w:hAnsi="Cambria Math"/>
                                    <w:i/>
                                  </w:rPr>
                                </w:del>
                              </m:ctrlPr>
                            </m:accPr>
                            <m:e>
                              <m:r>
                                <w:del w:id="5779" w:author="محمد زكريا سيد سيد ابوسبع" w:date="2023-03-31T16:34:00Z">
                                  <w:rPr>
                                    <w:rFonts w:ascii="Cambria Math" w:hAnsi="Cambria Math"/>
                                  </w:rPr>
                                  <m:t>w</m:t>
                                </w:del>
                              </m:r>
                            </m:e>
                          </m:acc>
                        </m:sub>
                      </m:sSub>
                    </m:e>
                  </m:d>
                </m:den>
              </m:f>
              <m:ctrlPr>
                <w:del w:id="5780" w:author="محمد زكريا سيد سيد ابوسبع" w:date="2023-03-31T16:34:00Z">
                  <w:rPr>
                    <w:rFonts w:ascii="Cambria Math" w:hAnsi="Cambria Math"/>
                    <w:i/>
                  </w:rPr>
                </w:del>
              </m:ctrlPr>
            </m:e>
          </m:d>
          <m:r>
            <w:del w:id="5781" w:author="محمد زكريا سيد سيد ابوسبع" w:date="2023-03-31T16:34:00Z">
              <w:rPr>
                <w:rFonts w:ascii="Cambria Math" w:hAnsi="Cambria Math"/>
                <w:highlight w:val="lightGray"/>
              </w:rPr>
              <m:t xml:space="preserve"> ∆q</m:t>
            </w:del>
          </m:r>
          <m:r>
            <w:del w:id="5782" w:author="محمد زكريا سيد سيد ابوسبع" w:date="2023-03-31T16:34:00Z">
              <w:rPr>
                <w:rFonts w:ascii="Cambria Math" w:eastAsiaTheme="minorEastAsia" w:hAnsi="Cambria Math"/>
                <w:highlight w:val="lightGray"/>
              </w:rPr>
              <m:t>+</m:t>
            </w:del>
          </m:r>
          <m:d>
            <m:dPr>
              <m:ctrlPr>
                <w:del w:id="5783" w:author="محمد زكريا سيد سيد ابوسبع" w:date="2023-03-31T16:34:00Z">
                  <w:rPr>
                    <w:rFonts w:ascii="Cambria Math" w:eastAsiaTheme="minorEastAsia" w:hAnsi="Cambria Math"/>
                    <w:i/>
                  </w:rPr>
                </w:del>
              </m:ctrlPr>
            </m:dPr>
            <m:e>
              <m:sSub>
                <m:sSubPr>
                  <m:ctrlPr>
                    <w:del w:id="5784" w:author="محمد زكريا سيد سيد ابوسبع" w:date="2023-03-31T16:34:00Z">
                      <w:rPr>
                        <w:rFonts w:ascii="Cambria Math" w:hAnsi="Cambria Math"/>
                        <w:i/>
                        <w:highlight w:val="lightGray"/>
                      </w:rPr>
                    </w:del>
                  </m:ctrlPr>
                </m:sSubPr>
                <m:e>
                  <m:r>
                    <w:del w:id="5785" w:author="محمد زكريا سيد سيد ابوسبع" w:date="2023-03-31T16:34:00Z">
                      <w:rPr>
                        <w:rFonts w:ascii="Cambria Math" w:hAnsi="Cambria Math"/>
                        <w:highlight w:val="lightGray"/>
                      </w:rPr>
                      <m:t>M</m:t>
                    </w:del>
                  </m:r>
                </m:e>
                <m:sub>
                  <m:sSub>
                    <m:sSubPr>
                      <m:ctrlPr>
                        <w:del w:id="5786" w:author="محمد زكريا سيد سيد ابوسبع" w:date="2023-03-31T16:34:00Z">
                          <w:rPr>
                            <w:rFonts w:ascii="Cambria Math" w:hAnsi="Cambria Math"/>
                            <w:i/>
                            <w:highlight w:val="lightGray"/>
                          </w:rPr>
                        </w:del>
                      </m:ctrlPr>
                    </m:sSubPr>
                    <m:e>
                      <m:r>
                        <w:del w:id="5787" w:author="محمد زكريا سيد سيد ابوسبع" w:date="2023-03-31T16:34:00Z">
                          <w:rPr>
                            <w:rFonts w:ascii="Cambria Math" w:hAnsi="Cambria Math"/>
                            <w:highlight w:val="lightGray"/>
                          </w:rPr>
                          <m:t>δ</m:t>
                        </w:del>
                      </m:r>
                    </m:e>
                    <m:sub>
                      <m:r>
                        <w:del w:id="5788" w:author="محمد زكريا سيد سيد ابوسبع" w:date="2023-03-31T16:34:00Z">
                          <w:rPr>
                            <w:rFonts w:ascii="Cambria Math" w:hAnsi="Cambria Math"/>
                            <w:highlight w:val="lightGray"/>
                          </w:rPr>
                          <m:t>e</m:t>
                        </w:del>
                      </m:r>
                    </m:sub>
                  </m:sSub>
                </m:sub>
              </m:sSub>
              <m:r>
                <w:del w:id="5789" w:author="محمد زكريا سيد سيد ابوسبع" w:date="2023-03-31T16:34:00Z">
                  <w:rPr>
                    <w:rFonts w:ascii="Cambria Math" w:hAnsi="Cambria Math"/>
                    <w:highlight w:val="lightGray"/>
                  </w:rPr>
                  <m:t>+</m:t>
                </w:del>
              </m:r>
              <m:r>
                <w:del w:id="5790" w:author="محمد زكريا سيد سيد ابوسبع" w:date="2023-03-31T16:34:00Z">
                  <w:rPr>
                    <w:rFonts w:ascii="Cambria Math" w:eastAsiaTheme="minorEastAsia" w:hAnsi="Cambria Math"/>
                  </w:rPr>
                  <m:t xml:space="preserve"> </m:t>
                </w:del>
              </m:r>
              <m:sSub>
                <m:sSubPr>
                  <m:ctrlPr>
                    <w:del w:id="5791" w:author="محمد زكريا سيد سيد ابوسبع" w:date="2023-03-31T16:34:00Z">
                      <w:rPr>
                        <w:rFonts w:ascii="Cambria Math" w:hAnsi="Cambria Math"/>
                        <w:i/>
                      </w:rPr>
                    </w:del>
                  </m:ctrlPr>
                </m:sSubPr>
                <m:e>
                  <m:r>
                    <w:del w:id="5792" w:author="محمد زكريا سيد سيد ابوسبع" w:date="2023-03-31T16:34:00Z">
                      <w:rPr>
                        <w:rFonts w:ascii="Cambria Math" w:hAnsi="Cambria Math"/>
                      </w:rPr>
                      <m:t>M</m:t>
                    </w:del>
                  </m:r>
                </m:e>
                <m:sub>
                  <m:acc>
                    <m:accPr>
                      <m:chr m:val="̇"/>
                      <m:ctrlPr>
                        <w:del w:id="5793" w:author="محمد زكريا سيد سيد ابوسبع" w:date="2023-03-31T16:34:00Z">
                          <w:rPr>
                            <w:rFonts w:ascii="Cambria Math" w:hAnsi="Cambria Math"/>
                            <w:i/>
                          </w:rPr>
                        </w:del>
                      </m:ctrlPr>
                    </m:accPr>
                    <m:e>
                      <m:r>
                        <w:del w:id="5794" w:author="محمد زكريا سيد سيد ابوسبع" w:date="2023-03-31T16:34:00Z">
                          <w:rPr>
                            <w:rFonts w:ascii="Cambria Math" w:hAnsi="Cambria Math"/>
                          </w:rPr>
                          <m:t>w</m:t>
                        </w:del>
                      </m:r>
                    </m:e>
                  </m:acc>
                </m:sub>
              </m:sSub>
              <m:f>
                <m:fPr>
                  <m:ctrlPr>
                    <w:del w:id="5795" w:author="محمد زكريا سيد سيد ابوسبع" w:date="2023-03-31T16:34:00Z">
                      <w:rPr>
                        <w:rFonts w:ascii="Cambria Math" w:hAnsi="Cambria Math"/>
                        <w:i/>
                      </w:rPr>
                    </w:del>
                  </m:ctrlPr>
                </m:fPr>
                <m:num>
                  <m:sSub>
                    <m:sSubPr>
                      <m:ctrlPr>
                        <w:del w:id="5796" w:author="محمد زكريا سيد سيد ابوسبع" w:date="2023-03-31T16:34:00Z">
                          <w:rPr>
                            <w:rFonts w:ascii="Cambria Math" w:hAnsi="Cambria Math"/>
                            <w:i/>
                            <w:highlight w:val="lightGray"/>
                          </w:rPr>
                        </w:del>
                      </m:ctrlPr>
                    </m:sSubPr>
                    <m:e>
                      <m:r>
                        <w:del w:id="5797" w:author="محمد زكريا سيد سيد ابوسبع" w:date="2023-03-31T16:34:00Z">
                          <w:rPr>
                            <w:rFonts w:ascii="Cambria Math" w:hAnsi="Cambria Math"/>
                            <w:highlight w:val="lightGray"/>
                          </w:rPr>
                          <m:t>Z</m:t>
                        </w:del>
                      </m:r>
                    </m:e>
                    <m:sub>
                      <m:sSub>
                        <m:sSubPr>
                          <m:ctrlPr>
                            <w:del w:id="5798" w:author="محمد زكريا سيد سيد ابوسبع" w:date="2023-03-31T16:34:00Z">
                              <w:rPr>
                                <w:rFonts w:ascii="Cambria Math" w:hAnsi="Cambria Math"/>
                                <w:i/>
                                <w:highlight w:val="lightGray"/>
                              </w:rPr>
                            </w:del>
                          </m:ctrlPr>
                        </m:sSubPr>
                        <m:e>
                          <m:r>
                            <w:del w:id="5799" w:author="محمد زكريا سيد سيد ابوسبع" w:date="2023-03-31T16:34:00Z">
                              <w:rPr>
                                <w:rFonts w:ascii="Cambria Math" w:hAnsi="Cambria Math"/>
                                <w:highlight w:val="lightGray"/>
                              </w:rPr>
                              <m:t>δ</m:t>
                            </w:del>
                          </m:r>
                        </m:e>
                        <m:sub>
                          <m:r>
                            <w:del w:id="5800" w:author="محمد زكريا سيد سيد ابوسبع" w:date="2023-03-31T16:34:00Z">
                              <w:rPr>
                                <w:rFonts w:ascii="Cambria Math" w:hAnsi="Cambria Math"/>
                                <w:highlight w:val="lightGray"/>
                              </w:rPr>
                              <m:t>e</m:t>
                            </w:del>
                          </m:r>
                        </m:sub>
                      </m:sSub>
                    </m:sub>
                  </m:sSub>
                  <m:ctrlPr>
                    <w:del w:id="5801" w:author="محمد زكريا سيد سيد ابوسبع" w:date="2023-03-31T16:34:00Z">
                      <w:rPr>
                        <w:rFonts w:ascii="Cambria Math" w:eastAsiaTheme="minorEastAsia" w:hAnsi="Cambria Math"/>
                        <w:i/>
                      </w:rPr>
                    </w:del>
                  </m:ctrlPr>
                </m:num>
                <m:den>
                  <m:d>
                    <m:dPr>
                      <m:ctrlPr>
                        <w:del w:id="5802" w:author="محمد زكريا سيد سيد ابوسبع" w:date="2023-03-31T16:34:00Z">
                          <w:rPr>
                            <w:rFonts w:ascii="Cambria Math" w:eastAsiaTheme="minorEastAsia" w:hAnsi="Cambria Math"/>
                            <w:i/>
                          </w:rPr>
                        </w:del>
                      </m:ctrlPr>
                    </m:dPr>
                    <m:e>
                      <m:r>
                        <w:del w:id="5803" w:author="محمد زكريا سيد سيد ابوسبع" w:date="2023-03-31T16:34:00Z">
                          <w:rPr>
                            <w:rFonts w:ascii="Cambria Math" w:eastAsiaTheme="minorEastAsia" w:hAnsi="Cambria Math"/>
                          </w:rPr>
                          <m:t>1-</m:t>
                        </w:del>
                      </m:r>
                      <m:sSub>
                        <m:sSubPr>
                          <m:ctrlPr>
                            <w:del w:id="5804" w:author="محمد زكريا سيد سيد ابوسبع" w:date="2023-03-31T16:34:00Z">
                              <w:rPr>
                                <w:rFonts w:ascii="Cambria Math" w:hAnsi="Cambria Math"/>
                                <w:i/>
                              </w:rPr>
                            </w:del>
                          </m:ctrlPr>
                        </m:sSubPr>
                        <m:e>
                          <m:r>
                            <w:del w:id="5805" w:author="محمد زكريا سيد سيد ابوسبع" w:date="2023-03-31T16:34:00Z">
                              <w:rPr>
                                <w:rFonts w:ascii="Cambria Math" w:hAnsi="Cambria Math"/>
                              </w:rPr>
                              <m:t>Z</m:t>
                            </w:del>
                          </m:r>
                        </m:e>
                        <m:sub>
                          <m:acc>
                            <m:accPr>
                              <m:chr m:val="̇"/>
                              <m:ctrlPr>
                                <w:del w:id="5806" w:author="محمد زكريا سيد سيد ابوسبع" w:date="2023-03-31T16:34:00Z">
                                  <w:rPr>
                                    <w:rFonts w:ascii="Cambria Math" w:hAnsi="Cambria Math"/>
                                    <w:i/>
                                  </w:rPr>
                                </w:del>
                              </m:ctrlPr>
                            </m:accPr>
                            <m:e>
                              <m:r>
                                <w:del w:id="5807" w:author="محمد زكريا سيد سيد ابوسبع" w:date="2023-03-31T16:34:00Z">
                                  <w:rPr>
                                    <w:rFonts w:ascii="Cambria Math" w:hAnsi="Cambria Math"/>
                                  </w:rPr>
                                  <m:t>w</m:t>
                                </w:del>
                              </m:r>
                            </m:e>
                          </m:acc>
                        </m:sub>
                      </m:sSub>
                    </m:e>
                  </m:d>
                </m:den>
              </m:f>
              <m:ctrlPr>
                <w:del w:id="5808" w:author="محمد زكريا سيد سيد ابوسبع" w:date="2023-03-31T16:34:00Z">
                  <w:rPr>
                    <w:rFonts w:ascii="Cambria Math" w:hAnsi="Cambria Math"/>
                    <w:i/>
                  </w:rPr>
                </w:del>
              </m:ctrlPr>
            </m:e>
          </m:d>
          <m:r>
            <w:del w:id="5809" w:author="محمد زكريا سيد سيد ابوسبع" w:date="2023-03-31T16:34:00Z">
              <w:rPr>
                <w:rFonts w:ascii="Cambria Math" w:hAnsi="Cambria Math"/>
                <w:highlight w:val="lightGray"/>
              </w:rPr>
              <m:t xml:space="preserve"> ∆</m:t>
            </w:del>
          </m:r>
          <m:sSub>
            <m:sSubPr>
              <m:ctrlPr>
                <w:del w:id="5810" w:author="محمد زكريا سيد سيد ابوسبع" w:date="2023-03-31T16:34:00Z">
                  <w:rPr>
                    <w:rFonts w:ascii="Cambria Math" w:hAnsi="Cambria Math"/>
                    <w:i/>
                    <w:highlight w:val="lightGray"/>
                  </w:rPr>
                </w:del>
              </m:ctrlPr>
            </m:sSubPr>
            <m:e>
              <m:r>
                <w:del w:id="5811" w:author="محمد زكريا سيد سيد ابوسبع" w:date="2023-03-31T16:34:00Z">
                  <w:rPr>
                    <w:rFonts w:ascii="Cambria Math" w:hAnsi="Cambria Math"/>
                    <w:highlight w:val="lightGray"/>
                  </w:rPr>
                  <m:t>δ</m:t>
                </w:del>
              </m:r>
            </m:e>
            <m:sub>
              <m:r>
                <w:del w:id="5812" w:author="محمد زكريا سيد سيد ابوسبع" w:date="2023-03-31T16:34:00Z">
                  <w:rPr>
                    <w:rFonts w:ascii="Cambria Math" w:hAnsi="Cambria Math"/>
                    <w:highlight w:val="lightGray"/>
                  </w:rPr>
                  <m:t>e</m:t>
                </w:del>
              </m:r>
            </m:sub>
          </m:sSub>
          <m:r>
            <w:del w:id="5813" w:author="محمد زكريا سيد سيد ابوسبع" w:date="2023-03-31T16:34:00Z">
              <w:rPr>
                <w:rFonts w:ascii="Cambria Math" w:hAnsi="Cambria Math"/>
                <w:highlight w:val="lightGray"/>
              </w:rPr>
              <m:t>+</m:t>
            </w:del>
          </m:r>
          <m:d>
            <m:dPr>
              <m:ctrlPr>
                <w:del w:id="5814" w:author="محمد زكريا سيد سيد ابوسبع" w:date="2023-03-31T16:34:00Z">
                  <w:rPr>
                    <w:rFonts w:ascii="Cambria Math" w:hAnsi="Cambria Math"/>
                    <w:i/>
                  </w:rPr>
                </w:del>
              </m:ctrlPr>
            </m:dPr>
            <m:e>
              <m:sSub>
                <m:sSubPr>
                  <m:ctrlPr>
                    <w:del w:id="5815" w:author="محمد زكريا سيد سيد ابوسبع" w:date="2023-03-31T16:34:00Z">
                      <w:rPr>
                        <w:rFonts w:ascii="Cambria Math" w:hAnsi="Cambria Math"/>
                        <w:i/>
                        <w:highlight w:val="lightGray"/>
                      </w:rPr>
                    </w:del>
                  </m:ctrlPr>
                </m:sSubPr>
                <m:e>
                  <m:r>
                    <w:del w:id="5816" w:author="محمد زكريا سيد سيد ابوسبع" w:date="2023-03-31T16:34:00Z">
                      <w:rPr>
                        <w:rFonts w:ascii="Cambria Math" w:hAnsi="Cambria Math"/>
                        <w:highlight w:val="lightGray"/>
                      </w:rPr>
                      <m:t>M</m:t>
                    </w:del>
                  </m:r>
                </m:e>
                <m:sub>
                  <m:sSub>
                    <m:sSubPr>
                      <m:ctrlPr>
                        <w:del w:id="5817" w:author="محمد زكريا سيد سيد ابوسبع" w:date="2023-03-31T16:34:00Z">
                          <w:rPr>
                            <w:rFonts w:ascii="Cambria Math" w:hAnsi="Cambria Math"/>
                            <w:i/>
                            <w:highlight w:val="lightGray"/>
                          </w:rPr>
                        </w:del>
                      </m:ctrlPr>
                    </m:sSubPr>
                    <m:e>
                      <m:r>
                        <w:del w:id="5818" w:author="محمد زكريا سيد سيد ابوسبع" w:date="2023-03-31T16:34:00Z">
                          <w:rPr>
                            <w:rFonts w:ascii="Cambria Math" w:hAnsi="Cambria Math"/>
                            <w:highlight w:val="lightGray"/>
                          </w:rPr>
                          <m:t>δ</m:t>
                        </w:del>
                      </m:r>
                    </m:e>
                    <m:sub>
                      <m:r>
                        <w:del w:id="5819" w:author="محمد زكريا سيد سيد ابوسبع" w:date="2023-03-31T16:34:00Z">
                          <w:rPr>
                            <w:rFonts w:ascii="Cambria Math" w:hAnsi="Cambria Math"/>
                            <w:highlight w:val="lightGray"/>
                          </w:rPr>
                          <m:t>th</m:t>
                        </w:del>
                      </m:r>
                    </m:sub>
                  </m:sSub>
                </m:sub>
              </m:sSub>
              <m:r>
                <w:del w:id="5820" w:author="محمد زكريا سيد سيد ابوسبع" w:date="2023-03-31T16:34:00Z">
                  <w:rPr>
                    <w:rFonts w:ascii="Cambria Math" w:hAnsi="Cambria Math"/>
                    <w:highlight w:val="lightGray"/>
                  </w:rPr>
                  <m:t>+</m:t>
                </w:del>
              </m:r>
              <m:r>
                <w:del w:id="5821" w:author="محمد زكريا سيد سيد ابوسبع" w:date="2023-03-31T16:34:00Z">
                  <w:rPr>
                    <w:rFonts w:ascii="Cambria Math" w:eastAsiaTheme="minorEastAsia" w:hAnsi="Cambria Math"/>
                  </w:rPr>
                  <m:t xml:space="preserve"> </m:t>
                </w:del>
              </m:r>
              <m:sSub>
                <m:sSubPr>
                  <m:ctrlPr>
                    <w:del w:id="5822" w:author="محمد زكريا سيد سيد ابوسبع" w:date="2023-03-31T16:34:00Z">
                      <w:rPr>
                        <w:rFonts w:ascii="Cambria Math" w:hAnsi="Cambria Math"/>
                        <w:i/>
                      </w:rPr>
                    </w:del>
                  </m:ctrlPr>
                </m:sSubPr>
                <m:e>
                  <m:r>
                    <w:del w:id="5823" w:author="محمد زكريا سيد سيد ابوسبع" w:date="2023-03-31T16:34:00Z">
                      <w:rPr>
                        <w:rFonts w:ascii="Cambria Math" w:hAnsi="Cambria Math"/>
                      </w:rPr>
                      <m:t>M</m:t>
                    </w:del>
                  </m:r>
                </m:e>
                <m:sub>
                  <m:acc>
                    <m:accPr>
                      <m:chr m:val="̇"/>
                      <m:ctrlPr>
                        <w:del w:id="5824" w:author="محمد زكريا سيد سيد ابوسبع" w:date="2023-03-31T16:34:00Z">
                          <w:rPr>
                            <w:rFonts w:ascii="Cambria Math" w:hAnsi="Cambria Math"/>
                            <w:i/>
                          </w:rPr>
                        </w:del>
                      </m:ctrlPr>
                    </m:accPr>
                    <m:e>
                      <m:r>
                        <w:del w:id="5825" w:author="محمد زكريا سيد سيد ابوسبع" w:date="2023-03-31T16:34:00Z">
                          <w:rPr>
                            <w:rFonts w:ascii="Cambria Math" w:hAnsi="Cambria Math"/>
                          </w:rPr>
                          <m:t>w</m:t>
                        </w:del>
                      </m:r>
                    </m:e>
                  </m:acc>
                </m:sub>
              </m:sSub>
              <m:f>
                <m:fPr>
                  <m:ctrlPr>
                    <w:del w:id="5826" w:author="محمد زكريا سيد سيد ابوسبع" w:date="2023-03-31T16:34:00Z">
                      <w:rPr>
                        <w:rFonts w:ascii="Cambria Math" w:hAnsi="Cambria Math"/>
                        <w:i/>
                      </w:rPr>
                    </w:del>
                  </m:ctrlPr>
                </m:fPr>
                <m:num>
                  <m:sSub>
                    <m:sSubPr>
                      <m:ctrlPr>
                        <w:del w:id="5827" w:author="محمد زكريا سيد سيد ابوسبع" w:date="2023-03-31T16:34:00Z">
                          <w:rPr>
                            <w:rFonts w:ascii="Cambria Math" w:hAnsi="Cambria Math"/>
                            <w:i/>
                            <w:highlight w:val="lightGray"/>
                          </w:rPr>
                        </w:del>
                      </m:ctrlPr>
                    </m:sSubPr>
                    <m:e>
                      <m:r>
                        <w:del w:id="5828" w:author="محمد زكريا سيد سيد ابوسبع" w:date="2023-03-31T16:34:00Z">
                          <w:rPr>
                            <w:rFonts w:ascii="Cambria Math" w:hAnsi="Cambria Math"/>
                            <w:highlight w:val="lightGray"/>
                          </w:rPr>
                          <m:t>Z</m:t>
                        </w:del>
                      </m:r>
                    </m:e>
                    <m:sub>
                      <m:sSub>
                        <m:sSubPr>
                          <m:ctrlPr>
                            <w:del w:id="5829" w:author="محمد زكريا سيد سيد ابوسبع" w:date="2023-03-31T16:34:00Z">
                              <w:rPr>
                                <w:rFonts w:ascii="Cambria Math" w:hAnsi="Cambria Math"/>
                                <w:i/>
                                <w:highlight w:val="lightGray"/>
                              </w:rPr>
                            </w:del>
                          </m:ctrlPr>
                        </m:sSubPr>
                        <m:e>
                          <m:r>
                            <w:del w:id="5830" w:author="محمد زكريا سيد سيد ابوسبع" w:date="2023-03-31T16:34:00Z">
                              <w:rPr>
                                <w:rFonts w:ascii="Cambria Math" w:hAnsi="Cambria Math"/>
                                <w:highlight w:val="lightGray"/>
                              </w:rPr>
                              <m:t>δ</m:t>
                            </w:del>
                          </m:r>
                        </m:e>
                        <m:sub>
                          <m:r>
                            <w:del w:id="5831" w:author="محمد زكريا سيد سيد ابوسبع" w:date="2023-03-31T16:34:00Z">
                              <w:rPr>
                                <w:rFonts w:ascii="Cambria Math" w:hAnsi="Cambria Math"/>
                                <w:highlight w:val="lightGray"/>
                              </w:rPr>
                              <m:t>th</m:t>
                            </w:del>
                          </m:r>
                        </m:sub>
                      </m:sSub>
                    </m:sub>
                  </m:sSub>
                </m:num>
                <m:den>
                  <m:d>
                    <m:dPr>
                      <m:ctrlPr>
                        <w:del w:id="5832" w:author="محمد زكريا سيد سيد ابوسبع" w:date="2023-03-31T16:34:00Z">
                          <w:rPr>
                            <w:rFonts w:ascii="Cambria Math" w:eastAsiaTheme="minorEastAsia" w:hAnsi="Cambria Math"/>
                            <w:i/>
                          </w:rPr>
                        </w:del>
                      </m:ctrlPr>
                    </m:dPr>
                    <m:e>
                      <m:r>
                        <w:del w:id="5833" w:author="محمد زكريا سيد سيد ابوسبع" w:date="2023-03-31T16:34:00Z">
                          <w:rPr>
                            <w:rFonts w:ascii="Cambria Math" w:eastAsiaTheme="minorEastAsia" w:hAnsi="Cambria Math"/>
                          </w:rPr>
                          <m:t>1-</m:t>
                        </w:del>
                      </m:r>
                      <m:sSub>
                        <m:sSubPr>
                          <m:ctrlPr>
                            <w:del w:id="5834" w:author="محمد زكريا سيد سيد ابوسبع" w:date="2023-03-31T16:34:00Z">
                              <w:rPr>
                                <w:rFonts w:ascii="Cambria Math" w:hAnsi="Cambria Math"/>
                                <w:i/>
                              </w:rPr>
                            </w:del>
                          </m:ctrlPr>
                        </m:sSubPr>
                        <m:e>
                          <m:r>
                            <w:del w:id="5835" w:author="محمد زكريا سيد سيد ابوسبع" w:date="2023-03-31T16:34:00Z">
                              <w:rPr>
                                <w:rFonts w:ascii="Cambria Math" w:hAnsi="Cambria Math"/>
                              </w:rPr>
                              <m:t>Z</m:t>
                            </w:del>
                          </m:r>
                        </m:e>
                        <m:sub>
                          <m:acc>
                            <m:accPr>
                              <m:chr m:val="̇"/>
                              <m:ctrlPr>
                                <w:del w:id="5836" w:author="محمد زكريا سيد سيد ابوسبع" w:date="2023-03-31T16:34:00Z">
                                  <w:rPr>
                                    <w:rFonts w:ascii="Cambria Math" w:hAnsi="Cambria Math"/>
                                    <w:i/>
                                  </w:rPr>
                                </w:del>
                              </m:ctrlPr>
                            </m:accPr>
                            <m:e>
                              <m:r>
                                <w:del w:id="5837" w:author="محمد زكريا سيد سيد ابوسبع" w:date="2023-03-31T16:34:00Z">
                                  <w:rPr>
                                    <w:rFonts w:ascii="Cambria Math" w:hAnsi="Cambria Math"/>
                                  </w:rPr>
                                  <m:t>w</m:t>
                                </w:del>
                              </m:r>
                            </m:e>
                          </m:acc>
                        </m:sub>
                      </m:sSub>
                    </m:e>
                  </m:d>
                </m:den>
              </m:f>
            </m:e>
          </m:d>
          <m:r>
            <w:del w:id="5838" w:author="محمد زكريا سيد سيد ابوسبع" w:date="2023-03-31T16:34:00Z">
              <w:rPr>
                <w:rFonts w:ascii="Cambria Math" w:hAnsi="Cambria Math"/>
                <w:highlight w:val="lightGray"/>
              </w:rPr>
              <m:t xml:space="preserve"> ∆</m:t>
            </w:del>
          </m:r>
          <m:sSub>
            <m:sSubPr>
              <m:ctrlPr>
                <w:del w:id="5839" w:author="محمد زكريا سيد سيد ابوسبع" w:date="2023-03-31T16:34:00Z">
                  <w:rPr>
                    <w:rFonts w:ascii="Cambria Math" w:hAnsi="Cambria Math"/>
                    <w:i/>
                    <w:highlight w:val="lightGray"/>
                  </w:rPr>
                </w:del>
              </m:ctrlPr>
            </m:sSubPr>
            <m:e>
              <m:r>
                <w:del w:id="5840" w:author="محمد زكريا سيد سيد ابوسبع" w:date="2023-03-31T16:34:00Z">
                  <w:rPr>
                    <w:rFonts w:ascii="Cambria Math" w:hAnsi="Cambria Math"/>
                    <w:highlight w:val="lightGray"/>
                  </w:rPr>
                  <m:t>δ</m:t>
                </w:del>
              </m:r>
            </m:e>
            <m:sub>
              <m:r>
                <w:del w:id="5841" w:author="محمد زكريا سيد سيد ابوسبع" w:date="2023-03-31T16:34:00Z">
                  <w:rPr>
                    <w:rFonts w:ascii="Cambria Math" w:hAnsi="Cambria Math"/>
                    <w:highlight w:val="lightGray"/>
                  </w:rPr>
                  <m:t>th</m:t>
                </w:del>
              </m:r>
            </m:sub>
          </m:sSub>
          <m:r>
            <w:del w:id="5842" w:author="محمد زكريا سيد سيد ابوسبع" w:date="2023-03-31T16:34:00Z">
              <w:rPr>
                <w:rFonts w:ascii="Cambria Math" w:hAnsi="Cambria Math"/>
              </w:rPr>
              <m:t>-</m:t>
            </w:del>
          </m:r>
          <m:r>
            <w:del w:id="5843" w:author="محمد زكريا سيد سيد ابوسبع" w:date="2023-03-31T16:34:00Z">
              <w:rPr>
                <w:rFonts w:ascii="Cambria Math" w:eastAsiaTheme="minorEastAsia" w:hAnsi="Cambria Math"/>
              </w:rPr>
              <m:t xml:space="preserve"> </m:t>
            </w:del>
          </m:r>
          <m:sSub>
            <m:sSubPr>
              <m:ctrlPr>
                <w:del w:id="5844" w:author="محمد زكريا سيد سيد ابوسبع" w:date="2023-03-31T16:34:00Z">
                  <w:rPr>
                    <w:rFonts w:ascii="Cambria Math" w:hAnsi="Cambria Math"/>
                    <w:i/>
                  </w:rPr>
                </w:del>
              </m:ctrlPr>
            </m:sSubPr>
            <m:e>
              <m:r>
                <w:del w:id="5845" w:author="محمد زكريا سيد سيد ابوسبع" w:date="2023-03-31T16:34:00Z">
                  <w:rPr>
                    <w:rFonts w:ascii="Cambria Math" w:hAnsi="Cambria Math"/>
                  </w:rPr>
                  <m:t>M</m:t>
                </w:del>
              </m:r>
            </m:e>
            <m:sub>
              <m:acc>
                <m:accPr>
                  <m:chr m:val="̇"/>
                  <m:ctrlPr>
                    <w:del w:id="5846" w:author="محمد زكريا سيد سيد ابوسبع" w:date="2023-03-31T16:34:00Z">
                      <w:rPr>
                        <w:rFonts w:ascii="Cambria Math" w:hAnsi="Cambria Math"/>
                        <w:i/>
                      </w:rPr>
                    </w:del>
                  </m:ctrlPr>
                </m:accPr>
                <m:e>
                  <m:r>
                    <w:del w:id="5847" w:author="محمد زكريا سيد سيد ابوسبع" w:date="2023-03-31T16:34:00Z">
                      <w:rPr>
                        <w:rFonts w:ascii="Cambria Math" w:hAnsi="Cambria Math"/>
                      </w:rPr>
                      <m:t>w</m:t>
                    </w:del>
                  </m:r>
                </m:e>
              </m:acc>
            </m:sub>
          </m:sSub>
          <m:r>
            <w:del w:id="5848" w:author="محمد زكريا سيد سيد ابوسبع" w:date="2023-03-31T16:34:00Z">
              <w:rPr>
                <w:rFonts w:ascii="Cambria Math" w:hAnsi="Cambria Math"/>
              </w:rPr>
              <m:t>*</m:t>
            </w:del>
          </m:r>
          <m:f>
            <m:fPr>
              <m:ctrlPr>
                <w:del w:id="5849" w:author="محمد زكريا سيد سيد ابوسبع" w:date="2023-03-31T16:34:00Z">
                  <w:rPr>
                    <w:rFonts w:ascii="Cambria Math" w:hAnsi="Cambria Math"/>
                    <w:i/>
                  </w:rPr>
                </w:del>
              </m:ctrlPr>
            </m:fPr>
            <m:num>
              <m:r>
                <w:del w:id="5850" w:author="محمد زكريا سيد سيد ابوسبع" w:date="2023-03-31T16:34:00Z">
                  <w:rPr>
                    <w:rFonts w:ascii="Cambria Math" w:hAnsi="Cambria Math"/>
                  </w:rPr>
                  <m:t xml:space="preserve">g </m:t>
                </w:del>
              </m:r>
              <m:func>
                <m:funcPr>
                  <m:ctrlPr>
                    <w:del w:id="5851" w:author="محمد زكريا سيد سيد ابوسبع" w:date="2023-03-31T16:34:00Z">
                      <w:rPr>
                        <w:rFonts w:ascii="Cambria Math" w:eastAsiaTheme="minorEastAsia" w:hAnsi="Cambria Math" w:cs="Times New Roman"/>
                        <w:i/>
                      </w:rPr>
                    </w:del>
                  </m:ctrlPr>
                </m:funcPr>
                <m:fName>
                  <m:r>
                    <w:del w:id="5852" w:author="محمد زكريا سيد سيد ابوسبع" w:date="2023-03-31T16:34:00Z">
                      <m:rPr>
                        <m:sty m:val="p"/>
                      </m:rPr>
                      <w:rPr>
                        <w:rFonts w:ascii="Cambria Math" w:hAnsi="Cambria Math"/>
                      </w:rPr>
                      <m:t>sin</m:t>
                    </w:del>
                  </m:r>
                </m:fName>
                <m:e>
                  <m:d>
                    <m:dPr>
                      <m:ctrlPr>
                        <w:del w:id="5853" w:author="محمد زكريا سيد سيد ابوسبع" w:date="2023-03-31T16:34:00Z">
                          <w:rPr>
                            <w:rFonts w:ascii="Cambria Math" w:eastAsiaTheme="minorEastAsia" w:hAnsi="Cambria Math" w:cs="Times New Roman"/>
                            <w:i/>
                          </w:rPr>
                        </w:del>
                      </m:ctrlPr>
                    </m:dPr>
                    <m:e>
                      <m:sSub>
                        <m:sSubPr>
                          <m:ctrlPr>
                            <w:del w:id="5854" w:author="محمد زكريا سيد سيد ابوسبع" w:date="2023-03-31T16:34:00Z">
                              <w:rPr>
                                <w:rFonts w:ascii="Cambria Math" w:hAnsi="Cambria Math"/>
                                <w:i/>
                              </w:rPr>
                            </w:del>
                          </m:ctrlPr>
                        </m:sSubPr>
                        <m:e>
                          <m:r>
                            <w:del w:id="5855" w:author="محمد زكريا سيد سيد ابوسبع" w:date="2023-03-31T16:34:00Z">
                              <w:rPr>
                                <w:rFonts w:ascii="Cambria Math" w:hAnsi="Cambria Math"/>
                              </w:rPr>
                              <m:t>θ</m:t>
                            </w:del>
                          </m:r>
                        </m:e>
                        <m:sub>
                          <m:r>
                            <w:del w:id="5856" w:author="محمد زكريا سيد سيد ابوسبع" w:date="2023-03-31T16:34:00Z">
                              <w:rPr>
                                <w:rFonts w:ascii="Cambria Math" w:hAnsi="Cambria Math"/>
                              </w:rPr>
                              <m:t>o</m:t>
                            </w:del>
                          </m:r>
                        </m:sub>
                      </m:sSub>
                    </m:e>
                  </m:d>
                </m:e>
              </m:func>
            </m:num>
            <m:den>
              <m:d>
                <m:dPr>
                  <m:ctrlPr>
                    <w:del w:id="5857" w:author="محمد زكريا سيد سيد ابوسبع" w:date="2023-03-31T16:34:00Z">
                      <w:rPr>
                        <w:rFonts w:ascii="Cambria Math" w:eastAsiaTheme="minorEastAsia" w:hAnsi="Cambria Math"/>
                        <w:i/>
                      </w:rPr>
                    </w:del>
                  </m:ctrlPr>
                </m:dPr>
                <m:e>
                  <m:r>
                    <w:del w:id="5858" w:author="محمد زكريا سيد سيد ابوسبع" w:date="2023-03-31T16:34:00Z">
                      <w:rPr>
                        <w:rFonts w:ascii="Cambria Math" w:eastAsiaTheme="minorEastAsia" w:hAnsi="Cambria Math"/>
                      </w:rPr>
                      <m:t>1-</m:t>
                    </w:del>
                  </m:r>
                  <m:sSub>
                    <m:sSubPr>
                      <m:ctrlPr>
                        <w:del w:id="5859" w:author="محمد زكريا سيد سيد ابوسبع" w:date="2023-03-31T16:34:00Z">
                          <w:rPr>
                            <w:rFonts w:ascii="Cambria Math" w:hAnsi="Cambria Math"/>
                            <w:i/>
                          </w:rPr>
                        </w:del>
                      </m:ctrlPr>
                    </m:sSubPr>
                    <m:e>
                      <m:r>
                        <w:del w:id="5860" w:author="محمد زكريا سيد سيد ابوسبع" w:date="2023-03-31T16:34:00Z">
                          <w:rPr>
                            <w:rFonts w:ascii="Cambria Math" w:hAnsi="Cambria Math"/>
                          </w:rPr>
                          <m:t>Z</m:t>
                        </w:del>
                      </m:r>
                    </m:e>
                    <m:sub>
                      <m:acc>
                        <m:accPr>
                          <m:chr m:val="̇"/>
                          <m:ctrlPr>
                            <w:del w:id="5861" w:author="محمد زكريا سيد سيد ابوسبع" w:date="2023-03-31T16:34:00Z">
                              <w:rPr>
                                <w:rFonts w:ascii="Cambria Math" w:hAnsi="Cambria Math"/>
                                <w:i/>
                              </w:rPr>
                            </w:del>
                          </m:ctrlPr>
                        </m:accPr>
                        <m:e>
                          <m:r>
                            <w:del w:id="5862" w:author="محمد زكريا سيد سيد ابوسبع" w:date="2023-03-31T16:34:00Z">
                              <w:rPr>
                                <w:rFonts w:ascii="Cambria Math" w:hAnsi="Cambria Math"/>
                              </w:rPr>
                              <m:t>w</m:t>
                            </w:del>
                          </m:r>
                        </m:e>
                      </m:acc>
                    </m:sub>
                  </m:sSub>
                </m:e>
              </m:d>
            </m:den>
          </m:f>
          <m:r>
            <w:del w:id="5863" w:author="محمد زكريا سيد سيد ابوسبع" w:date="2023-03-31T16:34:00Z">
              <w:rPr>
                <w:rFonts w:ascii="Cambria Math" w:hAnsi="Cambria Math"/>
              </w:rPr>
              <m:t>∆θ</m:t>
            </w:del>
          </m:r>
        </m:oMath>
      </m:oMathPara>
    </w:p>
    <w:p w14:paraId="77F9E0B7" w14:textId="13C75B3F" w:rsidR="00590B75" w:rsidDel="00E93874" w:rsidRDefault="00590B75" w:rsidP="00590B75">
      <w:pPr>
        <w:pStyle w:val="ListParagraph"/>
        <w:rPr>
          <w:del w:id="5864" w:author="محمد زكريا سيد سيد ابوسبع" w:date="2023-03-31T16:34:00Z"/>
          <w:rFonts w:eastAsiaTheme="minorEastAsia"/>
        </w:rPr>
      </w:pPr>
    </w:p>
    <w:p w14:paraId="482EB754" w14:textId="0D2A8A70" w:rsidR="00590B75" w:rsidRPr="009832A1" w:rsidDel="00E93874" w:rsidRDefault="00000000" w:rsidP="00590B75">
      <w:pPr>
        <w:pStyle w:val="ListParagraph"/>
        <w:numPr>
          <w:ilvl w:val="0"/>
          <w:numId w:val="22"/>
        </w:numPr>
        <w:spacing w:after="160" w:line="259" w:lineRule="auto"/>
        <w:ind w:right="0"/>
        <w:jc w:val="left"/>
        <w:rPr>
          <w:del w:id="5865" w:author="محمد زكريا سيد سيد ابوسبع" w:date="2023-03-31T16:34:00Z"/>
          <w:rFonts w:eastAsiaTheme="minorEastAsia"/>
        </w:rPr>
      </w:pPr>
      <m:oMath>
        <m:acc>
          <m:accPr>
            <m:chr m:val="̇"/>
            <m:ctrlPr>
              <w:del w:id="5866" w:author="محمد زكريا سيد سيد ابوسبع" w:date="2023-03-31T16:34:00Z">
                <w:rPr>
                  <w:rFonts w:ascii="Cambria Math" w:hAnsi="Cambria Math"/>
                  <w:i/>
                  <w:iCs/>
                  <w:color w:val="161718" w:themeColor="text1"/>
                </w:rPr>
              </w:del>
            </m:ctrlPr>
          </m:accPr>
          <m:e>
            <m:r>
              <w:del w:id="5867" w:author="محمد زكريا سيد سيد ابوسبع" w:date="2023-03-31T16:34:00Z">
                <w:rPr>
                  <w:rFonts w:ascii="Cambria Math" w:hAnsi="Cambria Math"/>
                  <w:color w:val="161718" w:themeColor="text1"/>
                </w:rPr>
                <m:t>θ</m:t>
              </w:del>
            </m:r>
          </m:e>
        </m:acc>
        <m:r>
          <w:del w:id="5868" w:author="محمد زكريا سيد سيد ابوسبع" w:date="2023-03-31T16:34:00Z">
            <w:rPr>
              <w:rFonts w:ascii="Cambria Math" w:hAnsi="Cambria Math"/>
              <w:color w:val="161718" w:themeColor="text1"/>
            </w:rPr>
            <m:t xml:space="preserve">=q </m:t>
          </w:del>
        </m:r>
        <m:sSub>
          <m:sSubPr>
            <m:ctrlPr>
              <w:del w:id="5869" w:author="محمد زكريا سيد سيد ابوسبع" w:date="2023-03-31T16:34:00Z">
                <w:rPr>
                  <w:rFonts w:ascii="Cambria Math" w:hAnsi="Cambria Math"/>
                  <w:i/>
                  <w:iCs/>
                  <w:color w:val="161718" w:themeColor="text1"/>
                </w:rPr>
              </w:del>
            </m:ctrlPr>
          </m:sSubPr>
          <m:e>
            <m:r>
              <w:del w:id="5870" w:author="محمد زكريا سيد سيد ابوسبع" w:date="2023-03-31T16:34:00Z">
                <w:rPr>
                  <w:rFonts w:ascii="Cambria Math" w:hAnsi="Cambria Math"/>
                  <w:color w:val="161718" w:themeColor="text1"/>
                </w:rPr>
                <m:t>C</m:t>
              </w:del>
            </m:r>
          </m:e>
          <m:sub>
            <m:r>
              <w:del w:id="5871" w:author="محمد زكريا سيد سيد ابوسبع" w:date="2023-03-31T16:34:00Z">
                <w:rPr>
                  <w:rFonts w:ascii="Cambria Math" w:hAnsi="Cambria Math"/>
                  <w:color w:val="161718" w:themeColor="text1"/>
                </w:rPr>
                <m:t>φ</m:t>
              </w:del>
            </m:r>
          </m:sub>
        </m:sSub>
        <m:r>
          <w:del w:id="5872" w:author="محمد زكريا سيد سيد ابوسبع" w:date="2023-03-31T16:34:00Z">
            <w:rPr>
              <w:rFonts w:ascii="Cambria Math" w:hAnsi="Cambria Math"/>
              <w:color w:val="161718" w:themeColor="text1"/>
            </w:rPr>
            <m:t xml:space="preserve">-r </m:t>
          </w:del>
        </m:r>
        <m:sSub>
          <m:sSubPr>
            <m:ctrlPr>
              <w:del w:id="5873" w:author="محمد زكريا سيد سيد ابوسبع" w:date="2023-03-31T16:34:00Z">
                <w:rPr>
                  <w:rFonts w:ascii="Cambria Math" w:hAnsi="Cambria Math"/>
                  <w:i/>
                  <w:iCs/>
                  <w:color w:val="161718" w:themeColor="text1"/>
                </w:rPr>
              </w:del>
            </m:ctrlPr>
          </m:sSubPr>
          <m:e>
            <m:r>
              <w:del w:id="5874" w:author="محمد زكريا سيد سيد ابوسبع" w:date="2023-03-31T16:34:00Z">
                <w:rPr>
                  <w:rFonts w:ascii="Cambria Math" w:hAnsi="Cambria Math"/>
                  <w:color w:val="161718" w:themeColor="text1"/>
                </w:rPr>
                <m:t>S</m:t>
              </w:del>
            </m:r>
          </m:e>
          <m:sub>
            <m:r>
              <w:del w:id="5875" w:author="محمد زكريا سيد سيد ابوسبع" w:date="2023-03-31T16:34:00Z">
                <w:rPr>
                  <w:rFonts w:ascii="Cambria Math" w:hAnsi="Cambria Math"/>
                  <w:color w:val="161718" w:themeColor="text1"/>
                </w:rPr>
                <m:t>φ</m:t>
              </w:del>
            </m:r>
          </m:sub>
        </m:sSub>
      </m:oMath>
    </w:p>
    <w:p w14:paraId="433BEC41" w14:textId="340DA056" w:rsidR="00590B75" w:rsidRPr="009832A1" w:rsidDel="00E93874" w:rsidRDefault="00590B75" w:rsidP="00590B75">
      <w:pPr>
        <w:pStyle w:val="ListParagraph"/>
        <w:rPr>
          <w:del w:id="5876" w:author="محمد زكريا سيد سيد ابوسبع" w:date="2023-03-31T16:34:00Z"/>
          <w:rFonts w:eastAsiaTheme="minorEastAsia"/>
          <w:iCs/>
          <w:color w:val="161718" w:themeColor="text1"/>
        </w:rPr>
      </w:pPr>
    </w:p>
    <w:p w14:paraId="7E73462F" w14:textId="7D3474B7" w:rsidR="00590B75" w:rsidRPr="00590B75" w:rsidDel="00E93874" w:rsidRDefault="00590B75" w:rsidP="00590B75">
      <w:pPr>
        <w:pStyle w:val="ListParagraph"/>
        <w:rPr>
          <w:del w:id="5877" w:author="محمد زكريا سيد سيد ابوسبع" w:date="2023-03-31T16:34:00Z"/>
          <w:rFonts w:eastAsiaTheme="minorEastAsia"/>
        </w:rPr>
      </w:pPr>
      <m:oMathPara>
        <m:oMath>
          <m:r>
            <w:del w:id="5878" w:author="محمد زكريا سيد سيد ابوسبع" w:date="2023-03-31T16:34:00Z">
              <w:rPr>
                <w:rFonts w:ascii="Cambria Math" w:eastAsiaTheme="minorEastAsia" w:hAnsi="Cambria Math"/>
                <w:highlight w:val="lightGray"/>
                <w:vertAlign w:val="subscript"/>
              </w:rPr>
              <m:t>∴</m:t>
            </w:del>
          </m:r>
          <m:r>
            <w:del w:id="5879" w:author="محمد زكريا سيد سيد ابوسبع" w:date="2023-03-31T16:34:00Z">
              <w:rPr>
                <w:rFonts w:ascii="Cambria Math" w:hAnsi="Cambria Math"/>
                <w:highlight w:val="lightGray"/>
              </w:rPr>
              <m:t>∆</m:t>
            </w:del>
          </m:r>
          <m:acc>
            <m:accPr>
              <m:chr m:val="̇"/>
              <m:ctrlPr>
                <w:del w:id="5880" w:author="محمد زكريا سيد سيد ابوسبع" w:date="2023-03-31T16:34:00Z">
                  <w:rPr>
                    <w:rFonts w:ascii="Cambria Math" w:hAnsi="Cambria Math"/>
                    <w:i/>
                    <w:highlight w:val="lightGray"/>
                  </w:rPr>
                </w:del>
              </m:ctrlPr>
            </m:accPr>
            <m:e>
              <m:r>
                <w:del w:id="5881" w:author="محمد زكريا سيد سيد ابوسبع" w:date="2023-03-31T16:34:00Z">
                  <w:rPr>
                    <w:rFonts w:ascii="Cambria Math" w:hAnsi="Cambria Math"/>
                    <w:highlight w:val="lightGray"/>
                  </w:rPr>
                  <m:t>θ</m:t>
                </w:del>
              </m:r>
            </m:e>
          </m:acc>
          <m:r>
            <w:del w:id="5882" w:author="محمد زكريا سيد سيد ابوسبع" w:date="2023-03-31T16:34:00Z">
              <w:rPr>
                <w:rFonts w:ascii="Cambria Math" w:hAnsi="Cambria Math"/>
                <w:highlight w:val="lightGray"/>
              </w:rPr>
              <m:t>=∆q</m:t>
            </w:del>
          </m:r>
        </m:oMath>
      </m:oMathPara>
    </w:p>
    <w:p w14:paraId="27588352" w14:textId="09B4BDBA" w:rsidR="00590B75" w:rsidRPr="00590B75" w:rsidDel="00E93874" w:rsidRDefault="00590B75" w:rsidP="00590B75">
      <w:pPr>
        <w:rPr>
          <w:del w:id="5883" w:author="محمد زكريا سيد سيد ابوسبع" w:date="2023-03-31T16:34:00Z"/>
          <w:b/>
          <w:bCs/>
          <w:u w:val="single"/>
          <w:rtl/>
        </w:rPr>
      </w:pPr>
      <w:bookmarkStart w:id="5884" w:name="_Toc98614648"/>
      <w:del w:id="5885" w:author="محمد زكريا سيد سيد ابوسبع" w:date="2023-03-31T16:34:00Z">
        <w:r w:rsidRPr="00590B75" w:rsidDel="00E93874">
          <w:rPr>
            <w:b/>
            <w:bCs/>
            <w:u w:val="single"/>
          </w:rPr>
          <w:delText>Lateral calculations:</w:delText>
        </w:r>
        <w:bookmarkEnd w:id="5884"/>
      </w:del>
    </w:p>
    <w:p w14:paraId="09B2B024" w14:textId="75DF323A" w:rsidR="00590B75" w:rsidRPr="00954736" w:rsidDel="00E93874" w:rsidRDefault="00590B75" w:rsidP="00590B75">
      <w:pPr>
        <w:rPr>
          <w:del w:id="5886" w:author="محمد زكريا سيد سيد ابوسبع" w:date="2023-03-31T16:34:00Z"/>
          <w:u w:val="single"/>
        </w:rPr>
      </w:pPr>
    </w:p>
    <w:p w14:paraId="271C1645" w14:textId="0692E9DC" w:rsidR="00590B75" w:rsidDel="00E93874" w:rsidRDefault="00590B75" w:rsidP="00590B75">
      <w:pPr>
        <w:pStyle w:val="ListParagraph"/>
        <w:numPr>
          <w:ilvl w:val="0"/>
          <w:numId w:val="25"/>
        </w:numPr>
        <w:spacing w:after="160" w:line="259" w:lineRule="auto"/>
        <w:ind w:right="0"/>
        <w:jc w:val="left"/>
        <w:rPr>
          <w:del w:id="5887" w:author="محمد زكريا سيد سيد ابوسبع" w:date="2023-03-31T16:34:00Z"/>
          <w:rFonts w:ascii="Cambria Math" w:hAnsi="Cambria Math"/>
          <w:i/>
        </w:rPr>
      </w:pPr>
      <m:oMath>
        <m:r>
          <w:del w:id="5888" w:author="محمد زكريا سيد سيد ابوسبع" w:date="2023-03-31T16:34:00Z">
            <w:rPr>
              <w:rFonts w:ascii="Cambria Math" w:hAnsi="Cambria Math"/>
            </w:rPr>
            <m:t xml:space="preserve">Y+mg </m:t>
          </w:del>
        </m:r>
        <m:sSub>
          <m:sSubPr>
            <m:ctrlPr>
              <w:del w:id="5889" w:author="محمد زكريا سيد سيد ابوسبع" w:date="2023-03-31T16:34:00Z">
                <w:rPr>
                  <w:rFonts w:ascii="Cambria Math" w:hAnsi="Cambria Math"/>
                  <w:i/>
                </w:rPr>
              </w:del>
            </m:ctrlPr>
          </m:sSubPr>
          <m:e>
            <m:r>
              <w:del w:id="5890" w:author="محمد زكريا سيد سيد ابوسبع" w:date="2023-03-31T16:34:00Z">
                <w:rPr>
                  <w:rFonts w:ascii="Cambria Math" w:hAnsi="Cambria Math"/>
                </w:rPr>
                <m:t>C</m:t>
              </w:del>
            </m:r>
          </m:e>
          <m:sub>
            <m:r>
              <w:del w:id="5891" w:author="محمد زكريا سيد سيد ابوسبع" w:date="2023-03-31T16:34:00Z">
                <w:rPr>
                  <w:rFonts w:ascii="Cambria Math" w:hAnsi="Cambria Math"/>
                </w:rPr>
                <m:t>θ</m:t>
              </w:del>
            </m:r>
          </m:sub>
        </m:sSub>
        <m:r>
          <w:del w:id="5892" w:author="محمد زكريا سيد سيد ابوسبع" w:date="2023-03-31T16:34:00Z">
            <w:rPr>
              <w:rFonts w:ascii="Cambria Math" w:hAnsi="Cambria Math"/>
            </w:rPr>
            <m:t xml:space="preserve"> </m:t>
          </w:del>
        </m:r>
        <m:sSub>
          <m:sSubPr>
            <m:ctrlPr>
              <w:del w:id="5893" w:author="محمد زكريا سيد سيد ابوسبع" w:date="2023-03-31T16:34:00Z">
                <w:rPr>
                  <w:rFonts w:ascii="Cambria Math" w:hAnsi="Cambria Math"/>
                  <w:i/>
                </w:rPr>
              </w:del>
            </m:ctrlPr>
          </m:sSubPr>
          <m:e>
            <m:r>
              <w:del w:id="5894" w:author="محمد زكريا سيد سيد ابوسبع" w:date="2023-03-31T16:34:00Z">
                <w:rPr>
                  <w:rFonts w:ascii="Cambria Math" w:hAnsi="Cambria Math"/>
                </w:rPr>
                <m:t>S</m:t>
              </w:del>
            </m:r>
          </m:e>
          <m:sub>
            <m:r>
              <w:del w:id="5895" w:author="محمد زكريا سيد سيد ابوسبع" w:date="2023-03-31T16:34:00Z">
                <w:rPr>
                  <w:rFonts w:ascii="Cambria Math" w:hAnsi="Cambria Math"/>
                </w:rPr>
                <m:t>φ</m:t>
              </w:del>
            </m:r>
          </m:sub>
        </m:sSub>
        <m:r>
          <w:del w:id="5896" w:author="محمد زكريا سيد سيد ابوسبع" w:date="2023-03-31T16:34:00Z">
            <w:rPr>
              <w:rFonts w:ascii="Cambria Math" w:hAnsi="Cambria Math"/>
            </w:rPr>
            <m:t>=m</m:t>
          </w:del>
        </m:r>
        <m:d>
          <m:dPr>
            <m:ctrlPr>
              <w:del w:id="5897" w:author="محمد زكريا سيد سيد ابوسبع" w:date="2023-03-31T16:34:00Z">
                <w:rPr>
                  <w:rFonts w:ascii="Cambria Math" w:hAnsi="Cambria Math"/>
                  <w:i/>
                </w:rPr>
              </w:del>
            </m:ctrlPr>
          </m:dPr>
          <m:e>
            <m:acc>
              <m:accPr>
                <m:chr m:val="̇"/>
                <m:ctrlPr>
                  <w:del w:id="5898" w:author="محمد زكريا سيد سيد ابوسبع" w:date="2023-03-31T16:34:00Z">
                    <w:rPr>
                      <w:rFonts w:ascii="Cambria Math" w:hAnsi="Cambria Math"/>
                      <w:i/>
                    </w:rPr>
                  </w:del>
                </m:ctrlPr>
              </m:accPr>
              <m:e>
                <m:r>
                  <w:del w:id="5899" w:author="محمد زكريا سيد سيد ابوسبع" w:date="2023-03-31T16:34:00Z">
                    <w:rPr>
                      <w:rFonts w:ascii="Cambria Math" w:hAnsi="Cambria Math"/>
                    </w:rPr>
                    <m:t>v</m:t>
                  </w:del>
                </m:r>
              </m:e>
            </m:acc>
            <m:r>
              <w:del w:id="5900" w:author="محمد زكريا سيد سيد ابوسبع" w:date="2023-03-31T16:34:00Z">
                <w:rPr>
                  <w:rFonts w:ascii="Cambria Math" w:hAnsi="Cambria Math"/>
                </w:rPr>
                <m:t>+ru-pw</m:t>
              </w:del>
            </m:r>
          </m:e>
        </m:d>
      </m:oMath>
    </w:p>
    <w:p w14:paraId="7B8F0996" w14:textId="4D2241B6" w:rsidR="00590B75" w:rsidRPr="00954736" w:rsidDel="00E93874" w:rsidRDefault="00590B75" w:rsidP="00590B75">
      <w:pPr>
        <w:pStyle w:val="ListParagraph"/>
        <w:spacing w:after="160" w:line="259" w:lineRule="auto"/>
        <w:ind w:right="0"/>
        <w:jc w:val="left"/>
        <w:rPr>
          <w:del w:id="5901" w:author="محمد زكريا سيد سيد ابوسبع" w:date="2023-03-31T16:34:00Z"/>
          <w:rFonts w:ascii="Cambria Math" w:hAnsi="Cambria Math"/>
          <w:i/>
        </w:rPr>
      </w:pPr>
    </w:p>
    <w:p w14:paraId="396FCC5C" w14:textId="1390BD7A" w:rsidR="00590B75" w:rsidRPr="00172734" w:rsidDel="00E93874" w:rsidRDefault="00590B75" w:rsidP="00590B75">
      <w:pPr>
        <w:pStyle w:val="ListParagraph"/>
        <w:rPr>
          <w:del w:id="5902" w:author="محمد زكريا سيد سيد ابوسبع" w:date="2023-03-31T16:34:00Z"/>
          <w:rFonts w:eastAsiaTheme="minorEastAsia"/>
        </w:rPr>
      </w:pPr>
      <m:oMathPara>
        <m:oMath>
          <m:r>
            <w:del w:id="5903" w:author="محمد زكريا سيد سيد ابوسبع" w:date="2023-03-31T16:34:00Z">
              <w:rPr>
                <w:rFonts w:ascii="Cambria Math" w:hAnsi="Cambria Math"/>
              </w:rPr>
              <m:t>∆</m:t>
            </w:del>
          </m:r>
          <m:acc>
            <m:accPr>
              <m:chr m:val="̇"/>
              <m:ctrlPr>
                <w:del w:id="5904" w:author="محمد زكريا سيد سيد ابوسبع" w:date="2023-03-31T16:34:00Z">
                  <w:rPr>
                    <w:rFonts w:ascii="Cambria Math" w:hAnsi="Cambria Math"/>
                    <w:i/>
                  </w:rPr>
                </w:del>
              </m:ctrlPr>
            </m:accPr>
            <m:e>
              <m:r>
                <w:del w:id="5905" w:author="محمد زكريا سيد سيد ابوسبع" w:date="2023-03-31T16:34:00Z">
                  <w:rPr>
                    <w:rFonts w:ascii="Cambria Math" w:hAnsi="Cambria Math"/>
                  </w:rPr>
                  <m:t>v</m:t>
                </w:del>
              </m:r>
            </m:e>
          </m:acc>
          <m:r>
            <w:del w:id="5906" w:author="محمد زكريا سيد سيد ابوسبع" w:date="2023-03-31T16:34:00Z">
              <w:rPr>
                <w:rFonts w:ascii="Cambria Math" w:hAnsi="Cambria Math"/>
              </w:rPr>
              <m:t>=</m:t>
            </w:del>
          </m:r>
          <m:sSub>
            <m:sSubPr>
              <m:ctrlPr>
                <w:del w:id="5907" w:author="محمد زكريا سيد سيد ابوسبع" w:date="2023-03-31T16:34:00Z">
                  <w:rPr>
                    <w:rFonts w:ascii="Cambria Math" w:hAnsi="Cambria Math"/>
                    <w:i/>
                  </w:rPr>
                </w:del>
              </m:ctrlPr>
            </m:sSubPr>
            <m:e>
              <m:r>
                <w:del w:id="5908" w:author="محمد زكريا سيد سيد ابوسبع" w:date="2023-03-31T16:34:00Z">
                  <w:rPr>
                    <w:rFonts w:ascii="Cambria Math" w:hAnsi="Cambria Math"/>
                  </w:rPr>
                  <m:t>Y</m:t>
                </w:del>
              </m:r>
            </m:e>
            <m:sub>
              <m:r>
                <w:del w:id="5909" w:author="محمد زكريا سيد سيد ابوسبع" w:date="2023-03-31T16:34:00Z">
                  <w:rPr>
                    <w:rFonts w:ascii="Cambria Math" w:hAnsi="Cambria Math"/>
                  </w:rPr>
                  <m:t>β</m:t>
                </w:del>
              </m:r>
            </m:sub>
          </m:sSub>
          <m:r>
            <w:del w:id="5910" w:author="محمد زكريا سيد سيد ابوسبع" w:date="2023-03-31T16:34:00Z">
              <w:rPr>
                <w:rFonts w:ascii="Cambria Math" w:hAnsi="Cambria Math"/>
              </w:rPr>
              <m:t xml:space="preserve"> ∆β+</m:t>
            </w:del>
          </m:r>
          <m:sSub>
            <m:sSubPr>
              <m:ctrlPr>
                <w:del w:id="5911" w:author="محمد زكريا سيد سيد ابوسبع" w:date="2023-03-31T16:34:00Z">
                  <w:rPr>
                    <w:rFonts w:ascii="Cambria Math" w:hAnsi="Cambria Math"/>
                    <w:i/>
                  </w:rPr>
                </w:del>
              </m:ctrlPr>
            </m:sSubPr>
            <m:e>
              <m:r>
                <w:del w:id="5912" w:author="محمد زكريا سيد سيد ابوسبع" w:date="2023-03-31T16:34:00Z">
                  <w:rPr>
                    <w:rFonts w:ascii="Cambria Math" w:hAnsi="Cambria Math"/>
                  </w:rPr>
                  <m:t>Y</m:t>
                </w:del>
              </m:r>
            </m:e>
            <m:sub>
              <m:r>
                <w:del w:id="5913" w:author="محمد زكريا سيد سيد ابوسبع" w:date="2023-03-31T16:34:00Z">
                  <w:rPr>
                    <w:rFonts w:ascii="Cambria Math" w:hAnsi="Cambria Math"/>
                  </w:rPr>
                  <m:t>r</m:t>
                </w:del>
              </m:r>
            </m:sub>
          </m:sSub>
          <m:r>
            <w:del w:id="5914" w:author="محمد زكريا سيد سيد ابوسبع" w:date="2023-03-31T16:34:00Z">
              <w:rPr>
                <w:rFonts w:ascii="Cambria Math" w:hAnsi="Cambria Math"/>
              </w:rPr>
              <m:t xml:space="preserve"> ∆r+</m:t>
            </w:del>
          </m:r>
          <m:sSub>
            <m:sSubPr>
              <m:ctrlPr>
                <w:del w:id="5915" w:author="محمد زكريا سيد سيد ابوسبع" w:date="2023-03-31T16:34:00Z">
                  <w:rPr>
                    <w:rFonts w:ascii="Cambria Math" w:hAnsi="Cambria Math"/>
                    <w:i/>
                  </w:rPr>
                </w:del>
              </m:ctrlPr>
            </m:sSubPr>
            <m:e>
              <m:r>
                <w:del w:id="5916" w:author="محمد زكريا سيد سيد ابوسبع" w:date="2023-03-31T16:34:00Z">
                  <w:rPr>
                    <w:rFonts w:ascii="Cambria Math" w:hAnsi="Cambria Math"/>
                  </w:rPr>
                  <m:t>Y</m:t>
                </w:del>
              </m:r>
            </m:e>
            <m:sub>
              <m:r>
                <w:del w:id="5917" w:author="محمد زكريا سيد سيد ابوسبع" w:date="2023-03-31T16:34:00Z">
                  <w:rPr>
                    <w:rFonts w:ascii="Cambria Math" w:hAnsi="Cambria Math"/>
                  </w:rPr>
                  <m:t>p</m:t>
                </w:del>
              </m:r>
            </m:sub>
          </m:sSub>
          <m:r>
            <w:del w:id="5918" w:author="محمد زكريا سيد سيد ابوسبع" w:date="2023-03-31T16:34:00Z">
              <w:rPr>
                <w:rFonts w:ascii="Cambria Math" w:hAnsi="Cambria Math"/>
              </w:rPr>
              <m:t xml:space="preserve"> ∆p</m:t>
            </w:del>
          </m:r>
          <m:r>
            <w:del w:id="5919" w:author="محمد زكريا سيد سيد ابوسبع" w:date="2023-03-31T16:34:00Z">
              <w:rPr>
                <w:rFonts w:ascii="Cambria Math" w:eastAsiaTheme="minorEastAsia" w:hAnsi="Cambria Math"/>
              </w:rPr>
              <m:t xml:space="preserve">+ </m:t>
            </w:del>
          </m:r>
          <m:sSub>
            <m:sSubPr>
              <m:ctrlPr>
                <w:del w:id="5920" w:author="محمد زكريا سيد سيد ابوسبع" w:date="2023-03-31T16:34:00Z">
                  <w:rPr>
                    <w:rFonts w:ascii="Cambria Math" w:hAnsi="Cambria Math"/>
                    <w:i/>
                  </w:rPr>
                </w:del>
              </m:ctrlPr>
            </m:sSubPr>
            <m:e>
              <m:r>
                <w:del w:id="5921" w:author="محمد زكريا سيد سيد ابوسبع" w:date="2023-03-31T16:34:00Z">
                  <w:rPr>
                    <w:rFonts w:ascii="Cambria Math" w:hAnsi="Cambria Math"/>
                  </w:rPr>
                  <m:t>Y</m:t>
                </w:del>
              </m:r>
            </m:e>
            <m:sub>
              <m:r>
                <w:del w:id="5922" w:author="محمد زكريا سيد سيد ابوسبع" w:date="2023-03-31T16:34:00Z">
                  <w:rPr>
                    <w:rFonts w:ascii="Cambria Math" w:hAnsi="Cambria Math"/>
                  </w:rPr>
                  <m:t>δa</m:t>
                </w:del>
              </m:r>
            </m:sub>
          </m:sSub>
          <m:r>
            <w:del w:id="5923" w:author="محمد زكريا سيد سيد ابوسبع" w:date="2023-03-31T16:34:00Z">
              <w:rPr>
                <w:rFonts w:ascii="Cambria Math" w:hAnsi="Cambria Math"/>
              </w:rPr>
              <m:t xml:space="preserve"> ∆</m:t>
            </w:del>
          </m:r>
          <m:sSub>
            <m:sSubPr>
              <m:ctrlPr>
                <w:del w:id="5924" w:author="محمد زكريا سيد سيد ابوسبع" w:date="2023-03-31T16:34:00Z">
                  <w:rPr>
                    <w:rFonts w:ascii="Cambria Math" w:hAnsi="Cambria Math"/>
                    <w:i/>
                  </w:rPr>
                </w:del>
              </m:ctrlPr>
            </m:sSubPr>
            <m:e>
              <m:r>
                <w:del w:id="5925" w:author="محمد زكريا سيد سيد ابوسبع" w:date="2023-03-31T16:34:00Z">
                  <w:rPr>
                    <w:rFonts w:ascii="Cambria Math" w:hAnsi="Cambria Math"/>
                  </w:rPr>
                  <m:t>δ</m:t>
                </w:del>
              </m:r>
            </m:e>
            <m:sub>
              <m:r>
                <w:del w:id="5926" w:author="محمد زكريا سيد سيد ابوسبع" w:date="2023-03-31T16:34:00Z">
                  <w:rPr>
                    <w:rFonts w:ascii="Cambria Math" w:hAnsi="Cambria Math"/>
                  </w:rPr>
                  <m:t>a</m:t>
                </w:del>
              </m:r>
            </m:sub>
          </m:sSub>
          <m:r>
            <w:del w:id="5927" w:author="محمد زكريا سيد سيد ابوسبع" w:date="2023-03-31T16:34:00Z">
              <w:rPr>
                <w:rFonts w:ascii="Cambria Math" w:hAnsi="Cambria Math"/>
              </w:rPr>
              <m:t xml:space="preserve">+ </m:t>
            </w:del>
          </m:r>
          <m:sSub>
            <m:sSubPr>
              <m:ctrlPr>
                <w:del w:id="5928" w:author="محمد زكريا سيد سيد ابوسبع" w:date="2023-03-31T16:34:00Z">
                  <w:rPr>
                    <w:rFonts w:ascii="Cambria Math" w:hAnsi="Cambria Math"/>
                    <w:i/>
                  </w:rPr>
                </w:del>
              </m:ctrlPr>
            </m:sSubPr>
            <m:e>
              <m:r>
                <w:del w:id="5929" w:author="محمد زكريا سيد سيد ابوسبع" w:date="2023-03-31T16:34:00Z">
                  <w:rPr>
                    <w:rFonts w:ascii="Cambria Math" w:hAnsi="Cambria Math"/>
                  </w:rPr>
                  <m:t>Y</m:t>
                </w:del>
              </m:r>
            </m:e>
            <m:sub>
              <m:sSub>
                <m:sSubPr>
                  <m:ctrlPr>
                    <w:del w:id="5930" w:author="محمد زكريا سيد سيد ابوسبع" w:date="2023-03-31T16:34:00Z">
                      <w:rPr>
                        <w:rFonts w:ascii="Cambria Math" w:hAnsi="Cambria Math"/>
                        <w:i/>
                      </w:rPr>
                    </w:del>
                  </m:ctrlPr>
                </m:sSubPr>
                <m:e>
                  <m:r>
                    <w:del w:id="5931" w:author="محمد زكريا سيد سيد ابوسبع" w:date="2023-03-31T16:34:00Z">
                      <w:rPr>
                        <w:rFonts w:ascii="Cambria Math" w:hAnsi="Cambria Math"/>
                      </w:rPr>
                      <m:t>δ</m:t>
                    </w:del>
                  </m:r>
                </m:e>
                <m:sub>
                  <m:r>
                    <w:del w:id="5932" w:author="محمد زكريا سيد سيد ابوسبع" w:date="2023-03-31T16:34:00Z">
                      <w:rPr>
                        <w:rFonts w:ascii="Cambria Math" w:hAnsi="Cambria Math"/>
                      </w:rPr>
                      <m:t>r</m:t>
                    </w:del>
                  </m:r>
                </m:sub>
              </m:sSub>
            </m:sub>
          </m:sSub>
          <m:r>
            <w:del w:id="5933" w:author="محمد زكريا سيد سيد ابوسبع" w:date="2023-03-31T16:34:00Z">
              <w:rPr>
                <w:rFonts w:ascii="Cambria Math" w:hAnsi="Cambria Math"/>
              </w:rPr>
              <m:t xml:space="preserve"> ∆</m:t>
            </w:del>
          </m:r>
          <m:sSub>
            <m:sSubPr>
              <m:ctrlPr>
                <w:del w:id="5934" w:author="محمد زكريا سيد سيد ابوسبع" w:date="2023-03-31T16:34:00Z">
                  <w:rPr>
                    <w:rFonts w:ascii="Cambria Math" w:hAnsi="Cambria Math"/>
                    <w:i/>
                  </w:rPr>
                </w:del>
              </m:ctrlPr>
            </m:sSubPr>
            <m:e>
              <m:r>
                <w:del w:id="5935" w:author="محمد زكريا سيد سيد ابوسبع" w:date="2023-03-31T16:34:00Z">
                  <w:rPr>
                    <w:rFonts w:ascii="Cambria Math" w:hAnsi="Cambria Math"/>
                  </w:rPr>
                  <m:t>δ</m:t>
                </w:del>
              </m:r>
            </m:e>
            <m:sub>
              <m:r>
                <w:del w:id="5936" w:author="محمد زكريا سيد سيد ابوسبع" w:date="2023-03-31T16:34:00Z">
                  <w:rPr>
                    <w:rFonts w:ascii="Cambria Math" w:hAnsi="Cambria Math"/>
                  </w:rPr>
                  <m:t>r</m:t>
                </w:del>
              </m:r>
            </m:sub>
          </m:sSub>
          <m:r>
            <w:del w:id="5937" w:author="محمد زكريا سيد سيد ابوسبع" w:date="2023-03-31T16:34:00Z">
              <w:rPr>
                <w:rFonts w:ascii="Cambria Math" w:eastAsiaTheme="minorEastAsia" w:hAnsi="Cambria Math"/>
              </w:rPr>
              <m:t>+</m:t>
            </w:del>
          </m:r>
          <m:r>
            <w:del w:id="5938" w:author="محمد زكريا سيد سيد ابوسبع" w:date="2023-03-31T16:34:00Z">
              <w:rPr>
                <w:rFonts w:ascii="Cambria Math" w:hAnsi="Cambria Math"/>
              </w:rPr>
              <m:t xml:space="preserve">g </m:t>
            </w:del>
          </m:r>
          <m:func>
            <m:funcPr>
              <m:ctrlPr>
                <w:del w:id="5939" w:author="محمد زكريا سيد سيد ابوسبع" w:date="2023-03-31T16:34:00Z">
                  <w:rPr>
                    <w:rFonts w:ascii="Cambria Math" w:eastAsiaTheme="minorEastAsia" w:hAnsi="Cambria Math" w:cs="Times New Roman"/>
                    <w:i/>
                  </w:rPr>
                </w:del>
              </m:ctrlPr>
            </m:funcPr>
            <m:fName>
              <m:r>
                <w:del w:id="5940" w:author="محمد زكريا سيد سيد ابوسبع" w:date="2023-03-31T16:34:00Z">
                  <m:rPr>
                    <m:sty m:val="p"/>
                  </m:rPr>
                  <w:rPr>
                    <w:rFonts w:ascii="Cambria Math" w:hAnsi="Cambria Math"/>
                  </w:rPr>
                  <m:t>cos</m:t>
                </w:del>
              </m:r>
            </m:fName>
            <m:e>
              <m:d>
                <m:dPr>
                  <m:ctrlPr>
                    <w:del w:id="5941" w:author="محمد زكريا سيد سيد ابوسبع" w:date="2023-03-31T16:34:00Z">
                      <w:rPr>
                        <w:rFonts w:ascii="Cambria Math" w:eastAsiaTheme="minorEastAsia" w:hAnsi="Cambria Math" w:cs="Times New Roman"/>
                        <w:i/>
                      </w:rPr>
                    </w:del>
                  </m:ctrlPr>
                </m:dPr>
                <m:e>
                  <m:sSub>
                    <m:sSubPr>
                      <m:ctrlPr>
                        <w:del w:id="5942" w:author="محمد زكريا سيد سيد ابوسبع" w:date="2023-03-31T16:34:00Z">
                          <w:rPr>
                            <w:rFonts w:ascii="Cambria Math" w:hAnsi="Cambria Math"/>
                            <w:i/>
                          </w:rPr>
                        </w:del>
                      </m:ctrlPr>
                    </m:sSubPr>
                    <m:e>
                      <m:r>
                        <w:del w:id="5943" w:author="محمد زكريا سيد سيد ابوسبع" w:date="2023-03-31T16:34:00Z">
                          <w:rPr>
                            <w:rFonts w:ascii="Cambria Math" w:hAnsi="Cambria Math"/>
                          </w:rPr>
                          <m:t>θ</m:t>
                        </w:del>
                      </m:r>
                    </m:e>
                    <m:sub>
                      <m:r>
                        <w:del w:id="5944" w:author="محمد زكريا سيد سيد ابوسبع" w:date="2023-03-31T16:34:00Z">
                          <w:rPr>
                            <w:rFonts w:ascii="Cambria Math" w:hAnsi="Cambria Math"/>
                          </w:rPr>
                          <m:t>o</m:t>
                        </w:del>
                      </m:r>
                    </m:sub>
                  </m:sSub>
                </m:e>
              </m:d>
            </m:e>
          </m:func>
          <m:r>
            <w:del w:id="5945" w:author="محمد زكريا سيد سيد ابوسبع" w:date="2023-03-31T16:34:00Z">
              <w:rPr>
                <w:rFonts w:ascii="Cambria Math" w:hAnsi="Cambria Math"/>
              </w:rPr>
              <m:t>∆∅</m:t>
            </w:del>
          </m:r>
          <m:r>
            <w:del w:id="5946" w:author="محمد زكريا سيد سيد ابوسبع" w:date="2023-03-31T16:34:00Z">
              <w:rPr>
                <w:rFonts w:ascii="Cambria Math" w:eastAsiaTheme="minorEastAsia" w:hAnsi="Cambria Math" w:cs="Times New Roman"/>
              </w:rPr>
              <m:t>-</m:t>
            </w:del>
          </m:r>
          <m:r>
            <w:del w:id="5947" w:author="محمد زكريا سيد سيد ابوسبع" w:date="2023-03-31T16:34:00Z">
              <w:rPr>
                <w:rFonts w:ascii="Cambria Math" w:hAnsi="Cambria Math"/>
              </w:rPr>
              <m:t>∆r*</m:t>
            </w:del>
          </m:r>
          <m:sSub>
            <m:sSubPr>
              <m:ctrlPr>
                <w:del w:id="5948" w:author="محمد زكريا سيد سيد ابوسبع" w:date="2023-03-31T16:34:00Z">
                  <w:rPr>
                    <w:rFonts w:ascii="Cambria Math" w:hAnsi="Cambria Math"/>
                    <w:i/>
                  </w:rPr>
                </w:del>
              </m:ctrlPr>
            </m:sSubPr>
            <m:e>
              <m:r>
                <w:del w:id="5949" w:author="محمد زكريا سيد سيد ابوسبع" w:date="2023-03-31T16:34:00Z">
                  <w:rPr>
                    <w:rFonts w:ascii="Cambria Math" w:hAnsi="Cambria Math"/>
                  </w:rPr>
                  <m:t>u</m:t>
                </w:del>
              </m:r>
            </m:e>
            <m:sub>
              <m:r>
                <w:del w:id="5950" w:author="محمد زكريا سيد سيد ابوسبع" w:date="2023-03-31T16:34:00Z">
                  <w:rPr>
                    <w:rFonts w:ascii="Cambria Math" w:hAnsi="Cambria Math"/>
                  </w:rPr>
                  <m:t>o</m:t>
                </w:del>
              </m:r>
            </m:sub>
          </m:sSub>
          <m:r>
            <w:del w:id="5951" w:author="محمد زكريا سيد سيد ابوسبع" w:date="2023-03-31T16:34:00Z">
              <w:rPr>
                <w:rFonts w:ascii="Cambria Math" w:hAnsi="Cambria Math"/>
              </w:rPr>
              <m:t>+</m:t>
            </w:del>
          </m:r>
          <m:sSub>
            <m:sSubPr>
              <m:ctrlPr>
                <w:del w:id="5952" w:author="محمد زكريا سيد سيد ابوسبع" w:date="2023-03-31T16:34:00Z">
                  <w:rPr>
                    <w:rFonts w:ascii="Cambria Math" w:hAnsi="Cambria Math"/>
                    <w:i/>
                  </w:rPr>
                </w:del>
              </m:ctrlPr>
            </m:sSubPr>
            <m:e>
              <m:r>
                <w:del w:id="5953" w:author="محمد زكريا سيد سيد ابوسبع" w:date="2023-03-31T16:34:00Z">
                  <w:rPr>
                    <w:rFonts w:ascii="Cambria Math" w:hAnsi="Cambria Math"/>
                  </w:rPr>
                  <m:t>w</m:t>
                </w:del>
              </m:r>
            </m:e>
            <m:sub>
              <m:r>
                <w:del w:id="5954" w:author="محمد زكريا سيد سيد ابوسبع" w:date="2023-03-31T16:34:00Z">
                  <w:rPr>
                    <w:rFonts w:ascii="Cambria Math" w:hAnsi="Cambria Math"/>
                  </w:rPr>
                  <m:t>o</m:t>
                </w:del>
              </m:r>
            </m:sub>
          </m:sSub>
          <m:r>
            <w:del w:id="5955" w:author="محمد زكريا سيد سيد ابوسبع" w:date="2023-03-31T16:34:00Z">
              <w:rPr>
                <w:rFonts w:ascii="Cambria Math" w:hAnsi="Cambria Math"/>
              </w:rPr>
              <m:t>*∆p</m:t>
            </w:del>
          </m:r>
        </m:oMath>
      </m:oMathPara>
    </w:p>
    <w:p w14:paraId="10FFAB7C" w14:textId="0F65FF2B" w:rsidR="00590B75" w:rsidRPr="007468A4" w:rsidDel="00E93874" w:rsidRDefault="00590B75" w:rsidP="00590B75">
      <w:pPr>
        <w:pStyle w:val="ListParagraph"/>
        <w:rPr>
          <w:del w:id="5956" w:author="محمد زكريا سيد سيد ابوسبع" w:date="2023-03-31T16:34:00Z"/>
          <w:rFonts w:eastAsiaTheme="minorEastAsia"/>
        </w:rPr>
      </w:pPr>
      <m:oMathPara>
        <m:oMath>
          <m:r>
            <w:del w:id="5957" w:author="محمد زكريا سيد سيد ابوسبع" w:date="2023-03-31T16:34:00Z">
              <w:rPr>
                <w:rFonts w:ascii="Cambria Math" w:hAnsi="Cambria Math"/>
              </w:rPr>
              <m:t>∆</m:t>
            </w:del>
          </m:r>
          <m:acc>
            <m:accPr>
              <m:chr m:val="̇"/>
              <m:ctrlPr>
                <w:del w:id="5958" w:author="محمد زكريا سيد سيد ابوسبع" w:date="2023-03-31T16:34:00Z">
                  <w:rPr>
                    <w:rFonts w:ascii="Cambria Math" w:hAnsi="Cambria Math"/>
                    <w:i/>
                  </w:rPr>
                </w:del>
              </m:ctrlPr>
            </m:accPr>
            <m:e>
              <m:r>
                <w:del w:id="5959" w:author="محمد زكريا سيد سيد ابوسبع" w:date="2023-03-31T16:34:00Z">
                  <w:rPr>
                    <w:rFonts w:ascii="Cambria Math" w:hAnsi="Cambria Math"/>
                  </w:rPr>
                  <m:t>β</m:t>
                </w:del>
              </m:r>
            </m:e>
          </m:acc>
          <m:r>
            <w:del w:id="5960" w:author="محمد زكريا سيد سيد ابوسبع" w:date="2023-03-31T16:34:00Z">
              <w:rPr>
                <w:rFonts w:ascii="Cambria Math" w:hAnsi="Cambria Math"/>
              </w:rPr>
              <m:t>=</m:t>
            </w:del>
          </m:r>
          <m:f>
            <m:fPr>
              <m:ctrlPr>
                <w:del w:id="5961" w:author="محمد زكريا سيد سيد ابوسبع" w:date="2023-03-31T16:34:00Z">
                  <w:rPr>
                    <w:rFonts w:ascii="Cambria Math" w:hAnsi="Cambria Math"/>
                    <w:i/>
                  </w:rPr>
                </w:del>
              </m:ctrlPr>
            </m:fPr>
            <m:num>
              <m:r>
                <w:del w:id="5962" w:author="محمد زكريا سيد سيد ابوسبع" w:date="2023-03-31T16:34:00Z">
                  <w:rPr>
                    <w:rFonts w:ascii="Cambria Math" w:hAnsi="Cambria Math"/>
                  </w:rPr>
                  <m:t>∆</m:t>
                </w:del>
              </m:r>
              <m:acc>
                <m:accPr>
                  <m:chr m:val="̇"/>
                  <m:ctrlPr>
                    <w:del w:id="5963" w:author="محمد زكريا سيد سيد ابوسبع" w:date="2023-03-31T16:34:00Z">
                      <w:rPr>
                        <w:rFonts w:ascii="Cambria Math" w:hAnsi="Cambria Math"/>
                        <w:i/>
                      </w:rPr>
                    </w:del>
                  </m:ctrlPr>
                </m:accPr>
                <m:e>
                  <m:r>
                    <w:del w:id="5964" w:author="محمد زكريا سيد سيد ابوسبع" w:date="2023-03-31T16:34:00Z">
                      <w:rPr>
                        <w:rFonts w:ascii="Cambria Math" w:hAnsi="Cambria Math"/>
                      </w:rPr>
                      <m:t>v</m:t>
                    </w:del>
                  </m:r>
                </m:e>
              </m:acc>
              <m:ctrlPr>
                <w:del w:id="5965" w:author="محمد زكريا سيد سيد ابوسبع" w:date="2023-03-31T16:34:00Z">
                  <w:rPr>
                    <w:rFonts w:ascii="Cambria Math" w:eastAsiaTheme="minorEastAsia" w:hAnsi="Cambria Math"/>
                    <w:i/>
                  </w:rPr>
                </w:del>
              </m:ctrlPr>
            </m:num>
            <m:den>
              <m:sSub>
                <m:sSubPr>
                  <m:ctrlPr>
                    <w:del w:id="5966" w:author="محمد زكريا سيد سيد ابوسبع" w:date="2023-03-31T16:34:00Z">
                      <w:rPr>
                        <w:rFonts w:ascii="Cambria Math" w:hAnsi="Cambria Math" w:cs="Times New Roman"/>
                        <w:i/>
                      </w:rPr>
                    </w:del>
                  </m:ctrlPr>
                </m:sSubPr>
                <m:e>
                  <m:r>
                    <w:del w:id="5967" w:author="محمد زكريا سيد سيد ابوسبع" w:date="2023-03-31T16:34:00Z">
                      <w:rPr>
                        <w:rFonts w:ascii="Cambria Math" w:hAnsi="Cambria Math"/>
                      </w:rPr>
                      <m:t>V</m:t>
                    </w:del>
                  </m:r>
                </m:e>
                <m:sub>
                  <m:r>
                    <w:del w:id="5968" w:author="محمد زكريا سيد سيد ابوسبع" w:date="2023-03-31T16:34:00Z">
                      <w:rPr>
                        <w:rFonts w:ascii="Cambria Math" w:hAnsi="Cambria Math"/>
                      </w:rPr>
                      <m:t>to</m:t>
                    </w:del>
                  </m:r>
                </m:sub>
              </m:sSub>
            </m:den>
          </m:f>
        </m:oMath>
      </m:oMathPara>
    </w:p>
    <w:p w14:paraId="3B626128" w14:textId="2BCBC020" w:rsidR="00590B75" w:rsidRPr="0062445C" w:rsidDel="00E93874" w:rsidRDefault="00590B75" w:rsidP="00590B75">
      <w:pPr>
        <w:rPr>
          <w:del w:id="5969" w:author="محمد زكريا سيد سيد ابوسبع" w:date="2023-03-31T16:34:00Z"/>
          <w:rFonts w:eastAsiaTheme="minorEastAsia"/>
        </w:rPr>
      </w:pPr>
      <m:oMathPara>
        <m:oMath>
          <m:r>
            <w:del w:id="5970" w:author="محمد زكريا سيد سيد ابوسبع" w:date="2023-03-31T16:34:00Z">
              <w:rPr>
                <w:rFonts w:ascii="Cambria Math" w:hAnsi="Cambria Math"/>
                <w:highlight w:val="lightGray"/>
              </w:rPr>
              <m:t>∴∆</m:t>
            </w:del>
          </m:r>
          <m:acc>
            <m:accPr>
              <m:chr m:val="̇"/>
              <m:ctrlPr>
                <w:del w:id="5971" w:author="محمد زكريا سيد سيد ابوسبع" w:date="2023-03-31T16:34:00Z">
                  <w:rPr>
                    <w:rFonts w:ascii="Cambria Math" w:hAnsi="Cambria Math"/>
                    <w:i/>
                    <w:highlight w:val="lightGray"/>
                  </w:rPr>
                </w:del>
              </m:ctrlPr>
            </m:accPr>
            <m:e>
              <m:r>
                <w:del w:id="5972" w:author="محمد زكريا سيد سيد ابوسبع" w:date="2023-03-31T16:34:00Z">
                  <w:rPr>
                    <w:rFonts w:ascii="Cambria Math" w:hAnsi="Cambria Math"/>
                    <w:highlight w:val="lightGray"/>
                  </w:rPr>
                  <m:t>β</m:t>
                </w:del>
              </m:r>
            </m:e>
          </m:acc>
          <m:r>
            <w:del w:id="5973" w:author="محمد زكريا سيد سيد ابوسبع" w:date="2023-03-31T16:34:00Z">
              <w:rPr>
                <w:rFonts w:ascii="Cambria Math" w:hAnsi="Cambria Math"/>
                <w:highlight w:val="lightGray"/>
              </w:rPr>
              <m:t>=</m:t>
            </w:del>
          </m:r>
          <m:f>
            <m:fPr>
              <m:ctrlPr>
                <w:del w:id="5974" w:author="محمد زكريا سيد سيد ابوسبع" w:date="2023-03-31T16:34:00Z">
                  <w:rPr>
                    <w:rFonts w:ascii="Cambria Math" w:hAnsi="Cambria Math"/>
                    <w:i/>
                    <w:highlight w:val="lightGray"/>
                  </w:rPr>
                </w:del>
              </m:ctrlPr>
            </m:fPr>
            <m:num>
              <m:sSub>
                <m:sSubPr>
                  <m:ctrlPr>
                    <w:del w:id="5975" w:author="محمد زكريا سيد سيد ابوسبع" w:date="2023-03-31T16:34:00Z">
                      <w:rPr>
                        <w:rFonts w:ascii="Cambria Math" w:hAnsi="Cambria Math"/>
                        <w:i/>
                        <w:highlight w:val="lightGray"/>
                      </w:rPr>
                    </w:del>
                  </m:ctrlPr>
                </m:sSubPr>
                <m:e>
                  <m:r>
                    <w:del w:id="5976" w:author="محمد زكريا سيد سيد ابوسبع" w:date="2023-03-31T16:34:00Z">
                      <w:rPr>
                        <w:rFonts w:ascii="Cambria Math" w:hAnsi="Cambria Math"/>
                        <w:highlight w:val="lightGray"/>
                      </w:rPr>
                      <m:t>Y</m:t>
                    </w:del>
                  </m:r>
                </m:e>
                <m:sub>
                  <m:r>
                    <w:del w:id="5977" w:author="محمد زكريا سيد سيد ابوسبع" w:date="2023-03-31T16:34:00Z">
                      <w:rPr>
                        <w:rFonts w:ascii="Cambria Math" w:hAnsi="Cambria Math"/>
                        <w:highlight w:val="lightGray"/>
                      </w:rPr>
                      <m:t>β</m:t>
                    </w:del>
                  </m:r>
                </m:sub>
              </m:sSub>
            </m:num>
            <m:den>
              <m:sSub>
                <m:sSubPr>
                  <m:ctrlPr>
                    <w:del w:id="5978" w:author="محمد زكريا سيد سيد ابوسبع" w:date="2023-03-31T16:34:00Z">
                      <w:rPr>
                        <w:rFonts w:ascii="Cambria Math" w:hAnsi="Cambria Math" w:cs="Times New Roman"/>
                        <w:i/>
                        <w:highlight w:val="lightGray"/>
                      </w:rPr>
                    </w:del>
                  </m:ctrlPr>
                </m:sSubPr>
                <m:e>
                  <m:r>
                    <w:del w:id="5979" w:author="محمد زكريا سيد سيد ابوسبع" w:date="2023-03-31T16:34:00Z">
                      <w:rPr>
                        <w:rFonts w:ascii="Cambria Math" w:hAnsi="Cambria Math"/>
                        <w:highlight w:val="lightGray"/>
                      </w:rPr>
                      <m:t>V</m:t>
                    </w:del>
                  </m:r>
                </m:e>
                <m:sub>
                  <m:r>
                    <w:del w:id="5980" w:author="محمد زكريا سيد سيد ابوسبع" w:date="2023-03-31T16:34:00Z">
                      <w:rPr>
                        <w:rFonts w:ascii="Cambria Math" w:hAnsi="Cambria Math"/>
                        <w:highlight w:val="lightGray"/>
                      </w:rPr>
                      <m:t>to</m:t>
                    </w:del>
                  </m:r>
                </m:sub>
              </m:sSub>
            </m:den>
          </m:f>
          <m:r>
            <w:del w:id="5981" w:author="محمد زكريا سيد سيد ابوسبع" w:date="2023-03-31T16:34:00Z">
              <w:rPr>
                <w:rFonts w:ascii="Cambria Math" w:hAnsi="Cambria Math"/>
                <w:highlight w:val="lightGray"/>
              </w:rPr>
              <m:t xml:space="preserve"> ∆β+</m:t>
            </w:del>
          </m:r>
          <m:f>
            <m:fPr>
              <m:ctrlPr>
                <w:del w:id="5982" w:author="محمد زكريا سيد سيد ابوسبع" w:date="2023-03-31T16:34:00Z">
                  <w:rPr>
                    <w:rFonts w:ascii="Cambria Math" w:hAnsi="Cambria Math"/>
                    <w:i/>
                    <w:highlight w:val="lightGray"/>
                  </w:rPr>
                </w:del>
              </m:ctrlPr>
            </m:fPr>
            <m:num>
              <m:sSub>
                <m:sSubPr>
                  <m:ctrlPr>
                    <w:del w:id="5983" w:author="محمد زكريا سيد سيد ابوسبع" w:date="2023-03-31T16:34:00Z">
                      <w:rPr>
                        <w:rFonts w:ascii="Cambria Math" w:hAnsi="Cambria Math"/>
                        <w:i/>
                        <w:highlight w:val="lightGray"/>
                      </w:rPr>
                    </w:del>
                  </m:ctrlPr>
                </m:sSubPr>
                <m:e>
                  <m:r>
                    <w:del w:id="5984" w:author="محمد زكريا سيد سيد ابوسبع" w:date="2023-03-31T16:34:00Z">
                      <w:rPr>
                        <w:rFonts w:ascii="Cambria Math" w:hAnsi="Cambria Math"/>
                        <w:highlight w:val="lightGray"/>
                      </w:rPr>
                      <m:t>Y</m:t>
                    </w:del>
                  </m:r>
                </m:e>
                <m:sub>
                  <m:r>
                    <w:del w:id="5985" w:author="محمد زكريا سيد سيد ابوسبع" w:date="2023-03-31T16:34:00Z">
                      <w:rPr>
                        <w:rFonts w:ascii="Cambria Math" w:hAnsi="Cambria Math"/>
                        <w:highlight w:val="lightGray"/>
                      </w:rPr>
                      <m:t>r</m:t>
                    </w:del>
                  </m:r>
                </m:sub>
              </m:sSub>
              <m:r>
                <w:del w:id="5986" w:author="محمد زكريا سيد سيد ابوسبع" w:date="2023-03-31T16:34:00Z">
                  <w:rPr>
                    <w:rFonts w:ascii="Cambria Math" w:hAnsi="Cambria Math"/>
                    <w:highlight w:val="lightGray"/>
                  </w:rPr>
                  <m:t>-</m:t>
                </w:del>
              </m:r>
              <m:sSub>
                <m:sSubPr>
                  <m:ctrlPr>
                    <w:del w:id="5987" w:author="محمد زكريا سيد سيد ابوسبع" w:date="2023-03-31T16:34:00Z">
                      <w:rPr>
                        <w:rFonts w:ascii="Cambria Math" w:hAnsi="Cambria Math"/>
                        <w:i/>
                      </w:rPr>
                    </w:del>
                  </m:ctrlPr>
                </m:sSubPr>
                <m:e>
                  <m:r>
                    <w:del w:id="5988" w:author="محمد زكريا سيد سيد ابوسبع" w:date="2023-03-31T16:34:00Z">
                      <w:rPr>
                        <w:rFonts w:ascii="Cambria Math" w:hAnsi="Cambria Math"/>
                        <w:highlight w:val="lightGray"/>
                      </w:rPr>
                      <m:t>u</m:t>
                    </w:del>
                  </m:r>
                </m:e>
                <m:sub>
                  <m:r>
                    <w:del w:id="5989" w:author="محمد زكريا سيد سيد ابوسبع" w:date="2023-03-31T16:34:00Z">
                      <w:rPr>
                        <w:rFonts w:ascii="Cambria Math" w:hAnsi="Cambria Math"/>
                        <w:highlight w:val="lightGray"/>
                      </w:rPr>
                      <m:t>o</m:t>
                    </w:del>
                  </m:r>
                </m:sub>
              </m:sSub>
            </m:num>
            <m:den>
              <m:sSub>
                <m:sSubPr>
                  <m:ctrlPr>
                    <w:del w:id="5990" w:author="محمد زكريا سيد سيد ابوسبع" w:date="2023-03-31T16:34:00Z">
                      <w:rPr>
                        <w:rFonts w:ascii="Cambria Math" w:hAnsi="Cambria Math" w:cs="Times New Roman"/>
                        <w:i/>
                        <w:highlight w:val="lightGray"/>
                      </w:rPr>
                    </w:del>
                  </m:ctrlPr>
                </m:sSubPr>
                <m:e>
                  <m:r>
                    <w:del w:id="5991" w:author="محمد زكريا سيد سيد ابوسبع" w:date="2023-03-31T16:34:00Z">
                      <w:rPr>
                        <w:rFonts w:ascii="Cambria Math" w:hAnsi="Cambria Math"/>
                        <w:highlight w:val="lightGray"/>
                      </w:rPr>
                      <m:t>V</m:t>
                    </w:del>
                  </m:r>
                </m:e>
                <m:sub>
                  <m:r>
                    <w:del w:id="5992" w:author="محمد زكريا سيد سيد ابوسبع" w:date="2023-03-31T16:34:00Z">
                      <w:rPr>
                        <w:rFonts w:ascii="Cambria Math" w:hAnsi="Cambria Math"/>
                        <w:highlight w:val="lightGray"/>
                      </w:rPr>
                      <m:t>to</m:t>
                    </w:del>
                  </m:r>
                </m:sub>
              </m:sSub>
            </m:den>
          </m:f>
          <m:r>
            <w:del w:id="5993" w:author="محمد زكريا سيد سيد ابوسبع" w:date="2023-03-31T16:34:00Z">
              <w:rPr>
                <w:rFonts w:ascii="Cambria Math" w:hAnsi="Cambria Math"/>
                <w:highlight w:val="lightGray"/>
              </w:rPr>
              <m:t xml:space="preserve"> ∆r+</m:t>
            </w:del>
          </m:r>
          <m:f>
            <m:fPr>
              <m:ctrlPr>
                <w:del w:id="5994" w:author="محمد زكريا سيد سيد ابوسبع" w:date="2023-03-31T16:34:00Z">
                  <w:rPr>
                    <w:rFonts w:ascii="Cambria Math" w:hAnsi="Cambria Math"/>
                    <w:i/>
                    <w:highlight w:val="lightGray"/>
                  </w:rPr>
                </w:del>
              </m:ctrlPr>
            </m:fPr>
            <m:num>
              <m:sSub>
                <m:sSubPr>
                  <m:ctrlPr>
                    <w:del w:id="5995" w:author="محمد زكريا سيد سيد ابوسبع" w:date="2023-03-31T16:34:00Z">
                      <w:rPr>
                        <w:rFonts w:ascii="Cambria Math" w:hAnsi="Cambria Math"/>
                        <w:i/>
                        <w:highlight w:val="lightGray"/>
                      </w:rPr>
                    </w:del>
                  </m:ctrlPr>
                </m:sSubPr>
                <m:e>
                  <m:r>
                    <w:del w:id="5996" w:author="محمد زكريا سيد سيد ابوسبع" w:date="2023-03-31T16:34:00Z">
                      <w:rPr>
                        <w:rFonts w:ascii="Cambria Math" w:hAnsi="Cambria Math"/>
                        <w:highlight w:val="lightGray"/>
                      </w:rPr>
                      <m:t>Y</m:t>
                    </w:del>
                  </m:r>
                </m:e>
                <m:sub>
                  <m:r>
                    <w:del w:id="5997" w:author="محمد زكريا سيد سيد ابوسبع" w:date="2023-03-31T16:34:00Z">
                      <w:rPr>
                        <w:rFonts w:ascii="Cambria Math" w:hAnsi="Cambria Math"/>
                        <w:highlight w:val="lightGray"/>
                      </w:rPr>
                      <m:t>p</m:t>
                    </w:del>
                  </m:r>
                </m:sub>
              </m:sSub>
              <m:r>
                <w:del w:id="5998" w:author="محمد زكريا سيد سيد ابوسبع" w:date="2023-03-31T16:34:00Z">
                  <w:rPr>
                    <w:rFonts w:ascii="Cambria Math" w:hAnsi="Cambria Math"/>
                    <w:highlight w:val="lightGray"/>
                  </w:rPr>
                  <m:t>+</m:t>
                </w:del>
              </m:r>
              <m:sSub>
                <m:sSubPr>
                  <m:ctrlPr>
                    <w:del w:id="5999" w:author="محمد زكريا سيد سيد ابوسبع" w:date="2023-03-31T16:34:00Z">
                      <w:rPr>
                        <w:rFonts w:ascii="Cambria Math" w:hAnsi="Cambria Math"/>
                        <w:i/>
                      </w:rPr>
                    </w:del>
                  </m:ctrlPr>
                </m:sSubPr>
                <m:e>
                  <m:r>
                    <w:del w:id="6000" w:author="محمد زكريا سيد سيد ابوسبع" w:date="2023-03-31T16:34:00Z">
                      <w:rPr>
                        <w:rFonts w:ascii="Cambria Math" w:hAnsi="Cambria Math"/>
                        <w:highlight w:val="lightGray"/>
                      </w:rPr>
                      <m:t>w</m:t>
                    </w:del>
                  </m:r>
                  <m:ctrlPr>
                    <w:del w:id="6001" w:author="محمد زكريا سيد سيد ابوسبع" w:date="2023-03-31T16:34:00Z">
                      <w:rPr>
                        <w:rFonts w:ascii="Cambria Math" w:hAnsi="Cambria Math"/>
                        <w:i/>
                        <w:highlight w:val="lightGray"/>
                      </w:rPr>
                    </w:del>
                  </m:ctrlPr>
                </m:e>
                <m:sub>
                  <m:r>
                    <w:del w:id="6002" w:author="محمد زكريا سيد سيد ابوسبع" w:date="2023-03-31T16:34:00Z">
                      <w:rPr>
                        <w:rFonts w:ascii="Cambria Math" w:hAnsi="Cambria Math"/>
                        <w:highlight w:val="lightGray"/>
                      </w:rPr>
                      <m:t>o</m:t>
                    </w:del>
                  </m:r>
                </m:sub>
              </m:sSub>
            </m:num>
            <m:den>
              <m:sSub>
                <m:sSubPr>
                  <m:ctrlPr>
                    <w:del w:id="6003" w:author="محمد زكريا سيد سيد ابوسبع" w:date="2023-03-31T16:34:00Z">
                      <w:rPr>
                        <w:rFonts w:ascii="Cambria Math" w:hAnsi="Cambria Math" w:cs="Times New Roman"/>
                        <w:i/>
                        <w:highlight w:val="lightGray"/>
                      </w:rPr>
                    </w:del>
                  </m:ctrlPr>
                </m:sSubPr>
                <m:e>
                  <m:r>
                    <w:del w:id="6004" w:author="محمد زكريا سيد سيد ابوسبع" w:date="2023-03-31T16:34:00Z">
                      <w:rPr>
                        <w:rFonts w:ascii="Cambria Math" w:hAnsi="Cambria Math"/>
                        <w:highlight w:val="lightGray"/>
                      </w:rPr>
                      <m:t>V</m:t>
                    </w:del>
                  </m:r>
                </m:e>
                <m:sub>
                  <m:r>
                    <w:del w:id="6005" w:author="محمد زكريا سيد سيد ابوسبع" w:date="2023-03-31T16:34:00Z">
                      <w:rPr>
                        <w:rFonts w:ascii="Cambria Math" w:hAnsi="Cambria Math"/>
                        <w:highlight w:val="lightGray"/>
                      </w:rPr>
                      <m:t>to</m:t>
                    </w:del>
                  </m:r>
                </m:sub>
              </m:sSub>
            </m:den>
          </m:f>
          <m:r>
            <w:del w:id="6006" w:author="محمد زكريا سيد سيد ابوسبع" w:date="2023-03-31T16:34:00Z">
              <w:rPr>
                <w:rFonts w:ascii="Cambria Math" w:hAnsi="Cambria Math"/>
                <w:highlight w:val="lightGray"/>
              </w:rPr>
              <m:t xml:space="preserve"> ∆p</m:t>
            </w:del>
          </m:r>
          <m:r>
            <w:del w:id="6007" w:author="محمد زكريا سيد سيد ابوسبع" w:date="2023-03-31T16:34:00Z">
              <w:rPr>
                <w:rFonts w:ascii="Cambria Math" w:eastAsiaTheme="minorEastAsia" w:hAnsi="Cambria Math"/>
                <w:highlight w:val="lightGray"/>
              </w:rPr>
              <m:t>+</m:t>
            </w:del>
          </m:r>
          <m:f>
            <m:fPr>
              <m:ctrlPr>
                <w:del w:id="6008" w:author="محمد زكريا سيد سيد ابوسبع" w:date="2023-03-31T16:34:00Z">
                  <w:rPr>
                    <w:rFonts w:ascii="Cambria Math" w:hAnsi="Cambria Math"/>
                    <w:i/>
                    <w:highlight w:val="lightGray"/>
                  </w:rPr>
                </w:del>
              </m:ctrlPr>
            </m:fPr>
            <m:num>
              <m:sSub>
                <m:sSubPr>
                  <m:ctrlPr>
                    <w:del w:id="6009" w:author="محمد زكريا سيد سيد ابوسبع" w:date="2023-03-31T16:34:00Z">
                      <w:rPr>
                        <w:rFonts w:ascii="Cambria Math" w:hAnsi="Cambria Math"/>
                        <w:i/>
                        <w:highlight w:val="lightGray"/>
                      </w:rPr>
                    </w:del>
                  </m:ctrlPr>
                </m:sSubPr>
                <m:e>
                  <m:r>
                    <w:del w:id="6010" w:author="محمد زكريا سيد سيد ابوسبع" w:date="2023-03-31T16:34:00Z">
                      <w:rPr>
                        <w:rFonts w:ascii="Cambria Math" w:hAnsi="Cambria Math"/>
                        <w:highlight w:val="lightGray"/>
                      </w:rPr>
                      <m:t>Y</m:t>
                    </w:del>
                  </m:r>
                </m:e>
                <m:sub>
                  <m:r>
                    <w:del w:id="6011" w:author="محمد زكريا سيد سيد ابوسبع" w:date="2023-03-31T16:34:00Z">
                      <w:rPr>
                        <w:rFonts w:ascii="Cambria Math" w:hAnsi="Cambria Math"/>
                      </w:rPr>
                      <m:t>δ</m:t>
                    </w:del>
                  </m:r>
                  <m:r>
                    <w:del w:id="6012" w:author="محمد زكريا سيد سيد ابوسبع" w:date="2023-03-31T16:34:00Z">
                      <w:rPr>
                        <w:rFonts w:ascii="Cambria Math" w:hAnsi="Cambria Math"/>
                        <w:highlight w:val="lightGray"/>
                      </w:rPr>
                      <m:t>a</m:t>
                    </w:del>
                  </m:r>
                </m:sub>
              </m:sSub>
              <m:ctrlPr>
                <w:del w:id="6013" w:author="محمد زكريا سيد سيد ابوسبع" w:date="2023-03-31T16:34:00Z">
                  <w:rPr>
                    <w:rFonts w:ascii="Cambria Math" w:eastAsiaTheme="minorEastAsia" w:hAnsi="Cambria Math"/>
                    <w:i/>
                    <w:highlight w:val="lightGray"/>
                  </w:rPr>
                </w:del>
              </m:ctrlPr>
            </m:num>
            <m:den>
              <m:sSub>
                <m:sSubPr>
                  <m:ctrlPr>
                    <w:del w:id="6014" w:author="محمد زكريا سيد سيد ابوسبع" w:date="2023-03-31T16:34:00Z">
                      <w:rPr>
                        <w:rFonts w:ascii="Cambria Math" w:hAnsi="Cambria Math" w:cs="Times New Roman"/>
                        <w:i/>
                        <w:highlight w:val="lightGray"/>
                      </w:rPr>
                    </w:del>
                  </m:ctrlPr>
                </m:sSubPr>
                <m:e>
                  <m:r>
                    <w:del w:id="6015" w:author="محمد زكريا سيد سيد ابوسبع" w:date="2023-03-31T16:34:00Z">
                      <w:rPr>
                        <w:rFonts w:ascii="Cambria Math" w:hAnsi="Cambria Math"/>
                        <w:highlight w:val="lightGray"/>
                      </w:rPr>
                      <m:t>V</m:t>
                    </w:del>
                  </m:r>
                </m:e>
                <m:sub>
                  <m:r>
                    <w:del w:id="6016" w:author="محمد زكريا سيد سيد ابوسبع" w:date="2023-03-31T16:34:00Z">
                      <w:rPr>
                        <w:rFonts w:ascii="Cambria Math" w:hAnsi="Cambria Math"/>
                        <w:highlight w:val="lightGray"/>
                      </w:rPr>
                      <m:t>to</m:t>
                    </w:del>
                  </m:r>
                </m:sub>
              </m:sSub>
            </m:den>
          </m:f>
          <m:r>
            <w:del w:id="6017" w:author="محمد زكريا سيد سيد ابوسبع" w:date="2023-03-31T16:34:00Z">
              <w:rPr>
                <w:rFonts w:ascii="Cambria Math" w:hAnsi="Cambria Math"/>
                <w:highlight w:val="lightGray"/>
              </w:rPr>
              <m:t xml:space="preserve"> ∆</m:t>
            </w:del>
          </m:r>
          <m:sSub>
            <m:sSubPr>
              <m:ctrlPr>
                <w:del w:id="6018" w:author="محمد زكريا سيد سيد ابوسبع" w:date="2023-03-31T16:34:00Z">
                  <w:rPr>
                    <w:rFonts w:ascii="Cambria Math" w:hAnsi="Cambria Math"/>
                    <w:i/>
                    <w:highlight w:val="lightGray"/>
                  </w:rPr>
                </w:del>
              </m:ctrlPr>
            </m:sSubPr>
            <m:e>
              <m:r>
                <w:del w:id="6019" w:author="محمد زكريا سيد سيد ابوسبع" w:date="2023-03-31T16:34:00Z">
                  <w:rPr>
                    <w:rFonts w:ascii="Cambria Math" w:hAnsi="Cambria Math"/>
                    <w:highlight w:val="lightGray"/>
                  </w:rPr>
                  <m:t>δ</m:t>
                </w:del>
              </m:r>
            </m:e>
            <m:sub>
              <m:r>
                <w:del w:id="6020" w:author="محمد زكريا سيد سيد ابوسبع" w:date="2023-03-31T16:34:00Z">
                  <w:rPr>
                    <w:rFonts w:ascii="Cambria Math" w:hAnsi="Cambria Math"/>
                    <w:highlight w:val="lightGray"/>
                  </w:rPr>
                  <m:t>a</m:t>
                </w:del>
              </m:r>
            </m:sub>
          </m:sSub>
          <m:r>
            <w:del w:id="6021" w:author="محمد زكريا سيد سيد ابوسبع" w:date="2023-03-31T16:34:00Z">
              <w:rPr>
                <w:rFonts w:ascii="Cambria Math" w:hAnsi="Cambria Math"/>
                <w:highlight w:val="lightGray"/>
              </w:rPr>
              <m:t>+</m:t>
            </w:del>
          </m:r>
          <m:f>
            <m:fPr>
              <m:ctrlPr>
                <w:del w:id="6022" w:author="محمد زكريا سيد سيد ابوسبع" w:date="2023-03-31T16:34:00Z">
                  <w:rPr>
                    <w:rFonts w:ascii="Cambria Math" w:hAnsi="Cambria Math"/>
                    <w:i/>
                    <w:highlight w:val="lightGray"/>
                  </w:rPr>
                </w:del>
              </m:ctrlPr>
            </m:fPr>
            <m:num>
              <m:sSub>
                <m:sSubPr>
                  <m:ctrlPr>
                    <w:del w:id="6023" w:author="محمد زكريا سيد سيد ابوسبع" w:date="2023-03-31T16:34:00Z">
                      <w:rPr>
                        <w:rFonts w:ascii="Cambria Math" w:hAnsi="Cambria Math"/>
                        <w:i/>
                        <w:highlight w:val="lightGray"/>
                      </w:rPr>
                    </w:del>
                  </m:ctrlPr>
                </m:sSubPr>
                <m:e>
                  <m:r>
                    <w:del w:id="6024" w:author="محمد زكريا سيد سيد ابوسبع" w:date="2023-03-31T16:34:00Z">
                      <w:rPr>
                        <w:rFonts w:ascii="Cambria Math" w:hAnsi="Cambria Math"/>
                        <w:highlight w:val="lightGray"/>
                      </w:rPr>
                      <m:t>Y</m:t>
                    </w:del>
                  </m:r>
                </m:e>
                <m:sub>
                  <m:sSub>
                    <m:sSubPr>
                      <m:ctrlPr>
                        <w:del w:id="6025" w:author="محمد زكريا سيد سيد ابوسبع" w:date="2023-03-31T16:34:00Z">
                          <w:rPr>
                            <w:rFonts w:ascii="Cambria Math" w:hAnsi="Cambria Math"/>
                            <w:i/>
                            <w:highlight w:val="lightGray"/>
                          </w:rPr>
                        </w:del>
                      </m:ctrlPr>
                    </m:sSubPr>
                    <m:e>
                      <m:r>
                        <w:del w:id="6026" w:author="محمد زكريا سيد سيد ابوسبع" w:date="2023-03-31T16:34:00Z">
                          <w:rPr>
                            <w:rFonts w:ascii="Cambria Math" w:hAnsi="Cambria Math"/>
                            <w:highlight w:val="lightGray"/>
                          </w:rPr>
                          <m:t>δ</m:t>
                        </w:del>
                      </m:r>
                    </m:e>
                    <m:sub>
                      <m:r>
                        <w:del w:id="6027" w:author="محمد زكريا سيد سيد ابوسبع" w:date="2023-03-31T16:34:00Z">
                          <w:rPr>
                            <w:rFonts w:ascii="Cambria Math" w:hAnsi="Cambria Math"/>
                            <w:highlight w:val="lightGray"/>
                          </w:rPr>
                          <m:t>r</m:t>
                        </w:del>
                      </m:r>
                    </m:sub>
                  </m:sSub>
                </m:sub>
              </m:sSub>
            </m:num>
            <m:den>
              <m:sSub>
                <m:sSubPr>
                  <m:ctrlPr>
                    <w:del w:id="6028" w:author="محمد زكريا سيد سيد ابوسبع" w:date="2023-03-31T16:34:00Z">
                      <w:rPr>
                        <w:rFonts w:ascii="Cambria Math" w:hAnsi="Cambria Math" w:cs="Times New Roman"/>
                        <w:i/>
                        <w:highlight w:val="lightGray"/>
                      </w:rPr>
                    </w:del>
                  </m:ctrlPr>
                </m:sSubPr>
                <m:e>
                  <m:r>
                    <w:del w:id="6029" w:author="محمد زكريا سيد سيد ابوسبع" w:date="2023-03-31T16:34:00Z">
                      <w:rPr>
                        <w:rFonts w:ascii="Cambria Math" w:hAnsi="Cambria Math"/>
                        <w:highlight w:val="lightGray"/>
                      </w:rPr>
                      <m:t>V</m:t>
                    </w:del>
                  </m:r>
                </m:e>
                <m:sub>
                  <m:r>
                    <w:del w:id="6030" w:author="محمد زكريا سيد سيد ابوسبع" w:date="2023-03-31T16:34:00Z">
                      <w:rPr>
                        <w:rFonts w:ascii="Cambria Math" w:hAnsi="Cambria Math"/>
                        <w:highlight w:val="lightGray"/>
                      </w:rPr>
                      <m:t>to</m:t>
                    </w:del>
                  </m:r>
                </m:sub>
              </m:sSub>
            </m:den>
          </m:f>
          <m:r>
            <w:del w:id="6031" w:author="محمد زكريا سيد سيد ابوسبع" w:date="2023-03-31T16:34:00Z">
              <w:rPr>
                <w:rFonts w:ascii="Cambria Math" w:hAnsi="Cambria Math"/>
                <w:highlight w:val="lightGray"/>
              </w:rPr>
              <m:t xml:space="preserve"> ∆</m:t>
            </w:del>
          </m:r>
          <m:sSub>
            <m:sSubPr>
              <m:ctrlPr>
                <w:del w:id="6032" w:author="محمد زكريا سيد سيد ابوسبع" w:date="2023-03-31T16:34:00Z">
                  <w:rPr>
                    <w:rFonts w:ascii="Cambria Math" w:hAnsi="Cambria Math"/>
                    <w:i/>
                    <w:highlight w:val="lightGray"/>
                  </w:rPr>
                </w:del>
              </m:ctrlPr>
            </m:sSubPr>
            <m:e>
              <m:r>
                <w:del w:id="6033" w:author="محمد زكريا سيد سيد ابوسبع" w:date="2023-03-31T16:34:00Z">
                  <w:rPr>
                    <w:rFonts w:ascii="Cambria Math" w:hAnsi="Cambria Math"/>
                    <w:highlight w:val="lightGray"/>
                  </w:rPr>
                  <m:t>δ</m:t>
                </w:del>
              </m:r>
            </m:e>
            <m:sub>
              <m:r>
                <w:del w:id="6034" w:author="محمد زكريا سيد سيد ابوسبع" w:date="2023-03-31T16:34:00Z">
                  <w:rPr>
                    <w:rFonts w:ascii="Cambria Math" w:hAnsi="Cambria Math"/>
                    <w:highlight w:val="lightGray"/>
                  </w:rPr>
                  <m:t>r</m:t>
                </w:del>
              </m:r>
            </m:sub>
          </m:sSub>
          <m:r>
            <w:del w:id="6035" w:author="محمد زكريا سيد سيد ابوسبع" w:date="2023-03-31T16:34:00Z">
              <w:rPr>
                <w:rFonts w:ascii="Cambria Math" w:eastAsiaTheme="minorEastAsia" w:hAnsi="Cambria Math"/>
                <w:highlight w:val="lightGray"/>
              </w:rPr>
              <m:t>+</m:t>
            </w:del>
          </m:r>
          <m:f>
            <m:fPr>
              <m:ctrlPr>
                <w:del w:id="6036" w:author="محمد زكريا سيد سيد ابوسبع" w:date="2023-03-31T16:34:00Z">
                  <w:rPr>
                    <w:rFonts w:ascii="Cambria Math" w:hAnsi="Cambria Math"/>
                    <w:i/>
                    <w:highlight w:val="lightGray"/>
                  </w:rPr>
                </w:del>
              </m:ctrlPr>
            </m:fPr>
            <m:num>
              <m:r>
                <w:del w:id="6037" w:author="محمد زكريا سيد سيد ابوسبع" w:date="2023-03-31T16:34:00Z">
                  <w:rPr>
                    <w:rFonts w:ascii="Cambria Math" w:hAnsi="Cambria Math"/>
                    <w:highlight w:val="lightGray"/>
                  </w:rPr>
                  <m:t>g</m:t>
                </w:del>
              </m:r>
            </m:num>
            <m:den>
              <m:sSub>
                <m:sSubPr>
                  <m:ctrlPr>
                    <w:del w:id="6038" w:author="محمد زكريا سيد سيد ابوسبع" w:date="2023-03-31T16:34:00Z">
                      <w:rPr>
                        <w:rFonts w:ascii="Cambria Math" w:hAnsi="Cambria Math" w:cs="Times New Roman"/>
                        <w:i/>
                        <w:highlight w:val="lightGray"/>
                      </w:rPr>
                    </w:del>
                  </m:ctrlPr>
                </m:sSubPr>
                <m:e>
                  <m:r>
                    <w:del w:id="6039" w:author="محمد زكريا سيد سيد ابوسبع" w:date="2023-03-31T16:34:00Z">
                      <w:rPr>
                        <w:rFonts w:ascii="Cambria Math" w:hAnsi="Cambria Math"/>
                        <w:highlight w:val="lightGray"/>
                      </w:rPr>
                      <m:t>V</m:t>
                    </w:del>
                  </m:r>
                </m:e>
                <m:sub>
                  <m:r>
                    <w:del w:id="6040" w:author="محمد زكريا سيد سيد ابوسبع" w:date="2023-03-31T16:34:00Z">
                      <w:rPr>
                        <w:rFonts w:ascii="Cambria Math" w:hAnsi="Cambria Math"/>
                        <w:highlight w:val="lightGray"/>
                      </w:rPr>
                      <m:t>to</m:t>
                    </w:del>
                  </m:r>
                </m:sub>
              </m:sSub>
            </m:den>
          </m:f>
          <m:r>
            <w:del w:id="6041" w:author="محمد زكريا سيد سيد ابوسبع" w:date="2023-03-31T16:34:00Z">
              <w:rPr>
                <w:rFonts w:ascii="Cambria Math" w:hAnsi="Cambria Math"/>
                <w:highlight w:val="lightGray"/>
              </w:rPr>
              <m:t xml:space="preserve"> </m:t>
            </w:del>
          </m:r>
          <m:func>
            <m:funcPr>
              <m:ctrlPr>
                <w:del w:id="6042" w:author="محمد زكريا سيد سيد ابوسبع" w:date="2023-03-31T16:34:00Z">
                  <w:rPr>
                    <w:rFonts w:ascii="Cambria Math" w:eastAsiaTheme="minorEastAsia" w:hAnsi="Cambria Math" w:cs="Times New Roman"/>
                    <w:i/>
                    <w:highlight w:val="lightGray"/>
                  </w:rPr>
                </w:del>
              </m:ctrlPr>
            </m:funcPr>
            <m:fName>
              <m:r>
                <w:del w:id="6043" w:author="محمد زكريا سيد سيد ابوسبع" w:date="2023-03-31T16:34:00Z">
                  <m:rPr>
                    <m:sty m:val="p"/>
                  </m:rPr>
                  <w:rPr>
                    <w:rFonts w:ascii="Cambria Math" w:hAnsi="Cambria Math"/>
                    <w:highlight w:val="lightGray"/>
                  </w:rPr>
                  <m:t>cos</m:t>
                </w:del>
              </m:r>
            </m:fName>
            <m:e>
              <m:d>
                <m:dPr>
                  <m:ctrlPr>
                    <w:del w:id="6044" w:author="محمد زكريا سيد سيد ابوسبع" w:date="2023-03-31T16:34:00Z">
                      <w:rPr>
                        <w:rFonts w:ascii="Cambria Math" w:eastAsiaTheme="minorEastAsia" w:hAnsi="Cambria Math" w:cs="Times New Roman"/>
                        <w:i/>
                        <w:highlight w:val="lightGray"/>
                      </w:rPr>
                    </w:del>
                  </m:ctrlPr>
                </m:dPr>
                <m:e>
                  <m:sSub>
                    <m:sSubPr>
                      <m:ctrlPr>
                        <w:del w:id="6045" w:author="محمد زكريا سيد سيد ابوسبع" w:date="2023-03-31T16:34:00Z">
                          <w:rPr>
                            <w:rFonts w:ascii="Cambria Math" w:hAnsi="Cambria Math"/>
                            <w:i/>
                            <w:highlight w:val="lightGray"/>
                          </w:rPr>
                        </w:del>
                      </m:ctrlPr>
                    </m:sSubPr>
                    <m:e>
                      <m:r>
                        <w:del w:id="6046" w:author="محمد زكريا سيد سيد ابوسبع" w:date="2023-03-31T16:34:00Z">
                          <w:rPr>
                            <w:rFonts w:ascii="Cambria Math" w:hAnsi="Cambria Math"/>
                            <w:highlight w:val="lightGray"/>
                          </w:rPr>
                          <m:t>θ</m:t>
                        </w:del>
                      </m:r>
                    </m:e>
                    <m:sub>
                      <m:r>
                        <w:del w:id="6047" w:author="محمد زكريا سيد سيد ابوسبع" w:date="2023-03-31T16:34:00Z">
                          <w:rPr>
                            <w:rFonts w:ascii="Cambria Math" w:hAnsi="Cambria Math"/>
                            <w:highlight w:val="lightGray"/>
                          </w:rPr>
                          <m:t>o</m:t>
                        </w:del>
                      </m:r>
                    </m:sub>
                  </m:sSub>
                </m:e>
              </m:d>
            </m:e>
          </m:func>
          <m:r>
            <w:del w:id="6048" w:author="محمد زكريا سيد سيد ابوسبع" w:date="2023-03-31T16:34:00Z">
              <w:rPr>
                <w:rFonts w:ascii="Cambria Math" w:hAnsi="Cambria Math"/>
                <w:highlight w:val="lightGray"/>
              </w:rPr>
              <m:t>∆</m:t>
            </w:del>
          </m:r>
          <m:r>
            <w:del w:id="6049" w:author="محمد زكريا سيد سيد ابوسبع" w:date="2023-03-31T16:34:00Z">
              <w:rPr>
                <w:rFonts w:ascii="Cambria Math" w:hAnsi="Cambria Math"/>
                <w:color w:val="161718" w:themeColor="text1"/>
              </w:rPr>
              <m:t>φ</m:t>
            </w:del>
          </m:r>
        </m:oMath>
      </m:oMathPara>
    </w:p>
    <w:p w14:paraId="4835FC58" w14:textId="42965DF9" w:rsidR="00590B75" w:rsidRPr="00985221" w:rsidDel="00E93874" w:rsidRDefault="00590B75" w:rsidP="00590B75">
      <w:pPr>
        <w:pStyle w:val="ListParagraph"/>
        <w:rPr>
          <w:del w:id="6050" w:author="محمد زكريا سيد سيد ابوسبع" w:date="2023-03-31T16:34:00Z"/>
          <w:rFonts w:eastAsiaTheme="minorEastAsia"/>
        </w:rPr>
      </w:pPr>
    </w:p>
    <w:p w14:paraId="5A1E9A61" w14:textId="66C1D036" w:rsidR="00590B75" w:rsidRPr="000F4588" w:rsidDel="00E93874" w:rsidRDefault="00590B75" w:rsidP="00590B75">
      <w:pPr>
        <w:pStyle w:val="ListParagraph"/>
        <w:numPr>
          <w:ilvl w:val="0"/>
          <w:numId w:val="25"/>
        </w:numPr>
        <w:spacing w:after="160" w:line="259" w:lineRule="auto"/>
        <w:ind w:right="0"/>
        <w:jc w:val="left"/>
        <w:rPr>
          <w:del w:id="6051" w:author="محمد زكريا سيد سيد ابوسبع" w:date="2023-03-31T16:34:00Z"/>
          <w:rFonts w:eastAsiaTheme="minorEastAsia"/>
        </w:rPr>
      </w:pPr>
      <m:oMath>
        <m:r>
          <w:del w:id="6052" w:author="محمد زكريا سيد سيد ابوسبع" w:date="2023-03-31T16:34:00Z">
            <w:rPr>
              <w:rFonts w:ascii="Cambria Math" w:hAnsi="Cambria Math"/>
              <w:color w:val="161718" w:themeColor="text1"/>
            </w:rPr>
            <m:t>L=</m:t>
          </w:del>
        </m:r>
        <m:sSub>
          <m:sSubPr>
            <m:ctrlPr>
              <w:del w:id="6053" w:author="محمد زكريا سيد سيد ابوسبع" w:date="2023-03-31T16:34:00Z">
                <w:rPr>
                  <w:rFonts w:ascii="Cambria Math" w:hAnsi="Cambria Math"/>
                  <w:i/>
                  <w:iCs/>
                  <w:color w:val="161718" w:themeColor="text1"/>
                </w:rPr>
              </w:del>
            </m:ctrlPr>
          </m:sSubPr>
          <m:e>
            <m:r>
              <w:del w:id="6054" w:author="محمد زكريا سيد سيد ابوسبع" w:date="2023-03-31T16:34:00Z">
                <w:rPr>
                  <w:rFonts w:ascii="Cambria Math" w:hAnsi="Cambria Math"/>
                  <w:color w:val="161718" w:themeColor="text1"/>
                </w:rPr>
                <m:t>I</m:t>
              </w:del>
            </m:r>
          </m:e>
          <m:sub>
            <m:r>
              <w:del w:id="6055" w:author="محمد زكريا سيد سيد ابوسبع" w:date="2023-03-31T16:34:00Z">
                <w:rPr>
                  <w:rFonts w:ascii="Cambria Math" w:hAnsi="Cambria Math"/>
                  <w:color w:val="161718" w:themeColor="text1"/>
                </w:rPr>
                <m:t>x</m:t>
              </w:del>
            </m:r>
          </m:sub>
        </m:sSub>
        <m:acc>
          <m:accPr>
            <m:chr m:val="̇"/>
            <m:ctrlPr>
              <w:del w:id="6056" w:author="محمد زكريا سيد سيد ابوسبع" w:date="2023-03-31T16:34:00Z">
                <w:rPr>
                  <w:rFonts w:ascii="Cambria Math" w:hAnsi="Cambria Math"/>
                  <w:i/>
                  <w:iCs/>
                  <w:color w:val="161718" w:themeColor="text1"/>
                </w:rPr>
              </w:del>
            </m:ctrlPr>
          </m:accPr>
          <m:e>
            <m:r>
              <w:del w:id="6057" w:author="محمد زكريا سيد سيد ابوسبع" w:date="2023-03-31T16:34:00Z">
                <w:rPr>
                  <w:rFonts w:ascii="Cambria Math" w:hAnsi="Cambria Math"/>
                  <w:color w:val="161718" w:themeColor="text1"/>
                </w:rPr>
                <m:t>p</m:t>
              </w:del>
            </m:r>
          </m:e>
        </m:acc>
        <m:r>
          <w:del w:id="6058" w:author="محمد زكريا سيد سيد ابوسبع" w:date="2023-03-31T16:34:00Z">
            <w:rPr>
              <w:rFonts w:ascii="Cambria Math" w:hAnsi="Cambria Math"/>
              <w:color w:val="161718" w:themeColor="text1"/>
            </w:rPr>
            <m:t>-</m:t>
          </w:del>
        </m:r>
        <m:sSub>
          <m:sSubPr>
            <m:ctrlPr>
              <w:del w:id="6059" w:author="محمد زكريا سيد سيد ابوسبع" w:date="2023-03-31T16:34:00Z">
                <w:rPr>
                  <w:rFonts w:ascii="Cambria Math" w:hAnsi="Cambria Math"/>
                  <w:i/>
                  <w:iCs/>
                  <w:color w:val="161718" w:themeColor="text1"/>
                </w:rPr>
              </w:del>
            </m:ctrlPr>
          </m:sSubPr>
          <m:e>
            <m:r>
              <w:del w:id="6060" w:author="محمد زكريا سيد سيد ابوسبع" w:date="2023-03-31T16:34:00Z">
                <w:rPr>
                  <w:rFonts w:ascii="Cambria Math" w:hAnsi="Cambria Math"/>
                  <w:color w:val="161718" w:themeColor="text1"/>
                </w:rPr>
                <m:t>I</m:t>
              </w:del>
            </m:r>
          </m:e>
          <m:sub>
            <m:r>
              <w:del w:id="6061" w:author="محمد زكريا سيد سيد ابوسبع" w:date="2023-03-31T16:34:00Z">
                <w:rPr>
                  <w:rFonts w:ascii="Cambria Math" w:hAnsi="Cambria Math"/>
                  <w:color w:val="161718" w:themeColor="text1"/>
                </w:rPr>
                <m:t>xz</m:t>
              </w:del>
            </m:r>
          </m:sub>
        </m:sSub>
        <m:acc>
          <m:accPr>
            <m:chr m:val="̇"/>
            <m:ctrlPr>
              <w:del w:id="6062" w:author="محمد زكريا سيد سيد ابوسبع" w:date="2023-03-31T16:34:00Z">
                <w:rPr>
                  <w:rFonts w:ascii="Cambria Math" w:hAnsi="Cambria Math"/>
                  <w:i/>
                  <w:iCs/>
                  <w:color w:val="161718" w:themeColor="text1"/>
                </w:rPr>
              </w:del>
            </m:ctrlPr>
          </m:accPr>
          <m:e>
            <m:r>
              <w:del w:id="6063" w:author="محمد زكريا سيد سيد ابوسبع" w:date="2023-03-31T16:34:00Z">
                <w:rPr>
                  <w:rFonts w:ascii="Cambria Math" w:hAnsi="Cambria Math"/>
                  <w:color w:val="161718" w:themeColor="text1"/>
                </w:rPr>
                <m:t>r</m:t>
              </w:del>
            </m:r>
          </m:e>
        </m:acc>
        <m:r>
          <w:del w:id="6064" w:author="محمد زكريا سيد سيد ابوسبع" w:date="2023-03-31T16:34:00Z">
            <w:rPr>
              <w:rFonts w:ascii="Cambria Math" w:hAnsi="Cambria Math"/>
              <w:color w:val="161718" w:themeColor="text1"/>
            </w:rPr>
            <m:t>+qr</m:t>
          </w:del>
        </m:r>
        <m:d>
          <m:dPr>
            <m:ctrlPr>
              <w:del w:id="6065" w:author="محمد زكريا سيد سيد ابوسبع" w:date="2023-03-31T16:34:00Z">
                <w:rPr>
                  <w:rFonts w:ascii="Cambria Math" w:hAnsi="Cambria Math"/>
                  <w:i/>
                  <w:iCs/>
                  <w:color w:val="161718" w:themeColor="text1"/>
                </w:rPr>
              </w:del>
            </m:ctrlPr>
          </m:dPr>
          <m:e>
            <m:sSub>
              <m:sSubPr>
                <m:ctrlPr>
                  <w:del w:id="6066" w:author="محمد زكريا سيد سيد ابوسبع" w:date="2023-03-31T16:34:00Z">
                    <w:rPr>
                      <w:rFonts w:ascii="Cambria Math" w:hAnsi="Cambria Math"/>
                      <w:i/>
                      <w:iCs/>
                      <w:color w:val="161718" w:themeColor="text1"/>
                    </w:rPr>
                  </w:del>
                </m:ctrlPr>
              </m:sSubPr>
              <m:e>
                <m:r>
                  <w:del w:id="6067" w:author="محمد زكريا سيد سيد ابوسبع" w:date="2023-03-31T16:34:00Z">
                    <w:rPr>
                      <w:rFonts w:ascii="Cambria Math" w:hAnsi="Cambria Math"/>
                      <w:color w:val="161718" w:themeColor="text1"/>
                    </w:rPr>
                    <m:t>I</m:t>
                  </w:del>
                </m:r>
              </m:e>
              <m:sub>
                <m:r>
                  <w:del w:id="6068" w:author="محمد زكريا سيد سيد ابوسبع" w:date="2023-03-31T16:34:00Z">
                    <w:rPr>
                      <w:rFonts w:ascii="Cambria Math" w:hAnsi="Cambria Math"/>
                      <w:color w:val="161718" w:themeColor="text1"/>
                    </w:rPr>
                    <m:t>z</m:t>
                  </w:del>
                </m:r>
              </m:sub>
            </m:sSub>
            <m:r>
              <w:del w:id="6069" w:author="محمد زكريا سيد سيد ابوسبع" w:date="2023-03-31T16:34:00Z">
                <w:rPr>
                  <w:rFonts w:ascii="Cambria Math" w:hAnsi="Cambria Math"/>
                  <w:color w:val="161718" w:themeColor="text1"/>
                </w:rPr>
                <m:t>-</m:t>
              </w:del>
            </m:r>
            <m:sSub>
              <m:sSubPr>
                <m:ctrlPr>
                  <w:del w:id="6070" w:author="محمد زكريا سيد سيد ابوسبع" w:date="2023-03-31T16:34:00Z">
                    <w:rPr>
                      <w:rFonts w:ascii="Cambria Math" w:hAnsi="Cambria Math"/>
                      <w:i/>
                      <w:iCs/>
                      <w:color w:val="161718" w:themeColor="text1"/>
                    </w:rPr>
                  </w:del>
                </m:ctrlPr>
              </m:sSubPr>
              <m:e>
                <m:r>
                  <w:del w:id="6071" w:author="محمد زكريا سيد سيد ابوسبع" w:date="2023-03-31T16:34:00Z">
                    <w:rPr>
                      <w:rFonts w:ascii="Cambria Math" w:hAnsi="Cambria Math"/>
                      <w:color w:val="161718" w:themeColor="text1"/>
                    </w:rPr>
                    <m:t>I</m:t>
                  </w:del>
                </m:r>
              </m:e>
              <m:sub>
                <m:r>
                  <w:del w:id="6072" w:author="محمد زكريا سيد سيد ابوسبع" w:date="2023-03-31T16:34:00Z">
                    <w:rPr>
                      <w:rFonts w:ascii="Cambria Math" w:hAnsi="Cambria Math"/>
                      <w:color w:val="161718" w:themeColor="text1"/>
                    </w:rPr>
                    <m:t>y</m:t>
                  </w:del>
                </m:r>
              </m:sub>
            </m:sSub>
          </m:e>
        </m:d>
        <m:r>
          <w:del w:id="6073" w:author="محمد زكريا سيد سيد ابوسبع" w:date="2023-03-31T16:34:00Z">
            <w:rPr>
              <w:rFonts w:ascii="Cambria Math" w:hAnsi="Cambria Math"/>
              <w:color w:val="161718" w:themeColor="text1"/>
            </w:rPr>
            <m:t>-</m:t>
          </w:del>
        </m:r>
        <m:sSub>
          <m:sSubPr>
            <m:ctrlPr>
              <w:del w:id="6074" w:author="محمد زكريا سيد سيد ابوسبع" w:date="2023-03-31T16:34:00Z">
                <w:rPr>
                  <w:rFonts w:ascii="Cambria Math" w:hAnsi="Cambria Math"/>
                  <w:i/>
                  <w:iCs/>
                  <w:color w:val="161718" w:themeColor="text1"/>
                </w:rPr>
              </w:del>
            </m:ctrlPr>
          </m:sSubPr>
          <m:e>
            <m:r>
              <w:del w:id="6075" w:author="محمد زكريا سيد سيد ابوسبع" w:date="2023-03-31T16:34:00Z">
                <w:rPr>
                  <w:rFonts w:ascii="Cambria Math" w:hAnsi="Cambria Math"/>
                  <w:color w:val="161718" w:themeColor="text1"/>
                </w:rPr>
                <m:t>I</m:t>
              </w:del>
            </m:r>
          </m:e>
          <m:sub>
            <m:r>
              <w:del w:id="6076" w:author="محمد زكريا سيد سيد ابوسبع" w:date="2023-03-31T16:34:00Z">
                <w:rPr>
                  <w:rFonts w:ascii="Cambria Math" w:hAnsi="Cambria Math"/>
                  <w:color w:val="161718" w:themeColor="text1"/>
                </w:rPr>
                <m:t>xz</m:t>
              </w:del>
            </m:r>
          </m:sub>
        </m:sSub>
        <m:r>
          <w:del w:id="6077" w:author="محمد زكريا سيد سيد ابوسبع" w:date="2023-03-31T16:34:00Z">
            <w:rPr>
              <w:rFonts w:ascii="Cambria Math" w:hAnsi="Cambria Math"/>
              <w:color w:val="161718" w:themeColor="text1"/>
            </w:rPr>
            <m:t>pq</m:t>
          </w:del>
        </m:r>
      </m:oMath>
    </w:p>
    <w:p w14:paraId="63154FFB" w14:textId="345DA739" w:rsidR="00590B75" w:rsidDel="00E93874" w:rsidRDefault="00590B75" w:rsidP="00590B75">
      <w:pPr>
        <w:pStyle w:val="ListParagraph"/>
        <w:rPr>
          <w:del w:id="6078" w:author="محمد زكريا سيد سيد ابوسبع" w:date="2023-03-31T16:34:00Z"/>
          <w:rFonts w:eastAsiaTheme="minorEastAsia"/>
          <w:color w:val="161718" w:themeColor="text1"/>
        </w:rPr>
      </w:pPr>
    </w:p>
    <w:p w14:paraId="43AA3ABB" w14:textId="77DE6187" w:rsidR="00590B75" w:rsidRPr="002E1978" w:rsidDel="00E93874" w:rsidRDefault="00590B75" w:rsidP="00590B75">
      <w:pPr>
        <w:pStyle w:val="ListParagraph"/>
        <w:rPr>
          <w:del w:id="6079" w:author="محمد زكريا سيد سيد ابوسبع" w:date="2023-03-31T16:34:00Z"/>
          <w:rFonts w:eastAsiaTheme="minorEastAsia"/>
        </w:rPr>
      </w:pPr>
      <m:oMathPara>
        <m:oMath>
          <m:r>
            <w:del w:id="6080" w:author="محمد زكريا سيد سيد ابوسبع" w:date="2023-03-31T16:34:00Z">
              <w:rPr>
                <w:rFonts w:ascii="Cambria Math" w:eastAsiaTheme="minorEastAsia" w:hAnsi="Cambria Math"/>
              </w:rPr>
              <m:t>eq</m:t>
            </w:del>
          </m:r>
          <m:d>
            <m:dPr>
              <m:ctrlPr>
                <w:del w:id="6081" w:author="محمد زكريا سيد سيد ابوسبع" w:date="2023-03-31T16:34:00Z">
                  <w:rPr>
                    <w:rFonts w:ascii="Cambria Math" w:eastAsiaTheme="minorEastAsia" w:hAnsi="Cambria Math"/>
                    <w:i/>
                  </w:rPr>
                </w:del>
              </m:ctrlPr>
            </m:dPr>
            <m:e>
              <m:r>
                <w:del w:id="6082" w:author="محمد زكريا سيد سيد ابوسبع" w:date="2023-03-31T16:34:00Z">
                  <w:rPr>
                    <w:rFonts w:ascii="Cambria Math" w:eastAsiaTheme="minorEastAsia" w:hAnsi="Cambria Math"/>
                  </w:rPr>
                  <m:t>1</m:t>
                </w:del>
              </m:r>
            </m:e>
          </m:d>
          <m:r>
            <w:del w:id="6083" w:author="محمد زكريا سيد سيد ابوسبع" w:date="2023-03-31T16:34:00Z">
              <w:rPr>
                <w:rFonts w:ascii="Cambria Math" w:eastAsiaTheme="minorEastAsia" w:hAnsi="Cambria Math"/>
              </w:rPr>
              <m:t xml:space="preserve">:    </m:t>
            </w:del>
          </m:r>
          <m:r>
            <w:del w:id="6084" w:author="محمد زكريا سيد سيد ابوسبع" w:date="2023-03-31T16:34:00Z">
              <w:rPr>
                <w:rFonts w:ascii="Cambria Math" w:hAnsi="Cambria Math"/>
              </w:rPr>
              <m:t>∆</m:t>
            </w:del>
          </m:r>
          <m:acc>
            <m:accPr>
              <m:chr m:val="̇"/>
              <m:ctrlPr>
                <w:del w:id="6085" w:author="محمد زكريا سيد سيد ابوسبع" w:date="2023-03-31T16:34:00Z">
                  <w:rPr>
                    <w:rFonts w:ascii="Cambria Math" w:hAnsi="Cambria Math"/>
                    <w:i/>
                  </w:rPr>
                </w:del>
              </m:ctrlPr>
            </m:accPr>
            <m:e>
              <m:r>
                <w:del w:id="6086" w:author="محمد زكريا سيد سيد ابوسبع" w:date="2023-03-31T16:34:00Z">
                  <w:rPr>
                    <w:rFonts w:ascii="Cambria Math" w:hAnsi="Cambria Math"/>
                  </w:rPr>
                  <m:t>p</m:t>
                </w:del>
              </m:r>
            </m:e>
          </m:acc>
          <m:r>
            <w:del w:id="6087" w:author="محمد زكريا سيد سيد ابوسبع" w:date="2023-03-31T16:34:00Z">
              <w:rPr>
                <w:rFonts w:ascii="Cambria Math" w:hAnsi="Cambria Math"/>
              </w:rPr>
              <m:t>-</m:t>
            </w:del>
          </m:r>
          <m:f>
            <m:fPr>
              <m:ctrlPr>
                <w:del w:id="6088" w:author="محمد زكريا سيد سيد ابوسبع" w:date="2023-03-31T16:34:00Z">
                  <w:rPr>
                    <w:rFonts w:ascii="Cambria Math" w:hAnsi="Cambria Math"/>
                    <w:i/>
                  </w:rPr>
                </w:del>
              </m:ctrlPr>
            </m:fPr>
            <m:num>
              <m:sSub>
                <m:sSubPr>
                  <m:ctrlPr>
                    <w:del w:id="6089" w:author="محمد زكريا سيد سيد ابوسبع" w:date="2023-03-31T16:34:00Z">
                      <w:rPr>
                        <w:rFonts w:ascii="Cambria Math" w:hAnsi="Cambria Math"/>
                        <w:i/>
                      </w:rPr>
                    </w:del>
                  </m:ctrlPr>
                </m:sSubPr>
                <m:e>
                  <m:r>
                    <w:del w:id="6090" w:author="محمد زكريا سيد سيد ابوسبع" w:date="2023-03-31T16:34:00Z">
                      <w:rPr>
                        <w:rFonts w:ascii="Cambria Math" w:hAnsi="Cambria Math"/>
                      </w:rPr>
                      <m:t>I</m:t>
                    </w:del>
                  </m:r>
                </m:e>
                <m:sub>
                  <m:r>
                    <w:del w:id="6091" w:author="محمد زكريا سيد سيد ابوسبع" w:date="2023-03-31T16:34:00Z">
                      <w:rPr>
                        <w:rFonts w:ascii="Cambria Math" w:hAnsi="Cambria Math"/>
                      </w:rPr>
                      <m:t>xz</m:t>
                    </w:del>
                  </m:r>
                </m:sub>
              </m:sSub>
            </m:num>
            <m:den>
              <m:sSub>
                <m:sSubPr>
                  <m:ctrlPr>
                    <w:del w:id="6092" w:author="محمد زكريا سيد سيد ابوسبع" w:date="2023-03-31T16:34:00Z">
                      <w:rPr>
                        <w:rFonts w:ascii="Cambria Math" w:hAnsi="Cambria Math"/>
                        <w:i/>
                      </w:rPr>
                    </w:del>
                  </m:ctrlPr>
                </m:sSubPr>
                <m:e>
                  <m:r>
                    <w:del w:id="6093" w:author="محمد زكريا سيد سيد ابوسبع" w:date="2023-03-31T16:34:00Z">
                      <w:rPr>
                        <w:rFonts w:ascii="Cambria Math" w:hAnsi="Cambria Math"/>
                      </w:rPr>
                      <m:t>I</m:t>
                    </w:del>
                  </m:r>
                </m:e>
                <m:sub>
                  <m:r>
                    <w:del w:id="6094" w:author="محمد زكريا سيد سيد ابوسبع" w:date="2023-03-31T16:34:00Z">
                      <w:rPr>
                        <w:rFonts w:ascii="Cambria Math" w:hAnsi="Cambria Math"/>
                      </w:rPr>
                      <m:t>x</m:t>
                    </w:del>
                  </m:r>
                </m:sub>
              </m:sSub>
            </m:den>
          </m:f>
          <m:r>
            <w:del w:id="6095" w:author="محمد زكريا سيد سيد ابوسبع" w:date="2023-03-31T16:34:00Z">
              <w:rPr>
                <w:rFonts w:ascii="Cambria Math" w:hAnsi="Cambria Math"/>
              </w:rPr>
              <m:t>*∆</m:t>
            </w:del>
          </m:r>
          <m:acc>
            <m:accPr>
              <m:chr m:val="̇"/>
              <m:ctrlPr>
                <w:del w:id="6096" w:author="محمد زكريا سيد سيد ابوسبع" w:date="2023-03-31T16:34:00Z">
                  <w:rPr>
                    <w:rFonts w:ascii="Cambria Math" w:hAnsi="Cambria Math"/>
                    <w:i/>
                  </w:rPr>
                </w:del>
              </m:ctrlPr>
            </m:accPr>
            <m:e>
              <m:r>
                <w:del w:id="6097" w:author="محمد زكريا سيد سيد ابوسبع" w:date="2023-03-31T16:34:00Z">
                  <w:rPr>
                    <w:rFonts w:ascii="Cambria Math" w:hAnsi="Cambria Math"/>
                  </w:rPr>
                  <m:t>r</m:t>
                </w:del>
              </m:r>
            </m:e>
          </m:acc>
          <m:r>
            <w:del w:id="6098" w:author="محمد زكريا سيد سيد ابوسبع" w:date="2023-03-31T16:34:00Z">
              <w:rPr>
                <w:rFonts w:ascii="Cambria Math" w:hAnsi="Cambria Math"/>
              </w:rPr>
              <m:t>=</m:t>
            </w:del>
          </m:r>
          <m:f>
            <m:fPr>
              <m:ctrlPr>
                <w:del w:id="6099" w:author="محمد زكريا سيد سيد ابوسبع" w:date="2023-03-31T16:34:00Z">
                  <w:rPr>
                    <w:rFonts w:ascii="Cambria Math" w:hAnsi="Cambria Math"/>
                    <w:i/>
                  </w:rPr>
                </w:del>
              </m:ctrlPr>
            </m:fPr>
            <m:num>
              <m:r>
                <w:del w:id="6100" w:author="محمد زكريا سيد سيد ابوسبع" w:date="2023-03-31T16:34:00Z">
                  <w:rPr>
                    <w:rFonts w:ascii="Cambria Math" w:hAnsi="Cambria Math"/>
                  </w:rPr>
                  <m:t>∆L</m:t>
                </w:del>
              </m:r>
            </m:num>
            <m:den>
              <m:sSub>
                <m:sSubPr>
                  <m:ctrlPr>
                    <w:del w:id="6101" w:author="محمد زكريا سيد سيد ابوسبع" w:date="2023-03-31T16:34:00Z">
                      <w:rPr>
                        <w:rFonts w:ascii="Cambria Math" w:hAnsi="Cambria Math" w:cs="Times New Roman"/>
                        <w:i/>
                      </w:rPr>
                    </w:del>
                  </m:ctrlPr>
                </m:sSubPr>
                <m:e>
                  <m:r>
                    <w:del w:id="6102" w:author="محمد زكريا سيد سيد ابوسبع" w:date="2023-03-31T16:34:00Z">
                      <w:rPr>
                        <w:rFonts w:ascii="Cambria Math" w:hAnsi="Cambria Math"/>
                      </w:rPr>
                      <m:t>I</m:t>
                    </w:del>
                  </m:r>
                </m:e>
                <m:sub>
                  <m:r>
                    <w:del w:id="6103" w:author="محمد زكريا سيد سيد ابوسبع" w:date="2023-03-31T16:34:00Z">
                      <w:rPr>
                        <w:rFonts w:ascii="Cambria Math" w:hAnsi="Cambria Math"/>
                      </w:rPr>
                      <m:t>x</m:t>
                    </w:del>
                  </m:r>
                </m:sub>
              </m:sSub>
            </m:den>
          </m:f>
          <m:r>
            <w:del w:id="6104" w:author="محمد زكريا سيد سيد ابوسبع" w:date="2023-03-31T16:34:00Z">
              <w:rPr>
                <w:rFonts w:ascii="Cambria Math" w:hAnsi="Cambria Math"/>
              </w:rPr>
              <m:t>=</m:t>
            </w:del>
          </m:r>
          <m:sSub>
            <m:sSubPr>
              <m:ctrlPr>
                <w:del w:id="6105" w:author="محمد زكريا سيد سيد ابوسبع" w:date="2023-03-31T16:34:00Z">
                  <w:rPr>
                    <w:rFonts w:ascii="Cambria Math" w:hAnsi="Cambria Math"/>
                    <w:i/>
                  </w:rPr>
                </w:del>
              </m:ctrlPr>
            </m:sSubPr>
            <m:e>
              <m:r>
                <w:del w:id="6106" w:author="محمد زكريا سيد سيد ابوسبع" w:date="2023-03-31T16:34:00Z">
                  <w:rPr>
                    <w:rFonts w:ascii="Cambria Math" w:hAnsi="Cambria Math"/>
                  </w:rPr>
                  <m:t>L</m:t>
                </w:del>
              </m:r>
            </m:e>
            <m:sub>
              <m:r>
                <w:del w:id="6107" w:author="محمد زكريا سيد سيد ابوسبع" w:date="2023-03-31T16:34:00Z">
                  <w:rPr>
                    <w:rFonts w:ascii="Cambria Math" w:hAnsi="Cambria Math"/>
                  </w:rPr>
                  <m:t>β</m:t>
                </w:del>
              </m:r>
            </m:sub>
          </m:sSub>
          <m:r>
            <w:del w:id="6108" w:author="محمد زكريا سيد سيد ابوسبع" w:date="2023-03-31T16:34:00Z">
              <w:rPr>
                <w:rFonts w:ascii="Cambria Math" w:hAnsi="Cambria Math"/>
              </w:rPr>
              <m:t xml:space="preserve"> ∆β+</m:t>
            </w:del>
          </m:r>
          <m:sSub>
            <m:sSubPr>
              <m:ctrlPr>
                <w:del w:id="6109" w:author="محمد زكريا سيد سيد ابوسبع" w:date="2023-03-31T16:34:00Z">
                  <w:rPr>
                    <w:rFonts w:ascii="Cambria Math" w:hAnsi="Cambria Math"/>
                    <w:i/>
                  </w:rPr>
                </w:del>
              </m:ctrlPr>
            </m:sSubPr>
            <m:e>
              <m:r>
                <w:del w:id="6110" w:author="محمد زكريا سيد سيد ابوسبع" w:date="2023-03-31T16:34:00Z">
                  <w:rPr>
                    <w:rFonts w:ascii="Cambria Math" w:hAnsi="Cambria Math"/>
                  </w:rPr>
                  <m:t>L</m:t>
                </w:del>
              </m:r>
            </m:e>
            <m:sub>
              <m:r>
                <w:del w:id="6111" w:author="محمد زكريا سيد سيد ابوسبع" w:date="2023-03-31T16:34:00Z">
                  <w:rPr>
                    <w:rFonts w:ascii="Cambria Math" w:hAnsi="Cambria Math"/>
                  </w:rPr>
                  <m:t>p</m:t>
                </w:del>
              </m:r>
            </m:sub>
          </m:sSub>
          <m:r>
            <w:del w:id="6112" w:author="محمد زكريا سيد سيد ابوسبع" w:date="2023-03-31T16:34:00Z">
              <w:rPr>
                <w:rFonts w:ascii="Cambria Math" w:hAnsi="Cambria Math"/>
              </w:rPr>
              <m:t xml:space="preserve"> ∆p+</m:t>
            </w:del>
          </m:r>
          <m:sSub>
            <m:sSubPr>
              <m:ctrlPr>
                <w:del w:id="6113" w:author="محمد زكريا سيد سيد ابوسبع" w:date="2023-03-31T16:34:00Z">
                  <w:rPr>
                    <w:rFonts w:ascii="Cambria Math" w:hAnsi="Cambria Math"/>
                    <w:i/>
                  </w:rPr>
                </w:del>
              </m:ctrlPr>
            </m:sSubPr>
            <m:e>
              <m:r>
                <w:del w:id="6114" w:author="محمد زكريا سيد سيد ابوسبع" w:date="2023-03-31T16:34:00Z">
                  <w:rPr>
                    <w:rFonts w:ascii="Cambria Math" w:hAnsi="Cambria Math"/>
                  </w:rPr>
                  <m:t>L</m:t>
                </w:del>
              </m:r>
            </m:e>
            <m:sub>
              <m:r>
                <w:del w:id="6115" w:author="محمد زكريا سيد سيد ابوسبع" w:date="2023-03-31T16:34:00Z">
                  <w:rPr>
                    <w:rFonts w:ascii="Cambria Math" w:hAnsi="Cambria Math"/>
                  </w:rPr>
                  <m:t>r</m:t>
                </w:del>
              </m:r>
            </m:sub>
          </m:sSub>
          <m:r>
            <w:del w:id="6116" w:author="محمد زكريا سيد سيد ابوسبع" w:date="2023-03-31T16:34:00Z">
              <w:rPr>
                <w:rFonts w:ascii="Cambria Math" w:hAnsi="Cambria Math"/>
              </w:rPr>
              <m:t xml:space="preserve"> ∆r</m:t>
            </w:del>
          </m:r>
          <m:r>
            <w:del w:id="6117" w:author="محمد زكريا سيد سيد ابوسبع" w:date="2023-03-31T16:34:00Z">
              <w:rPr>
                <w:rFonts w:ascii="Cambria Math" w:eastAsiaTheme="minorEastAsia" w:hAnsi="Cambria Math"/>
              </w:rPr>
              <m:t xml:space="preserve">+ </m:t>
            </w:del>
          </m:r>
          <m:sSub>
            <m:sSubPr>
              <m:ctrlPr>
                <w:del w:id="6118" w:author="محمد زكريا سيد سيد ابوسبع" w:date="2023-03-31T16:34:00Z">
                  <w:rPr>
                    <w:rFonts w:ascii="Cambria Math" w:hAnsi="Cambria Math"/>
                    <w:i/>
                  </w:rPr>
                </w:del>
              </m:ctrlPr>
            </m:sSubPr>
            <m:e>
              <m:r>
                <w:del w:id="6119" w:author="محمد زكريا سيد سيد ابوسبع" w:date="2023-03-31T16:34:00Z">
                  <w:rPr>
                    <w:rFonts w:ascii="Cambria Math" w:hAnsi="Cambria Math"/>
                  </w:rPr>
                  <m:t>L</m:t>
                </w:del>
              </m:r>
            </m:e>
            <m:sub>
              <m:sSub>
                <m:sSubPr>
                  <m:ctrlPr>
                    <w:del w:id="6120" w:author="محمد زكريا سيد سيد ابوسبع" w:date="2023-03-31T16:34:00Z">
                      <w:rPr>
                        <w:rFonts w:ascii="Cambria Math" w:hAnsi="Cambria Math"/>
                        <w:i/>
                      </w:rPr>
                    </w:del>
                  </m:ctrlPr>
                </m:sSubPr>
                <m:e>
                  <m:r>
                    <w:del w:id="6121" w:author="محمد زكريا سيد سيد ابوسبع" w:date="2023-03-31T16:34:00Z">
                      <w:rPr>
                        <w:rFonts w:ascii="Cambria Math" w:hAnsi="Cambria Math"/>
                      </w:rPr>
                      <m:t>δ</m:t>
                    </w:del>
                  </m:r>
                </m:e>
                <m:sub>
                  <m:r>
                    <w:del w:id="6122" w:author="محمد زكريا سيد سيد ابوسبع" w:date="2023-03-31T16:34:00Z">
                      <w:rPr>
                        <w:rFonts w:ascii="Cambria Math" w:hAnsi="Cambria Math"/>
                      </w:rPr>
                      <m:t>r</m:t>
                    </w:del>
                  </m:r>
                </m:sub>
              </m:sSub>
            </m:sub>
          </m:sSub>
          <m:r>
            <w:del w:id="6123" w:author="محمد زكريا سيد سيد ابوسبع" w:date="2023-03-31T16:34:00Z">
              <w:rPr>
                <w:rFonts w:ascii="Cambria Math" w:hAnsi="Cambria Math"/>
              </w:rPr>
              <m:t xml:space="preserve"> ∆</m:t>
            </w:del>
          </m:r>
          <m:sSub>
            <m:sSubPr>
              <m:ctrlPr>
                <w:del w:id="6124" w:author="محمد زكريا سيد سيد ابوسبع" w:date="2023-03-31T16:34:00Z">
                  <w:rPr>
                    <w:rFonts w:ascii="Cambria Math" w:hAnsi="Cambria Math"/>
                    <w:i/>
                  </w:rPr>
                </w:del>
              </m:ctrlPr>
            </m:sSubPr>
            <m:e>
              <m:r>
                <w:del w:id="6125" w:author="محمد زكريا سيد سيد ابوسبع" w:date="2023-03-31T16:34:00Z">
                  <w:rPr>
                    <w:rFonts w:ascii="Cambria Math" w:hAnsi="Cambria Math"/>
                  </w:rPr>
                  <m:t>δ</m:t>
                </w:del>
              </m:r>
            </m:e>
            <m:sub>
              <m:r>
                <w:del w:id="6126" w:author="محمد زكريا سيد سيد ابوسبع" w:date="2023-03-31T16:34:00Z">
                  <w:rPr>
                    <w:rFonts w:ascii="Cambria Math" w:hAnsi="Cambria Math"/>
                  </w:rPr>
                  <m:t>r</m:t>
                </w:del>
              </m:r>
            </m:sub>
          </m:sSub>
          <m:r>
            <w:del w:id="6127" w:author="محمد زكريا سيد سيد ابوسبع" w:date="2023-03-31T16:34:00Z">
              <w:rPr>
                <w:rFonts w:ascii="Cambria Math" w:hAnsi="Cambria Math"/>
              </w:rPr>
              <m:t>+</m:t>
            </w:del>
          </m:r>
          <m:sSub>
            <m:sSubPr>
              <m:ctrlPr>
                <w:del w:id="6128" w:author="محمد زكريا سيد سيد ابوسبع" w:date="2023-03-31T16:34:00Z">
                  <w:rPr>
                    <w:rFonts w:ascii="Cambria Math" w:hAnsi="Cambria Math"/>
                    <w:i/>
                  </w:rPr>
                </w:del>
              </m:ctrlPr>
            </m:sSubPr>
            <m:e>
              <m:r>
                <w:del w:id="6129" w:author="محمد زكريا سيد سيد ابوسبع" w:date="2023-03-31T16:34:00Z">
                  <w:rPr>
                    <w:rFonts w:ascii="Cambria Math" w:hAnsi="Cambria Math"/>
                  </w:rPr>
                  <m:t>L</m:t>
                </w:del>
              </m:r>
            </m:e>
            <m:sub>
              <m:sSub>
                <m:sSubPr>
                  <m:ctrlPr>
                    <w:del w:id="6130" w:author="محمد زكريا سيد سيد ابوسبع" w:date="2023-03-31T16:34:00Z">
                      <w:rPr>
                        <w:rFonts w:ascii="Cambria Math" w:hAnsi="Cambria Math"/>
                        <w:i/>
                      </w:rPr>
                    </w:del>
                  </m:ctrlPr>
                </m:sSubPr>
                <m:e>
                  <m:r>
                    <w:del w:id="6131" w:author="محمد زكريا سيد سيد ابوسبع" w:date="2023-03-31T16:34:00Z">
                      <w:rPr>
                        <w:rFonts w:ascii="Cambria Math" w:hAnsi="Cambria Math"/>
                      </w:rPr>
                      <m:t>δ</m:t>
                    </w:del>
                  </m:r>
                </m:e>
                <m:sub>
                  <m:r>
                    <w:del w:id="6132" w:author="محمد زكريا سيد سيد ابوسبع" w:date="2023-03-31T16:34:00Z">
                      <w:rPr>
                        <w:rFonts w:ascii="Cambria Math" w:hAnsi="Cambria Math"/>
                      </w:rPr>
                      <m:t>a</m:t>
                    </w:del>
                  </m:r>
                </m:sub>
              </m:sSub>
            </m:sub>
          </m:sSub>
          <m:r>
            <w:del w:id="6133" w:author="محمد زكريا سيد سيد ابوسبع" w:date="2023-03-31T16:34:00Z">
              <w:rPr>
                <w:rFonts w:ascii="Cambria Math" w:hAnsi="Cambria Math"/>
              </w:rPr>
              <m:t xml:space="preserve"> ∆</m:t>
            </w:del>
          </m:r>
          <m:sSub>
            <m:sSubPr>
              <m:ctrlPr>
                <w:del w:id="6134" w:author="محمد زكريا سيد سيد ابوسبع" w:date="2023-03-31T16:34:00Z">
                  <w:rPr>
                    <w:rFonts w:ascii="Cambria Math" w:hAnsi="Cambria Math"/>
                    <w:i/>
                  </w:rPr>
                </w:del>
              </m:ctrlPr>
            </m:sSubPr>
            <m:e>
              <m:r>
                <w:del w:id="6135" w:author="محمد زكريا سيد سيد ابوسبع" w:date="2023-03-31T16:34:00Z">
                  <w:rPr>
                    <w:rFonts w:ascii="Cambria Math" w:hAnsi="Cambria Math"/>
                  </w:rPr>
                  <m:t>δ</m:t>
                </w:del>
              </m:r>
            </m:e>
            <m:sub>
              <m:r>
                <w:del w:id="6136" w:author="محمد زكريا سيد سيد ابوسبع" w:date="2023-03-31T16:34:00Z">
                  <w:rPr>
                    <w:rFonts w:ascii="Cambria Math" w:hAnsi="Cambria Math"/>
                  </w:rPr>
                  <m:t>a</m:t>
                </w:del>
              </m:r>
            </m:sub>
          </m:sSub>
        </m:oMath>
      </m:oMathPara>
    </w:p>
    <w:p w14:paraId="749BFD02" w14:textId="2950722E" w:rsidR="00590B75" w:rsidRPr="00954736" w:rsidDel="00E93874" w:rsidRDefault="00590B75" w:rsidP="00590B75">
      <w:pPr>
        <w:ind w:left="0"/>
        <w:rPr>
          <w:del w:id="6137" w:author="محمد زكريا سيد سيد ابوسبع" w:date="2023-03-31T16:34:00Z"/>
          <w:rFonts w:eastAsiaTheme="minorEastAsia"/>
        </w:rPr>
      </w:pPr>
    </w:p>
    <w:p w14:paraId="1F463734" w14:textId="6975C864" w:rsidR="00590B75" w:rsidRPr="00F85283" w:rsidDel="00E93874" w:rsidRDefault="00590B75" w:rsidP="00590B75">
      <w:pPr>
        <w:pStyle w:val="ListParagraph"/>
        <w:numPr>
          <w:ilvl w:val="0"/>
          <w:numId w:val="25"/>
        </w:numPr>
        <w:spacing w:after="160" w:line="259" w:lineRule="auto"/>
        <w:ind w:right="0"/>
        <w:jc w:val="left"/>
        <w:rPr>
          <w:del w:id="6138" w:author="محمد زكريا سيد سيد ابوسبع" w:date="2023-03-31T16:34:00Z"/>
          <w:rFonts w:eastAsiaTheme="minorEastAsia"/>
        </w:rPr>
      </w:pPr>
      <m:oMath>
        <m:r>
          <w:del w:id="6139" w:author="محمد زكريا سيد سيد ابوسبع" w:date="2023-03-31T16:34:00Z">
            <w:rPr>
              <w:rFonts w:ascii="Cambria Math" w:hAnsi="Cambria Math"/>
              <w:color w:val="161718" w:themeColor="text1"/>
            </w:rPr>
            <m:t>N=</m:t>
          </w:del>
        </m:r>
        <m:sSub>
          <m:sSubPr>
            <m:ctrlPr>
              <w:del w:id="6140" w:author="محمد زكريا سيد سيد ابوسبع" w:date="2023-03-31T16:34:00Z">
                <w:rPr>
                  <w:rFonts w:ascii="Cambria Math" w:hAnsi="Cambria Math"/>
                  <w:i/>
                  <w:iCs/>
                  <w:color w:val="161718" w:themeColor="text1"/>
                </w:rPr>
              </w:del>
            </m:ctrlPr>
          </m:sSubPr>
          <m:e>
            <m:r>
              <w:del w:id="6141" w:author="محمد زكريا سيد سيد ابوسبع" w:date="2023-03-31T16:34:00Z">
                <w:rPr>
                  <w:rFonts w:ascii="Cambria Math" w:hAnsi="Cambria Math"/>
                  <w:color w:val="161718" w:themeColor="text1"/>
                </w:rPr>
                <m:t>-I</m:t>
              </w:del>
            </m:r>
          </m:e>
          <m:sub>
            <m:r>
              <w:del w:id="6142" w:author="محمد زكريا سيد سيد ابوسبع" w:date="2023-03-31T16:34:00Z">
                <w:rPr>
                  <w:rFonts w:ascii="Cambria Math" w:hAnsi="Cambria Math"/>
                  <w:color w:val="161718" w:themeColor="text1"/>
                </w:rPr>
                <m:t>xz</m:t>
              </w:del>
            </m:r>
          </m:sub>
        </m:sSub>
        <m:acc>
          <m:accPr>
            <m:chr m:val="̇"/>
            <m:ctrlPr>
              <w:del w:id="6143" w:author="محمد زكريا سيد سيد ابوسبع" w:date="2023-03-31T16:34:00Z">
                <w:rPr>
                  <w:rFonts w:ascii="Cambria Math" w:hAnsi="Cambria Math"/>
                  <w:i/>
                  <w:iCs/>
                  <w:color w:val="161718" w:themeColor="text1"/>
                </w:rPr>
              </w:del>
            </m:ctrlPr>
          </m:accPr>
          <m:e>
            <m:r>
              <w:del w:id="6144" w:author="محمد زكريا سيد سيد ابوسبع" w:date="2023-03-31T16:34:00Z">
                <w:rPr>
                  <w:rFonts w:ascii="Cambria Math" w:hAnsi="Cambria Math"/>
                  <w:color w:val="161718" w:themeColor="text1"/>
                </w:rPr>
                <m:t>p</m:t>
              </w:del>
            </m:r>
          </m:e>
        </m:acc>
        <m:r>
          <w:del w:id="6145" w:author="محمد زكريا سيد سيد ابوسبع" w:date="2023-03-31T16:34:00Z">
            <w:rPr>
              <w:rFonts w:ascii="Cambria Math" w:hAnsi="Cambria Math"/>
              <w:color w:val="161718" w:themeColor="text1"/>
            </w:rPr>
            <m:t>+</m:t>
          </w:del>
        </m:r>
        <m:sSub>
          <m:sSubPr>
            <m:ctrlPr>
              <w:del w:id="6146" w:author="محمد زكريا سيد سيد ابوسبع" w:date="2023-03-31T16:34:00Z">
                <w:rPr>
                  <w:rFonts w:ascii="Cambria Math" w:hAnsi="Cambria Math"/>
                  <w:i/>
                  <w:iCs/>
                  <w:color w:val="161718" w:themeColor="text1"/>
                </w:rPr>
              </w:del>
            </m:ctrlPr>
          </m:sSubPr>
          <m:e>
            <m:r>
              <w:del w:id="6147" w:author="محمد زكريا سيد سيد ابوسبع" w:date="2023-03-31T16:34:00Z">
                <w:rPr>
                  <w:rFonts w:ascii="Cambria Math" w:hAnsi="Cambria Math"/>
                  <w:color w:val="161718" w:themeColor="text1"/>
                </w:rPr>
                <m:t>I</m:t>
              </w:del>
            </m:r>
          </m:e>
          <m:sub>
            <m:r>
              <w:del w:id="6148" w:author="محمد زكريا سيد سيد ابوسبع" w:date="2023-03-31T16:34:00Z">
                <w:rPr>
                  <w:rFonts w:ascii="Cambria Math" w:hAnsi="Cambria Math"/>
                  <w:color w:val="161718" w:themeColor="text1"/>
                </w:rPr>
                <m:t>z</m:t>
              </w:del>
            </m:r>
          </m:sub>
        </m:sSub>
        <m:acc>
          <m:accPr>
            <m:chr m:val="̇"/>
            <m:ctrlPr>
              <w:del w:id="6149" w:author="محمد زكريا سيد سيد ابوسبع" w:date="2023-03-31T16:34:00Z">
                <w:rPr>
                  <w:rFonts w:ascii="Cambria Math" w:hAnsi="Cambria Math"/>
                  <w:i/>
                  <w:iCs/>
                  <w:color w:val="161718" w:themeColor="text1"/>
                </w:rPr>
              </w:del>
            </m:ctrlPr>
          </m:accPr>
          <m:e>
            <m:r>
              <w:del w:id="6150" w:author="محمد زكريا سيد سيد ابوسبع" w:date="2023-03-31T16:34:00Z">
                <w:rPr>
                  <w:rFonts w:ascii="Cambria Math" w:hAnsi="Cambria Math"/>
                  <w:color w:val="161718" w:themeColor="text1"/>
                </w:rPr>
                <m:t>r</m:t>
              </w:del>
            </m:r>
          </m:e>
        </m:acc>
        <m:r>
          <w:del w:id="6151" w:author="محمد زكريا سيد سيد ابوسبع" w:date="2023-03-31T16:34:00Z">
            <w:rPr>
              <w:rFonts w:ascii="Cambria Math" w:hAnsi="Cambria Math"/>
              <w:color w:val="161718" w:themeColor="text1"/>
            </w:rPr>
            <m:t>+pq</m:t>
          </w:del>
        </m:r>
        <m:d>
          <m:dPr>
            <m:ctrlPr>
              <w:del w:id="6152" w:author="محمد زكريا سيد سيد ابوسبع" w:date="2023-03-31T16:34:00Z">
                <w:rPr>
                  <w:rFonts w:ascii="Cambria Math" w:hAnsi="Cambria Math"/>
                  <w:i/>
                  <w:iCs/>
                  <w:color w:val="161718" w:themeColor="text1"/>
                </w:rPr>
              </w:del>
            </m:ctrlPr>
          </m:dPr>
          <m:e>
            <m:sSub>
              <m:sSubPr>
                <m:ctrlPr>
                  <w:del w:id="6153" w:author="محمد زكريا سيد سيد ابوسبع" w:date="2023-03-31T16:34:00Z">
                    <w:rPr>
                      <w:rFonts w:ascii="Cambria Math" w:hAnsi="Cambria Math"/>
                      <w:i/>
                      <w:iCs/>
                      <w:color w:val="161718" w:themeColor="text1"/>
                    </w:rPr>
                  </w:del>
                </m:ctrlPr>
              </m:sSubPr>
              <m:e>
                <m:r>
                  <w:del w:id="6154" w:author="محمد زكريا سيد سيد ابوسبع" w:date="2023-03-31T16:34:00Z">
                    <w:rPr>
                      <w:rFonts w:ascii="Cambria Math" w:hAnsi="Cambria Math"/>
                      <w:color w:val="161718" w:themeColor="text1"/>
                    </w:rPr>
                    <m:t>I</m:t>
                  </w:del>
                </m:r>
              </m:e>
              <m:sub>
                <m:r>
                  <w:del w:id="6155" w:author="محمد زكريا سيد سيد ابوسبع" w:date="2023-03-31T16:34:00Z">
                    <w:rPr>
                      <w:rFonts w:ascii="Cambria Math" w:hAnsi="Cambria Math"/>
                      <w:color w:val="161718" w:themeColor="text1"/>
                    </w:rPr>
                    <m:t>y</m:t>
                  </w:del>
                </m:r>
              </m:sub>
            </m:sSub>
            <m:r>
              <w:del w:id="6156" w:author="محمد زكريا سيد سيد ابوسبع" w:date="2023-03-31T16:34:00Z">
                <w:rPr>
                  <w:rFonts w:ascii="Cambria Math" w:hAnsi="Cambria Math"/>
                  <w:color w:val="161718" w:themeColor="text1"/>
                </w:rPr>
                <m:t>-</m:t>
              </w:del>
            </m:r>
            <m:sSub>
              <m:sSubPr>
                <m:ctrlPr>
                  <w:del w:id="6157" w:author="محمد زكريا سيد سيد ابوسبع" w:date="2023-03-31T16:34:00Z">
                    <w:rPr>
                      <w:rFonts w:ascii="Cambria Math" w:hAnsi="Cambria Math"/>
                      <w:i/>
                      <w:iCs/>
                      <w:color w:val="161718" w:themeColor="text1"/>
                    </w:rPr>
                  </w:del>
                </m:ctrlPr>
              </m:sSubPr>
              <m:e>
                <m:r>
                  <w:del w:id="6158" w:author="محمد زكريا سيد سيد ابوسبع" w:date="2023-03-31T16:34:00Z">
                    <w:rPr>
                      <w:rFonts w:ascii="Cambria Math" w:hAnsi="Cambria Math"/>
                      <w:color w:val="161718" w:themeColor="text1"/>
                    </w:rPr>
                    <m:t>I</m:t>
                  </w:del>
                </m:r>
              </m:e>
              <m:sub>
                <m:r>
                  <w:del w:id="6159" w:author="محمد زكريا سيد سيد ابوسبع" w:date="2023-03-31T16:34:00Z">
                    <w:rPr>
                      <w:rFonts w:ascii="Cambria Math" w:hAnsi="Cambria Math"/>
                      <w:color w:val="161718" w:themeColor="text1"/>
                    </w:rPr>
                    <m:t>x</m:t>
                  </w:del>
                </m:r>
              </m:sub>
            </m:sSub>
          </m:e>
        </m:d>
        <m:r>
          <w:del w:id="6160" w:author="محمد زكريا سيد سيد ابوسبع" w:date="2023-03-31T16:34:00Z">
            <w:rPr>
              <w:rFonts w:ascii="Cambria Math" w:hAnsi="Cambria Math"/>
              <w:color w:val="161718" w:themeColor="text1"/>
            </w:rPr>
            <m:t>+</m:t>
          </w:del>
        </m:r>
        <m:sSub>
          <m:sSubPr>
            <m:ctrlPr>
              <w:del w:id="6161" w:author="محمد زكريا سيد سيد ابوسبع" w:date="2023-03-31T16:34:00Z">
                <w:rPr>
                  <w:rFonts w:ascii="Cambria Math" w:hAnsi="Cambria Math"/>
                  <w:i/>
                  <w:iCs/>
                  <w:color w:val="161718" w:themeColor="text1"/>
                </w:rPr>
              </w:del>
            </m:ctrlPr>
          </m:sSubPr>
          <m:e>
            <m:r>
              <w:del w:id="6162" w:author="محمد زكريا سيد سيد ابوسبع" w:date="2023-03-31T16:34:00Z">
                <w:rPr>
                  <w:rFonts w:ascii="Cambria Math" w:hAnsi="Cambria Math"/>
                  <w:color w:val="161718" w:themeColor="text1"/>
                </w:rPr>
                <m:t>I</m:t>
              </w:del>
            </m:r>
          </m:e>
          <m:sub>
            <m:r>
              <w:del w:id="6163" w:author="محمد زكريا سيد سيد ابوسبع" w:date="2023-03-31T16:34:00Z">
                <w:rPr>
                  <w:rFonts w:ascii="Cambria Math" w:hAnsi="Cambria Math"/>
                  <w:color w:val="161718" w:themeColor="text1"/>
                </w:rPr>
                <m:t>xz</m:t>
              </w:del>
            </m:r>
          </m:sub>
        </m:sSub>
        <m:r>
          <w:del w:id="6164" w:author="محمد زكريا سيد سيد ابوسبع" w:date="2023-03-31T16:34:00Z">
            <w:rPr>
              <w:rFonts w:ascii="Cambria Math" w:hAnsi="Cambria Math"/>
              <w:color w:val="161718" w:themeColor="text1"/>
            </w:rPr>
            <m:t>qr</m:t>
          </w:del>
        </m:r>
      </m:oMath>
    </w:p>
    <w:p w14:paraId="63C09AEF" w14:textId="66958BE1" w:rsidR="00590B75" w:rsidDel="00E93874" w:rsidRDefault="00590B75" w:rsidP="00590B75">
      <w:pPr>
        <w:pStyle w:val="ListParagraph"/>
        <w:rPr>
          <w:del w:id="6165" w:author="محمد زكريا سيد سيد ابوسبع" w:date="2023-03-31T16:34:00Z"/>
          <w:rFonts w:eastAsiaTheme="minorEastAsia"/>
        </w:rPr>
      </w:pPr>
    </w:p>
    <w:p w14:paraId="6F04A2E1" w14:textId="00E72280" w:rsidR="00590B75" w:rsidRPr="00954736" w:rsidDel="00E93874" w:rsidRDefault="00590B75" w:rsidP="00590B75">
      <w:pPr>
        <w:pStyle w:val="ListParagraph"/>
        <w:rPr>
          <w:del w:id="6166" w:author="محمد زكريا سيد سيد ابوسبع" w:date="2023-03-31T16:34:00Z"/>
          <w:rFonts w:eastAsiaTheme="minorEastAsia"/>
          <w:rtl/>
        </w:rPr>
      </w:pPr>
      <m:oMathPara>
        <m:oMath>
          <m:r>
            <w:del w:id="6167" w:author="محمد زكريا سيد سيد ابوسبع" w:date="2023-03-31T16:34:00Z">
              <w:rPr>
                <w:rFonts w:ascii="Cambria Math" w:eastAsiaTheme="minorEastAsia" w:hAnsi="Cambria Math"/>
              </w:rPr>
              <m:t>eq</m:t>
            </w:del>
          </m:r>
          <m:d>
            <m:dPr>
              <m:ctrlPr>
                <w:del w:id="6168" w:author="محمد زكريا سيد سيد ابوسبع" w:date="2023-03-31T16:34:00Z">
                  <w:rPr>
                    <w:rFonts w:ascii="Cambria Math" w:eastAsiaTheme="minorEastAsia" w:hAnsi="Cambria Math"/>
                    <w:i/>
                  </w:rPr>
                </w:del>
              </m:ctrlPr>
            </m:dPr>
            <m:e>
              <m:r>
                <w:del w:id="6169" w:author="محمد زكريا سيد سيد ابوسبع" w:date="2023-03-31T16:34:00Z">
                  <w:rPr>
                    <w:rFonts w:ascii="Cambria Math" w:eastAsiaTheme="minorEastAsia" w:hAnsi="Cambria Math"/>
                  </w:rPr>
                  <m:t>2</m:t>
                </w:del>
              </m:r>
            </m:e>
          </m:d>
          <m:r>
            <w:del w:id="6170" w:author="محمد زكريا سيد سيد ابوسبع" w:date="2023-03-31T16:34:00Z">
              <w:rPr>
                <w:rFonts w:ascii="Cambria Math" w:eastAsiaTheme="minorEastAsia" w:hAnsi="Cambria Math"/>
              </w:rPr>
              <m:t xml:space="preserve">:    </m:t>
            </w:del>
          </m:r>
          <m:r>
            <w:del w:id="6171" w:author="محمد زكريا سيد سيد ابوسبع" w:date="2023-03-31T16:34:00Z">
              <w:rPr>
                <w:rFonts w:ascii="Cambria Math" w:hAnsi="Cambria Math"/>
              </w:rPr>
              <m:t>∆</m:t>
            </w:del>
          </m:r>
          <m:acc>
            <m:accPr>
              <m:chr m:val="̇"/>
              <m:ctrlPr>
                <w:del w:id="6172" w:author="محمد زكريا سيد سيد ابوسبع" w:date="2023-03-31T16:34:00Z">
                  <w:rPr>
                    <w:rFonts w:ascii="Cambria Math" w:hAnsi="Cambria Math"/>
                    <w:i/>
                  </w:rPr>
                </w:del>
              </m:ctrlPr>
            </m:accPr>
            <m:e>
              <m:r>
                <w:del w:id="6173" w:author="محمد زكريا سيد سيد ابوسبع" w:date="2023-03-31T16:34:00Z">
                  <w:rPr>
                    <w:rFonts w:ascii="Cambria Math" w:hAnsi="Cambria Math"/>
                  </w:rPr>
                  <m:t>r</m:t>
                </w:del>
              </m:r>
            </m:e>
          </m:acc>
          <m:r>
            <w:del w:id="6174" w:author="محمد زكريا سيد سيد ابوسبع" w:date="2023-03-31T16:34:00Z">
              <w:rPr>
                <w:rFonts w:ascii="Cambria Math" w:hAnsi="Cambria Math"/>
              </w:rPr>
              <m:t>-</m:t>
            </w:del>
          </m:r>
          <m:f>
            <m:fPr>
              <m:ctrlPr>
                <w:del w:id="6175" w:author="محمد زكريا سيد سيد ابوسبع" w:date="2023-03-31T16:34:00Z">
                  <w:rPr>
                    <w:rFonts w:ascii="Cambria Math" w:hAnsi="Cambria Math"/>
                    <w:i/>
                  </w:rPr>
                </w:del>
              </m:ctrlPr>
            </m:fPr>
            <m:num>
              <m:sSub>
                <m:sSubPr>
                  <m:ctrlPr>
                    <w:del w:id="6176" w:author="محمد زكريا سيد سيد ابوسبع" w:date="2023-03-31T16:34:00Z">
                      <w:rPr>
                        <w:rFonts w:ascii="Cambria Math" w:hAnsi="Cambria Math"/>
                        <w:i/>
                      </w:rPr>
                    </w:del>
                  </m:ctrlPr>
                </m:sSubPr>
                <m:e>
                  <m:r>
                    <w:del w:id="6177" w:author="محمد زكريا سيد سيد ابوسبع" w:date="2023-03-31T16:34:00Z">
                      <w:rPr>
                        <w:rFonts w:ascii="Cambria Math" w:hAnsi="Cambria Math"/>
                      </w:rPr>
                      <m:t>I</m:t>
                    </w:del>
                  </m:r>
                </m:e>
                <m:sub>
                  <m:r>
                    <w:del w:id="6178" w:author="محمد زكريا سيد سيد ابوسبع" w:date="2023-03-31T16:34:00Z">
                      <w:rPr>
                        <w:rFonts w:ascii="Cambria Math" w:hAnsi="Cambria Math"/>
                      </w:rPr>
                      <m:t>xz</m:t>
                    </w:del>
                  </m:r>
                </m:sub>
              </m:sSub>
            </m:num>
            <m:den>
              <m:sSub>
                <m:sSubPr>
                  <m:ctrlPr>
                    <w:del w:id="6179" w:author="محمد زكريا سيد سيد ابوسبع" w:date="2023-03-31T16:34:00Z">
                      <w:rPr>
                        <w:rFonts w:ascii="Cambria Math" w:hAnsi="Cambria Math"/>
                        <w:i/>
                      </w:rPr>
                    </w:del>
                  </m:ctrlPr>
                </m:sSubPr>
                <m:e>
                  <m:r>
                    <w:del w:id="6180" w:author="محمد زكريا سيد سيد ابوسبع" w:date="2023-03-31T16:34:00Z">
                      <w:rPr>
                        <w:rFonts w:ascii="Cambria Math" w:hAnsi="Cambria Math"/>
                      </w:rPr>
                      <m:t>I</m:t>
                    </w:del>
                  </m:r>
                </m:e>
                <m:sub>
                  <m:r>
                    <w:del w:id="6181" w:author="محمد زكريا سيد سيد ابوسبع" w:date="2023-03-31T16:34:00Z">
                      <w:rPr>
                        <w:rFonts w:ascii="Cambria Math" w:hAnsi="Cambria Math"/>
                      </w:rPr>
                      <m:t>z</m:t>
                    </w:del>
                  </m:r>
                </m:sub>
              </m:sSub>
            </m:den>
          </m:f>
          <m:r>
            <w:del w:id="6182" w:author="محمد زكريا سيد سيد ابوسبع" w:date="2023-03-31T16:34:00Z">
              <w:rPr>
                <w:rFonts w:ascii="Cambria Math" w:hAnsi="Cambria Math"/>
              </w:rPr>
              <m:t>*∆</m:t>
            </w:del>
          </m:r>
          <m:acc>
            <m:accPr>
              <m:chr m:val="̇"/>
              <m:ctrlPr>
                <w:del w:id="6183" w:author="محمد زكريا سيد سيد ابوسبع" w:date="2023-03-31T16:34:00Z">
                  <w:rPr>
                    <w:rFonts w:ascii="Cambria Math" w:hAnsi="Cambria Math"/>
                    <w:i/>
                  </w:rPr>
                </w:del>
              </m:ctrlPr>
            </m:accPr>
            <m:e>
              <m:r>
                <w:del w:id="6184" w:author="محمد زكريا سيد سيد ابوسبع" w:date="2023-03-31T16:34:00Z">
                  <w:rPr>
                    <w:rFonts w:ascii="Cambria Math" w:hAnsi="Cambria Math"/>
                  </w:rPr>
                  <m:t>p</m:t>
                </w:del>
              </m:r>
            </m:e>
          </m:acc>
          <m:r>
            <w:del w:id="6185" w:author="محمد زكريا سيد سيد ابوسبع" w:date="2023-03-31T16:34:00Z">
              <w:rPr>
                <w:rFonts w:ascii="Cambria Math" w:hAnsi="Cambria Math"/>
              </w:rPr>
              <m:t>=</m:t>
            </w:del>
          </m:r>
          <m:f>
            <m:fPr>
              <m:ctrlPr>
                <w:del w:id="6186" w:author="محمد زكريا سيد سيد ابوسبع" w:date="2023-03-31T16:34:00Z">
                  <w:rPr>
                    <w:rFonts w:ascii="Cambria Math" w:hAnsi="Cambria Math"/>
                    <w:i/>
                  </w:rPr>
                </w:del>
              </m:ctrlPr>
            </m:fPr>
            <m:num>
              <m:r>
                <w:del w:id="6187" w:author="محمد زكريا سيد سيد ابوسبع" w:date="2023-03-31T16:34:00Z">
                  <w:rPr>
                    <w:rFonts w:ascii="Cambria Math" w:hAnsi="Cambria Math"/>
                  </w:rPr>
                  <m:t>∆N</m:t>
                </w:del>
              </m:r>
            </m:num>
            <m:den>
              <m:sSub>
                <m:sSubPr>
                  <m:ctrlPr>
                    <w:del w:id="6188" w:author="محمد زكريا سيد سيد ابوسبع" w:date="2023-03-31T16:34:00Z">
                      <w:rPr>
                        <w:rFonts w:ascii="Cambria Math" w:hAnsi="Cambria Math" w:cs="Times New Roman"/>
                        <w:i/>
                      </w:rPr>
                    </w:del>
                  </m:ctrlPr>
                </m:sSubPr>
                <m:e>
                  <m:r>
                    <w:del w:id="6189" w:author="محمد زكريا سيد سيد ابوسبع" w:date="2023-03-31T16:34:00Z">
                      <w:rPr>
                        <w:rFonts w:ascii="Cambria Math" w:hAnsi="Cambria Math"/>
                      </w:rPr>
                      <m:t>I</m:t>
                    </w:del>
                  </m:r>
                </m:e>
                <m:sub>
                  <m:r>
                    <w:del w:id="6190" w:author="محمد زكريا سيد سيد ابوسبع" w:date="2023-03-31T16:34:00Z">
                      <w:rPr>
                        <w:rFonts w:ascii="Cambria Math" w:hAnsi="Cambria Math"/>
                      </w:rPr>
                      <m:t>z</m:t>
                    </w:del>
                  </m:r>
                </m:sub>
              </m:sSub>
            </m:den>
          </m:f>
          <m:r>
            <w:del w:id="6191" w:author="محمد زكريا سيد سيد ابوسبع" w:date="2023-03-31T16:34:00Z">
              <w:rPr>
                <w:rFonts w:ascii="Cambria Math" w:hAnsi="Cambria Math"/>
              </w:rPr>
              <m:t>=</m:t>
            </w:del>
          </m:r>
          <m:sSub>
            <m:sSubPr>
              <m:ctrlPr>
                <w:del w:id="6192" w:author="محمد زكريا سيد سيد ابوسبع" w:date="2023-03-31T16:34:00Z">
                  <w:rPr>
                    <w:rFonts w:ascii="Cambria Math" w:hAnsi="Cambria Math"/>
                    <w:i/>
                  </w:rPr>
                </w:del>
              </m:ctrlPr>
            </m:sSubPr>
            <m:e>
              <m:r>
                <w:del w:id="6193" w:author="محمد زكريا سيد سيد ابوسبع" w:date="2023-03-31T16:34:00Z">
                  <w:rPr>
                    <w:rFonts w:ascii="Cambria Math" w:hAnsi="Cambria Math"/>
                  </w:rPr>
                  <m:t>N</m:t>
                </w:del>
              </m:r>
            </m:e>
            <m:sub>
              <m:r>
                <w:del w:id="6194" w:author="محمد زكريا سيد سيد ابوسبع" w:date="2023-03-31T16:34:00Z">
                  <w:rPr>
                    <w:rFonts w:ascii="Cambria Math" w:hAnsi="Cambria Math"/>
                  </w:rPr>
                  <m:t>β</m:t>
                </w:del>
              </m:r>
            </m:sub>
          </m:sSub>
          <m:r>
            <w:del w:id="6195" w:author="محمد زكريا سيد سيد ابوسبع" w:date="2023-03-31T16:34:00Z">
              <w:rPr>
                <w:rFonts w:ascii="Cambria Math" w:hAnsi="Cambria Math"/>
              </w:rPr>
              <m:t xml:space="preserve"> ∆β+</m:t>
            </w:del>
          </m:r>
          <m:sSub>
            <m:sSubPr>
              <m:ctrlPr>
                <w:del w:id="6196" w:author="محمد زكريا سيد سيد ابوسبع" w:date="2023-03-31T16:34:00Z">
                  <w:rPr>
                    <w:rFonts w:ascii="Cambria Math" w:hAnsi="Cambria Math"/>
                    <w:i/>
                  </w:rPr>
                </w:del>
              </m:ctrlPr>
            </m:sSubPr>
            <m:e>
              <m:r>
                <w:del w:id="6197" w:author="محمد زكريا سيد سيد ابوسبع" w:date="2023-03-31T16:34:00Z">
                  <w:rPr>
                    <w:rFonts w:ascii="Cambria Math" w:hAnsi="Cambria Math"/>
                  </w:rPr>
                  <m:t>N</m:t>
                </w:del>
              </m:r>
            </m:e>
            <m:sub>
              <m:r>
                <w:del w:id="6198" w:author="محمد زكريا سيد سيد ابوسبع" w:date="2023-03-31T16:34:00Z">
                  <w:rPr>
                    <w:rFonts w:ascii="Cambria Math" w:hAnsi="Cambria Math"/>
                  </w:rPr>
                  <m:t>p</m:t>
                </w:del>
              </m:r>
            </m:sub>
          </m:sSub>
          <m:r>
            <w:del w:id="6199" w:author="محمد زكريا سيد سيد ابوسبع" w:date="2023-03-31T16:34:00Z">
              <w:rPr>
                <w:rFonts w:ascii="Cambria Math" w:hAnsi="Cambria Math"/>
              </w:rPr>
              <m:t xml:space="preserve"> ∆p+</m:t>
            </w:del>
          </m:r>
          <m:sSub>
            <m:sSubPr>
              <m:ctrlPr>
                <w:del w:id="6200" w:author="محمد زكريا سيد سيد ابوسبع" w:date="2023-03-31T16:34:00Z">
                  <w:rPr>
                    <w:rFonts w:ascii="Cambria Math" w:hAnsi="Cambria Math"/>
                    <w:i/>
                  </w:rPr>
                </w:del>
              </m:ctrlPr>
            </m:sSubPr>
            <m:e>
              <m:r>
                <w:del w:id="6201" w:author="محمد زكريا سيد سيد ابوسبع" w:date="2023-03-31T16:34:00Z">
                  <w:rPr>
                    <w:rFonts w:ascii="Cambria Math" w:hAnsi="Cambria Math"/>
                  </w:rPr>
                  <m:t>N</m:t>
                </w:del>
              </m:r>
            </m:e>
            <m:sub>
              <m:r>
                <w:del w:id="6202" w:author="محمد زكريا سيد سيد ابوسبع" w:date="2023-03-31T16:34:00Z">
                  <w:rPr>
                    <w:rFonts w:ascii="Cambria Math" w:hAnsi="Cambria Math"/>
                  </w:rPr>
                  <m:t>r</m:t>
                </w:del>
              </m:r>
            </m:sub>
          </m:sSub>
          <m:r>
            <w:del w:id="6203" w:author="محمد زكريا سيد سيد ابوسبع" w:date="2023-03-31T16:34:00Z">
              <w:rPr>
                <w:rFonts w:ascii="Cambria Math" w:hAnsi="Cambria Math"/>
              </w:rPr>
              <m:t xml:space="preserve"> ∆r</m:t>
            </w:del>
          </m:r>
          <m:r>
            <w:del w:id="6204" w:author="محمد زكريا سيد سيد ابوسبع" w:date="2023-03-31T16:34:00Z">
              <w:rPr>
                <w:rFonts w:ascii="Cambria Math" w:eastAsiaTheme="minorEastAsia" w:hAnsi="Cambria Math"/>
              </w:rPr>
              <m:t xml:space="preserve">+ </m:t>
            </w:del>
          </m:r>
          <m:sSub>
            <m:sSubPr>
              <m:ctrlPr>
                <w:del w:id="6205" w:author="محمد زكريا سيد سيد ابوسبع" w:date="2023-03-31T16:34:00Z">
                  <w:rPr>
                    <w:rFonts w:ascii="Cambria Math" w:hAnsi="Cambria Math"/>
                    <w:i/>
                  </w:rPr>
                </w:del>
              </m:ctrlPr>
            </m:sSubPr>
            <m:e>
              <m:r>
                <w:del w:id="6206" w:author="محمد زكريا سيد سيد ابوسبع" w:date="2023-03-31T16:34:00Z">
                  <w:rPr>
                    <w:rFonts w:ascii="Cambria Math" w:hAnsi="Cambria Math"/>
                  </w:rPr>
                  <m:t>N</m:t>
                </w:del>
              </m:r>
            </m:e>
            <m:sub>
              <m:sSub>
                <m:sSubPr>
                  <m:ctrlPr>
                    <w:del w:id="6207" w:author="محمد زكريا سيد سيد ابوسبع" w:date="2023-03-31T16:34:00Z">
                      <w:rPr>
                        <w:rFonts w:ascii="Cambria Math" w:hAnsi="Cambria Math"/>
                        <w:i/>
                      </w:rPr>
                    </w:del>
                  </m:ctrlPr>
                </m:sSubPr>
                <m:e>
                  <m:r>
                    <w:del w:id="6208" w:author="محمد زكريا سيد سيد ابوسبع" w:date="2023-03-31T16:34:00Z">
                      <w:rPr>
                        <w:rFonts w:ascii="Cambria Math" w:hAnsi="Cambria Math"/>
                      </w:rPr>
                      <m:t>δ</m:t>
                    </w:del>
                  </m:r>
                </m:e>
                <m:sub>
                  <m:r>
                    <w:del w:id="6209" w:author="محمد زكريا سيد سيد ابوسبع" w:date="2023-03-31T16:34:00Z">
                      <w:rPr>
                        <w:rFonts w:ascii="Cambria Math" w:hAnsi="Cambria Math"/>
                      </w:rPr>
                      <m:t>r</m:t>
                    </w:del>
                  </m:r>
                </m:sub>
              </m:sSub>
            </m:sub>
          </m:sSub>
          <m:r>
            <w:del w:id="6210" w:author="محمد زكريا سيد سيد ابوسبع" w:date="2023-03-31T16:34:00Z">
              <w:rPr>
                <w:rFonts w:ascii="Cambria Math" w:hAnsi="Cambria Math"/>
              </w:rPr>
              <m:t xml:space="preserve"> ∆</m:t>
            </w:del>
          </m:r>
          <m:sSub>
            <m:sSubPr>
              <m:ctrlPr>
                <w:del w:id="6211" w:author="محمد زكريا سيد سيد ابوسبع" w:date="2023-03-31T16:34:00Z">
                  <w:rPr>
                    <w:rFonts w:ascii="Cambria Math" w:hAnsi="Cambria Math"/>
                    <w:i/>
                  </w:rPr>
                </w:del>
              </m:ctrlPr>
            </m:sSubPr>
            <m:e>
              <m:r>
                <w:del w:id="6212" w:author="محمد زكريا سيد سيد ابوسبع" w:date="2023-03-31T16:34:00Z">
                  <w:rPr>
                    <w:rFonts w:ascii="Cambria Math" w:hAnsi="Cambria Math"/>
                  </w:rPr>
                  <m:t>δ</m:t>
                </w:del>
              </m:r>
            </m:e>
            <m:sub>
              <m:r>
                <w:del w:id="6213" w:author="محمد زكريا سيد سيد ابوسبع" w:date="2023-03-31T16:34:00Z">
                  <w:rPr>
                    <w:rFonts w:ascii="Cambria Math" w:hAnsi="Cambria Math"/>
                  </w:rPr>
                  <m:t>r</m:t>
                </w:del>
              </m:r>
            </m:sub>
          </m:sSub>
          <m:r>
            <w:del w:id="6214" w:author="محمد زكريا سيد سيد ابوسبع" w:date="2023-03-31T16:34:00Z">
              <w:rPr>
                <w:rFonts w:ascii="Cambria Math" w:hAnsi="Cambria Math"/>
              </w:rPr>
              <m:t>+</m:t>
            </w:del>
          </m:r>
          <m:sSub>
            <m:sSubPr>
              <m:ctrlPr>
                <w:del w:id="6215" w:author="محمد زكريا سيد سيد ابوسبع" w:date="2023-03-31T16:34:00Z">
                  <w:rPr>
                    <w:rFonts w:ascii="Cambria Math" w:hAnsi="Cambria Math"/>
                    <w:i/>
                  </w:rPr>
                </w:del>
              </m:ctrlPr>
            </m:sSubPr>
            <m:e>
              <m:r>
                <w:del w:id="6216" w:author="محمد زكريا سيد سيد ابوسبع" w:date="2023-03-31T16:34:00Z">
                  <w:rPr>
                    <w:rFonts w:ascii="Cambria Math" w:hAnsi="Cambria Math"/>
                  </w:rPr>
                  <m:t>N</m:t>
                </w:del>
              </m:r>
            </m:e>
            <m:sub>
              <m:sSub>
                <m:sSubPr>
                  <m:ctrlPr>
                    <w:del w:id="6217" w:author="محمد زكريا سيد سيد ابوسبع" w:date="2023-03-31T16:34:00Z">
                      <w:rPr>
                        <w:rFonts w:ascii="Cambria Math" w:hAnsi="Cambria Math"/>
                        <w:i/>
                      </w:rPr>
                    </w:del>
                  </m:ctrlPr>
                </m:sSubPr>
                <m:e>
                  <m:r>
                    <w:del w:id="6218" w:author="محمد زكريا سيد سيد ابوسبع" w:date="2023-03-31T16:34:00Z">
                      <w:rPr>
                        <w:rFonts w:ascii="Cambria Math" w:hAnsi="Cambria Math"/>
                      </w:rPr>
                      <m:t>δ</m:t>
                    </w:del>
                  </m:r>
                </m:e>
                <m:sub>
                  <m:r>
                    <w:del w:id="6219" w:author="محمد زكريا سيد سيد ابوسبع" w:date="2023-03-31T16:34:00Z">
                      <w:rPr>
                        <w:rFonts w:ascii="Cambria Math" w:hAnsi="Cambria Math"/>
                      </w:rPr>
                      <m:t>a</m:t>
                    </w:del>
                  </m:r>
                </m:sub>
              </m:sSub>
            </m:sub>
          </m:sSub>
          <m:r>
            <w:del w:id="6220" w:author="محمد زكريا سيد سيد ابوسبع" w:date="2023-03-31T16:34:00Z">
              <w:rPr>
                <w:rFonts w:ascii="Cambria Math" w:hAnsi="Cambria Math"/>
              </w:rPr>
              <m:t xml:space="preserve"> ∆</m:t>
            </w:del>
          </m:r>
          <m:sSub>
            <m:sSubPr>
              <m:ctrlPr>
                <w:del w:id="6221" w:author="محمد زكريا سيد سيد ابوسبع" w:date="2023-03-31T16:34:00Z">
                  <w:rPr>
                    <w:rFonts w:ascii="Cambria Math" w:hAnsi="Cambria Math"/>
                    <w:i/>
                  </w:rPr>
                </w:del>
              </m:ctrlPr>
            </m:sSubPr>
            <m:e>
              <m:r>
                <w:del w:id="6222" w:author="محمد زكريا سيد سيد ابوسبع" w:date="2023-03-31T16:34:00Z">
                  <w:rPr>
                    <w:rFonts w:ascii="Cambria Math" w:hAnsi="Cambria Math"/>
                  </w:rPr>
                  <m:t>δ</m:t>
                </w:del>
              </m:r>
            </m:e>
            <m:sub>
              <m:r>
                <w:del w:id="6223" w:author="محمد زكريا سيد سيد ابوسبع" w:date="2023-03-31T16:34:00Z">
                  <w:rPr>
                    <w:rFonts w:ascii="Cambria Math" w:hAnsi="Cambria Math"/>
                  </w:rPr>
                  <m:t>a</m:t>
                </w:del>
              </m:r>
            </m:sub>
          </m:sSub>
        </m:oMath>
      </m:oMathPara>
    </w:p>
    <w:p w14:paraId="1FE98CB3" w14:textId="3E234C03" w:rsidR="00590B75" w:rsidRPr="002E1978" w:rsidDel="00E93874" w:rsidRDefault="00590B75" w:rsidP="00590B75">
      <w:pPr>
        <w:pStyle w:val="ListParagraph"/>
        <w:rPr>
          <w:del w:id="6224" w:author="محمد زكريا سيد سيد ابوسبع" w:date="2023-03-31T16:34:00Z"/>
          <w:rFonts w:eastAsiaTheme="minorEastAsia"/>
        </w:rPr>
      </w:pPr>
    </w:p>
    <w:p w14:paraId="5DC76559" w14:textId="7DFD5C98" w:rsidR="00590B75" w:rsidRPr="00954736" w:rsidDel="00E93874" w:rsidRDefault="00590B75" w:rsidP="00590B75">
      <w:pPr>
        <w:rPr>
          <w:del w:id="6225" w:author="محمد زكريا سيد سيد ابوسبع" w:date="2023-03-31T16:34:00Z"/>
          <w:rFonts w:eastAsiaTheme="minorEastAsia"/>
          <w:rtl/>
        </w:rPr>
      </w:pPr>
      <m:oMathPara>
        <m:oMathParaPr>
          <m:jc m:val="left"/>
        </m:oMathParaPr>
        <m:oMath>
          <m:r>
            <w:del w:id="6226" w:author="محمد زكريا سيد سيد ابوسبع" w:date="2023-03-31T16:34:00Z">
              <w:rPr>
                <w:rFonts w:ascii="Cambria Math" w:eastAsiaTheme="minorEastAsia" w:hAnsi="Cambria Math"/>
              </w:rPr>
              <m:t>Solve eq</m:t>
            </w:del>
          </m:r>
          <m:d>
            <m:dPr>
              <m:ctrlPr>
                <w:del w:id="6227" w:author="محمد زكريا سيد سيد ابوسبع" w:date="2023-03-31T16:34:00Z">
                  <w:rPr>
                    <w:rFonts w:ascii="Cambria Math" w:eastAsiaTheme="minorEastAsia" w:hAnsi="Cambria Math"/>
                    <w:i/>
                  </w:rPr>
                </w:del>
              </m:ctrlPr>
            </m:dPr>
            <m:e>
              <m:r>
                <w:del w:id="6228" w:author="محمد زكريا سيد سيد ابوسبع" w:date="2023-03-31T16:34:00Z">
                  <w:rPr>
                    <w:rFonts w:ascii="Cambria Math" w:eastAsiaTheme="minorEastAsia" w:hAnsi="Cambria Math"/>
                  </w:rPr>
                  <m:t>1</m:t>
                </w:del>
              </m:r>
            </m:e>
          </m:d>
          <m:r>
            <w:del w:id="6229" w:author="محمد زكريا سيد سيد ابوسبع" w:date="2023-03-31T16:34:00Z">
              <w:rPr>
                <w:rFonts w:ascii="Cambria Math" w:eastAsiaTheme="minorEastAsia" w:hAnsi="Cambria Math"/>
              </w:rPr>
              <m:t xml:space="preserve"> and eq</m:t>
            </w:del>
          </m:r>
          <m:d>
            <m:dPr>
              <m:ctrlPr>
                <w:del w:id="6230" w:author="محمد زكريا سيد سيد ابوسبع" w:date="2023-03-31T16:34:00Z">
                  <w:rPr>
                    <w:rFonts w:ascii="Cambria Math" w:eastAsiaTheme="minorEastAsia" w:hAnsi="Cambria Math"/>
                    <w:i/>
                  </w:rPr>
                </w:del>
              </m:ctrlPr>
            </m:dPr>
            <m:e>
              <m:r>
                <w:del w:id="6231" w:author="محمد زكريا سيد سيد ابوسبع" w:date="2023-03-31T16:34:00Z">
                  <w:rPr>
                    <w:rFonts w:ascii="Cambria Math" w:eastAsiaTheme="minorEastAsia" w:hAnsi="Cambria Math"/>
                  </w:rPr>
                  <m:t>2</m:t>
                </w:del>
              </m:r>
            </m:e>
          </m:d>
          <m:r>
            <w:del w:id="6232" w:author="محمد زكريا سيد سيد ابوسبع" w:date="2023-03-31T16:34:00Z">
              <w:rPr>
                <w:rFonts w:ascii="Cambria Math" w:eastAsiaTheme="minorEastAsia" w:hAnsi="Cambria Math"/>
              </w:rPr>
              <m:t xml:space="preserve"> in </m:t>
            </w:del>
          </m:r>
          <m:d>
            <m:dPr>
              <m:ctrlPr>
                <w:del w:id="6233" w:author="محمد زكريا سيد سيد ابوسبع" w:date="2023-03-31T16:34:00Z">
                  <w:rPr>
                    <w:rFonts w:ascii="Cambria Math" w:eastAsiaTheme="minorEastAsia" w:hAnsi="Cambria Math"/>
                    <w:i/>
                  </w:rPr>
                </w:del>
              </m:ctrlPr>
            </m:dPr>
            <m:e>
              <m:m>
                <m:mPr>
                  <m:mcs>
                    <m:mc>
                      <m:mcPr>
                        <m:count m:val="2"/>
                        <m:mcJc m:val="center"/>
                      </m:mcPr>
                    </m:mc>
                  </m:mcs>
                  <m:ctrlPr>
                    <w:del w:id="6234" w:author="محمد زكريا سيد سيد ابوسبع" w:date="2023-03-31T16:34:00Z">
                      <w:rPr>
                        <w:rFonts w:ascii="Cambria Math" w:eastAsiaTheme="minorEastAsia" w:hAnsi="Cambria Math"/>
                        <w:i/>
                      </w:rPr>
                    </w:del>
                  </m:ctrlPr>
                </m:mPr>
                <m:mr>
                  <m:e>
                    <m:r>
                      <w:del w:id="6235" w:author="محمد زكريا سيد سيد ابوسبع" w:date="2023-03-31T16:34:00Z">
                        <m:rPr>
                          <m:sty m:val="bi"/>
                        </m:rPr>
                        <w:rPr>
                          <w:rFonts w:ascii="Cambria Math" w:hAnsi="Cambria Math"/>
                        </w:rPr>
                        <m:t>∆</m:t>
                      </w:del>
                    </m:r>
                    <m:acc>
                      <m:accPr>
                        <m:chr m:val="̇"/>
                        <m:ctrlPr>
                          <w:del w:id="6236" w:author="محمد زكريا سيد سيد ابوسبع" w:date="2023-03-31T16:34:00Z">
                            <w:rPr>
                              <w:rFonts w:ascii="Cambria Math" w:hAnsi="Cambria Math"/>
                              <w:b/>
                              <w:bCs/>
                              <w:i/>
                            </w:rPr>
                          </w:del>
                        </m:ctrlPr>
                      </m:accPr>
                      <m:e>
                        <m:r>
                          <w:del w:id="6237" w:author="محمد زكريا سيد سيد ابوسبع" w:date="2023-03-31T16:34:00Z">
                            <m:rPr>
                              <m:sty m:val="bi"/>
                            </m:rPr>
                            <w:rPr>
                              <w:rFonts w:ascii="Cambria Math" w:hAnsi="Cambria Math"/>
                            </w:rPr>
                            <m:t>r</m:t>
                          </w:del>
                        </m:r>
                      </m:e>
                    </m:acc>
                  </m:e>
                  <m:e>
                    <m:r>
                      <w:del w:id="6238" w:author="محمد زكريا سيد سيد ابوسبع" w:date="2023-03-31T16:34:00Z">
                        <m:rPr>
                          <m:sty m:val="bi"/>
                        </m:rPr>
                        <w:rPr>
                          <w:rFonts w:ascii="Cambria Math" w:hAnsi="Cambria Math"/>
                        </w:rPr>
                        <m:t>∆</m:t>
                      </w:del>
                    </m:r>
                    <m:acc>
                      <m:accPr>
                        <m:chr m:val="̇"/>
                        <m:ctrlPr>
                          <w:del w:id="6239" w:author="محمد زكريا سيد سيد ابوسبع" w:date="2023-03-31T16:34:00Z">
                            <w:rPr>
                              <w:rFonts w:ascii="Cambria Math" w:hAnsi="Cambria Math"/>
                              <w:b/>
                              <w:bCs/>
                              <w:i/>
                            </w:rPr>
                          </w:del>
                        </m:ctrlPr>
                      </m:accPr>
                      <m:e>
                        <m:r>
                          <w:del w:id="6240" w:author="محمد زكريا سيد سيد ابوسبع" w:date="2023-03-31T16:34:00Z">
                            <m:rPr>
                              <m:sty m:val="bi"/>
                            </m:rPr>
                            <w:rPr>
                              <w:rFonts w:ascii="Cambria Math" w:hAnsi="Cambria Math"/>
                            </w:rPr>
                            <m:t>p</m:t>
                          </w:del>
                        </m:r>
                      </m:e>
                    </m:acc>
                  </m:e>
                </m:mr>
              </m:m>
            </m:e>
          </m:d>
          <m:r>
            <w:del w:id="6241" w:author="محمد زكريا سيد سيد ابوسبع" w:date="2023-03-31T16:34:00Z">
              <w:rPr>
                <w:rFonts w:ascii="Cambria Math" w:eastAsiaTheme="minorEastAsia" w:hAnsi="Cambria Math"/>
              </w:rPr>
              <m:t xml:space="preserve"> we get:</m:t>
            </w:del>
          </m:r>
        </m:oMath>
      </m:oMathPara>
    </w:p>
    <w:p w14:paraId="4587FB9F" w14:textId="7BD63D15" w:rsidR="00590B75" w:rsidRPr="003F780A" w:rsidDel="00E93874" w:rsidRDefault="00590B75" w:rsidP="00590B75">
      <w:pPr>
        <w:rPr>
          <w:del w:id="6242" w:author="محمد زكريا سيد سيد ابوسبع" w:date="2023-03-31T16:34:00Z"/>
          <w:rFonts w:eastAsiaTheme="minorEastAsia"/>
        </w:rPr>
      </w:pPr>
    </w:p>
    <w:p w14:paraId="0CCCD902" w14:textId="1B288415" w:rsidR="00590B75" w:rsidRPr="00824515" w:rsidDel="00E93874" w:rsidRDefault="00590B75" w:rsidP="00590B75">
      <w:pPr>
        <w:rPr>
          <w:del w:id="6243" w:author="محمد زكريا سيد سيد ابوسبع" w:date="2023-03-31T16:34:00Z"/>
          <w:rFonts w:eastAsiaTheme="minorEastAsia"/>
        </w:rPr>
      </w:pPr>
      <w:bookmarkStart w:id="6244" w:name="_Hlk98606274"/>
      <m:oMathPara>
        <m:oMathParaPr>
          <m:jc m:val="center"/>
        </m:oMathParaPr>
        <m:oMath>
          <m:r>
            <w:del w:id="6245" w:author="محمد زكريا سيد سيد ابوسبع" w:date="2023-03-31T16:34:00Z">
              <w:rPr>
                <w:rFonts w:ascii="Cambria Math" w:hAnsi="Cambria Math"/>
              </w:rPr>
              <m:t>∴∆</m:t>
            </w:del>
          </m:r>
          <m:acc>
            <m:accPr>
              <m:chr m:val="̇"/>
              <m:ctrlPr>
                <w:del w:id="6246" w:author="محمد زكريا سيد سيد ابوسبع" w:date="2023-03-31T16:34:00Z">
                  <w:rPr>
                    <w:rFonts w:ascii="Cambria Math" w:hAnsi="Cambria Math"/>
                    <w:i/>
                  </w:rPr>
                </w:del>
              </m:ctrlPr>
            </m:accPr>
            <m:e>
              <m:r>
                <w:del w:id="6247" w:author="محمد زكريا سيد سيد ابوسبع" w:date="2023-03-31T16:34:00Z">
                  <w:rPr>
                    <w:rFonts w:ascii="Cambria Math" w:hAnsi="Cambria Math"/>
                  </w:rPr>
                  <m:t>p</m:t>
                </w:del>
              </m:r>
            </m:e>
          </m:acc>
          <m:r>
            <w:del w:id="6248" w:author="محمد زكريا سيد سيد ابوسبع" w:date="2023-03-31T16:34:00Z">
              <w:rPr>
                <w:rFonts w:ascii="Cambria Math" w:hAnsi="Cambria Math"/>
              </w:rPr>
              <m:t>=</m:t>
            </w:del>
          </m:r>
          <m:d>
            <m:dPr>
              <m:ctrlPr>
                <w:del w:id="6249" w:author="محمد زكريا سيد سيد ابوسبع" w:date="2023-03-31T16:34:00Z">
                  <w:rPr>
                    <w:rFonts w:ascii="Cambria Math" w:hAnsi="Cambria Math"/>
                    <w:i/>
                  </w:rPr>
                </w:del>
              </m:ctrlPr>
            </m:dPr>
            <m:e>
              <m:f>
                <m:fPr>
                  <m:ctrlPr>
                    <w:del w:id="6250" w:author="محمد زكريا سيد سيد ابوسبع" w:date="2023-03-31T16:34:00Z">
                      <w:rPr>
                        <w:rFonts w:ascii="Cambria Math" w:hAnsi="Cambria Math"/>
                        <w:i/>
                      </w:rPr>
                    </w:del>
                  </m:ctrlPr>
                </m:fPr>
                <m:num>
                  <m:r>
                    <w:del w:id="6251" w:author="محمد زكريا سيد سيد ابوسبع" w:date="2023-03-31T16:34:00Z">
                      <w:rPr>
                        <w:rFonts w:ascii="Cambria Math" w:hAnsi="Cambria Math"/>
                      </w:rPr>
                      <m:t>∆L</m:t>
                    </w:del>
                  </m:r>
                </m:num>
                <m:den>
                  <m:sSub>
                    <m:sSubPr>
                      <m:ctrlPr>
                        <w:del w:id="6252" w:author="محمد زكريا سيد سيد ابوسبع" w:date="2023-03-31T16:34:00Z">
                          <w:rPr>
                            <w:rFonts w:ascii="Cambria Math" w:hAnsi="Cambria Math" w:cs="Times New Roman"/>
                            <w:i/>
                          </w:rPr>
                        </w:del>
                      </m:ctrlPr>
                    </m:sSubPr>
                    <m:e>
                      <m:r>
                        <w:del w:id="6253" w:author="محمد زكريا سيد سيد ابوسبع" w:date="2023-03-31T16:34:00Z">
                          <w:rPr>
                            <w:rFonts w:ascii="Cambria Math" w:hAnsi="Cambria Math"/>
                          </w:rPr>
                          <m:t>I</m:t>
                        </w:del>
                      </m:r>
                    </m:e>
                    <m:sub>
                      <m:r>
                        <w:del w:id="6254" w:author="محمد زكريا سيد سيد ابوسبع" w:date="2023-03-31T16:34:00Z">
                          <w:rPr>
                            <w:rFonts w:ascii="Cambria Math" w:hAnsi="Cambria Math"/>
                          </w:rPr>
                          <m:t>x</m:t>
                        </w:del>
                      </m:r>
                    </m:sub>
                  </m:sSub>
                </m:den>
              </m:f>
              <m:r>
                <w:del w:id="6255" w:author="محمد زكريا سيد سيد ابوسبع" w:date="2023-03-31T16:34:00Z">
                  <w:rPr>
                    <w:rFonts w:ascii="Cambria Math" w:hAnsi="Cambria Math"/>
                  </w:rPr>
                  <m:t>+</m:t>
                </w:del>
              </m:r>
              <m:f>
                <m:fPr>
                  <m:ctrlPr>
                    <w:del w:id="6256" w:author="محمد زكريا سيد سيد ابوسبع" w:date="2023-03-31T16:34:00Z">
                      <w:rPr>
                        <w:rFonts w:ascii="Cambria Math" w:hAnsi="Cambria Math"/>
                        <w:i/>
                      </w:rPr>
                    </w:del>
                  </m:ctrlPr>
                </m:fPr>
                <m:num>
                  <m:sSub>
                    <m:sSubPr>
                      <m:ctrlPr>
                        <w:del w:id="6257" w:author="محمد زكريا سيد سيد ابوسبع" w:date="2023-03-31T16:34:00Z">
                          <w:rPr>
                            <w:rFonts w:ascii="Cambria Math" w:hAnsi="Cambria Math"/>
                            <w:i/>
                          </w:rPr>
                        </w:del>
                      </m:ctrlPr>
                    </m:sSubPr>
                    <m:e>
                      <m:r>
                        <w:del w:id="6258" w:author="محمد زكريا سيد سيد ابوسبع" w:date="2023-03-31T16:34:00Z">
                          <w:rPr>
                            <w:rFonts w:ascii="Cambria Math" w:hAnsi="Cambria Math"/>
                          </w:rPr>
                          <m:t>I</m:t>
                        </w:del>
                      </m:r>
                    </m:e>
                    <m:sub>
                      <m:r>
                        <w:del w:id="6259" w:author="محمد زكريا سيد سيد ابوسبع" w:date="2023-03-31T16:34:00Z">
                          <w:rPr>
                            <w:rFonts w:ascii="Cambria Math" w:hAnsi="Cambria Math"/>
                          </w:rPr>
                          <m:t>xz</m:t>
                        </w:del>
                      </m:r>
                    </m:sub>
                  </m:sSub>
                </m:num>
                <m:den>
                  <m:sSub>
                    <m:sSubPr>
                      <m:ctrlPr>
                        <w:del w:id="6260" w:author="محمد زكريا سيد سيد ابوسبع" w:date="2023-03-31T16:34:00Z">
                          <w:rPr>
                            <w:rFonts w:ascii="Cambria Math" w:hAnsi="Cambria Math"/>
                            <w:i/>
                          </w:rPr>
                        </w:del>
                      </m:ctrlPr>
                    </m:sSubPr>
                    <m:e>
                      <m:r>
                        <w:del w:id="6261" w:author="محمد زكريا سيد سيد ابوسبع" w:date="2023-03-31T16:34:00Z">
                          <w:rPr>
                            <w:rFonts w:ascii="Cambria Math" w:hAnsi="Cambria Math"/>
                          </w:rPr>
                          <m:t>I</m:t>
                        </w:del>
                      </m:r>
                    </m:e>
                    <m:sub>
                      <m:r>
                        <w:del w:id="6262" w:author="محمد زكريا سيد سيد ابوسبع" w:date="2023-03-31T16:34:00Z">
                          <w:rPr>
                            <w:rFonts w:ascii="Cambria Math" w:hAnsi="Cambria Math"/>
                          </w:rPr>
                          <m:t>x</m:t>
                        </w:del>
                      </m:r>
                    </m:sub>
                  </m:sSub>
                </m:den>
              </m:f>
              <m:r>
                <w:del w:id="6263" w:author="محمد زكريا سيد سيد ابوسبع" w:date="2023-03-31T16:34:00Z">
                  <w:rPr>
                    <w:rFonts w:ascii="Cambria Math" w:hAnsi="Cambria Math"/>
                  </w:rPr>
                  <m:t>*</m:t>
                </w:del>
              </m:r>
              <m:f>
                <m:fPr>
                  <m:ctrlPr>
                    <w:del w:id="6264" w:author="محمد زكريا سيد سيد ابوسبع" w:date="2023-03-31T16:34:00Z">
                      <w:rPr>
                        <w:rFonts w:ascii="Cambria Math" w:hAnsi="Cambria Math"/>
                        <w:i/>
                      </w:rPr>
                    </w:del>
                  </m:ctrlPr>
                </m:fPr>
                <m:num>
                  <m:r>
                    <w:del w:id="6265" w:author="محمد زكريا سيد سيد ابوسبع" w:date="2023-03-31T16:34:00Z">
                      <w:rPr>
                        <w:rFonts w:ascii="Cambria Math" w:hAnsi="Cambria Math"/>
                      </w:rPr>
                      <m:t>∆N</m:t>
                    </w:del>
                  </m:r>
                </m:num>
                <m:den>
                  <m:sSub>
                    <m:sSubPr>
                      <m:ctrlPr>
                        <w:del w:id="6266" w:author="محمد زكريا سيد سيد ابوسبع" w:date="2023-03-31T16:34:00Z">
                          <w:rPr>
                            <w:rFonts w:ascii="Cambria Math" w:hAnsi="Cambria Math" w:cs="Times New Roman"/>
                            <w:i/>
                          </w:rPr>
                        </w:del>
                      </m:ctrlPr>
                    </m:sSubPr>
                    <m:e>
                      <m:r>
                        <w:del w:id="6267" w:author="محمد زكريا سيد سيد ابوسبع" w:date="2023-03-31T16:34:00Z">
                          <w:rPr>
                            <w:rFonts w:ascii="Cambria Math" w:hAnsi="Cambria Math"/>
                          </w:rPr>
                          <m:t>I</m:t>
                        </w:del>
                      </m:r>
                    </m:e>
                    <m:sub>
                      <m:r>
                        <w:del w:id="6268" w:author="محمد زكريا سيد سيد ابوسبع" w:date="2023-03-31T16:34:00Z">
                          <w:rPr>
                            <w:rFonts w:ascii="Cambria Math" w:hAnsi="Cambria Math"/>
                          </w:rPr>
                          <m:t>z</m:t>
                        </w:del>
                      </m:r>
                    </m:sub>
                  </m:sSub>
                </m:den>
              </m:f>
            </m:e>
          </m:d>
          <m:r>
            <w:del w:id="6269" w:author="محمد زكريا سيد سيد ابوسبع" w:date="2023-03-31T16:34:00Z">
              <w:rPr>
                <w:rFonts w:ascii="Cambria Math" w:hAnsi="Cambria Math"/>
              </w:rPr>
              <m:t>*G</m:t>
            </w:del>
          </m:r>
          <w:bookmarkEnd w:id="6244"/>
          <m:r>
            <w:del w:id="6270" w:author="محمد زكريا سيد سيد ابوسبع" w:date="2023-03-31T16:34:00Z">
              <w:rPr>
                <w:rFonts w:ascii="Cambria Math" w:eastAsiaTheme="minorEastAsia" w:hAnsi="Cambria Math"/>
              </w:rPr>
              <m:t xml:space="preserve">   ,    where   </m:t>
            </w:del>
          </m:r>
          <m:r>
            <w:del w:id="6271" w:author="محمد زكريا سيد سيد ابوسبع" w:date="2023-03-31T16:34:00Z">
              <w:rPr>
                <w:rFonts w:ascii="Cambria Math" w:hAnsi="Cambria Math"/>
              </w:rPr>
              <m:t>G=</m:t>
            </w:del>
          </m:r>
          <m:f>
            <m:fPr>
              <m:ctrlPr>
                <w:del w:id="6272" w:author="محمد زكريا سيد سيد ابوسبع" w:date="2023-03-31T16:34:00Z">
                  <w:rPr>
                    <w:rFonts w:ascii="Cambria Math" w:eastAsiaTheme="minorEastAsia" w:hAnsi="Cambria Math" w:cs="Times New Roman"/>
                    <w:i/>
                  </w:rPr>
                </w:del>
              </m:ctrlPr>
            </m:fPr>
            <m:num>
              <m:sSub>
                <m:sSubPr>
                  <m:ctrlPr>
                    <w:del w:id="6273" w:author="محمد زكريا سيد سيد ابوسبع" w:date="2023-03-31T16:34:00Z">
                      <w:rPr>
                        <w:rFonts w:ascii="Cambria Math" w:eastAsiaTheme="minorEastAsia" w:hAnsi="Cambria Math" w:cs="Times New Roman"/>
                        <w:i/>
                      </w:rPr>
                    </w:del>
                  </m:ctrlPr>
                </m:sSubPr>
                <m:e>
                  <m:r>
                    <w:del w:id="6274" w:author="محمد زكريا سيد سيد ابوسبع" w:date="2023-03-31T16:34:00Z">
                      <w:rPr>
                        <w:rFonts w:ascii="Cambria Math" w:eastAsiaTheme="minorEastAsia" w:hAnsi="Cambria Math"/>
                      </w:rPr>
                      <m:t>I</m:t>
                    </w:del>
                  </m:r>
                </m:e>
                <m:sub>
                  <m:r>
                    <w:del w:id="6275" w:author="محمد زكريا سيد سيد ابوسبع" w:date="2023-03-31T16:34:00Z">
                      <w:rPr>
                        <w:rFonts w:ascii="Cambria Math" w:eastAsiaTheme="minorEastAsia" w:hAnsi="Cambria Math"/>
                      </w:rPr>
                      <m:t>x</m:t>
                    </w:del>
                  </m:r>
                </m:sub>
              </m:sSub>
              <m:sSub>
                <m:sSubPr>
                  <m:ctrlPr>
                    <w:del w:id="6276" w:author="محمد زكريا سيد سيد ابوسبع" w:date="2023-03-31T16:34:00Z">
                      <w:rPr>
                        <w:rFonts w:ascii="Cambria Math" w:eastAsiaTheme="minorEastAsia" w:hAnsi="Cambria Math" w:cs="Times New Roman"/>
                        <w:i/>
                      </w:rPr>
                    </w:del>
                  </m:ctrlPr>
                </m:sSubPr>
                <m:e>
                  <m:r>
                    <w:del w:id="6277" w:author="محمد زكريا سيد سيد ابوسبع" w:date="2023-03-31T16:34:00Z">
                      <w:rPr>
                        <w:rFonts w:ascii="Cambria Math" w:eastAsiaTheme="minorEastAsia" w:hAnsi="Cambria Math"/>
                      </w:rPr>
                      <m:t>I</m:t>
                    </w:del>
                  </m:r>
                </m:e>
                <m:sub>
                  <m:r>
                    <w:del w:id="6278" w:author="محمد زكريا سيد سيد ابوسبع" w:date="2023-03-31T16:34:00Z">
                      <w:rPr>
                        <w:rFonts w:ascii="Cambria Math" w:eastAsiaTheme="minorEastAsia" w:hAnsi="Cambria Math"/>
                      </w:rPr>
                      <m:t>z</m:t>
                    </w:del>
                  </m:r>
                </m:sub>
              </m:sSub>
            </m:num>
            <m:den>
              <m:sSub>
                <m:sSubPr>
                  <m:ctrlPr>
                    <w:del w:id="6279" w:author="محمد زكريا سيد سيد ابوسبع" w:date="2023-03-31T16:34:00Z">
                      <w:rPr>
                        <w:rFonts w:ascii="Cambria Math" w:eastAsiaTheme="minorEastAsia" w:hAnsi="Cambria Math" w:cs="Times New Roman"/>
                        <w:i/>
                      </w:rPr>
                    </w:del>
                  </m:ctrlPr>
                </m:sSubPr>
                <m:e>
                  <m:r>
                    <w:del w:id="6280" w:author="محمد زكريا سيد سيد ابوسبع" w:date="2023-03-31T16:34:00Z">
                      <w:rPr>
                        <w:rFonts w:ascii="Cambria Math" w:eastAsiaTheme="minorEastAsia" w:hAnsi="Cambria Math"/>
                      </w:rPr>
                      <m:t>I</m:t>
                    </w:del>
                  </m:r>
                </m:e>
                <m:sub>
                  <m:r>
                    <w:del w:id="6281" w:author="محمد زكريا سيد سيد ابوسبع" w:date="2023-03-31T16:34:00Z">
                      <w:rPr>
                        <w:rFonts w:ascii="Cambria Math" w:eastAsiaTheme="minorEastAsia" w:hAnsi="Cambria Math"/>
                      </w:rPr>
                      <m:t>x</m:t>
                    </w:del>
                  </m:r>
                </m:sub>
              </m:sSub>
              <m:sSub>
                <m:sSubPr>
                  <m:ctrlPr>
                    <w:del w:id="6282" w:author="محمد زكريا سيد سيد ابوسبع" w:date="2023-03-31T16:34:00Z">
                      <w:rPr>
                        <w:rFonts w:ascii="Cambria Math" w:eastAsiaTheme="minorEastAsia" w:hAnsi="Cambria Math" w:cs="Times New Roman"/>
                        <w:i/>
                      </w:rPr>
                    </w:del>
                  </m:ctrlPr>
                </m:sSubPr>
                <m:e>
                  <m:r>
                    <w:del w:id="6283" w:author="محمد زكريا سيد سيد ابوسبع" w:date="2023-03-31T16:34:00Z">
                      <w:rPr>
                        <w:rFonts w:ascii="Cambria Math" w:eastAsiaTheme="minorEastAsia" w:hAnsi="Cambria Math"/>
                      </w:rPr>
                      <m:t>I</m:t>
                    </w:del>
                  </m:r>
                </m:e>
                <m:sub>
                  <m:r>
                    <w:del w:id="6284" w:author="محمد زكريا سيد سيد ابوسبع" w:date="2023-03-31T16:34:00Z">
                      <w:rPr>
                        <w:rFonts w:ascii="Cambria Math" w:eastAsiaTheme="minorEastAsia" w:hAnsi="Cambria Math"/>
                      </w:rPr>
                      <m:t>z</m:t>
                    </w:del>
                  </m:r>
                </m:sub>
              </m:sSub>
              <m:r>
                <w:del w:id="6285" w:author="محمد زكريا سيد سيد ابوسبع" w:date="2023-03-31T16:34:00Z">
                  <w:rPr>
                    <w:rFonts w:ascii="Cambria Math" w:eastAsiaTheme="minorEastAsia" w:hAnsi="Cambria Math"/>
                  </w:rPr>
                  <m:t>-</m:t>
                </w:del>
              </m:r>
              <m:sSup>
                <m:sSupPr>
                  <m:ctrlPr>
                    <w:del w:id="6286" w:author="محمد زكريا سيد سيد ابوسبع" w:date="2023-03-31T16:34:00Z">
                      <w:rPr>
                        <w:rFonts w:ascii="Cambria Math" w:eastAsiaTheme="minorEastAsia" w:hAnsi="Cambria Math" w:cs="Times New Roman"/>
                        <w:i/>
                      </w:rPr>
                    </w:del>
                  </m:ctrlPr>
                </m:sSupPr>
                <m:e>
                  <m:d>
                    <m:dPr>
                      <m:ctrlPr>
                        <w:del w:id="6287" w:author="محمد زكريا سيد سيد ابوسبع" w:date="2023-03-31T16:34:00Z">
                          <w:rPr>
                            <w:rFonts w:ascii="Cambria Math" w:eastAsiaTheme="minorEastAsia" w:hAnsi="Cambria Math" w:cs="Times New Roman"/>
                            <w:i/>
                          </w:rPr>
                        </w:del>
                      </m:ctrlPr>
                    </m:dPr>
                    <m:e>
                      <m:sSub>
                        <m:sSubPr>
                          <m:ctrlPr>
                            <w:del w:id="6288" w:author="محمد زكريا سيد سيد ابوسبع" w:date="2023-03-31T16:34:00Z">
                              <w:rPr>
                                <w:rFonts w:ascii="Cambria Math" w:eastAsiaTheme="minorEastAsia" w:hAnsi="Cambria Math" w:cs="Times New Roman"/>
                                <w:i/>
                              </w:rPr>
                            </w:del>
                          </m:ctrlPr>
                        </m:sSubPr>
                        <m:e>
                          <m:r>
                            <w:del w:id="6289" w:author="محمد زكريا سيد سيد ابوسبع" w:date="2023-03-31T16:34:00Z">
                              <w:rPr>
                                <w:rFonts w:ascii="Cambria Math" w:eastAsiaTheme="minorEastAsia" w:hAnsi="Cambria Math"/>
                              </w:rPr>
                              <m:t>I</m:t>
                            </w:del>
                          </m:r>
                        </m:e>
                        <m:sub>
                          <m:r>
                            <w:del w:id="6290" w:author="محمد زكريا سيد سيد ابوسبع" w:date="2023-03-31T16:34:00Z">
                              <w:rPr>
                                <w:rFonts w:ascii="Cambria Math" w:eastAsiaTheme="minorEastAsia" w:hAnsi="Cambria Math"/>
                              </w:rPr>
                              <m:t>xz</m:t>
                            </w:del>
                          </m:r>
                        </m:sub>
                      </m:sSub>
                    </m:e>
                  </m:d>
                </m:e>
                <m:sup>
                  <m:r>
                    <w:del w:id="6291" w:author="محمد زكريا سيد سيد ابوسبع" w:date="2023-03-31T16:34:00Z">
                      <w:rPr>
                        <w:rFonts w:ascii="Cambria Math" w:eastAsiaTheme="minorEastAsia" w:hAnsi="Cambria Math"/>
                      </w:rPr>
                      <m:t>2</m:t>
                    </w:del>
                  </m:r>
                </m:sup>
              </m:sSup>
            </m:den>
          </m:f>
        </m:oMath>
      </m:oMathPara>
    </w:p>
    <w:p w14:paraId="29ADD7D4" w14:textId="45C67104" w:rsidR="00590B75" w:rsidRPr="00FF01F7" w:rsidDel="00E93874" w:rsidRDefault="00590B75" w:rsidP="00590B75">
      <w:pPr>
        <w:rPr>
          <w:del w:id="6292" w:author="محمد زكريا سيد سيد ابوسبع" w:date="2023-03-31T16:34:00Z"/>
          <w:rFonts w:eastAsiaTheme="minorEastAsia"/>
        </w:rPr>
      </w:pPr>
      <m:oMathPara>
        <m:oMathParaPr>
          <m:jc m:val="center"/>
        </m:oMathParaPr>
        <m:oMath>
          <m:r>
            <w:del w:id="6293" w:author="محمد زكريا سيد سيد ابوسبع" w:date="2023-03-31T16:34:00Z">
              <w:rPr>
                <w:rFonts w:ascii="Cambria Math" w:hAnsi="Cambria Math"/>
              </w:rPr>
              <m:t>∴∆</m:t>
            </w:del>
          </m:r>
          <m:acc>
            <m:accPr>
              <m:chr m:val="̇"/>
              <m:ctrlPr>
                <w:del w:id="6294" w:author="محمد زكريا سيد سيد ابوسبع" w:date="2023-03-31T16:34:00Z">
                  <w:rPr>
                    <w:rFonts w:ascii="Cambria Math" w:hAnsi="Cambria Math"/>
                    <w:i/>
                  </w:rPr>
                </w:del>
              </m:ctrlPr>
            </m:accPr>
            <m:e>
              <m:r>
                <w:del w:id="6295" w:author="محمد زكريا سيد سيد ابوسبع" w:date="2023-03-31T16:34:00Z">
                  <w:rPr>
                    <w:rFonts w:ascii="Cambria Math" w:hAnsi="Cambria Math"/>
                  </w:rPr>
                  <m:t>r</m:t>
                </w:del>
              </m:r>
            </m:e>
          </m:acc>
          <m:r>
            <w:del w:id="6296" w:author="محمد زكريا سيد سيد ابوسبع" w:date="2023-03-31T16:34:00Z">
              <w:rPr>
                <w:rFonts w:ascii="Cambria Math" w:hAnsi="Cambria Math"/>
              </w:rPr>
              <m:t>=</m:t>
            </w:del>
          </m:r>
          <m:d>
            <m:dPr>
              <m:ctrlPr>
                <w:del w:id="6297" w:author="محمد زكريا سيد سيد ابوسبع" w:date="2023-03-31T16:34:00Z">
                  <w:rPr>
                    <w:rFonts w:ascii="Cambria Math" w:hAnsi="Cambria Math"/>
                    <w:i/>
                  </w:rPr>
                </w:del>
              </m:ctrlPr>
            </m:dPr>
            <m:e>
              <m:f>
                <m:fPr>
                  <m:ctrlPr>
                    <w:del w:id="6298" w:author="محمد زكريا سيد سيد ابوسبع" w:date="2023-03-31T16:34:00Z">
                      <w:rPr>
                        <w:rFonts w:ascii="Cambria Math" w:hAnsi="Cambria Math"/>
                        <w:i/>
                      </w:rPr>
                    </w:del>
                  </m:ctrlPr>
                </m:fPr>
                <m:num>
                  <m:sSub>
                    <m:sSubPr>
                      <m:ctrlPr>
                        <w:del w:id="6299" w:author="محمد زكريا سيد سيد ابوسبع" w:date="2023-03-31T16:34:00Z">
                          <w:rPr>
                            <w:rFonts w:ascii="Cambria Math" w:hAnsi="Cambria Math"/>
                            <w:i/>
                          </w:rPr>
                        </w:del>
                      </m:ctrlPr>
                    </m:sSubPr>
                    <m:e>
                      <m:r>
                        <w:del w:id="6300" w:author="محمد زكريا سيد سيد ابوسبع" w:date="2023-03-31T16:34:00Z">
                          <w:rPr>
                            <w:rFonts w:ascii="Cambria Math" w:hAnsi="Cambria Math"/>
                          </w:rPr>
                          <m:t>I</m:t>
                        </w:del>
                      </m:r>
                    </m:e>
                    <m:sub>
                      <m:r>
                        <w:del w:id="6301" w:author="محمد زكريا سيد سيد ابوسبع" w:date="2023-03-31T16:34:00Z">
                          <w:rPr>
                            <w:rFonts w:ascii="Cambria Math" w:hAnsi="Cambria Math"/>
                          </w:rPr>
                          <m:t>xz</m:t>
                        </w:del>
                      </m:r>
                    </m:sub>
                  </m:sSub>
                </m:num>
                <m:den>
                  <m:sSub>
                    <m:sSubPr>
                      <m:ctrlPr>
                        <w:del w:id="6302" w:author="محمد زكريا سيد سيد ابوسبع" w:date="2023-03-31T16:34:00Z">
                          <w:rPr>
                            <w:rFonts w:ascii="Cambria Math" w:hAnsi="Cambria Math"/>
                            <w:i/>
                          </w:rPr>
                        </w:del>
                      </m:ctrlPr>
                    </m:sSubPr>
                    <m:e>
                      <m:r>
                        <w:del w:id="6303" w:author="محمد زكريا سيد سيد ابوسبع" w:date="2023-03-31T16:34:00Z">
                          <w:rPr>
                            <w:rFonts w:ascii="Cambria Math" w:hAnsi="Cambria Math"/>
                          </w:rPr>
                          <m:t>I</m:t>
                        </w:del>
                      </m:r>
                    </m:e>
                    <m:sub>
                      <m:r>
                        <w:del w:id="6304" w:author="محمد زكريا سيد سيد ابوسبع" w:date="2023-03-31T16:34:00Z">
                          <w:rPr>
                            <w:rFonts w:ascii="Cambria Math" w:hAnsi="Cambria Math"/>
                          </w:rPr>
                          <m:t>z</m:t>
                        </w:del>
                      </m:r>
                    </m:sub>
                  </m:sSub>
                </m:den>
              </m:f>
              <m:r>
                <w:del w:id="6305" w:author="محمد زكريا سيد سيد ابوسبع" w:date="2023-03-31T16:34:00Z">
                  <w:rPr>
                    <w:rFonts w:ascii="Cambria Math" w:hAnsi="Cambria Math"/>
                  </w:rPr>
                  <m:t>*</m:t>
                </w:del>
              </m:r>
              <m:f>
                <m:fPr>
                  <m:ctrlPr>
                    <w:del w:id="6306" w:author="محمد زكريا سيد سيد ابوسبع" w:date="2023-03-31T16:34:00Z">
                      <w:rPr>
                        <w:rFonts w:ascii="Cambria Math" w:hAnsi="Cambria Math"/>
                        <w:i/>
                      </w:rPr>
                    </w:del>
                  </m:ctrlPr>
                </m:fPr>
                <m:num>
                  <m:r>
                    <w:del w:id="6307" w:author="محمد زكريا سيد سيد ابوسبع" w:date="2023-03-31T16:34:00Z">
                      <w:rPr>
                        <w:rFonts w:ascii="Cambria Math" w:hAnsi="Cambria Math"/>
                      </w:rPr>
                      <m:t>∆L</m:t>
                    </w:del>
                  </m:r>
                </m:num>
                <m:den>
                  <m:sSub>
                    <m:sSubPr>
                      <m:ctrlPr>
                        <w:del w:id="6308" w:author="محمد زكريا سيد سيد ابوسبع" w:date="2023-03-31T16:34:00Z">
                          <w:rPr>
                            <w:rFonts w:ascii="Cambria Math" w:hAnsi="Cambria Math" w:cs="Times New Roman"/>
                            <w:i/>
                          </w:rPr>
                        </w:del>
                      </m:ctrlPr>
                    </m:sSubPr>
                    <m:e>
                      <m:r>
                        <w:del w:id="6309" w:author="محمد زكريا سيد سيد ابوسبع" w:date="2023-03-31T16:34:00Z">
                          <w:rPr>
                            <w:rFonts w:ascii="Cambria Math" w:hAnsi="Cambria Math"/>
                          </w:rPr>
                          <m:t>I</m:t>
                        </w:del>
                      </m:r>
                    </m:e>
                    <m:sub>
                      <m:r>
                        <w:del w:id="6310" w:author="محمد زكريا سيد سيد ابوسبع" w:date="2023-03-31T16:34:00Z">
                          <w:rPr>
                            <w:rFonts w:ascii="Cambria Math" w:hAnsi="Cambria Math"/>
                          </w:rPr>
                          <m:t>x</m:t>
                        </w:del>
                      </m:r>
                    </m:sub>
                  </m:sSub>
                </m:den>
              </m:f>
              <m:r>
                <w:del w:id="6311" w:author="محمد زكريا سيد سيد ابوسبع" w:date="2023-03-31T16:34:00Z">
                  <w:rPr>
                    <w:rFonts w:ascii="Cambria Math" w:hAnsi="Cambria Math"/>
                  </w:rPr>
                  <m:t>+</m:t>
                </w:del>
              </m:r>
              <m:f>
                <m:fPr>
                  <m:ctrlPr>
                    <w:del w:id="6312" w:author="محمد زكريا سيد سيد ابوسبع" w:date="2023-03-31T16:34:00Z">
                      <w:rPr>
                        <w:rFonts w:ascii="Cambria Math" w:hAnsi="Cambria Math"/>
                        <w:i/>
                      </w:rPr>
                    </w:del>
                  </m:ctrlPr>
                </m:fPr>
                <m:num>
                  <m:r>
                    <w:del w:id="6313" w:author="محمد زكريا سيد سيد ابوسبع" w:date="2023-03-31T16:34:00Z">
                      <w:rPr>
                        <w:rFonts w:ascii="Cambria Math" w:hAnsi="Cambria Math"/>
                      </w:rPr>
                      <m:t>∆N</m:t>
                    </w:del>
                  </m:r>
                </m:num>
                <m:den>
                  <m:sSub>
                    <m:sSubPr>
                      <m:ctrlPr>
                        <w:del w:id="6314" w:author="محمد زكريا سيد سيد ابوسبع" w:date="2023-03-31T16:34:00Z">
                          <w:rPr>
                            <w:rFonts w:ascii="Cambria Math" w:hAnsi="Cambria Math" w:cs="Times New Roman"/>
                            <w:i/>
                          </w:rPr>
                        </w:del>
                      </m:ctrlPr>
                    </m:sSubPr>
                    <m:e>
                      <m:r>
                        <w:del w:id="6315" w:author="محمد زكريا سيد سيد ابوسبع" w:date="2023-03-31T16:34:00Z">
                          <w:rPr>
                            <w:rFonts w:ascii="Cambria Math" w:hAnsi="Cambria Math"/>
                          </w:rPr>
                          <m:t>I</m:t>
                        </w:del>
                      </m:r>
                    </m:e>
                    <m:sub>
                      <m:r>
                        <w:del w:id="6316" w:author="محمد زكريا سيد سيد ابوسبع" w:date="2023-03-31T16:34:00Z">
                          <w:rPr>
                            <w:rFonts w:ascii="Cambria Math" w:hAnsi="Cambria Math"/>
                          </w:rPr>
                          <m:t>z</m:t>
                        </w:del>
                      </m:r>
                    </m:sub>
                  </m:sSub>
                </m:den>
              </m:f>
            </m:e>
          </m:d>
          <m:r>
            <w:del w:id="6317" w:author="محمد زكريا سيد سيد ابوسبع" w:date="2023-03-31T16:34:00Z">
              <w:rPr>
                <w:rFonts w:ascii="Cambria Math" w:hAnsi="Cambria Math"/>
              </w:rPr>
              <m:t>*G</m:t>
            </w:del>
          </m:r>
          <m:r>
            <w:del w:id="6318" w:author="محمد زكريا سيد سيد ابوسبع" w:date="2023-03-31T16:34:00Z">
              <w:rPr>
                <w:rFonts w:ascii="Cambria Math" w:eastAsiaTheme="minorEastAsia" w:hAnsi="Cambria Math"/>
              </w:rPr>
              <m:t xml:space="preserve">   ,    where   </m:t>
            </w:del>
          </m:r>
          <m:r>
            <w:del w:id="6319" w:author="محمد زكريا سيد سيد ابوسبع" w:date="2023-03-31T16:34:00Z">
              <w:rPr>
                <w:rFonts w:ascii="Cambria Math" w:hAnsi="Cambria Math"/>
              </w:rPr>
              <m:t>G=</m:t>
            </w:del>
          </m:r>
          <m:f>
            <m:fPr>
              <m:ctrlPr>
                <w:del w:id="6320" w:author="محمد زكريا سيد سيد ابوسبع" w:date="2023-03-31T16:34:00Z">
                  <w:rPr>
                    <w:rFonts w:ascii="Cambria Math" w:eastAsiaTheme="minorEastAsia" w:hAnsi="Cambria Math" w:cs="Times New Roman"/>
                    <w:i/>
                  </w:rPr>
                </w:del>
              </m:ctrlPr>
            </m:fPr>
            <m:num>
              <m:sSub>
                <m:sSubPr>
                  <m:ctrlPr>
                    <w:del w:id="6321" w:author="محمد زكريا سيد سيد ابوسبع" w:date="2023-03-31T16:34:00Z">
                      <w:rPr>
                        <w:rFonts w:ascii="Cambria Math" w:eastAsiaTheme="minorEastAsia" w:hAnsi="Cambria Math" w:cs="Times New Roman"/>
                        <w:i/>
                      </w:rPr>
                    </w:del>
                  </m:ctrlPr>
                </m:sSubPr>
                <m:e>
                  <m:r>
                    <w:del w:id="6322" w:author="محمد زكريا سيد سيد ابوسبع" w:date="2023-03-31T16:34:00Z">
                      <w:rPr>
                        <w:rFonts w:ascii="Cambria Math" w:eastAsiaTheme="minorEastAsia" w:hAnsi="Cambria Math"/>
                      </w:rPr>
                      <m:t>I</m:t>
                    </w:del>
                  </m:r>
                </m:e>
                <m:sub>
                  <m:r>
                    <w:del w:id="6323" w:author="محمد زكريا سيد سيد ابوسبع" w:date="2023-03-31T16:34:00Z">
                      <w:rPr>
                        <w:rFonts w:ascii="Cambria Math" w:eastAsiaTheme="minorEastAsia" w:hAnsi="Cambria Math"/>
                      </w:rPr>
                      <m:t>x</m:t>
                    </w:del>
                  </m:r>
                </m:sub>
              </m:sSub>
              <m:sSub>
                <m:sSubPr>
                  <m:ctrlPr>
                    <w:del w:id="6324" w:author="محمد زكريا سيد سيد ابوسبع" w:date="2023-03-31T16:34:00Z">
                      <w:rPr>
                        <w:rFonts w:ascii="Cambria Math" w:eastAsiaTheme="minorEastAsia" w:hAnsi="Cambria Math" w:cs="Times New Roman"/>
                        <w:i/>
                      </w:rPr>
                    </w:del>
                  </m:ctrlPr>
                </m:sSubPr>
                <m:e>
                  <m:r>
                    <w:del w:id="6325" w:author="محمد زكريا سيد سيد ابوسبع" w:date="2023-03-31T16:34:00Z">
                      <w:rPr>
                        <w:rFonts w:ascii="Cambria Math" w:eastAsiaTheme="minorEastAsia" w:hAnsi="Cambria Math"/>
                      </w:rPr>
                      <m:t>I</m:t>
                    </w:del>
                  </m:r>
                </m:e>
                <m:sub>
                  <m:r>
                    <w:del w:id="6326" w:author="محمد زكريا سيد سيد ابوسبع" w:date="2023-03-31T16:34:00Z">
                      <w:rPr>
                        <w:rFonts w:ascii="Cambria Math" w:eastAsiaTheme="minorEastAsia" w:hAnsi="Cambria Math"/>
                      </w:rPr>
                      <m:t>z</m:t>
                    </w:del>
                  </m:r>
                </m:sub>
              </m:sSub>
            </m:num>
            <m:den>
              <m:sSub>
                <m:sSubPr>
                  <m:ctrlPr>
                    <w:del w:id="6327" w:author="محمد زكريا سيد سيد ابوسبع" w:date="2023-03-31T16:34:00Z">
                      <w:rPr>
                        <w:rFonts w:ascii="Cambria Math" w:eastAsiaTheme="minorEastAsia" w:hAnsi="Cambria Math" w:cs="Times New Roman"/>
                        <w:i/>
                      </w:rPr>
                    </w:del>
                  </m:ctrlPr>
                </m:sSubPr>
                <m:e>
                  <m:r>
                    <w:del w:id="6328" w:author="محمد زكريا سيد سيد ابوسبع" w:date="2023-03-31T16:34:00Z">
                      <w:rPr>
                        <w:rFonts w:ascii="Cambria Math" w:eastAsiaTheme="minorEastAsia" w:hAnsi="Cambria Math"/>
                      </w:rPr>
                      <m:t>I</m:t>
                    </w:del>
                  </m:r>
                </m:e>
                <m:sub>
                  <m:r>
                    <w:del w:id="6329" w:author="محمد زكريا سيد سيد ابوسبع" w:date="2023-03-31T16:34:00Z">
                      <w:rPr>
                        <w:rFonts w:ascii="Cambria Math" w:eastAsiaTheme="minorEastAsia" w:hAnsi="Cambria Math"/>
                      </w:rPr>
                      <m:t>x</m:t>
                    </w:del>
                  </m:r>
                </m:sub>
              </m:sSub>
              <m:sSub>
                <m:sSubPr>
                  <m:ctrlPr>
                    <w:del w:id="6330" w:author="محمد زكريا سيد سيد ابوسبع" w:date="2023-03-31T16:34:00Z">
                      <w:rPr>
                        <w:rFonts w:ascii="Cambria Math" w:eastAsiaTheme="minorEastAsia" w:hAnsi="Cambria Math" w:cs="Times New Roman"/>
                        <w:i/>
                      </w:rPr>
                    </w:del>
                  </m:ctrlPr>
                </m:sSubPr>
                <m:e>
                  <m:r>
                    <w:del w:id="6331" w:author="محمد زكريا سيد سيد ابوسبع" w:date="2023-03-31T16:34:00Z">
                      <w:rPr>
                        <w:rFonts w:ascii="Cambria Math" w:eastAsiaTheme="minorEastAsia" w:hAnsi="Cambria Math"/>
                      </w:rPr>
                      <m:t>I</m:t>
                    </w:del>
                  </m:r>
                </m:e>
                <m:sub>
                  <m:r>
                    <w:del w:id="6332" w:author="محمد زكريا سيد سيد ابوسبع" w:date="2023-03-31T16:34:00Z">
                      <w:rPr>
                        <w:rFonts w:ascii="Cambria Math" w:eastAsiaTheme="minorEastAsia" w:hAnsi="Cambria Math"/>
                      </w:rPr>
                      <m:t>z</m:t>
                    </w:del>
                  </m:r>
                </m:sub>
              </m:sSub>
              <m:r>
                <w:del w:id="6333" w:author="محمد زكريا سيد سيد ابوسبع" w:date="2023-03-31T16:34:00Z">
                  <w:rPr>
                    <w:rFonts w:ascii="Cambria Math" w:eastAsiaTheme="minorEastAsia" w:hAnsi="Cambria Math"/>
                  </w:rPr>
                  <m:t>-</m:t>
                </w:del>
              </m:r>
              <m:sSup>
                <m:sSupPr>
                  <m:ctrlPr>
                    <w:del w:id="6334" w:author="محمد زكريا سيد سيد ابوسبع" w:date="2023-03-31T16:34:00Z">
                      <w:rPr>
                        <w:rFonts w:ascii="Cambria Math" w:eastAsiaTheme="minorEastAsia" w:hAnsi="Cambria Math" w:cs="Times New Roman"/>
                        <w:i/>
                      </w:rPr>
                    </w:del>
                  </m:ctrlPr>
                </m:sSupPr>
                <m:e>
                  <m:d>
                    <m:dPr>
                      <m:ctrlPr>
                        <w:del w:id="6335" w:author="محمد زكريا سيد سيد ابوسبع" w:date="2023-03-31T16:34:00Z">
                          <w:rPr>
                            <w:rFonts w:ascii="Cambria Math" w:eastAsiaTheme="minorEastAsia" w:hAnsi="Cambria Math" w:cs="Times New Roman"/>
                            <w:i/>
                          </w:rPr>
                        </w:del>
                      </m:ctrlPr>
                    </m:dPr>
                    <m:e>
                      <m:sSub>
                        <m:sSubPr>
                          <m:ctrlPr>
                            <w:del w:id="6336" w:author="محمد زكريا سيد سيد ابوسبع" w:date="2023-03-31T16:34:00Z">
                              <w:rPr>
                                <w:rFonts w:ascii="Cambria Math" w:eastAsiaTheme="minorEastAsia" w:hAnsi="Cambria Math" w:cs="Times New Roman"/>
                                <w:i/>
                              </w:rPr>
                            </w:del>
                          </m:ctrlPr>
                        </m:sSubPr>
                        <m:e>
                          <m:r>
                            <w:del w:id="6337" w:author="محمد زكريا سيد سيد ابوسبع" w:date="2023-03-31T16:34:00Z">
                              <w:rPr>
                                <w:rFonts w:ascii="Cambria Math" w:eastAsiaTheme="minorEastAsia" w:hAnsi="Cambria Math"/>
                              </w:rPr>
                              <m:t>I</m:t>
                            </w:del>
                          </m:r>
                        </m:e>
                        <m:sub>
                          <m:r>
                            <w:del w:id="6338" w:author="محمد زكريا سيد سيد ابوسبع" w:date="2023-03-31T16:34:00Z">
                              <w:rPr>
                                <w:rFonts w:ascii="Cambria Math" w:eastAsiaTheme="minorEastAsia" w:hAnsi="Cambria Math"/>
                              </w:rPr>
                              <m:t>xz</m:t>
                            </w:del>
                          </m:r>
                        </m:sub>
                      </m:sSub>
                    </m:e>
                  </m:d>
                </m:e>
                <m:sup>
                  <m:r>
                    <w:del w:id="6339" w:author="محمد زكريا سيد سيد ابوسبع" w:date="2023-03-31T16:34:00Z">
                      <w:rPr>
                        <w:rFonts w:ascii="Cambria Math" w:eastAsiaTheme="minorEastAsia" w:hAnsi="Cambria Math"/>
                      </w:rPr>
                      <m:t>2</m:t>
                    </w:del>
                  </m:r>
                </m:sup>
              </m:sSup>
            </m:den>
          </m:f>
        </m:oMath>
      </m:oMathPara>
    </w:p>
    <w:p w14:paraId="0D3D990A" w14:textId="3620DEB7" w:rsidR="00590B75" w:rsidRPr="00556CFF" w:rsidDel="00E93874" w:rsidRDefault="00000000" w:rsidP="00590B75">
      <w:pPr>
        <w:rPr>
          <w:del w:id="6340" w:author="محمد زكريا سيد سيد ابوسبع" w:date="2023-03-31T16:34:00Z"/>
          <w:rFonts w:eastAsiaTheme="minorEastAsia"/>
        </w:rPr>
      </w:pPr>
      <m:oMathPara>
        <m:oMath>
          <m:f>
            <m:fPr>
              <m:ctrlPr>
                <w:del w:id="6341" w:author="محمد زكريا سيد سيد ابوسبع" w:date="2023-03-31T16:34:00Z">
                  <w:rPr>
                    <w:rFonts w:ascii="Cambria Math" w:hAnsi="Cambria Math"/>
                    <w:i/>
                  </w:rPr>
                </w:del>
              </m:ctrlPr>
            </m:fPr>
            <m:num>
              <m:r>
                <w:del w:id="6342" w:author="محمد زكريا سيد سيد ابوسبع" w:date="2023-03-31T16:34:00Z">
                  <w:rPr>
                    <w:rFonts w:ascii="Cambria Math" w:hAnsi="Cambria Math"/>
                  </w:rPr>
                  <m:t>∆L</m:t>
                </w:del>
              </m:r>
            </m:num>
            <m:den>
              <m:sSub>
                <m:sSubPr>
                  <m:ctrlPr>
                    <w:del w:id="6343" w:author="محمد زكريا سيد سيد ابوسبع" w:date="2023-03-31T16:34:00Z">
                      <w:rPr>
                        <w:rFonts w:ascii="Cambria Math" w:hAnsi="Cambria Math" w:cs="Times New Roman"/>
                        <w:i/>
                      </w:rPr>
                    </w:del>
                  </m:ctrlPr>
                </m:sSubPr>
                <m:e>
                  <m:r>
                    <w:del w:id="6344" w:author="محمد زكريا سيد سيد ابوسبع" w:date="2023-03-31T16:34:00Z">
                      <w:rPr>
                        <w:rFonts w:ascii="Cambria Math" w:hAnsi="Cambria Math"/>
                      </w:rPr>
                      <m:t>I</m:t>
                    </w:del>
                  </m:r>
                </m:e>
                <m:sub>
                  <m:r>
                    <w:del w:id="6345" w:author="محمد زكريا سيد سيد ابوسبع" w:date="2023-03-31T16:34:00Z">
                      <w:rPr>
                        <w:rFonts w:ascii="Cambria Math" w:hAnsi="Cambria Math"/>
                      </w:rPr>
                      <m:t>x</m:t>
                    </w:del>
                  </m:r>
                </m:sub>
              </m:sSub>
            </m:den>
          </m:f>
          <m:r>
            <w:del w:id="6346" w:author="محمد زكريا سيد سيد ابوسبع" w:date="2023-03-31T16:34:00Z">
              <w:rPr>
                <w:rFonts w:ascii="Cambria Math" w:hAnsi="Cambria Math"/>
              </w:rPr>
              <m:t>=</m:t>
            </w:del>
          </m:r>
          <m:nary>
            <m:naryPr>
              <m:chr m:val="∑"/>
              <m:limLoc m:val="undOvr"/>
              <m:subHide m:val="1"/>
              <m:supHide m:val="1"/>
              <m:ctrlPr>
                <w:del w:id="6347" w:author="محمد زكريا سيد سيد ابوسبع" w:date="2023-03-31T16:34:00Z">
                  <w:rPr>
                    <w:rFonts w:ascii="Cambria Math" w:hAnsi="Cambria Math"/>
                    <w:i/>
                  </w:rPr>
                </w:del>
              </m:ctrlPr>
            </m:naryPr>
            <m:sub/>
            <m:sup/>
            <m:e>
              <m:sSub>
                <m:sSubPr>
                  <m:ctrlPr>
                    <w:del w:id="6348" w:author="محمد زكريا سيد سيد ابوسبع" w:date="2023-03-31T16:34:00Z">
                      <w:rPr>
                        <w:rFonts w:ascii="Cambria Math" w:hAnsi="Cambria Math"/>
                        <w:i/>
                      </w:rPr>
                    </w:del>
                  </m:ctrlPr>
                </m:sSubPr>
                <m:e>
                  <m:r>
                    <w:del w:id="6349" w:author="محمد زكريا سيد سيد ابوسبع" w:date="2023-03-31T16:34:00Z">
                      <w:rPr>
                        <w:rFonts w:ascii="Cambria Math" w:hAnsi="Cambria Math"/>
                      </w:rPr>
                      <m:t>L</m:t>
                    </w:del>
                  </m:r>
                </m:e>
                <m:sub>
                  <m:r>
                    <w:del w:id="6350" w:author="محمد زكريا سيد سيد ابوسبع" w:date="2023-03-31T16:34:00Z">
                      <w:rPr>
                        <w:rFonts w:ascii="Cambria Math" w:hAnsi="Cambria Math"/>
                      </w:rPr>
                      <m:t>i</m:t>
                    </w:del>
                  </m:r>
                </m:sub>
              </m:sSub>
              <m:r>
                <w:del w:id="6351" w:author="محمد زكريا سيد سيد ابوسبع" w:date="2023-03-31T16:34:00Z">
                  <w:rPr>
                    <w:rFonts w:ascii="Cambria Math" w:hAnsi="Cambria Math"/>
                  </w:rPr>
                  <m:t xml:space="preserve"> ∆i</m:t>
                </w:del>
              </m:r>
            </m:e>
          </m:nary>
          <m:r>
            <w:del w:id="6352" w:author="محمد زكريا سيد سيد ابوسبع" w:date="2023-03-31T16:34:00Z">
              <w:rPr>
                <w:rFonts w:ascii="Cambria Math" w:eastAsiaTheme="minorEastAsia" w:hAnsi="Cambria Math"/>
              </w:rPr>
              <m:t xml:space="preserve">     ,     </m:t>
            </w:del>
          </m:r>
          <m:f>
            <m:fPr>
              <m:ctrlPr>
                <w:del w:id="6353" w:author="محمد زكريا سيد سيد ابوسبع" w:date="2023-03-31T16:34:00Z">
                  <w:rPr>
                    <w:rFonts w:ascii="Cambria Math" w:hAnsi="Cambria Math"/>
                    <w:i/>
                  </w:rPr>
                </w:del>
              </m:ctrlPr>
            </m:fPr>
            <m:num>
              <m:r>
                <w:del w:id="6354" w:author="محمد زكريا سيد سيد ابوسبع" w:date="2023-03-31T16:34:00Z">
                  <w:rPr>
                    <w:rFonts w:ascii="Cambria Math" w:hAnsi="Cambria Math"/>
                  </w:rPr>
                  <m:t>∆N</m:t>
                </w:del>
              </m:r>
            </m:num>
            <m:den>
              <m:sSub>
                <m:sSubPr>
                  <m:ctrlPr>
                    <w:del w:id="6355" w:author="محمد زكريا سيد سيد ابوسبع" w:date="2023-03-31T16:34:00Z">
                      <w:rPr>
                        <w:rFonts w:ascii="Cambria Math" w:hAnsi="Cambria Math" w:cs="Times New Roman"/>
                        <w:i/>
                      </w:rPr>
                    </w:del>
                  </m:ctrlPr>
                </m:sSubPr>
                <m:e>
                  <m:r>
                    <w:del w:id="6356" w:author="محمد زكريا سيد سيد ابوسبع" w:date="2023-03-31T16:34:00Z">
                      <w:rPr>
                        <w:rFonts w:ascii="Cambria Math" w:hAnsi="Cambria Math"/>
                      </w:rPr>
                      <m:t>I</m:t>
                    </w:del>
                  </m:r>
                </m:e>
                <m:sub>
                  <m:r>
                    <w:del w:id="6357" w:author="محمد زكريا سيد سيد ابوسبع" w:date="2023-03-31T16:34:00Z">
                      <w:rPr>
                        <w:rFonts w:ascii="Cambria Math" w:hAnsi="Cambria Math"/>
                      </w:rPr>
                      <m:t>z</m:t>
                    </w:del>
                  </m:r>
                </m:sub>
              </m:sSub>
            </m:den>
          </m:f>
          <m:r>
            <w:del w:id="6358" w:author="محمد زكريا سيد سيد ابوسبع" w:date="2023-03-31T16:34:00Z">
              <w:rPr>
                <w:rFonts w:ascii="Cambria Math" w:hAnsi="Cambria Math"/>
              </w:rPr>
              <m:t>=</m:t>
            </w:del>
          </m:r>
          <m:nary>
            <m:naryPr>
              <m:chr m:val="∑"/>
              <m:limLoc m:val="undOvr"/>
              <m:subHide m:val="1"/>
              <m:supHide m:val="1"/>
              <m:ctrlPr>
                <w:del w:id="6359" w:author="محمد زكريا سيد سيد ابوسبع" w:date="2023-03-31T16:34:00Z">
                  <w:rPr>
                    <w:rFonts w:ascii="Cambria Math" w:hAnsi="Cambria Math"/>
                    <w:i/>
                  </w:rPr>
                </w:del>
              </m:ctrlPr>
            </m:naryPr>
            <m:sub/>
            <m:sup/>
            <m:e>
              <m:sSub>
                <m:sSubPr>
                  <m:ctrlPr>
                    <w:del w:id="6360" w:author="محمد زكريا سيد سيد ابوسبع" w:date="2023-03-31T16:34:00Z">
                      <w:rPr>
                        <w:rFonts w:ascii="Cambria Math" w:hAnsi="Cambria Math"/>
                        <w:i/>
                      </w:rPr>
                    </w:del>
                  </m:ctrlPr>
                </m:sSubPr>
                <m:e>
                  <m:r>
                    <w:del w:id="6361" w:author="محمد زكريا سيد سيد ابوسبع" w:date="2023-03-31T16:34:00Z">
                      <w:rPr>
                        <w:rFonts w:ascii="Cambria Math" w:hAnsi="Cambria Math"/>
                      </w:rPr>
                      <m:t>N</m:t>
                    </w:del>
                  </m:r>
                </m:e>
                <m:sub>
                  <m:r>
                    <w:del w:id="6362" w:author="محمد زكريا سيد سيد ابوسبع" w:date="2023-03-31T16:34:00Z">
                      <w:rPr>
                        <w:rFonts w:ascii="Cambria Math" w:hAnsi="Cambria Math"/>
                      </w:rPr>
                      <m:t>i</m:t>
                    </w:del>
                  </m:r>
                </m:sub>
              </m:sSub>
              <m:r>
                <w:del w:id="6363" w:author="محمد زكريا سيد سيد ابوسبع" w:date="2023-03-31T16:34:00Z">
                  <w:rPr>
                    <w:rFonts w:ascii="Cambria Math" w:hAnsi="Cambria Math"/>
                  </w:rPr>
                  <m:t xml:space="preserve"> ∆i</m:t>
                </w:del>
              </m:r>
            </m:e>
          </m:nary>
        </m:oMath>
      </m:oMathPara>
    </w:p>
    <w:p w14:paraId="0F24D0E1" w14:textId="51FB9A09" w:rsidR="00590B75" w:rsidRPr="001D25C7" w:rsidDel="00E93874" w:rsidRDefault="00590B75" w:rsidP="00590B75">
      <w:pPr>
        <w:rPr>
          <w:del w:id="6364" w:author="محمد زكريا سيد سيد ابوسبع" w:date="2023-03-31T16:34:00Z"/>
          <w:rFonts w:eastAsiaTheme="minorEastAsia"/>
          <w:highlight w:val="lightGray"/>
        </w:rPr>
      </w:pPr>
      <m:oMathPara>
        <m:oMathParaPr>
          <m:jc m:val="center"/>
        </m:oMathParaPr>
        <m:oMath>
          <m:r>
            <w:del w:id="6365" w:author="محمد زكريا سيد سيد ابوسبع" w:date="2023-03-31T16:34:00Z">
              <w:rPr>
                <w:rFonts w:ascii="Cambria Math" w:hAnsi="Cambria Math"/>
                <w:highlight w:val="lightGray"/>
              </w:rPr>
              <m:t>∴∆</m:t>
            </w:del>
          </m:r>
          <m:acc>
            <m:accPr>
              <m:chr m:val="̇"/>
              <m:ctrlPr>
                <w:del w:id="6366" w:author="محمد زكريا سيد سيد ابوسبع" w:date="2023-03-31T16:34:00Z">
                  <w:rPr>
                    <w:rFonts w:ascii="Cambria Math" w:hAnsi="Cambria Math"/>
                    <w:i/>
                    <w:highlight w:val="lightGray"/>
                  </w:rPr>
                </w:del>
              </m:ctrlPr>
            </m:accPr>
            <m:e>
              <m:r>
                <w:del w:id="6367" w:author="محمد زكريا سيد سيد ابوسبع" w:date="2023-03-31T16:34:00Z">
                  <w:rPr>
                    <w:rFonts w:ascii="Cambria Math" w:hAnsi="Cambria Math"/>
                    <w:highlight w:val="lightGray"/>
                  </w:rPr>
                  <m:t>p</m:t>
                </w:del>
              </m:r>
            </m:e>
          </m:acc>
          <m:r>
            <w:del w:id="6368" w:author="محمد زكريا سيد سيد ابوسبع" w:date="2023-03-31T16:34:00Z">
              <w:rPr>
                <w:rFonts w:ascii="Cambria Math" w:hAnsi="Cambria Math"/>
                <w:highlight w:val="lightGray"/>
              </w:rPr>
              <m:t>=</m:t>
            </w:del>
          </m:r>
          <m:nary>
            <m:naryPr>
              <m:chr m:val="∑"/>
              <m:limLoc m:val="undOvr"/>
              <m:subHide m:val="1"/>
              <m:supHide m:val="1"/>
              <m:ctrlPr>
                <w:del w:id="6369" w:author="محمد زكريا سيد سيد ابوسبع" w:date="2023-03-31T16:34:00Z">
                  <w:rPr>
                    <w:rFonts w:ascii="Cambria Math" w:hAnsi="Cambria Math"/>
                    <w:i/>
                    <w:highlight w:val="lightGray"/>
                  </w:rPr>
                </w:del>
              </m:ctrlPr>
            </m:naryPr>
            <m:sub/>
            <m:sup/>
            <m:e>
              <m:r>
                <w:del w:id="6370" w:author="محمد زكريا سيد سيد ابوسبع" w:date="2023-03-31T16:34:00Z">
                  <w:rPr>
                    <w:rFonts w:ascii="Cambria Math" w:hAnsi="Cambria Math"/>
                    <w:highlight w:val="lightGray"/>
                  </w:rPr>
                  <m:t>G*</m:t>
                </w:del>
              </m:r>
              <m:d>
                <m:dPr>
                  <m:ctrlPr>
                    <w:del w:id="6371" w:author="محمد زكريا سيد سيد ابوسبع" w:date="2023-03-31T16:34:00Z">
                      <w:rPr>
                        <w:rFonts w:ascii="Cambria Math" w:hAnsi="Cambria Math"/>
                        <w:i/>
                        <w:highlight w:val="lightGray"/>
                      </w:rPr>
                    </w:del>
                  </m:ctrlPr>
                </m:dPr>
                <m:e>
                  <m:sSub>
                    <m:sSubPr>
                      <m:ctrlPr>
                        <w:del w:id="6372" w:author="محمد زكريا سيد سيد ابوسبع" w:date="2023-03-31T16:34:00Z">
                          <w:rPr>
                            <w:rFonts w:ascii="Cambria Math" w:hAnsi="Cambria Math"/>
                            <w:i/>
                            <w:highlight w:val="lightGray"/>
                          </w:rPr>
                        </w:del>
                      </m:ctrlPr>
                    </m:sSubPr>
                    <m:e>
                      <m:r>
                        <w:del w:id="6373" w:author="محمد زكريا سيد سيد ابوسبع" w:date="2023-03-31T16:34:00Z">
                          <w:rPr>
                            <w:rFonts w:ascii="Cambria Math" w:hAnsi="Cambria Math"/>
                            <w:highlight w:val="lightGray"/>
                          </w:rPr>
                          <m:t>L</m:t>
                        </w:del>
                      </m:r>
                    </m:e>
                    <m:sub>
                      <m:r>
                        <w:del w:id="6374" w:author="محمد زكريا سيد سيد ابوسبع" w:date="2023-03-31T16:34:00Z">
                          <w:rPr>
                            <w:rFonts w:ascii="Cambria Math" w:hAnsi="Cambria Math"/>
                            <w:highlight w:val="lightGray"/>
                          </w:rPr>
                          <m:t>i</m:t>
                        </w:del>
                      </m:r>
                    </m:sub>
                  </m:sSub>
                  <m:r>
                    <w:del w:id="6375" w:author="محمد زكريا سيد سيد ابوسبع" w:date="2023-03-31T16:34:00Z">
                      <w:rPr>
                        <w:rFonts w:ascii="Cambria Math" w:hAnsi="Cambria Math"/>
                        <w:highlight w:val="lightGray"/>
                      </w:rPr>
                      <m:t>+</m:t>
                    </w:del>
                  </m:r>
                  <m:f>
                    <m:fPr>
                      <m:ctrlPr>
                        <w:del w:id="6376" w:author="محمد زكريا سيد سيد ابوسبع" w:date="2023-03-31T16:34:00Z">
                          <w:rPr>
                            <w:rFonts w:ascii="Cambria Math" w:hAnsi="Cambria Math"/>
                            <w:i/>
                            <w:highlight w:val="lightGray"/>
                          </w:rPr>
                        </w:del>
                      </m:ctrlPr>
                    </m:fPr>
                    <m:num>
                      <m:sSub>
                        <m:sSubPr>
                          <m:ctrlPr>
                            <w:del w:id="6377" w:author="محمد زكريا سيد سيد ابوسبع" w:date="2023-03-31T16:34:00Z">
                              <w:rPr>
                                <w:rFonts w:ascii="Cambria Math" w:hAnsi="Cambria Math"/>
                                <w:i/>
                                <w:highlight w:val="lightGray"/>
                              </w:rPr>
                            </w:del>
                          </m:ctrlPr>
                        </m:sSubPr>
                        <m:e>
                          <m:r>
                            <w:del w:id="6378" w:author="محمد زكريا سيد سيد ابوسبع" w:date="2023-03-31T16:34:00Z">
                              <w:rPr>
                                <w:rFonts w:ascii="Cambria Math" w:hAnsi="Cambria Math"/>
                                <w:highlight w:val="lightGray"/>
                              </w:rPr>
                              <m:t>I</m:t>
                            </w:del>
                          </m:r>
                        </m:e>
                        <m:sub>
                          <m:r>
                            <w:del w:id="6379" w:author="محمد زكريا سيد سيد ابوسبع" w:date="2023-03-31T16:34:00Z">
                              <w:rPr>
                                <w:rFonts w:ascii="Cambria Math" w:hAnsi="Cambria Math"/>
                                <w:highlight w:val="lightGray"/>
                              </w:rPr>
                              <m:t>xz</m:t>
                            </w:del>
                          </m:r>
                        </m:sub>
                      </m:sSub>
                    </m:num>
                    <m:den>
                      <m:sSub>
                        <m:sSubPr>
                          <m:ctrlPr>
                            <w:del w:id="6380" w:author="محمد زكريا سيد سيد ابوسبع" w:date="2023-03-31T16:34:00Z">
                              <w:rPr>
                                <w:rFonts w:ascii="Cambria Math" w:hAnsi="Cambria Math"/>
                                <w:i/>
                                <w:highlight w:val="lightGray"/>
                              </w:rPr>
                            </w:del>
                          </m:ctrlPr>
                        </m:sSubPr>
                        <m:e>
                          <m:r>
                            <w:del w:id="6381" w:author="محمد زكريا سيد سيد ابوسبع" w:date="2023-03-31T16:34:00Z">
                              <w:rPr>
                                <w:rFonts w:ascii="Cambria Math" w:hAnsi="Cambria Math"/>
                                <w:highlight w:val="lightGray"/>
                              </w:rPr>
                              <m:t>I</m:t>
                            </w:del>
                          </m:r>
                        </m:e>
                        <m:sub>
                          <m:r>
                            <w:del w:id="6382" w:author="محمد زكريا سيد سيد ابوسبع" w:date="2023-03-31T16:34:00Z">
                              <w:rPr>
                                <w:rFonts w:ascii="Cambria Math" w:hAnsi="Cambria Math"/>
                                <w:highlight w:val="lightGray"/>
                              </w:rPr>
                              <m:t>x</m:t>
                            </w:del>
                          </m:r>
                        </m:sub>
                      </m:sSub>
                    </m:den>
                  </m:f>
                  <m:r>
                    <w:del w:id="6383" w:author="محمد زكريا سيد سيد ابوسبع" w:date="2023-03-31T16:34:00Z">
                      <w:rPr>
                        <w:rFonts w:ascii="Cambria Math" w:hAnsi="Cambria Math"/>
                        <w:highlight w:val="lightGray"/>
                      </w:rPr>
                      <m:t>*</m:t>
                    </w:del>
                  </m:r>
                  <m:sSub>
                    <m:sSubPr>
                      <m:ctrlPr>
                        <w:del w:id="6384" w:author="محمد زكريا سيد سيد ابوسبع" w:date="2023-03-31T16:34:00Z">
                          <w:rPr>
                            <w:rFonts w:ascii="Cambria Math" w:hAnsi="Cambria Math"/>
                            <w:i/>
                            <w:highlight w:val="lightGray"/>
                          </w:rPr>
                        </w:del>
                      </m:ctrlPr>
                    </m:sSubPr>
                    <m:e>
                      <m:r>
                        <w:del w:id="6385" w:author="محمد زكريا سيد سيد ابوسبع" w:date="2023-03-31T16:34:00Z">
                          <w:rPr>
                            <w:rFonts w:ascii="Cambria Math" w:hAnsi="Cambria Math"/>
                            <w:highlight w:val="lightGray"/>
                          </w:rPr>
                          <m:t>N</m:t>
                        </w:del>
                      </m:r>
                    </m:e>
                    <m:sub>
                      <m:r>
                        <w:del w:id="6386" w:author="محمد زكريا سيد سيد ابوسبع" w:date="2023-03-31T16:34:00Z">
                          <w:rPr>
                            <w:rFonts w:ascii="Cambria Math" w:hAnsi="Cambria Math"/>
                            <w:highlight w:val="lightGray"/>
                          </w:rPr>
                          <m:t>i</m:t>
                        </w:del>
                      </m:r>
                    </m:sub>
                  </m:sSub>
                </m:e>
              </m:d>
              <m:r>
                <w:del w:id="6387" w:author="محمد زكريا سيد سيد ابوسبع" w:date="2023-03-31T16:34:00Z">
                  <w:rPr>
                    <w:rFonts w:ascii="Cambria Math" w:hAnsi="Cambria Math"/>
                    <w:highlight w:val="lightGray"/>
                  </w:rPr>
                  <m:t>∆i=</m:t>
                </w:del>
              </m:r>
            </m:e>
          </m:nary>
          <m:nary>
            <m:naryPr>
              <m:chr m:val="∑"/>
              <m:limLoc m:val="undOvr"/>
              <m:subHide m:val="1"/>
              <m:supHide m:val="1"/>
              <m:ctrlPr>
                <w:del w:id="6388" w:author="محمد زكريا سيد سيد ابوسبع" w:date="2023-03-31T16:34:00Z">
                  <w:rPr>
                    <w:rFonts w:ascii="Cambria Math" w:hAnsi="Cambria Math"/>
                    <w:i/>
                    <w:highlight w:val="lightGray"/>
                  </w:rPr>
                </w:del>
              </m:ctrlPr>
            </m:naryPr>
            <m:sub/>
            <m:sup/>
            <m:e>
              <m:sSubSup>
                <m:sSubSupPr>
                  <m:ctrlPr>
                    <w:del w:id="6389" w:author="محمد زكريا سيد سيد ابوسبع" w:date="2023-03-31T16:34:00Z">
                      <w:rPr>
                        <w:rFonts w:ascii="Cambria Math" w:hAnsi="Cambria Math"/>
                        <w:i/>
                        <w:highlight w:val="lightGray"/>
                      </w:rPr>
                    </w:del>
                  </m:ctrlPr>
                </m:sSubSupPr>
                <m:e>
                  <m:r>
                    <w:del w:id="6390" w:author="محمد زكريا سيد سيد ابوسبع" w:date="2023-03-31T16:34:00Z">
                      <w:rPr>
                        <w:rFonts w:ascii="Cambria Math" w:hAnsi="Cambria Math"/>
                        <w:highlight w:val="lightGray"/>
                      </w:rPr>
                      <m:t>L</m:t>
                    </w:del>
                  </m:r>
                </m:e>
                <m:sub>
                  <m:r>
                    <w:del w:id="6391" w:author="محمد زكريا سيد سيد ابوسبع" w:date="2023-03-31T16:34:00Z">
                      <w:rPr>
                        <w:rFonts w:ascii="Cambria Math" w:hAnsi="Cambria Math"/>
                        <w:highlight w:val="lightGray"/>
                      </w:rPr>
                      <m:t>i</m:t>
                    </w:del>
                  </m:r>
                </m:sub>
                <m:sup>
                  <m:r>
                    <w:del w:id="6392" w:author="محمد زكريا سيد سيد ابوسبع" w:date="2023-03-31T16:34:00Z">
                      <w:rPr>
                        <w:rFonts w:ascii="Cambria Math" w:hAnsi="Cambria Math"/>
                        <w:highlight w:val="lightGray"/>
                      </w:rPr>
                      <m:t>*</m:t>
                    </w:del>
                  </m:r>
                </m:sup>
              </m:sSubSup>
              <m:r>
                <w:del w:id="6393" w:author="محمد زكريا سيد سيد ابوسبع" w:date="2023-03-31T16:34:00Z">
                  <w:rPr>
                    <w:rFonts w:ascii="Cambria Math" w:hAnsi="Cambria Math"/>
                    <w:highlight w:val="lightGray"/>
                  </w:rPr>
                  <m:t xml:space="preserve"> ∆i</m:t>
                </w:del>
              </m:r>
            </m:e>
          </m:nary>
          <m:r>
            <w:del w:id="6394" w:author="محمد زكريا سيد سيد ابوسبع" w:date="2023-03-31T16:34:00Z">
              <w:rPr>
                <w:rFonts w:ascii="Cambria Math" w:eastAsiaTheme="minorEastAsia" w:hAnsi="Cambria Math"/>
                <w:highlight w:val="lightGray"/>
              </w:rPr>
              <m:t>=</m:t>
            </w:del>
          </m:r>
          <m:sSubSup>
            <m:sSubSupPr>
              <m:ctrlPr>
                <w:del w:id="6395" w:author="محمد زكريا سيد سيد ابوسبع" w:date="2023-03-31T16:34:00Z">
                  <w:rPr>
                    <w:rFonts w:ascii="Cambria Math" w:hAnsi="Cambria Math"/>
                    <w:i/>
                    <w:highlight w:val="lightGray"/>
                  </w:rPr>
                </w:del>
              </m:ctrlPr>
            </m:sSubSupPr>
            <m:e>
              <m:r>
                <w:del w:id="6396" w:author="محمد زكريا سيد سيد ابوسبع" w:date="2023-03-31T16:34:00Z">
                  <w:rPr>
                    <w:rFonts w:ascii="Cambria Math" w:hAnsi="Cambria Math"/>
                    <w:highlight w:val="lightGray"/>
                  </w:rPr>
                  <m:t>L</m:t>
                </w:del>
              </m:r>
            </m:e>
            <m:sub>
              <m:r>
                <w:del w:id="6397" w:author="محمد زكريا سيد سيد ابوسبع" w:date="2023-03-31T16:34:00Z">
                  <w:rPr>
                    <w:rFonts w:ascii="Cambria Math" w:hAnsi="Cambria Math"/>
                    <w:highlight w:val="lightGray"/>
                  </w:rPr>
                  <m:t>β</m:t>
                </w:del>
              </m:r>
            </m:sub>
            <m:sup>
              <m:r>
                <w:del w:id="6398" w:author="محمد زكريا سيد سيد ابوسبع" w:date="2023-03-31T16:34:00Z">
                  <w:rPr>
                    <w:rFonts w:ascii="Cambria Math" w:hAnsi="Cambria Math"/>
                    <w:highlight w:val="lightGray"/>
                  </w:rPr>
                  <m:t>*</m:t>
                </w:del>
              </m:r>
            </m:sup>
          </m:sSubSup>
          <m:r>
            <w:del w:id="6399" w:author="محمد زكريا سيد سيد ابوسبع" w:date="2023-03-31T16:34:00Z">
              <w:rPr>
                <w:rFonts w:ascii="Cambria Math" w:hAnsi="Cambria Math"/>
                <w:highlight w:val="lightGray"/>
              </w:rPr>
              <m:t xml:space="preserve"> ∆β+</m:t>
            </w:del>
          </m:r>
          <m:sSubSup>
            <m:sSubSupPr>
              <m:ctrlPr>
                <w:del w:id="6400" w:author="محمد زكريا سيد سيد ابوسبع" w:date="2023-03-31T16:34:00Z">
                  <w:rPr>
                    <w:rFonts w:ascii="Cambria Math" w:hAnsi="Cambria Math"/>
                    <w:i/>
                    <w:highlight w:val="lightGray"/>
                  </w:rPr>
                </w:del>
              </m:ctrlPr>
            </m:sSubSupPr>
            <m:e>
              <m:r>
                <w:del w:id="6401" w:author="محمد زكريا سيد سيد ابوسبع" w:date="2023-03-31T16:34:00Z">
                  <w:rPr>
                    <w:rFonts w:ascii="Cambria Math" w:hAnsi="Cambria Math"/>
                    <w:highlight w:val="lightGray"/>
                  </w:rPr>
                  <m:t>L</m:t>
                </w:del>
              </m:r>
            </m:e>
            <m:sub>
              <m:r>
                <w:del w:id="6402" w:author="محمد زكريا سيد سيد ابوسبع" w:date="2023-03-31T16:34:00Z">
                  <w:rPr>
                    <w:rFonts w:ascii="Cambria Math" w:hAnsi="Cambria Math"/>
                    <w:highlight w:val="lightGray"/>
                  </w:rPr>
                  <m:t>p</m:t>
                </w:del>
              </m:r>
            </m:sub>
            <m:sup>
              <m:r>
                <w:del w:id="6403" w:author="محمد زكريا سيد سيد ابوسبع" w:date="2023-03-31T16:34:00Z">
                  <w:rPr>
                    <w:rFonts w:ascii="Cambria Math" w:hAnsi="Cambria Math"/>
                    <w:highlight w:val="lightGray"/>
                  </w:rPr>
                  <m:t>*</m:t>
                </w:del>
              </m:r>
            </m:sup>
          </m:sSubSup>
          <m:r>
            <w:del w:id="6404" w:author="محمد زكريا سيد سيد ابوسبع" w:date="2023-03-31T16:34:00Z">
              <w:rPr>
                <w:rFonts w:ascii="Cambria Math" w:hAnsi="Cambria Math"/>
                <w:highlight w:val="lightGray"/>
              </w:rPr>
              <m:t xml:space="preserve"> ∆p+</m:t>
            </w:del>
          </m:r>
          <m:sSubSup>
            <m:sSubSupPr>
              <m:ctrlPr>
                <w:del w:id="6405" w:author="محمد زكريا سيد سيد ابوسبع" w:date="2023-03-31T16:34:00Z">
                  <w:rPr>
                    <w:rFonts w:ascii="Cambria Math" w:hAnsi="Cambria Math"/>
                    <w:i/>
                    <w:highlight w:val="lightGray"/>
                  </w:rPr>
                </w:del>
              </m:ctrlPr>
            </m:sSubSupPr>
            <m:e>
              <m:r>
                <w:del w:id="6406" w:author="محمد زكريا سيد سيد ابوسبع" w:date="2023-03-31T16:34:00Z">
                  <w:rPr>
                    <w:rFonts w:ascii="Cambria Math" w:hAnsi="Cambria Math"/>
                    <w:highlight w:val="lightGray"/>
                  </w:rPr>
                  <m:t>L</m:t>
                </w:del>
              </m:r>
            </m:e>
            <m:sub>
              <m:r>
                <w:del w:id="6407" w:author="محمد زكريا سيد سيد ابوسبع" w:date="2023-03-31T16:34:00Z">
                  <w:rPr>
                    <w:rFonts w:ascii="Cambria Math" w:hAnsi="Cambria Math"/>
                    <w:highlight w:val="lightGray"/>
                  </w:rPr>
                  <m:t>r</m:t>
                </w:del>
              </m:r>
            </m:sub>
            <m:sup>
              <m:r>
                <w:del w:id="6408" w:author="محمد زكريا سيد سيد ابوسبع" w:date="2023-03-31T16:34:00Z">
                  <w:rPr>
                    <w:rFonts w:ascii="Cambria Math" w:hAnsi="Cambria Math"/>
                    <w:highlight w:val="lightGray"/>
                  </w:rPr>
                  <m:t>*</m:t>
                </w:del>
              </m:r>
            </m:sup>
          </m:sSubSup>
          <m:r>
            <w:del w:id="6409" w:author="محمد زكريا سيد سيد ابوسبع" w:date="2023-03-31T16:34:00Z">
              <w:rPr>
                <w:rFonts w:ascii="Cambria Math" w:hAnsi="Cambria Math"/>
                <w:highlight w:val="lightGray"/>
              </w:rPr>
              <m:t xml:space="preserve"> ∆r</m:t>
            </w:del>
          </m:r>
          <m:r>
            <w:del w:id="6410" w:author="محمد زكريا سيد سيد ابوسبع" w:date="2023-03-31T16:34:00Z">
              <w:rPr>
                <w:rFonts w:ascii="Cambria Math" w:eastAsiaTheme="minorEastAsia" w:hAnsi="Cambria Math"/>
                <w:highlight w:val="lightGray"/>
              </w:rPr>
              <m:t xml:space="preserve">+ </m:t>
            </w:del>
          </m:r>
          <m:sSubSup>
            <m:sSubSupPr>
              <m:ctrlPr>
                <w:del w:id="6411" w:author="محمد زكريا سيد سيد ابوسبع" w:date="2023-03-31T16:34:00Z">
                  <w:rPr>
                    <w:rFonts w:ascii="Cambria Math" w:hAnsi="Cambria Math"/>
                    <w:i/>
                    <w:highlight w:val="lightGray"/>
                  </w:rPr>
                </w:del>
              </m:ctrlPr>
            </m:sSubSupPr>
            <m:e>
              <m:r>
                <w:del w:id="6412" w:author="محمد زكريا سيد سيد ابوسبع" w:date="2023-03-31T16:34:00Z">
                  <w:rPr>
                    <w:rFonts w:ascii="Cambria Math" w:hAnsi="Cambria Math"/>
                    <w:highlight w:val="lightGray"/>
                  </w:rPr>
                  <m:t>L</m:t>
                </w:del>
              </m:r>
            </m:e>
            <m:sub>
              <m:sSub>
                <m:sSubPr>
                  <m:ctrlPr>
                    <w:del w:id="6413" w:author="محمد زكريا سيد سيد ابوسبع" w:date="2023-03-31T16:34:00Z">
                      <w:rPr>
                        <w:rFonts w:ascii="Cambria Math" w:hAnsi="Cambria Math"/>
                        <w:i/>
                        <w:highlight w:val="lightGray"/>
                      </w:rPr>
                    </w:del>
                  </m:ctrlPr>
                </m:sSubPr>
                <m:e>
                  <m:r>
                    <w:del w:id="6414" w:author="محمد زكريا سيد سيد ابوسبع" w:date="2023-03-31T16:34:00Z">
                      <w:rPr>
                        <w:rFonts w:ascii="Cambria Math" w:hAnsi="Cambria Math"/>
                        <w:highlight w:val="lightGray"/>
                      </w:rPr>
                      <m:t>δ</m:t>
                    </w:del>
                  </m:r>
                </m:e>
                <m:sub>
                  <m:r>
                    <w:del w:id="6415" w:author="محمد زكريا سيد سيد ابوسبع" w:date="2023-03-31T16:34:00Z">
                      <w:rPr>
                        <w:rFonts w:ascii="Cambria Math" w:hAnsi="Cambria Math"/>
                        <w:highlight w:val="lightGray"/>
                      </w:rPr>
                      <m:t>r</m:t>
                    </w:del>
                  </m:r>
                </m:sub>
              </m:sSub>
            </m:sub>
            <m:sup>
              <m:r>
                <w:del w:id="6416" w:author="محمد زكريا سيد سيد ابوسبع" w:date="2023-03-31T16:34:00Z">
                  <w:rPr>
                    <w:rFonts w:ascii="Cambria Math" w:hAnsi="Cambria Math"/>
                    <w:highlight w:val="lightGray"/>
                  </w:rPr>
                  <m:t>*</m:t>
                </w:del>
              </m:r>
            </m:sup>
          </m:sSubSup>
          <m:r>
            <w:del w:id="6417" w:author="محمد زكريا سيد سيد ابوسبع" w:date="2023-03-31T16:34:00Z">
              <w:rPr>
                <w:rFonts w:ascii="Cambria Math" w:hAnsi="Cambria Math"/>
                <w:highlight w:val="lightGray"/>
              </w:rPr>
              <m:t xml:space="preserve"> ∆</m:t>
            </w:del>
          </m:r>
          <m:sSub>
            <m:sSubPr>
              <m:ctrlPr>
                <w:del w:id="6418" w:author="محمد زكريا سيد سيد ابوسبع" w:date="2023-03-31T16:34:00Z">
                  <w:rPr>
                    <w:rFonts w:ascii="Cambria Math" w:hAnsi="Cambria Math"/>
                    <w:i/>
                    <w:highlight w:val="lightGray"/>
                  </w:rPr>
                </w:del>
              </m:ctrlPr>
            </m:sSubPr>
            <m:e>
              <m:r>
                <w:del w:id="6419" w:author="محمد زكريا سيد سيد ابوسبع" w:date="2023-03-31T16:34:00Z">
                  <w:rPr>
                    <w:rFonts w:ascii="Cambria Math" w:hAnsi="Cambria Math"/>
                    <w:highlight w:val="lightGray"/>
                  </w:rPr>
                  <m:t>δ</m:t>
                </w:del>
              </m:r>
            </m:e>
            <m:sub>
              <m:r>
                <w:del w:id="6420" w:author="محمد زكريا سيد سيد ابوسبع" w:date="2023-03-31T16:34:00Z">
                  <w:rPr>
                    <w:rFonts w:ascii="Cambria Math" w:hAnsi="Cambria Math"/>
                    <w:highlight w:val="lightGray"/>
                  </w:rPr>
                  <m:t>r</m:t>
                </w:del>
              </m:r>
            </m:sub>
          </m:sSub>
          <m:r>
            <w:del w:id="6421" w:author="محمد زكريا سيد سيد ابوسبع" w:date="2023-03-31T16:34:00Z">
              <w:rPr>
                <w:rFonts w:ascii="Cambria Math" w:hAnsi="Cambria Math"/>
                <w:highlight w:val="lightGray"/>
              </w:rPr>
              <m:t>+</m:t>
            </w:del>
          </m:r>
          <m:sSubSup>
            <m:sSubSupPr>
              <m:ctrlPr>
                <w:del w:id="6422" w:author="محمد زكريا سيد سيد ابوسبع" w:date="2023-03-31T16:34:00Z">
                  <w:rPr>
                    <w:rFonts w:ascii="Cambria Math" w:hAnsi="Cambria Math"/>
                    <w:i/>
                    <w:highlight w:val="lightGray"/>
                  </w:rPr>
                </w:del>
              </m:ctrlPr>
            </m:sSubSupPr>
            <m:e>
              <m:r>
                <w:del w:id="6423" w:author="محمد زكريا سيد سيد ابوسبع" w:date="2023-03-31T16:34:00Z">
                  <w:rPr>
                    <w:rFonts w:ascii="Cambria Math" w:hAnsi="Cambria Math"/>
                    <w:highlight w:val="lightGray"/>
                  </w:rPr>
                  <m:t>L</m:t>
                </w:del>
              </m:r>
            </m:e>
            <m:sub>
              <m:sSub>
                <m:sSubPr>
                  <m:ctrlPr>
                    <w:del w:id="6424" w:author="محمد زكريا سيد سيد ابوسبع" w:date="2023-03-31T16:34:00Z">
                      <w:rPr>
                        <w:rFonts w:ascii="Cambria Math" w:hAnsi="Cambria Math"/>
                        <w:i/>
                        <w:highlight w:val="lightGray"/>
                      </w:rPr>
                    </w:del>
                  </m:ctrlPr>
                </m:sSubPr>
                <m:e>
                  <m:r>
                    <w:del w:id="6425" w:author="محمد زكريا سيد سيد ابوسبع" w:date="2023-03-31T16:34:00Z">
                      <w:rPr>
                        <w:rFonts w:ascii="Cambria Math" w:hAnsi="Cambria Math"/>
                        <w:highlight w:val="lightGray"/>
                      </w:rPr>
                      <m:t>δ</m:t>
                    </w:del>
                  </m:r>
                </m:e>
                <m:sub>
                  <m:r>
                    <w:del w:id="6426" w:author="محمد زكريا سيد سيد ابوسبع" w:date="2023-03-31T16:34:00Z">
                      <w:rPr>
                        <w:rFonts w:ascii="Cambria Math" w:hAnsi="Cambria Math"/>
                        <w:highlight w:val="lightGray"/>
                      </w:rPr>
                      <m:t>a</m:t>
                    </w:del>
                  </m:r>
                </m:sub>
              </m:sSub>
            </m:sub>
            <m:sup>
              <m:r>
                <w:del w:id="6427" w:author="محمد زكريا سيد سيد ابوسبع" w:date="2023-03-31T16:34:00Z">
                  <w:rPr>
                    <w:rFonts w:ascii="Cambria Math" w:hAnsi="Cambria Math"/>
                    <w:highlight w:val="lightGray"/>
                  </w:rPr>
                  <m:t>*</m:t>
                </w:del>
              </m:r>
            </m:sup>
          </m:sSubSup>
          <m:r>
            <w:del w:id="6428" w:author="محمد زكريا سيد سيد ابوسبع" w:date="2023-03-31T16:34:00Z">
              <w:rPr>
                <w:rFonts w:ascii="Cambria Math" w:hAnsi="Cambria Math"/>
                <w:highlight w:val="lightGray"/>
              </w:rPr>
              <m:t xml:space="preserve"> ∆</m:t>
            </w:del>
          </m:r>
          <m:sSub>
            <m:sSubPr>
              <m:ctrlPr>
                <w:del w:id="6429" w:author="محمد زكريا سيد سيد ابوسبع" w:date="2023-03-31T16:34:00Z">
                  <w:rPr>
                    <w:rFonts w:ascii="Cambria Math" w:hAnsi="Cambria Math"/>
                    <w:i/>
                    <w:highlight w:val="lightGray"/>
                  </w:rPr>
                </w:del>
              </m:ctrlPr>
            </m:sSubPr>
            <m:e>
              <m:r>
                <w:del w:id="6430" w:author="محمد زكريا سيد سيد ابوسبع" w:date="2023-03-31T16:34:00Z">
                  <w:rPr>
                    <w:rFonts w:ascii="Cambria Math" w:hAnsi="Cambria Math"/>
                    <w:highlight w:val="lightGray"/>
                  </w:rPr>
                  <m:t>δ</m:t>
                </w:del>
              </m:r>
            </m:e>
            <m:sub>
              <m:r>
                <w:del w:id="6431" w:author="محمد زكريا سيد سيد ابوسبع" w:date="2023-03-31T16:34:00Z">
                  <w:rPr>
                    <w:rFonts w:ascii="Cambria Math" w:hAnsi="Cambria Math"/>
                    <w:highlight w:val="lightGray"/>
                  </w:rPr>
                  <m:t>a</m:t>
                </w:del>
              </m:r>
            </m:sub>
          </m:sSub>
        </m:oMath>
      </m:oMathPara>
    </w:p>
    <w:p w14:paraId="126DFCB7" w14:textId="1939B399" w:rsidR="00590B75" w:rsidRPr="00A32684" w:rsidDel="00E93874" w:rsidRDefault="00590B75" w:rsidP="00590B75">
      <w:pPr>
        <w:rPr>
          <w:del w:id="6432" w:author="محمد زكريا سيد سيد ابوسبع" w:date="2023-03-31T16:34:00Z"/>
          <w:rFonts w:eastAsiaTheme="minorEastAsia"/>
        </w:rPr>
      </w:pPr>
      <m:oMathPara>
        <m:oMath>
          <m:r>
            <w:del w:id="6433" w:author="محمد زكريا سيد سيد ابوسبع" w:date="2023-03-31T16:34:00Z">
              <w:rPr>
                <w:rFonts w:ascii="Cambria Math" w:hAnsi="Cambria Math"/>
                <w:highlight w:val="lightGray"/>
              </w:rPr>
              <m:t>∴∆</m:t>
            </w:del>
          </m:r>
          <m:acc>
            <m:accPr>
              <m:chr m:val="̇"/>
              <m:ctrlPr>
                <w:del w:id="6434" w:author="محمد زكريا سيد سيد ابوسبع" w:date="2023-03-31T16:34:00Z">
                  <w:rPr>
                    <w:rFonts w:ascii="Cambria Math" w:hAnsi="Cambria Math"/>
                    <w:i/>
                    <w:highlight w:val="lightGray"/>
                  </w:rPr>
                </w:del>
              </m:ctrlPr>
            </m:accPr>
            <m:e>
              <m:r>
                <w:del w:id="6435" w:author="محمد زكريا سيد سيد ابوسبع" w:date="2023-03-31T16:34:00Z">
                  <w:rPr>
                    <w:rFonts w:ascii="Cambria Math" w:hAnsi="Cambria Math"/>
                    <w:highlight w:val="lightGray"/>
                  </w:rPr>
                  <m:t>r</m:t>
                </w:del>
              </m:r>
            </m:e>
          </m:acc>
          <m:r>
            <w:del w:id="6436" w:author="محمد زكريا سيد سيد ابوسبع" w:date="2023-03-31T16:34:00Z">
              <w:rPr>
                <w:rFonts w:ascii="Cambria Math" w:hAnsi="Cambria Math"/>
                <w:highlight w:val="lightGray"/>
              </w:rPr>
              <m:t>=</m:t>
            </w:del>
          </m:r>
          <m:nary>
            <m:naryPr>
              <m:chr m:val="∑"/>
              <m:limLoc m:val="undOvr"/>
              <m:subHide m:val="1"/>
              <m:supHide m:val="1"/>
              <m:ctrlPr>
                <w:del w:id="6437" w:author="محمد زكريا سيد سيد ابوسبع" w:date="2023-03-31T16:34:00Z">
                  <w:rPr>
                    <w:rFonts w:ascii="Cambria Math" w:hAnsi="Cambria Math"/>
                    <w:i/>
                    <w:highlight w:val="lightGray"/>
                  </w:rPr>
                </w:del>
              </m:ctrlPr>
            </m:naryPr>
            <m:sub/>
            <m:sup/>
            <m:e>
              <m:r>
                <w:del w:id="6438" w:author="محمد زكريا سيد سيد ابوسبع" w:date="2023-03-31T16:34:00Z">
                  <w:rPr>
                    <w:rFonts w:ascii="Cambria Math" w:hAnsi="Cambria Math"/>
                    <w:highlight w:val="lightGray"/>
                  </w:rPr>
                  <m:t>G*</m:t>
                </w:del>
              </m:r>
              <m:d>
                <m:dPr>
                  <m:ctrlPr>
                    <w:del w:id="6439" w:author="محمد زكريا سيد سيد ابوسبع" w:date="2023-03-31T16:34:00Z">
                      <w:rPr>
                        <w:rFonts w:ascii="Cambria Math" w:hAnsi="Cambria Math"/>
                        <w:i/>
                        <w:highlight w:val="lightGray"/>
                      </w:rPr>
                    </w:del>
                  </m:ctrlPr>
                </m:dPr>
                <m:e>
                  <m:sSub>
                    <m:sSubPr>
                      <m:ctrlPr>
                        <w:del w:id="6440" w:author="محمد زكريا سيد سيد ابوسبع" w:date="2023-03-31T16:34:00Z">
                          <w:rPr>
                            <w:rFonts w:ascii="Cambria Math" w:hAnsi="Cambria Math"/>
                            <w:i/>
                            <w:highlight w:val="lightGray"/>
                          </w:rPr>
                        </w:del>
                      </m:ctrlPr>
                    </m:sSubPr>
                    <m:e>
                      <m:r>
                        <w:del w:id="6441" w:author="محمد زكريا سيد سيد ابوسبع" w:date="2023-03-31T16:34:00Z">
                          <w:rPr>
                            <w:rFonts w:ascii="Cambria Math" w:hAnsi="Cambria Math"/>
                            <w:highlight w:val="lightGray"/>
                          </w:rPr>
                          <m:t>N</m:t>
                        </w:del>
                      </m:r>
                    </m:e>
                    <m:sub>
                      <m:r>
                        <w:del w:id="6442" w:author="محمد زكريا سيد سيد ابوسبع" w:date="2023-03-31T16:34:00Z">
                          <w:rPr>
                            <w:rFonts w:ascii="Cambria Math" w:hAnsi="Cambria Math"/>
                            <w:highlight w:val="lightGray"/>
                          </w:rPr>
                          <m:t>i</m:t>
                        </w:del>
                      </m:r>
                    </m:sub>
                  </m:sSub>
                  <m:r>
                    <w:del w:id="6443" w:author="محمد زكريا سيد سيد ابوسبع" w:date="2023-03-31T16:34:00Z">
                      <w:rPr>
                        <w:rFonts w:ascii="Cambria Math" w:hAnsi="Cambria Math"/>
                        <w:highlight w:val="lightGray"/>
                      </w:rPr>
                      <m:t>+</m:t>
                    </w:del>
                  </m:r>
                  <m:f>
                    <m:fPr>
                      <m:ctrlPr>
                        <w:del w:id="6444" w:author="محمد زكريا سيد سيد ابوسبع" w:date="2023-03-31T16:34:00Z">
                          <w:rPr>
                            <w:rFonts w:ascii="Cambria Math" w:hAnsi="Cambria Math"/>
                            <w:i/>
                            <w:highlight w:val="lightGray"/>
                          </w:rPr>
                        </w:del>
                      </m:ctrlPr>
                    </m:fPr>
                    <m:num>
                      <m:sSub>
                        <m:sSubPr>
                          <m:ctrlPr>
                            <w:del w:id="6445" w:author="محمد زكريا سيد سيد ابوسبع" w:date="2023-03-31T16:34:00Z">
                              <w:rPr>
                                <w:rFonts w:ascii="Cambria Math" w:hAnsi="Cambria Math"/>
                                <w:i/>
                                <w:highlight w:val="lightGray"/>
                              </w:rPr>
                            </w:del>
                          </m:ctrlPr>
                        </m:sSubPr>
                        <m:e>
                          <m:r>
                            <w:del w:id="6446" w:author="محمد زكريا سيد سيد ابوسبع" w:date="2023-03-31T16:34:00Z">
                              <w:rPr>
                                <w:rFonts w:ascii="Cambria Math" w:hAnsi="Cambria Math"/>
                                <w:highlight w:val="lightGray"/>
                              </w:rPr>
                              <m:t>I</m:t>
                            </w:del>
                          </m:r>
                        </m:e>
                        <m:sub>
                          <m:r>
                            <w:del w:id="6447" w:author="محمد زكريا سيد سيد ابوسبع" w:date="2023-03-31T16:34:00Z">
                              <w:rPr>
                                <w:rFonts w:ascii="Cambria Math" w:hAnsi="Cambria Math"/>
                                <w:highlight w:val="lightGray"/>
                              </w:rPr>
                              <m:t>xz</m:t>
                            </w:del>
                          </m:r>
                        </m:sub>
                      </m:sSub>
                    </m:num>
                    <m:den>
                      <m:sSub>
                        <m:sSubPr>
                          <m:ctrlPr>
                            <w:del w:id="6448" w:author="محمد زكريا سيد سيد ابوسبع" w:date="2023-03-31T16:34:00Z">
                              <w:rPr>
                                <w:rFonts w:ascii="Cambria Math" w:hAnsi="Cambria Math"/>
                                <w:i/>
                                <w:highlight w:val="lightGray"/>
                              </w:rPr>
                            </w:del>
                          </m:ctrlPr>
                        </m:sSubPr>
                        <m:e>
                          <m:r>
                            <w:del w:id="6449" w:author="محمد زكريا سيد سيد ابوسبع" w:date="2023-03-31T16:34:00Z">
                              <w:rPr>
                                <w:rFonts w:ascii="Cambria Math" w:hAnsi="Cambria Math"/>
                                <w:highlight w:val="lightGray"/>
                              </w:rPr>
                              <m:t>I</m:t>
                            </w:del>
                          </m:r>
                        </m:e>
                        <m:sub>
                          <m:r>
                            <w:del w:id="6450" w:author="محمد زكريا سيد سيد ابوسبع" w:date="2023-03-31T16:34:00Z">
                              <w:rPr>
                                <w:rFonts w:ascii="Cambria Math" w:hAnsi="Cambria Math"/>
                                <w:highlight w:val="lightGray"/>
                              </w:rPr>
                              <m:t>z</m:t>
                            </w:del>
                          </m:r>
                        </m:sub>
                      </m:sSub>
                    </m:den>
                  </m:f>
                  <m:r>
                    <w:del w:id="6451" w:author="محمد زكريا سيد سيد ابوسبع" w:date="2023-03-31T16:34:00Z">
                      <w:rPr>
                        <w:rFonts w:ascii="Cambria Math" w:hAnsi="Cambria Math"/>
                        <w:highlight w:val="lightGray"/>
                      </w:rPr>
                      <m:t>*</m:t>
                    </w:del>
                  </m:r>
                  <m:sSub>
                    <m:sSubPr>
                      <m:ctrlPr>
                        <w:del w:id="6452" w:author="محمد زكريا سيد سيد ابوسبع" w:date="2023-03-31T16:34:00Z">
                          <w:rPr>
                            <w:rFonts w:ascii="Cambria Math" w:hAnsi="Cambria Math"/>
                            <w:i/>
                            <w:highlight w:val="lightGray"/>
                          </w:rPr>
                        </w:del>
                      </m:ctrlPr>
                    </m:sSubPr>
                    <m:e>
                      <m:r>
                        <w:del w:id="6453" w:author="محمد زكريا سيد سيد ابوسبع" w:date="2023-03-31T16:34:00Z">
                          <w:rPr>
                            <w:rFonts w:ascii="Cambria Math" w:hAnsi="Cambria Math"/>
                            <w:highlight w:val="lightGray"/>
                          </w:rPr>
                          <m:t>L</m:t>
                        </w:del>
                      </m:r>
                    </m:e>
                    <m:sub>
                      <m:r>
                        <w:del w:id="6454" w:author="محمد زكريا سيد سيد ابوسبع" w:date="2023-03-31T16:34:00Z">
                          <w:rPr>
                            <w:rFonts w:ascii="Cambria Math" w:hAnsi="Cambria Math"/>
                            <w:highlight w:val="lightGray"/>
                          </w:rPr>
                          <m:t>i</m:t>
                        </w:del>
                      </m:r>
                    </m:sub>
                  </m:sSub>
                </m:e>
              </m:d>
              <m:r>
                <w:del w:id="6455" w:author="محمد زكريا سيد سيد ابوسبع" w:date="2023-03-31T16:34:00Z">
                  <w:rPr>
                    <w:rFonts w:ascii="Cambria Math" w:hAnsi="Cambria Math"/>
                    <w:highlight w:val="lightGray"/>
                  </w:rPr>
                  <m:t>∆i=</m:t>
                </w:del>
              </m:r>
            </m:e>
          </m:nary>
          <m:nary>
            <m:naryPr>
              <m:chr m:val="∑"/>
              <m:limLoc m:val="undOvr"/>
              <m:subHide m:val="1"/>
              <m:supHide m:val="1"/>
              <m:ctrlPr>
                <w:del w:id="6456" w:author="محمد زكريا سيد سيد ابوسبع" w:date="2023-03-31T16:34:00Z">
                  <w:rPr>
                    <w:rFonts w:ascii="Cambria Math" w:hAnsi="Cambria Math"/>
                    <w:i/>
                    <w:highlight w:val="lightGray"/>
                  </w:rPr>
                </w:del>
              </m:ctrlPr>
            </m:naryPr>
            <m:sub/>
            <m:sup/>
            <m:e>
              <m:sSubSup>
                <m:sSubSupPr>
                  <m:ctrlPr>
                    <w:del w:id="6457" w:author="محمد زكريا سيد سيد ابوسبع" w:date="2023-03-31T16:34:00Z">
                      <w:rPr>
                        <w:rFonts w:ascii="Cambria Math" w:hAnsi="Cambria Math"/>
                        <w:i/>
                        <w:highlight w:val="lightGray"/>
                      </w:rPr>
                    </w:del>
                  </m:ctrlPr>
                </m:sSubSupPr>
                <m:e>
                  <m:r>
                    <w:del w:id="6458" w:author="محمد زكريا سيد سيد ابوسبع" w:date="2023-03-31T16:34:00Z">
                      <w:rPr>
                        <w:rFonts w:ascii="Cambria Math" w:hAnsi="Cambria Math"/>
                        <w:highlight w:val="lightGray"/>
                      </w:rPr>
                      <m:t>N</m:t>
                    </w:del>
                  </m:r>
                </m:e>
                <m:sub>
                  <m:r>
                    <w:del w:id="6459" w:author="محمد زكريا سيد سيد ابوسبع" w:date="2023-03-31T16:34:00Z">
                      <w:rPr>
                        <w:rFonts w:ascii="Cambria Math" w:hAnsi="Cambria Math"/>
                        <w:highlight w:val="lightGray"/>
                      </w:rPr>
                      <m:t>i</m:t>
                    </w:del>
                  </m:r>
                </m:sub>
                <m:sup>
                  <m:r>
                    <w:del w:id="6460" w:author="محمد زكريا سيد سيد ابوسبع" w:date="2023-03-31T16:34:00Z">
                      <w:rPr>
                        <w:rFonts w:ascii="Cambria Math" w:hAnsi="Cambria Math"/>
                        <w:highlight w:val="lightGray"/>
                      </w:rPr>
                      <m:t>*</m:t>
                    </w:del>
                  </m:r>
                </m:sup>
              </m:sSubSup>
              <m:r>
                <w:del w:id="6461" w:author="محمد زكريا سيد سيد ابوسبع" w:date="2023-03-31T16:34:00Z">
                  <w:rPr>
                    <w:rFonts w:ascii="Cambria Math" w:hAnsi="Cambria Math"/>
                    <w:highlight w:val="lightGray"/>
                  </w:rPr>
                  <m:t xml:space="preserve"> ∆i</m:t>
                </w:del>
              </m:r>
            </m:e>
          </m:nary>
          <m:r>
            <w:del w:id="6462" w:author="محمد زكريا سيد سيد ابوسبع" w:date="2023-03-31T16:34:00Z">
              <w:rPr>
                <w:rFonts w:ascii="Cambria Math" w:eastAsiaTheme="minorEastAsia" w:hAnsi="Cambria Math"/>
                <w:highlight w:val="lightGray"/>
              </w:rPr>
              <m:t>=</m:t>
            </w:del>
          </m:r>
          <m:sSubSup>
            <m:sSubSupPr>
              <m:ctrlPr>
                <w:del w:id="6463" w:author="محمد زكريا سيد سيد ابوسبع" w:date="2023-03-31T16:34:00Z">
                  <w:rPr>
                    <w:rFonts w:ascii="Cambria Math" w:hAnsi="Cambria Math"/>
                    <w:i/>
                    <w:highlight w:val="lightGray"/>
                  </w:rPr>
                </w:del>
              </m:ctrlPr>
            </m:sSubSupPr>
            <m:e>
              <m:r>
                <w:del w:id="6464" w:author="محمد زكريا سيد سيد ابوسبع" w:date="2023-03-31T16:34:00Z">
                  <w:rPr>
                    <w:rFonts w:ascii="Cambria Math" w:hAnsi="Cambria Math"/>
                    <w:highlight w:val="lightGray"/>
                  </w:rPr>
                  <m:t>N</m:t>
                </w:del>
              </m:r>
            </m:e>
            <m:sub>
              <m:r>
                <w:del w:id="6465" w:author="محمد زكريا سيد سيد ابوسبع" w:date="2023-03-31T16:34:00Z">
                  <w:rPr>
                    <w:rFonts w:ascii="Cambria Math" w:hAnsi="Cambria Math"/>
                    <w:highlight w:val="lightGray"/>
                  </w:rPr>
                  <m:t>β</m:t>
                </w:del>
              </m:r>
            </m:sub>
            <m:sup>
              <m:r>
                <w:del w:id="6466" w:author="محمد زكريا سيد سيد ابوسبع" w:date="2023-03-31T16:34:00Z">
                  <w:rPr>
                    <w:rFonts w:ascii="Cambria Math" w:hAnsi="Cambria Math"/>
                    <w:highlight w:val="lightGray"/>
                  </w:rPr>
                  <m:t>*</m:t>
                </w:del>
              </m:r>
            </m:sup>
          </m:sSubSup>
          <m:r>
            <w:del w:id="6467" w:author="محمد زكريا سيد سيد ابوسبع" w:date="2023-03-31T16:34:00Z">
              <w:rPr>
                <w:rFonts w:ascii="Cambria Math" w:hAnsi="Cambria Math"/>
                <w:highlight w:val="lightGray"/>
              </w:rPr>
              <m:t xml:space="preserve"> ∆β+</m:t>
            </w:del>
          </m:r>
          <m:sSubSup>
            <m:sSubSupPr>
              <m:ctrlPr>
                <w:del w:id="6468" w:author="محمد زكريا سيد سيد ابوسبع" w:date="2023-03-31T16:34:00Z">
                  <w:rPr>
                    <w:rFonts w:ascii="Cambria Math" w:hAnsi="Cambria Math"/>
                    <w:i/>
                    <w:highlight w:val="lightGray"/>
                  </w:rPr>
                </w:del>
              </m:ctrlPr>
            </m:sSubSupPr>
            <m:e>
              <m:r>
                <w:del w:id="6469" w:author="محمد زكريا سيد سيد ابوسبع" w:date="2023-03-31T16:34:00Z">
                  <w:rPr>
                    <w:rFonts w:ascii="Cambria Math" w:hAnsi="Cambria Math"/>
                    <w:highlight w:val="lightGray"/>
                  </w:rPr>
                  <m:t>N</m:t>
                </w:del>
              </m:r>
            </m:e>
            <m:sub>
              <m:r>
                <w:del w:id="6470" w:author="محمد زكريا سيد سيد ابوسبع" w:date="2023-03-31T16:34:00Z">
                  <w:rPr>
                    <w:rFonts w:ascii="Cambria Math" w:hAnsi="Cambria Math"/>
                    <w:highlight w:val="lightGray"/>
                  </w:rPr>
                  <m:t>p</m:t>
                </w:del>
              </m:r>
            </m:sub>
            <m:sup>
              <m:r>
                <w:del w:id="6471" w:author="محمد زكريا سيد سيد ابوسبع" w:date="2023-03-31T16:34:00Z">
                  <w:rPr>
                    <w:rFonts w:ascii="Cambria Math" w:hAnsi="Cambria Math"/>
                    <w:highlight w:val="lightGray"/>
                  </w:rPr>
                  <m:t>*</m:t>
                </w:del>
              </m:r>
            </m:sup>
          </m:sSubSup>
          <m:r>
            <w:del w:id="6472" w:author="محمد زكريا سيد سيد ابوسبع" w:date="2023-03-31T16:34:00Z">
              <w:rPr>
                <w:rFonts w:ascii="Cambria Math" w:hAnsi="Cambria Math"/>
                <w:highlight w:val="lightGray"/>
              </w:rPr>
              <m:t xml:space="preserve"> ∆p+</m:t>
            </w:del>
          </m:r>
          <m:sSubSup>
            <m:sSubSupPr>
              <m:ctrlPr>
                <w:del w:id="6473" w:author="محمد زكريا سيد سيد ابوسبع" w:date="2023-03-31T16:34:00Z">
                  <w:rPr>
                    <w:rFonts w:ascii="Cambria Math" w:hAnsi="Cambria Math"/>
                    <w:i/>
                    <w:highlight w:val="lightGray"/>
                  </w:rPr>
                </w:del>
              </m:ctrlPr>
            </m:sSubSupPr>
            <m:e>
              <m:r>
                <w:del w:id="6474" w:author="محمد زكريا سيد سيد ابوسبع" w:date="2023-03-31T16:34:00Z">
                  <w:rPr>
                    <w:rFonts w:ascii="Cambria Math" w:hAnsi="Cambria Math"/>
                    <w:highlight w:val="lightGray"/>
                  </w:rPr>
                  <m:t>N</m:t>
                </w:del>
              </m:r>
            </m:e>
            <m:sub>
              <m:r>
                <w:del w:id="6475" w:author="محمد زكريا سيد سيد ابوسبع" w:date="2023-03-31T16:34:00Z">
                  <w:rPr>
                    <w:rFonts w:ascii="Cambria Math" w:hAnsi="Cambria Math"/>
                    <w:highlight w:val="lightGray"/>
                  </w:rPr>
                  <m:t>r</m:t>
                </w:del>
              </m:r>
            </m:sub>
            <m:sup>
              <m:r>
                <w:del w:id="6476" w:author="محمد زكريا سيد سيد ابوسبع" w:date="2023-03-31T16:34:00Z">
                  <w:rPr>
                    <w:rFonts w:ascii="Cambria Math" w:hAnsi="Cambria Math"/>
                    <w:highlight w:val="lightGray"/>
                  </w:rPr>
                  <m:t>*</m:t>
                </w:del>
              </m:r>
            </m:sup>
          </m:sSubSup>
          <m:r>
            <w:del w:id="6477" w:author="محمد زكريا سيد سيد ابوسبع" w:date="2023-03-31T16:34:00Z">
              <w:rPr>
                <w:rFonts w:ascii="Cambria Math" w:hAnsi="Cambria Math"/>
                <w:highlight w:val="lightGray"/>
              </w:rPr>
              <m:t xml:space="preserve"> ∆r</m:t>
            </w:del>
          </m:r>
          <m:r>
            <w:del w:id="6478" w:author="محمد زكريا سيد سيد ابوسبع" w:date="2023-03-31T16:34:00Z">
              <w:rPr>
                <w:rFonts w:ascii="Cambria Math" w:eastAsiaTheme="minorEastAsia" w:hAnsi="Cambria Math"/>
                <w:highlight w:val="lightGray"/>
              </w:rPr>
              <m:t xml:space="preserve">+ </m:t>
            </w:del>
          </m:r>
          <m:sSubSup>
            <m:sSubSupPr>
              <m:ctrlPr>
                <w:del w:id="6479" w:author="محمد زكريا سيد سيد ابوسبع" w:date="2023-03-31T16:34:00Z">
                  <w:rPr>
                    <w:rFonts w:ascii="Cambria Math" w:hAnsi="Cambria Math"/>
                    <w:i/>
                    <w:highlight w:val="lightGray"/>
                  </w:rPr>
                </w:del>
              </m:ctrlPr>
            </m:sSubSupPr>
            <m:e>
              <m:r>
                <w:del w:id="6480" w:author="محمد زكريا سيد سيد ابوسبع" w:date="2023-03-31T16:34:00Z">
                  <w:rPr>
                    <w:rFonts w:ascii="Cambria Math" w:hAnsi="Cambria Math"/>
                    <w:highlight w:val="lightGray"/>
                  </w:rPr>
                  <m:t>N</m:t>
                </w:del>
              </m:r>
            </m:e>
            <m:sub>
              <m:sSub>
                <m:sSubPr>
                  <m:ctrlPr>
                    <w:del w:id="6481" w:author="محمد زكريا سيد سيد ابوسبع" w:date="2023-03-31T16:34:00Z">
                      <w:rPr>
                        <w:rFonts w:ascii="Cambria Math" w:hAnsi="Cambria Math"/>
                        <w:i/>
                        <w:highlight w:val="lightGray"/>
                      </w:rPr>
                    </w:del>
                  </m:ctrlPr>
                </m:sSubPr>
                <m:e>
                  <m:r>
                    <w:del w:id="6482" w:author="محمد زكريا سيد سيد ابوسبع" w:date="2023-03-31T16:34:00Z">
                      <w:rPr>
                        <w:rFonts w:ascii="Cambria Math" w:hAnsi="Cambria Math"/>
                        <w:highlight w:val="lightGray"/>
                      </w:rPr>
                      <m:t>δ</m:t>
                    </w:del>
                  </m:r>
                </m:e>
                <m:sub>
                  <m:r>
                    <w:del w:id="6483" w:author="محمد زكريا سيد سيد ابوسبع" w:date="2023-03-31T16:34:00Z">
                      <w:rPr>
                        <w:rFonts w:ascii="Cambria Math" w:hAnsi="Cambria Math"/>
                        <w:highlight w:val="lightGray"/>
                      </w:rPr>
                      <m:t>r</m:t>
                    </w:del>
                  </m:r>
                </m:sub>
              </m:sSub>
            </m:sub>
            <m:sup>
              <m:r>
                <w:del w:id="6484" w:author="محمد زكريا سيد سيد ابوسبع" w:date="2023-03-31T16:34:00Z">
                  <w:rPr>
                    <w:rFonts w:ascii="Cambria Math" w:hAnsi="Cambria Math"/>
                    <w:highlight w:val="lightGray"/>
                  </w:rPr>
                  <m:t>*</m:t>
                </w:del>
              </m:r>
            </m:sup>
          </m:sSubSup>
          <m:r>
            <w:del w:id="6485" w:author="محمد زكريا سيد سيد ابوسبع" w:date="2023-03-31T16:34:00Z">
              <w:rPr>
                <w:rFonts w:ascii="Cambria Math" w:hAnsi="Cambria Math"/>
                <w:highlight w:val="lightGray"/>
              </w:rPr>
              <m:t xml:space="preserve"> ∆</m:t>
            </w:del>
          </m:r>
          <m:sSub>
            <m:sSubPr>
              <m:ctrlPr>
                <w:del w:id="6486" w:author="محمد زكريا سيد سيد ابوسبع" w:date="2023-03-31T16:34:00Z">
                  <w:rPr>
                    <w:rFonts w:ascii="Cambria Math" w:hAnsi="Cambria Math"/>
                    <w:i/>
                    <w:highlight w:val="lightGray"/>
                  </w:rPr>
                </w:del>
              </m:ctrlPr>
            </m:sSubPr>
            <m:e>
              <m:r>
                <w:del w:id="6487" w:author="محمد زكريا سيد سيد ابوسبع" w:date="2023-03-31T16:34:00Z">
                  <w:rPr>
                    <w:rFonts w:ascii="Cambria Math" w:hAnsi="Cambria Math"/>
                    <w:highlight w:val="lightGray"/>
                  </w:rPr>
                  <m:t>δ</m:t>
                </w:del>
              </m:r>
            </m:e>
            <m:sub>
              <m:r>
                <w:del w:id="6488" w:author="محمد زكريا سيد سيد ابوسبع" w:date="2023-03-31T16:34:00Z">
                  <w:rPr>
                    <w:rFonts w:ascii="Cambria Math" w:hAnsi="Cambria Math"/>
                    <w:highlight w:val="lightGray"/>
                  </w:rPr>
                  <m:t>r</m:t>
                </w:del>
              </m:r>
            </m:sub>
          </m:sSub>
          <m:r>
            <w:del w:id="6489" w:author="محمد زكريا سيد سيد ابوسبع" w:date="2023-03-31T16:34:00Z">
              <w:rPr>
                <w:rFonts w:ascii="Cambria Math" w:hAnsi="Cambria Math"/>
                <w:highlight w:val="lightGray"/>
              </w:rPr>
              <m:t>+</m:t>
            </w:del>
          </m:r>
          <m:sSubSup>
            <m:sSubSupPr>
              <m:ctrlPr>
                <w:del w:id="6490" w:author="محمد زكريا سيد سيد ابوسبع" w:date="2023-03-31T16:34:00Z">
                  <w:rPr>
                    <w:rFonts w:ascii="Cambria Math" w:hAnsi="Cambria Math"/>
                    <w:i/>
                    <w:highlight w:val="lightGray"/>
                  </w:rPr>
                </w:del>
              </m:ctrlPr>
            </m:sSubSupPr>
            <m:e>
              <m:r>
                <w:del w:id="6491" w:author="محمد زكريا سيد سيد ابوسبع" w:date="2023-03-31T16:34:00Z">
                  <w:rPr>
                    <w:rFonts w:ascii="Cambria Math" w:hAnsi="Cambria Math"/>
                    <w:highlight w:val="lightGray"/>
                  </w:rPr>
                  <m:t>N</m:t>
                </w:del>
              </m:r>
            </m:e>
            <m:sub>
              <m:sSub>
                <m:sSubPr>
                  <m:ctrlPr>
                    <w:del w:id="6492" w:author="محمد زكريا سيد سيد ابوسبع" w:date="2023-03-31T16:34:00Z">
                      <w:rPr>
                        <w:rFonts w:ascii="Cambria Math" w:hAnsi="Cambria Math"/>
                        <w:i/>
                        <w:highlight w:val="lightGray"/>
                      </w:rPr>
                    </w:del>
                  </m:ctrlPr>
                </m:sSubPr>
                <m:e>
                  <m:r>
                    <w:del w:id="6493" w:author="محمد زكريا سيد سيد ابوسبع" w:date="2023-03-31T16:34:00Z">
                      <w:rPr>
                        <w:rFonts w:ascii="Cambria Math" w:hAnsi="Cambria Math"/>
                        <w:highlight w:val="lightGray"/>
                      </w:rPr>
                      <m:t>δ</m:t>
                    </w:del>
                  </m:r>
                </m:e>
                <m:sub>
                  <m:r>
                    <w:del w:id="6494" w:author="محمد زكريا سيد سيد ابوسبع" w:date="2023-03-31T16:34:00Z">
                      <w:rPr>
                        <w:rFonts w:ascii="Cambria Math" w:hAnsi="Cambria Math"/>
                        <w:highlight w:val="lightGray"/>
                      </w:rPr>
                      <m:t>a</m:t>
                    </w:del>
                  </m:r>
                </m:sub>
              </m:sSub>
            </m:sub>
            <m:sup>
              <m:r>
                <w:del w:id="6495" w:author="محمد زكريا سيد سيد ابوسبع" w:date="2023-03-31T16:34:00Z">
                  <w:rPr>
                    <w:rFonts w:ascii="Cambria Math" w:hAnsi="Cambria Math"/>
                    <w:highlight w:val="lightGray"/>
                  </w:rPr>
                  <m:t>*</m:t>
                </w:del>
              </m:r>
            </m:sup>
          </m:sSubSup>
          <m:r>
            <w:del w:id="6496" w:author="محمد زكريا سيد سيد ابوسبع" w:date="2023-03-31T16:34:00Z">
              <w:rPr>
                <w:rFonts w:ascii="Cambria Math" w:hAnsi="Cambria Math"/>
                <w:highlight w:val="lightGray"/>
              </w:rPr>
              <m:t xml:space="preserve"> ∆</m:t>
            </w:del>
          </m:r>
          <m:sSub>
            <m:sSubPr>
              <m:ctrlPr>
                <w:del w:id="6497" w:author="محمد زكريا سيد سيد ابوسبع" w:date="2023-03-31T16:34:00Z">
                  <w:rPr>
                    <w:rFonts w:ascii="Cambria Math" w:hAnsi="Cambria Math"/>
                    <w:i/>
                    <w:highlight w:val="lightGray"/>
                  </w:rPr>
                </w:del>
              </m:ctrlPr>
            </m:sSubPr>
            <m:e>
              <m:r>
                <w:del w:id="6498" w:author="محمد زكريا سيد سيد ابوسبع" w:date="2023-03-31T16:34:00Z">
                  <w:rPr>
                    <w:rFonts w:ascii="Cambria Math" w:hAnsi="Cambria Math"/>
                    <w:highlight w:val="lightGray"/>
                  </w:rPr>
                  <m:t>δ</m:t>
                </w:del>
              </m:r>
            </m:e>
            <m:sub>
              <m:r>
                <w:del w:id="6499" w:author="محمد زكريا سيد سيد ابوسبع" w:date="2023-03-31T16:34:00Z">
                  <w:rPr>
                    <w:rFonts w:ascii="Cambria Math" w:hAnsi="Cambria Math"/>
                    <w:highlight w:val="lightGray"/>
                  </w:rPr>
                  <m:t>a</m:t>
                </w:del>
              </m:r>
            </m:sub>
          </m:sSub>
        </m:oMath>
      </m:oMathPara>
    </w:p>
    <w:p w14:paraId="2084BC11" w14:textId="55ABAD74" w:rsidR="00590B75" w:rsidRPr="0099320E" w:rsidDel="00E93874" w:rsidRDefault="00590B75" w:rsidP="00590B75">
      <w:pPr>
        <w:rPr>
          <w:del w:id="6500" w:author="محمد زكريا سيد سيد ابوسبع" w:date="2023-03-31T16:34:00Z"/>
          <w:rFonts w:eastAsiaTheme="minorEastAsia"/>
        </w:rPr>
      </w:pPr>
    </w:p>
    <w:p w14:paraId="1F2FABDF" w14:textId="510DC09C" w:rsidR="00590B75" w:rsidRPr="009E0910" w:rsidDel="00E93874" w:rsidRDefault="00000000" w:rsidP="00590B75">
      <w:pPr>
        <w:pStyle w:val="ListParagraph"/>
        <w:numPr>
          <w:ilvl w:val="0"/>
          <w:numId w:val="25"/>
        </w:numPr>
        <w:spacing w:after="160" w:line="259" w:lineRule="auto"/>
        <w:ind w:right="0"/>
        <w:jc w:val="left"/>
        <w:rPr>
          <w:del w:id="6501" w:author="محمد زكريا سيد سيد ابوسبع" w:date="2023-03-31T16:34:00Z"/>
          <w:rFonts w:eastAsiaTheme="minorEastAsia"/>
        </w:rPr>
      </w:pPr>
      <m:oMath>
        <m:acc>
          <m:accPr>
            <m:chr m:val="̇"/>
            <m:ctrlPr>
              <w:del w:id="6502" w:author="محمد زكريا سيد سيد ابوسبع" w:date="2023-03-31T16:34:00Z">
                <w:rPr>
                  <w:rFonts w:ascii="Cambria Math" w:hAnsi="Cambria Math"/>
                  <w:i/>
                  <w:iCs/>
                  <w:color w:val="161718" w:themeColor="text1"/>
                </w:rPr>
              </w:del>
            </m:ctrlPr>
          </m:accPr>
          <m:e>
            <m:r>
              <w:del w:id="6503" w:author="محمد زكريا سيد سيد ابوسبع" w:date="2023-03-31T16:34:00Z">
                <w:rPr>
                  <w:rFonts w:ascii="Cambria Math" w:hAnsi="Cambria Math"/>
                  <w:color w:val="161718" w:themeColor="text1"/>
                </w:rPr>
                <m:t>φ</m:t>
              </w:del>
            </m:r>
          </m:e>
        </m:acc>
        <m:r>
          <w:del w:id="6504" w:author="محمد زكريا سيد سيد ابوسبع" w:date="2023-03-31T16:34:00Z">
            <w:rPr>
              <w:rFonts w:ascii="Cambria Math" w:hAnsi="Cambria Math"/>
              <w:color w:val="161718" w:themeColor="text1"/>
            </w:rPr>
            <m:t>=p+q Sin</m:t>
          </w:del>
        </m:r>
        <m:d>
          <m:dPr>
            <m:ctrlPr>
              <w:del w:id="6505" w:author="محمد زكريا سيد سيد ابوسبع" w:date="2023-03-31T16:34:00Z">
                <w:rPr>
                  <w:rFonts w:ascii="Cambria Math" w:hAnsi="Cambria Math"/>
                  <w:i/>
                  <w:iCs/>
                  <w:color w:val="161718" w:themeColor="text1"/>
                </w:rPr>
              </w:del>
            </m:ctrlPr>
          </m:dPr>
          <m:e>
            <m:r>
              <w:del w:id="6506" w:author="محمد زكريا سيد سيد ابوسبع" w:date="2023-03-31T16:34:00Z">
                <w:rPr>
                  <w:rFonts w:ascii="Cambria Math" w:hAnsi="Cambria Math"/>
                  <w:color w:val="161718" w:themeColor="text1"/>
                </w:rPr>
                <m:t>φ</m:t>
              </w:del>
            </m:r>
          </m:e>
        </m:d>
        <m:r>
          <w:del w:id="6507" w:author="محمد زكريا سيد سيد ابوسبع" w:date="2023-03-31T16:34:00Z">
            <w:rPr>
              <w:rFonts w:ascii="Cambria Math" w:hAnsi="Cambria Math"/>
              <w:color w:val="161718" w:themeColor="text1"/>
            </w:rPr>
            <m:t xml:space="preserve"> Tan</m:t>
          </w:del>
        </m:r>
        <m:d>
          <m:dPr>
            <m:ctrlPr>
              <w:del w:id="6508" w:author="محمد زكريا سيد سيد ابوسبع" w:date="2023-03-31T16:34:00Z">
                <w:rPr>
                  <w:rFonts w:ascii="Cambria Math" w:hAnsi="Cambria Math"/>
                  <w:i/>
                  <w:iCs/>
                  <w:color w:val="161718" w:themeColor="text1"/>
                </w:rPr>
              </w:del>
            </m:ctrlPr>
          </m:dPr>
          <m:e>
            <m:r>
              <w:del w:id="6509" w:author="محمد زكريا سيد سيد ابوسبع" w:date="2023-03-31T16:34:00Z">
                <w:rPr>
                  <w:rFonts w:ascii="Cambria Math" w:hAnsi="Cambria Math"/>
                  <w:color w:val="161718" w:themeColor="text1"/>
                </w:rPr>
                <m:t>θ</m:t>
              </w:del>
            </m:r>
          </m:e>
        </m:d>
        <m:r>
          <w:del w:id="6510" w:author="محمد زكريا سيد سيد ابوسبع" w:date="2023-03-31T16:34:00Z">
            <w:rPr>
              <w:rFonts w:ascii="Cambria Math" w:hAnsi="Cambria Math"/>
              <w:color w:val="161718" w:themeColor="text1"/>
            </w:rPr>
            <m:t>+r Cos</m:t>
          </w:del>
        </m:r>
        <m:d>
          <m:dPr>
            <m:ctrlPr>
              <w:del w:id="6511" w:author="محمد زكريا سيد سيد ابوسبع" w:date="2023-03-31T16:34:00Z">
                <w:rPr>
                  <w:rFonts w:ascii="Cambria Math" w:hAnsi="Cambria Math"/>
                  <w:i/>
                  <w:iCs/>
                  <w:color w:val="161718" w:themeColor="text1"/>
                </w:rPr>
              </w:del>
            </m:ctrlPr>
          </m:dPr>
          <m:e>
            <m:r>
              <w:del w:id="6512" w:author="محمد زكريا سيد سيد ابوسبع" w:date="2023-03-31T16:34:00Z">
                <w:rPr>
                  <w:rFonts w:ascii="Cambria Math" w:hAnsi="Cambria Math"/>
                  <w:color w:val="161718" w:themeColor="text1"/>
                </w:rPr>
                <m:t>φ</m:t>
              </w:del>
            </m:r>
          </m:e>
        </m:d>
        <m:r>
          <w:del w:id="6513" w:author="محمد زكريا سيد سيد ابوسبع" w:date="2023-03-31T16:34:00Z">
            <w:rPr>
              <w:rFonts w:ascii="Cambria Math" w:hAnsi="Cambria Math"/>
              <w:color w:val="161718" w:themeColor="text1"/>
            </w:rPr>
            <m:t xml:space="preserve"> Tan</m:t>
          </w:del>
        </m:r>
        <m:d>
          <m:dPr>
            <m:ctrlPr>
              <w:del w:id="6514" w:author="محمد زكريا سيد سيد ابوسبع" w:date="2023-03-31T16:34:00Z">
                <w:rPr>
                  <w:rFonts w:ascii="Cambria Math" w:hAnsi="Cambria Math"/>
                  <w:i/>
                  <w:iCs/>
                  <w:color w:val="161718" w:themeColor="text1"/>
                </w:rPr>
              </w:del>
            </m:ctrlPr>
          </m:dPr>
          <m:e>
            <m:r>
              <w:del w:id="6515" w:author="محمد زكريا سيد سيد ابوسبع" w:date="2023-03-31T16:34:00Z">
                <w:rPr>
                  <w:rFonts w:ascii="Cambria Math" w:hAnsi="Cambria Math"/>
                  <w:color w:val="161718" w:themeColor="text1"/>
                </w:rPr>
                <m:t>θ</m:t>
              </w:del>
            </m:r>
          </m:e>
        </m:d>
      </m:oMath>
    </w:p>
    <w:p w14:paraId="02E15FBC" w14:textId="17A2F2A5" w:rsidR="00590B75" w:rsidDel="00E93874" w:rsidRDefault="00590B75" w:rsidP="00590B75">
      <w:pPr>
        <w:pStyle w:val="ListParagraph"/>
        <w:rPr>
          <w:del w:id="6516" w:author="محمد زكريا سيد سيد ابوسبع" w:date="2023-03-31T16:34:00Z"/>
          <w:rFonts w:eastAsiaTheme="minorEastAsia"/>
        </w:rPr>
      </w:pPr>
    </w:p>
    <w:p w14:paraId="1B225AFC" w14:textId="6976DC88" w:rsidR="00590B75" w:rsidRPr="00954736" w:rsidDel="00E93874" w:rsidRDefault="00000000" w:rsidP="00590B75">
      <w:pPr>
        <w:pStyle w:val="ListParagraph"/>
        <w:rPr>
          <w:del w:id="6517" w:author="محمد زكريا سيد سيد ابوسبع" w:date="2023-03-31T16:34:00Z"/>
          <w:rFonts w:eastAsiaTheme="minorEastAsia"/>
          <w:iCs/>
          <w:color w:val="161718" w:themeColor="text1"/>
        </w:rPr>
      </w:pPr>
      <m:oMathPara>
        <m:oMath>
          <m:acc>
            <m:accPr>
              <m:chr m:val="̇"/>
              <m:ctrlPr>
                <w:del w:id="6518" w:author="محمد زكريا سيد سيد ابوسبع" w:date="2023-03-31T16:34:00Z">
                  <w:rPr>
                    <w:rFonts w:ascii="Cambria Math" w:hAnsi="Cambria Math"/>
                    <w:i/>
                    <w:iCs/>
                    <w:color w:val="161718" w:themeColor="text1"/>
                  </w:rPr>
                </w:del>
              </m:ctrlPr>
            </m:accPr>
            <m:e>
              <m:r>
                <w:del w:id="6519" w:author="محمد زكريا سيد سيد ابوسبع" w:date="2023-03-31T16:34:00Z">
                  <w:rPr>
                    <w:rFonts w:ascii="Cambria Math" w:hAnsi="Cambria Math"/>
                    <w:color w:val="161718" w:themeColor="text1"/>
                  </w:rPr>
                  <m:t>φ</m:t>
                </w:del>
              </m:r>
            </m:e>
          </m:acc>
          <m:func>
            <m:funcPr>
              <m:ctrlPr>
                <w:del w:id="6520" w:author="محمد زكريا سيد سيد ابوسبع" w:date="2023-03-31T16:34:00Z">
                  <w:rPr>
                    <w:rFonts w:ascii="Cambria Math" w:hAnsi="Cambria Math"/>
                    <w:i/>
                    <w:color w:val="161718" w:themeColor="text1"/>
                  </w:rPr>
                </w:del>
              </m:ctrlPr>
            </m:funcPr>
            <m:fName>
              <m:r>
                <w:del w:id="6521" w:author="محمد زكريا سيد سيد ابوسبع" w:date="2023-03-31T16:34:00Z">
                  <m:rPr>
                    <m:sty m:val="p"/>
                  </m:rPr>
                  <w:rPr>
                    <w:rFonts w:ascii="Cambria Math" w:hAnsi="Cambria Math"/>
                    <w:color w:val="161718" w:themeColor="text1"/>
                  </w:rPr>
                  <m:t>cos</m:t>
                </w:del>
              </m:r>
            </m:fName>
            <m:e>
              <m:d>
                <m:dPr>
                  <m:ctrlPr>
                    <w:del w:id="6522" w:author="محمد زكريا سيد سيد ابوسبع" w:date="2023-03-31T16:34:00Z">
                      <w:rPr>
                        <w:rFonts w:ascii="Cambria Math" w:hAnsi="Cambria Math"/>
                        <w:i/>
                        <w:color w:val="161718" w:themeColor="text1"/>
                      </w:rPr>
                    </w:del>
                  </m:ctrlPr>
                </m:dPr>
                <m:e>
                  <m:r>
                    <w:del w:id="6523" w:author="محمد زكريا سيد سيد ابوسبع" w:date="2023-03-31T16:34:00Z">
                      <w:rPr>
                        <w:rFonts w:ascii="Cambria Math" w:hAnsi="Cambria Math"/>
                        <w:color w:val="161718" w:themeColor="text1"/>
                      </w:rPr>
                      <m:t>θ</m:t>
                    </w:del>
                  </m:r>
                </m:e>
              </m:d>
            </m:e>
          </m:func>
          <m:r>
            <w:del w:id="6524" w:author="محمد زكريا سيد سيد ابوسبع" w:date="2023-03-31T16:34:00Z">
              <w:rPr>
                <w:rFonts w:ascii="Cambria Math" w:hAnsi="Cambria Math"/>
                <w:color w:val="161718" w:themeColor="text1"/>
              </w:rPr>
              <m:t>=p</m:t>
            </w:del>
          </m:r>
          <m:func>
            <m:funcPr>
              <m:ctrlPr>
                <w:del w:id="6525" w:author="محمد زكريا سيد سيد ابوسبع" w:date="2023-03-31T16:34:00Z">
                  <w:rPr>
                    <w:rFonts w:ascii="Cambria Math" w:hAnsi="Cambria Math"/>
                    <w:i/>
                    <w:color w:val="161718" w:themeColor="text1"/>
                  </w:rPr>
                </w:del>
              </m:ctrlPr>
            </m:funcPr>
            <m:fName>
              <m:r>
                <w:del w:id="6526" w:author="محمد زكريا سيد سيد ابوسبع" w:date="2023-03-31T16:34:00Z">
                  <m:rPr>
                    <m:sty m:val="p"/>
                  </m:rPr>
                  <w:rPr>
                    <w:rFonts w:ascii="Cambria Math" w:hAnsi="Cambria Math"/>
                    <w:color w:val="161718" w:themeColor="text1"/>
                  </w:rPr>
                  <m:t>cos</m:t>
                </w:del>
              </m:r>
            </m:fName>
            <m:e>
              <m:d>
                <m:dPr>
                  <m:ctrlPr>
                    <w:del w:id="6527" w:author="محمد زكريا سيد سيد ابوسبع" w:date="2023-03-31T16:34:00Z">
                      <w:rPr>
                        <w:rFonts w:ascii="Cambria Math" w:hAnsi="Cambria Math"/>
                        <w:i/>
                        <w:color w:val="161718" w:themeColor="text1"/>
                      </w:rPr>
                    </w:del>
                  </m:ctrlPr>
                </m:dPr>
                <m:e>
                  <m:r>
                    <w:del w:id="6528" w:author="محمد زكريا سيد سيد ابوسبع" w:date="2023-03-31T16:34:00Z">
                      <w:rPr>
                        <w:rFonts w:ascii="Cambria Math" w:hAnsi="Cambria Math"/>
                        <w:color w:val="161718" w:themeColor="text1"/>
                      </w:rPr>
                      <m:t>θ</m:t>
                    </w:del>
                  </m:r>
                </m:e>
              </m:d>
            </m:e>
          </m:func>
          <m:r>
            <w:del w:id="6529" w:author="محمد زكريا سيد سيد ابوسبع" w:date="2023-03-31T16:34:00Z">
              <w:rPr>
                <w:rFonts w:ascii="Cambria Math" w:hAnsi="Cambria Math"/>
                <w:color w:val="161718" w:themeColor="text1"/>
              </w:rPr>
              <m:t>+q Sin</m:t>
            </w:del>
          </m:r>
          <m:d>
            <m:dPr>
              <m:ctrlPr>
                <w:del w:id="6530" w:author="محمد زكريا سيد سيد ابوسبع" w:date="2023-03-31T16:34:00Z">
                  <w:rPr>
                    <w:rFonts w:ascii="Cambria Math" w:hAnsi="Cambria Math"/>
                    <w:i/>
                    <w:iCs/>
                    <w:color w:val="161718" w:themeColor="text1"/>
                  </w:rPr>
                </w:del>
              </m:ctrlPr>
            </m:dPr>
            <m:e>
              <m:r>
                <w:del w:id="6531" w:author="محمد زكريا سيد سيد ابوسبع" w:date="2023-03-31T16:34:00Z">
                  <w:rPr>
                    <w:rFonts w:ascii="Cambria Math" w:hAnsi="Cambria Math"/>
                    <w:color w:val="161718" w:themeColor="text1"/>
                  </w:rPr>
                  <m:t>φ</m:t>
                </w:del>
              </m:r>
            </m:e>
          </m:d>
          <m:r>
            <w:del w:id="6532" w:author="محمد زكريا سيد سيد ابوسبع" w:date="2023-03-31T16:34:00Z">
              <w:rPr>
                <w:rFonts w:ascii="Cambria Math" w:hAnsi="Cambria Math"/>
                <w:color w:val="161718" w:themeColor="text1"/>
              </w:rPr>
              <m:t xml:space="preserve"> sin</m:t>
            </w:del>
          </m:r>
          <m:d>
            <m:dPr>
              <m:ctrlPr>
                <w:del w:id="6533" w:author="محمد زكريا سيد سيد ابوسبع" w:date="2023-03-31T16:34:00Z">
                  <w:rPr>
                    <w:rFonts w:ascii="Cambria Math" w:hAnsi="Cambria Math"/>
                    <w:i/>
                    <w:iCs/>
                    <w:color w:val="161718" w:themeColor="text1"/>
                  </w:rPr>
                </w:del>
              </m:ctrlPr>
            </m:dPr>
            <m:e>
              <m:r>
                <w:del w:id="6534" w:author="محمد زكريا سيد سيد ابوسبع" w:date="2023-03-31T16:34:00Z">
                  <w:rPr>
                    <w:rFonts w:ascii="Cambria Math" w:hAnsi="Cambria Math"/>
                    <w:color w:val="161718" w:themeColor="text1"/>
                  </w:rPr>
                  <m:t>θ</m:t>
                </w:del>
              </m:r>
            </m:e>
          </m:d>
          <m:r>
            <w:del w:id="6535" w:author="محمد زكريا سيد سيد ابوسبع" w:date="2023-03-31T16:34:00Z">
              <w:rPr>
                <w:rFonts w:ascii="Cambria Math" w:hAnsi="Cambria Math"/>
                <w:color w:val="161718" w:themeColor="text1"/>
              </w:rPr>
              <m:t>+r Cos</m:t>
            </w:del>
          </m:r>
          <m:d>
            <m:dPr>
              <m:ctrlPr>
                <w:del w:id="6536" w:author="محمد زكريا سيد سيد ابوسبع" w:date="2023-03-31T16:34:00Z">
                  <w:rPr>
                    <w:rFonts w:ascii="Cambria Math" w:hAnsi="Cambria Math"/>
                    <w:i/>
                    <w:iCs/>
                    <w:color w:val="161718" w:themeColor="text1"/>
                  </w:rPr>
                </w:del>
              </m:ctrlPr>
            </m:dPr>
            <m:e>
              <m:r>
                <w:del w:id="6537" w:author="محمد زكريا سيد سيد ابوسبع" w:date="2023-03-31T16:34:00Z">
                  <w:rPr>
                    <w:rFonts w:ascii="Cambria Math" w:hAnsi="Cambria Math"/>
                    <w:color w:val="161718" w:themeColor="text1"/>
                  </w:rPr>
                  <m:t>φ</m:t>
                </w:del>
              </m:r>
            </m:e>
          </m:d>
          <m:r>
            <w:del w:id="6538" w:author="محمد زكريا سيد سيد ابوسبع" w:date="2023-03-31T16:34:00Z">
              <w:rPr>
                <w:rFonts w:ascii="Cambria Math" w:hAnsi="Cambria Math"/>
                <w:color w:val="161718" w:themeColor="text1"/>
              </w:rPr>
              <m:t xml:space="preserve"> sin</m:t>
            </w:del>
          </m:r>
          <m:d>
            <m:dPr>
              <m:ctrlPr>
                <w:del w:id="6539" w:author="محمد زكريا سيد سيد ابوسبع" w:date="2023-03-31T16:34:00Z">
                  <w:rPr>
                    <w:rFonts w:ascii="Cambria Math" w:hAnsi="Cambria Math"/>
                    <w:i/>
                    <w:iCs/>
                    <w:color w:val="161718" w:themeColor="text1"/>
                  </w:rPr>
                </w:del>
              </m:ctrlPr>
            </m:dPr>
            <m:e>
              <m:r>
                <w:del w:id="6540" w:author="محمد زكريا سيد سيد ابوسبع" w:date="2023-03-31T16:34:00Z">
                  <w:rPr>
                    <w:rFonts w:ascii="Cambria Math" w:hAnsi="Cambria Math"/>
                    <w:color w:val="161718" w:themeColor="text1"/>
                  </w:rPr>
                  <m:t>θ</m:t>
                </w:del>
              </m:r>
            </m:e>
          </m:d>
        </m:oMath>
      </m:oMathPara>
    </w:p>
    <w:p w14:paraId="1009250F" w14:textId="77738C7A" w:rsidR="00590B75" w:rsidRPr="00791819" w:rsidDel="00E93874" w:rsidRDefault="00590B75" w:rsidP="00590B75">
      <w:pPr>
        <w:pStyle w:val="ListParagraph"/>
        <w:rPr>
          <w:del w:id="6541" w:author="محمد زكريا سيد سيد ابوسبع" w:date="2023-03-31T16:34:00Z"/>
          <w:rFonts w:eastAsiaTheme="minorEastAsia"/>
        </w:rPr>
      </w:pPr>
      <m:oMathPara>
        <m:oMath>
          <m:r>
            <w:del w:id="6542" w:author="محمد زكريا سيد سيد ابوسبع" w:date="2023-03-31T16:34:00Z">
              <w:rPr>
                <w:rFonts w:ascii="Cambria Math" w:eastAsiaTheme="minorEastAsia" w:hAnsi="Cambria Math"/>
                <w:color w:val="161718" w:themeColor="text1"/>
                <w:highlight w:val="lightGray"/>
              </w:rPr>
              <m:t>∴</m:t>
            </w:del>
          </m:r>
          <m:r>
            <w:del w:id="6543" w:author="محمد زكريا سيد سيد ابوسبع" w:date="2023-03-31T16:34:00Z">
              <w:rPr>
                <w:rFonts w:ascii="Cambria Math" w:hAnsi="Cambria Math"/>
                <w:highlight w:val="lightGray"/>
              </w:rPr>
              <m:t>∆</m:t>
            </w:del>
          </m:r>
          <m:acc>
            <m:accPr>
              <m:chr m:val="̇"/>
              <m:ctrlPr>
                <w:del w:id="6544" w:author="محمد زكريا سيد سيد ابوسبع" w:date="2023-03-31T16:34:00Z">
                  <w:rPr>
                    <w:rFonts w:ascii="Cambria Math" w:hAnsi="Cambria Math"/>
                    <w:i/>
                    <w:highlight w:val="lightGray"/>
                  </w:rPr>
                </w:del>
              </m:ctrlPr>
            </m:accPr>
            <m:e>
              <m:r>
                <w:del w:id="6545" w:author="محمد زكريا سيد سيد ابوسبع" w:date="2023-03-31T16:34:00Z">
                  <w:rPr>
                    <w:rFonts w:ascii="Cambria Math" w:hAnsi="Cambria Math"/>
                    <w:color w:val="161718" w:themeColor="text1"/>
                    <w:highlight w:val="lightGray"/>
                  </w:rPr>
                  <m:t>φ</m:t>
                </w:del>
              </m:r>
            </m:e>
          </m:acc>
          <m:r>
            <w:del w:id="6546" w:author="محمد زكريا سيد سيد ابوسبع" w:date="2023-03-31T16:34:00Z">
              <w:rPr>
                <w:rFonts w:ascii="Cambria Math" w:hAnsi="Cambria Math"/>
                <w:highlight w:val="lightGray"/>
              </w:rPr>
              <m:t>=∆p+ ∆r*</m:t>
            </w:del>
          </m:r>
          <m:func>
            <m:funcPr>
              <m:ctrlPr>
                <w:del w:id="6547" w:author="محمد زكريا سيد سيد ابوسبع" w:date="2023-03-31T16:34:00Z">
                  <w:rPr>
                    <w:rFonts w:ascii="Cambria Math" w:hAnsi="Cambria Math"/>
                    <w:i/>
                    <w:highlight w:val="lightGray"/>
                  </w:rPr>
                </w:del>
              </m:ctrlPr>
            </m:funcPr>
            <m:fName>
              <m:r>
                <w:del w:id="6548" w:author="محمد زكريا سيد سيد ابوسبع" w:date="2023-03-31T16:34:00Z">
                  <m:rPr>
                    <m:sty m:val="p"/>
                  </m:rPr>
                  <w:rPr>
                    <w:rFonts w:ascii="Cambria Math" w:hAnsi="Cambria Math"/>
                    <w:highlight w:val="lightGray"/>
                  </w:rPr>
                  <m:t>tan</m:t>
                </w:del>
              </m:r>
            </m:fName>
            <m:e>
              <m:d>
                <m:dPr>
                  <m:ctrlPr>
                    <w:del w:id="6549" w:author="محمد زكريا سيد سيد ابوسبع" w:date="2023-03-31T16:34:00Z">
                      <w:rPr>
                        <w:rFonts w:ascii="Cambria Math" w:hAnsi="Cambria Math"/>
                        <w:i/>
                        <w:highlight w:val="lightGray"/>
                      </w:rPr>
                    </w:del>
                  </m:ctrlPr>
                </m:dPr>
                <m:e>
                  <m:sSub>
                    <m:sSubPr>
                      <m:ctrlPr>
                        <w:del w:id="6550" w:author="محمد زكريا سيد سيد ابوسبع" w:date="2023-03-31T16:34:00Z">
                          <w:rPr>
                            <w:rFonts w:ascii="Cambria Math" w:hAnsi="Cambria Math"/>
                            <w:i/>
                            <w:color w:val="161718" w:themeColor="text1"/>
                            <w:highlight w:val="lightGray"/>
                          </w:rPr>
                        </w:del>
                      </m:ctrlPr>
                    </m:sSubPr>
                    <m:e>
                      <m:r>
                        <w:del w:id="6551" w:author="محمد زكريا سيد سيد ابوسبع" w:date="2023-03-31T16:34:00Z">
                          <w:rPr>
                            <w:rFonts w:ascii="Cambria Math" w:hAnsi="Cambria Math"/>
                            <w:color w:val="161718" w:themeColor="text1"/>
                            <w:highlight w:val="lightGray"/>
                          </w:rPr>
                          <m:t>θ</m:t>
                        </w:del>
                      </m:r>
                    </m:e>
                    <m:sub>
                      <m:r>
                        <w:del w:id="6552" w:author="محمد زكريا سيد سيد ابوسبع" w:date="2023-03-31T16:34:00Z">
                          <w:rPr>
                            <w:rFonts w:ascii="Cambria Math" w:hAnsi="Cambria Math"/>
                            <w:color w:val="161718" w:themeColor="text1"/>
                            <w:highlight w:val="lightGray"/>
                          </w:rPr>
                          <m:t>0</m:t>
                        </w:del>
                      </m:r>
                    </m:sub>
                  </m:sSub>
                </m:e>
              </m:d>
            </m:e>
          </m:func>
        </m:oMath>
      </m:oMathPara>
    </w:p>
    <w:p w14:paraId="49DF5AB5" w14:textId="26E1128B" w:rsidR="00590B75" w:rsidRPr="001F14A9" w:rsidDel="00E93874" w:rsidRDefault="00590B75" w:rsidP="00590B75">
      <w:pPr>
        <w:pStyle w:val="ListParagraph"/>
        <w:rPr>
          <w:del w:id="6553" w:author="محمد زكريا سيد سيد ابوسبع" w:date="2023-03-31T16:34:00Z"/>
          <w:rFonts w:eastAsiaTheme="minorEastAsia"/>
        </w:rPr>
      </w:pPr>
    </w:p>
    <w:p w14:paraId="18A7BCAE" w14:textId="0C162190" w:rsidR="00590B75" w:rsidDel="00E93874" w:rsidRDefault="00000000" w:rsidP="00590B75">
      <w:pPr>
        <w:pStyle w:val="ListParagraph"/>
        <w:numPr>
          <w:ilvl w:val="0"/>
          <w:numId w:val="25"/>
        </w:numPr>
        <w:spacing w:after="160" w:line="259" w:lineRule="auto"/>
        <w:ind w:right="0"/>
        <w:jc w:val="left"/>
        <w:rPr>
          <w:del w:id="6554" w:author="محمد زكريا سيد سيد ابوسبع" w:date="2023-03-31T16:34:00Z"/>
          <w:rFonts w:eastAsiaTheme="minorEastAsia"/>
          <w:iCs/>
          <w:color w:val="161718" w:themeColor="text1"/>
        </w:rPr>
      </w:pPr>
      <m:oMath>
        <m:acc>
          <m:accPr>
            <m:chr m:val="̇"/>
            <m:ctrlPr>
              <w:del w:id="6555" w:author="محمد زكريا سيد سيد ابوسبع" w:date="2023-03-31T16:34:00Z">
                <w:rPr>
                  <w:rFonts w:ascii="Cambria Math" w:hAnsi="Cambria Math"/>
                  <w:i/>
                  <w:iCs/>
                  <w:color w:val="161718" w:themeColor="text1"/>
                </w:rPr>
              </w:del>
            </m:ctrlPr>
          </m:accPr>
          <m:e>
            <m:r>
              <w:del w:id="6556" w:author="محمد زكريا سيد سيد ابوسبع" w:date="2023-03-31T16:34:00Z">
                <w:rPr>
                  <w:rFonts w:ascii="Cambria Math" w:hAnsi="Cambria Math"/>
                  <w:color w:val="161718" w:themeColor="text1"/>
                </w:rPr>
                <m:t>ψ</m:t>
              </w:del>
            </m:r>
          </m:e>
        </m:acc>
        <m:r>
          <w:del w:id="6557" w:author="محمد زكريا سيد سيد ابوسبع" w:date="2023-03-31T16:34:00Z">
            <w:rPr>
              <w:rFonts w:ascii="Cambria Math" w:hAnsi="Cambria Math"/>
              <w:color w:val="161718" w:themeColor="text1"/>
            </w:rPr>
            <m:t>=</m:t>
          </w:del>
        </m:r>
        <m:d>
          <m:dPr>
            <m:ctrlPr>
              <w:del w:id="6558" w:author="محمد زكريا سيد سيد ابوسبع" w:date="2023-03-31T16:34:00Z">
                <w:rPr>
                  <w:rFonts w:ascii="Cambria Math" w:hAnsi="Cambria Math"/>
                  <w:i/>
                  <w:iCs/>
                  <w:color w:val="161718" w:themeColor="text1"/>
                </w:rPr>
              </w:del>
            </m:ctrlPr>
          </m:dPr>
          <m:e>
            <m:r>
              <w:del w:id="6559" w:author="محمد زكريا سيد سيد ابوسبع" w:date="2023-03-31T16:34:00Z">
                <w:rPr>
                  <w:rFonts w:ascii="Cambria Math" w:hAnsi="Cambria Math"/>
                  <w:color w:val="161718" w:themeColor="text1"/>
                </w:rPr>
                <m:t xml:space="preserve">q </m:t>
              </w:del>
            </m:r>
            <m:sSub>
              <m:sSubPr>
                <m:ctrlPr>
                  <w:del w:id="6560" w:author="محمد زكريا سيد سيد ابوسبع" w:date="2023-03-31T16:34:00Z">
                    <w:rPr>
                      <w:rFonts w:ascii="Cambria Math" w:hAnsi="Cambria Math"/>
                      <w:i/>
                      <w:iCs/>
                      <w:color w:val="161718" w:themeColor="text1"/>
                    </w:rPr>
                  </w:del>
                </m:ctrlPr>
              </m:sSubPr>
              <m:e>
                <m:r>
                  <w:del w:id="6561" w:author="محمد زكريا سيد سيد ابوسبع" w:date="2023-03-31T16:34:00Z">
                    <w:rPr>
                      <w:rFonts w:ascii="Cambria Math" w:hAnsi="Cambria Math"/>
                      <w:color w:val="161718" w:themeColor="text1"/>
                    </w:rPr>
                    <m:t>S</m:t>
                  </w:del>
                </m:r>
              </m:e>
              <m:sub>
                <m:r>
                  <w:del w:id="6562" w:author="محمد زكريا سيد سيد ابوسبع" w:date="2023-03-31T16:34:00Z">
                    <w:rPr>
                      <w:rFonts w:ascii="Cambria Math" w:hAnsi="Cambria Math"/>
                      <w:color w:val="161718" w:themeColor="text1"/>
                    </w:rPr>
                    <m:t>φ</m:t>
                  </w:del>
                </m:r>
              </m:sub>
            </m:sSub>
            <m:r>
              <w:del w:id="6563" w:author="محمد زكريا سيد سيد ابوسبع" w:date="2023-03-31T16:34:00Z">
                <w:rPr>
                  <w:rFonts w:ascii="Cambria Math" w:hAnsi="Cambria Math"/>
                  <w:color w:val="161718" w:themeColor="text1"/>
                </w:rPr>
                <m:t xml:space="preserve">+r </m:t>
              </w:del>
            </m:r>
            <m:sSub>
              <m:sSubPr>
                <m:ctrlPr>
                  <w:del w:id="6564" w:author="محمد زكريا سيد سيد ابوسبع" w:date="2023-03-31T16:34:00Z">
                    <w:rPr>
                      <w:rFonts w:ascii="Cambria Math" w:hAnsi="Cambria Math"/>
                      <w:i/>
                      <w:iCs/>
                      <w:color w:val="161718" w:themeColor="text1"/>
                    </w:rPr>
                  </w:del>
                </m:ctrlPr>
              </m:sSubPr>
              <m:e>
                <m:r>
                  <w:del w:id="6565" w:author="محمد زكريا سيد سيد ابوسبع" w:date="2023-03-31T16:34:00Z">
                    <w:rPr>
                      <w:rFonts w:ascii="Cambria Math" w:hAnsi="Cambria Math"/>
                      <w:color w:val="161718" w:themeColor="text1"/>
                    </w:rPr>
                    <m:t>C</m:t>
                  </w:del>
                </m:r>
              </m:e>
              <m:sub>
                <m:r>
                  <w:del w:id="6566" w:author="محمد زكريا سيد سيد ابوسبع" w:date="2023-03-31T16:34:00Z">
                    <w:rPr>
                      <w:rFonts w:ascii="Cambria Math" w:hAnsi="Cambria Math"/>
                      <w:color w:val="161718" w:themeColor="text1"/>
                    </w:rPr>
                    <m:t>φ</m:t>
                  </w:del>
                </m:r>
              </m:sub>
            </m:sSub>
          </m:e>
        </m:d>
        <m:r>
          <w:del w:id="6567" w:author="محمد زكريا سيد سيد ابوسبع" w:date="2023-03-31T16:34:00Z">
            <w:rPr>
              <w:rFonts w:ascii="Cambria Math" w:hAnsi="Cambria Math"/>
              <w:color w:val="161718" w:themeColor="text1"/>
            </w:rPr>
            <m:t xml:space="preserve"> </m:t>
          </w:del>
        </m:r>
        <m:func>
          <m:funcPr>
            <m:ctrlPr>
              <w:del w:id="6568" w:author="محمد زكريا سيد سيد ابوسبع" w:date="2023-03-31T16:34:00Z">
                <w:rPr>
                  <w:rFonts w:ascii="Cambria Math" w:hAnsi="Cambria Math"/>
                  <w:i/>
                  <w:iCs/>
                  <w:color w:val="161718" w:themeColor="text1"/>
                </w:rPr>
              </w:del>
            </m:ctrlPr>
          </m:funcPr>
          <m:fName>
            <m:r>
              <w:del w:id="6569" w:author="محمد زكريا سيد سيد ابوسبع" w:date="2023-03-31T16:34:00Z">
                <w:rPr>
                  <w:rFonts w:ascii="Cambria Math" w:hAnsi="Cambria Math"/>
                  <w:color w:val="161718" w:themeColor="text1"/>
                </w:rPr>
                <m:t>sec</m:t>
              </w:del>
            </m:r>
          </m:fName>
          <m:e>
            <m:d>
              <m:dPr>
                <m:ctrlPr>
                  <w:del w:id="6570" w:author="محمد زكريا سيد سيد ابوسبع" w:date="2023-03-31T16:34:00Z">
                    <w:rPr>
                      <w:rFonts w:ascii="Cambria Math" w:hAnsi="Cambria Math"/>
                      <w:i/>
                      <w:iCs/>
                      <w:color w:val="161718" w:themeColor="text1"/>
                    </w:rPr>
                  </w:del>
                </m:ctrlPr>
              </m:dPr>
              <m:e>
                <m:r>
                  <w:del w:id="6571" w:author="محمد زكريا سيد سيد ابوسبع" w:date="2023-03-31T16:34:00Z">
                    <w:rPr>
                      <w:rFonts w:ascii="Cambria Math" w:hAnsi="Cambria Math"/>
                      <w:color w:val="161718" w:themeColor="text1"/>
                    </w:rPr>
                    <m:t>θ</m:t>
                  </w:del>
                </m:r>
              </m:e>
            </m:d>
          </m:e>
        </m:func>
      </m:oMath>
    </w:p>
    <w:p w14:paraId="75FE1A67" w14:textId="48123E45" w:rsidR="00590B75" w:rsidDel="00E93874" w:rsidRDefault="00590B75" w:rsidP="00590B75">
      <w:pPr>
        <w:pStyle w:val="ListParagraph"/>
        <w:rPr>
          <w:del w:id="6572" w:author="محمد زكريا سيد سيد ابوسبع" w:date="2023-03-31T16:34:00Z"/>
          <w:rFonts w:eastAsiaTheme="minorEastAsia"/>
          <w:iCs/>
          <w:color w:val="161718" w:themeColor="text1"/>
        </w:rPr>
      </w:pPr>
    </w:p>
    <w:p w14:paraId="77C7E885" w14:textId="5BC0EEFB" w:rsidR="00590B75" w:rsidRPr="00590B75" w:rsidDel="00E93874" w:rsidRDefault="00590B75" w:rsidP="00590B75">
      <w:pPr>
        <w:pStyle w:val="ListParagraph"/>
        <w:rPr>
          <w:del w:id="6573" w:author="محمد زكريا سيد سيد ابوسبع" w:date="2023-03-31T16:34:00Z"/>
          <w:rFonts w:eastAsiaTheme="minorEastAsia"/>
          <w:rtl/>
        </w:rPr>
      </w:pPr>
      <m:oMathPara>
        <m:oMath>
          <m:r>
            <w:del w:id="6574" w:author="محمد زكريا سيد سيد ابوسبع" w:date="2023-03-31T16:34:00Z">
              <w:rPr>
                <w:rFonts w:ascii="Cambria Math" w:eastAsiaTheme="minorEastAsia" w:hAnsi="Cambria Math"/>
                <w:color w:val="161718" w:themeColor="text1"/>
                <w:highlight w:val="lightGray"/>
              </w:rPr>
              <m:t>∴</m:t>
            </w:del>
          </m:r>
          <m:r>
            <w:del w:id="6575" w:author="محمد زكريا سيد سيد ابوسبع" w:date="2023-03-31T16:34:00Z">
              <w:rPr>
                <w:rFonts w:ascii="Cambria Math" w:hAnsi="Cambria Math"/>
                <w:highlight w:val="lightGray"/>
              </w:rPr>
              <m:t>∆</m:t>
            </w:del>
          </m:r>
          <m:acc>
            <m:accPr>
              <m:chr m:val="̇"/>
              <m:ctrlPr>
                <w:del w:id="6576" w:author="محمد زكريا سيد سيد ابوسبع" w:date="2023-03-31T16:34:00Z">
                  <w:rPr>
                    <w:rFonts w:ascii="Cambria Math" w:hAnsi="Cambria Math"/>
                    <w:i/>
                    <w:highlight w:val="lightGray"/>
                  </w:rPr>
                </w:del>
              </m:ctrlPr>
            </m:accPr>
            <m:e>
              <m:r>
                <w:del w:id="6577" w:author="محمد زكريا سيد سيد ابوسبع" w:date="2023-03-31T16:34:00Z">
                  <w:rPr>
                    <w:rFonts w:ascii="Cambria Math" w:hAnsi="Cambria Math"/>
                    <w:color w:val="161718" w:themeColor="text1"/>
                  </w:rPr>
                  <m:t>ψ</m:t>
                </w:del>
              </m:r>
            </m:e>
          </m:acc>
          <m:r>
            <w:del w:id="6578" w:author="محمد زكريا سيد سيد ابوسبع" w:date="2023-03-31T16:34:00Z">
              <w:rPr>
                <w:rFonts w:ascii="Cambria Math" w:hAnsi="Cambria Math"/>
                <w:highlight w:val="lightGray"/>
              </w:rPr>
              <m:t>=∆r*</m:t>
            </w:del>
          </m:r>
          <m:func>
            <m:funcPr>
              <m:ctrlPr>
                <w:del w:id="6579" w:author="محمد زكريا سيد سيد ابوسبع" w:date="2023-03-31T16:34:00Z">
                  <w:rPr>
                    <w:rFonts w:ascii="Cambria Math" w:hAnsi="Cambria Math"/>
                    <w:i/>
                    <w:highlight w:val="lightGray"/>
                  </w:rPr>
                </w:del>
              </m:ctrlPr>
            </m:funcPr>
            <m:fName>
              <m:r>
                <w:del w:id="6580" w:author="محمد زكريا سيد سيد ابوسبع" w:date="2023-03-31T16:34:00Z">
                  <m:rPr>
                    <m:sty m:val="p"/>
                  </m:rPr>
                  <w:rPr>
                    <w:rFonts w:ascii="Cambria Math" w:hAnsi="Cambria Math"/>
                    <w:highlight w:val="lightGray"/>
                  </w:rPr>
                  <m:t>sec</m:t>
                </w:del>
              </m:r>
            </m:fName>
            <m:e>
              <m:d>
                <m:dPr>
                  <m:ctrlPr>
                    <w:del w:id="6581" w:author="محمد زكريا سيد سيد ابوسبع" w:date="2023-03-31T16:34:00Z">
                      <w:rPr>
                        <w:rFonts w:ascii="Cambria Math" w:hAnsi="Cambria Math"/>
                        <w:i/>
                        <w:highlight w:val="lightGray"/>
                      </w:rPr>
                    </w:del>
                  </m:ctrlPr>
                </m:dPr>
                <m:e>
                  <m:sSub>
                    <m:sSubPr>
                      <m:ctrlPr>
                        <w:del w:id="6582" w:author="محمد زكريا سيد سيد ابوسبع" w:date="2023-03-31T16:34:00Z">
                          <w:rPr>
                            <w:rFonts w:ascii="Cambria Math" w:hAnsi="Cambria Math"/>
                            <w:i/>
                            <w:color w:val="161718" w:themeColor="text1"/>
                            <w:highlight w:val="lightGray"/>
                          </w:rPr>
                        </w:del>
                      </m:ctrlPr>
                    </m:sSubPr>
                    <m:e>
                      <m:r>
                        <w:del w:id="6583" w:author="محمد زكريا سيد سيد ابوسبع" w:date="2023-03-31T16:34:00Z">
                          <w:rPr>
                            <w:rFonts w:ascii="Cambria Math" w:hAnsi="Cambria Math"/>
                            <w:color w:val="161718" w:themeColor="text1"/>
                            <w:highlight w:val="lightGray"/>
                          </w:rPr>
                          <m:t>θ</m:t>
                        </w:del>
                      </m:r>
                    </m:e>
                    <m:sub>
                      <m:r>
                        <w:del w:id="6584" w:author="محمد زكريا سيد سيد ابوسبع" w:date="2023-03-31T16:34:00Z">
                          <w:rPr>
                            <w:rFonts w:ascii="Cambria Math" w:hAnsi="Cambria Math"/>
                            <w:color w:val="161718" w:themeColor="text1"/>
                            <w:highlight w:val="lightGray"/>
                          </w:rPr>
                          <m:t>0</m:t>
                        </w:del>
                      </m:r>
                    </m:sub>
                  </m:sSub>
                </m:e>
              </m:d>
            </m:e>
          </m:func>
        </m:oMath>
      </m:oMathPara>
    </w:p>
    <w:p w14:paraId="223C02DD" w14:textId="5EF0E283" w:rsidR="00590B75" w:rsidRPr="00590B75" w:rsidDel="00E93874" w:rsidRDefault="00590B75" w:rsidP="00590B75">
      <w:pPr>
        <w:rPr>
          <w:del w:id="6585" w:author="محمد زكريا سيد سيد ابوسبع" w:date="2023-03-31T16:34:00Z"/>
          <w:b/>
          <w:bCs/>
          <w:u w:val="single"/>
        </w:rPr>
      </w:pPr>
      <w:bookmarkStart w:id="6586" w:name="_Toc98614650"/>
      <w:del w:id="6587" w:author="محمد زكريا سيد سيد ابوسبع" w:date="2023-03-31T16:34:00Z">
        <w:r w:rsidRPr="00590B75" w:rsidDel="00E93874">
          <w:rPr>
            <w:b/>
            <w:bCs/>
            <w:u w:val="single"/>
          </w:rPr>
          <w:delText>Longitudinal</w:delText>
        </w:r>
        <w:bookmarkEnd w:id="6586"/>
        <w:r w:rsidRPr="00590B75" w:rsidDel="00E93874">
          <w:rPr>
            <w:b/>
            <w:bCs/>
            <w:u w:val="single"/>
          </w:rPr>
          <w:delText xml:space="preserve"> State-Space Model:</w:delText>
        </w:r>
      </w:del>
    </w:p>
    <w:p w14:paraId="73469B91" w14:textId="5A2E9A86" w:rsidR="00590B75" w:rsidDel="00E93874" w:rsidRDefault="00590B75" w:rsidP="00590B75">
      <w:pPr>
        <w:rPr>
          <w:del w:id="6588" w:author="محمد زكريا سيد سيد ابوسبع" w:date="2023-03-31T16:34:00Z"/>
        </w:rPr>
      </w:pPr>
    </w:p>
    <w:p w14:paraId="76CB0E39" w14:textId="154ADFA3" w:rsidR="00590B75" w:rsidRPr="002B5C61" w:rsidDel="00E93874" w:rsidRDefault="00590B75" w:rsidP="00590B75">
      <w:pPr>
        <w:pStyle w:val="ListParagraph"/>
        <w:numPr>
          <w:ilvl w:val="1"/>
          <w:numId w:val="27"/>
        </w:numPr>
        <w:spacing w:after="160" w:line="259" w:lineRule="auto"/>
        <w:ind w:right="0"/>
        <w:jc w:val="left"/>
        <w:rPr>
          <w:del w:id="6589" w:author="محمد زكريا سيد سيد ابوسبع" w:date="2023-03-31T16:34:00Z"/>
          <w:rFonts w:eastAsiaTheme="minorEastAsia"/>
        </w:rPr>
      </w:pPr>
      <m:oMath>
        <m:r>
          <w:del w:id="6590" w:author="محمد زكريا سيد سيد ابوسبع" w:date="2023-03-31T16:34:00Z">
            <w:rPr>
              <w:rFonts w:ascii="Cambria Math" w:hAnsi="Cambria Math"/>
            </w:rPr>
            <m:t>∆</m:t>
          </w:del>
        </m:r>
        <m:acc>
          <m:accPr>
            <m:chr m:val="̇"/>
            <m:ctrlPr>
              <w:del w:id="6591" w:author="محمد زكريا سيد سيد ابوسبع" w:date="2023-03-31T16:34:00Z">
                <w:rPr>
                  <w:rFonts w:ascii="Cambria Math" w:hAnsi="Cambria Math"/>
                  <w:i/>
                </w:rPr>
              </w:del>
            </m:ctrlPr>
          </m:accPr>
          <m:e>
            <m:r>
              <w:del w:id="6592" w:author="محمد زكريا سيد سيد ابوسبع" w:date="2023-03-31T16:34:00Z">
                <w:rPr>
                  <w:rFonts w:ascii="Cambria Math" w:hAnsi="Cambria Math"/>
                </w:rPr>
                <m:t>u</m:t>
              </w:del>
            </m:r>
          </m:e>
        </m:acc>
        <m:r>
          <w:del w:id="6593" w:author="محمد زكريا سيد سيد ابوسبع" w:date="2023-03-31T16:34:00Z">
            <w:rPr>
              <w:rFonts w:ascii="Cambria Math" w:hAnsi="Cambria Math"/>
            </w:rPr>
            <m:t>=</m:t>
          </w:del>
        </m:r>
        <m:sSub>
          <m:sSubPr>
            <m:ctrlPr>
              <w:del w:id="6594" w:author="محمد زكريا سيد سيد ابوسبع" w:date="2023-03-31T16:34:00Z">
                <w:rPr>
                  <w:rFonts w:ascii="Cambria Math" w:hAnsi="Cambria Math" w:cs="Times New Roman"/>
                  <w:i/>
                </w:rPr>
              </w:del>
            </m:ctrlPr>
          </m:sSubPr>
          <m:e>
            <m:r>
              <w:del w:id="6595" w:author="محمد زكريا سيد سيد ابوسبع" w:date="2023-03-31T16:34:00Z">
                <w:rPr>
                  <w:rFonts w:ascii="Cambria Math" w:hAnsi="Cambria Math"/>
                </w:rPr>
                <m:t>X</m:t>
              </w:del>
            </m:r>
          </m:e>
          <m:sub>
            <m:r>
              <w:del w:id="6596" w:author="محمد زكريا سيد سيد ابوسبع" w:date="2023-03-31T16:34:00Z">
                <w:rPr>
                  <w:rFonts w:ascii="Cambria Math" w:hAnsi="Cambria Math"/>
                </w:rPr>
                <m:t>u</m:t>
              </w:del>
            </m:r>
          </m:sub>
        </m:sSub>
        <m:r>
          <w:del w:id="6597" w:author="محمد زكريا سيد سيد ابوسبع" w:date="2023-03-31T16:34:00Z">
            <w:rPr>
              <w:rFonts w:ascii="Cambria Math" w:hAnsi="Cambria Math"/>
            </w:rPr>
            <m:t xml:space="preserve"> ∆u+</m:t>
          </w:del>
        </m:r>
        <m:sSub>
          <m:sSubPr>
            <m:ctrlPr>
              <w:del w:id="6598" w:author="محمد زكريا سيد سيد ابوسبع" w:date="2023-03-31T16:34:00Z">
                <w:rPr>
                  <w:rFonts w:ascii="Cambria Math" w:hAnsi="Cambria Math" w:cs="Times New Roman"/>
                  <w:i/>
                </w:rPr>
              </w:del>
            </m:ctrlPr>
          </m:sSubPr>
          <m:e>
            <m:r>
              <w:del w:id="6599" w:author="محمد زكريا سيد سيد ابوسبع" w:date="2023-03-31T16:34:00Z">
                <w:rPr>
                  <w:rFonts w:ascii="Cambria Math" w:hAnsi="Cambria Math"/>
                </w:rPr>
                <m:t>X</m:t>
              </w:del>
            </m:r>
          </m:e>
          <m:sub>
            <m:r>
              <w:del w:id="6600" w:author="محمد زكريا سيد سيد ابوسبع" w:date="2023-03-31T16:34:00Z">
                <w:rPr>
                  <w:rFonts w:ascii="Cambria Math" w:hAnsi="Cambria Math"/>
                </w:rPr>
                <m:t>w</m:t>
              </w:del>
            </m:r>
          </m:sub>
        </m:sSub>
        <m:r>
          <w:del w:id="6601" w:author="محمد زكريا سيد سيد ابوسبع" w:date="2023-03-31T16:34:00Z">
            <w:rPr>
              <w:rFonts w:ascii="Cambria Math" w:hAnsi="Cambria Math"/>
            </w:rPr>
            <m:t xml:space="preserve"> ∆w</m:t>
          </w:del>
        </m:r>
        <m:r>
          <w:del w:id="6602" w:author="محمد زكريا سيد سيد ابوسبع" w:date="2023-03-31T16:34:00Z">
            <w:rPr>
              <w:rFonts w:ascii="Cambria Math" w:eastAsiaTheme="minorEastAsia" w:hAnsi="Cambria Math"/>
            </w:rPr>
            <m:t xml:space="preserve">+ </m:t>
          </w:del>
        </m:r>
        <m:sSub>
          <m:sSubPr>
            <m:ctrlPr>
              <w:del w:id="6603" w:author="محمد زكريا سيد سيد ابوسبع" w:date="2023-03-31T16:34:00Z">
                <w:rPr>
                  <w:rFonts w:ascii="Cambria Math" w:hAnsi="Cambria Math" w:cs="Times New Roman"/>
                  <w:i/>
                </w:rPr>
              </w:del>
            </m:ctrlPr>
          </m:sSubPr>
          <m:e>
            <m:r>
              <w:del w:id="6604" w:author="محمد زكريا سيد سيد ابوسبع" w:date="2023-03-31T16:34:00Z">
                <w:rPr>
                  <w:rFonts w:ascii="Cambria Math" w:hAnsi="Cambria Math"/>
                </w:rPr>
                <m:t>X</m:t>
              </w:del>
            </m:r>
          </m:e>
          <m:sub>
            <m:sSub>
              <m:sSubPr>
                <m:ctrlPr>
                  <w:del w:id="6605" w:author="محمد زكريا سيد سيد ابوسبع" w:date="2023-03-31T16:34:00Z">
                    <w:rPr>
                      <w:rFonts w:ascii="Cambria Math" w:hAnsi="Cambria Math" w:cs="Times New Roman"/>
                      <w:i/>
                    </w:rPr>
                  </w:del>
                </m:ctrlPr>
              </m:sSubPr>
              <m:e>
                <m:r>
                  <w:del w:id="6606" w:author="محمد زكريا سيد سيد ابوسبع" w:date="2023-03-31T16:34:00Z">
                    <w:rPr>
                      <w:rFonts w:ascii="Cambria Math" w:hAnsi="Cambria Math"/>
                    </w:rPr>
                    <m:t>δ</m:t>
                  </w:del>
                </m:r>
              </m:e>
              <m:sub>
                <m:r>
                  <w:del w:id="6607" w:author="محمد زكريا سيد سيد ابوسبع" w:date="2023-03-31T16:34:00Z">
                    <w:rPr>
                      <w:rFonts w:ascii="Cambria Math" w:hAnsi="Cambria Math"/>
                    </w:rPr>
                    <m:t>e</m:t>
                  </w:del>
                </m:r>
              </m:sub>
            </m:sSub>
          </m:sub>
        </m:sSub>
        <m:r>
          <w:del w:id="6608" w:author="محمد زكريا سيد سيد ابوسبع" w:date="2023-03-31T16:34:00Z">
            <w:rPr>
              <w:rFonts w:ascii="Cambria Math" w:hAnsi="Cambria Math"/>
            </w:rPr>
            <m:t xml:space="preserve"> ∆</m:t>
          </w:del>
        </m:r>
        <m:sSub>
          <m:sSubPr>
            <m:ctrlPr>
              <w:del w:id="6609" w:author="محمد زكريا سيد سيد ابوسبع" w:date="2023-03-31T16:34:00Z">
                <w:rPr>
                  <w:rFonts w:ascii="Cambria Math" w:hAnsi="Cambria Math" w:cs="Times New Roman"/>
                  <w:i/>
                </w:rPr>
              </w:del>
            </m:ctrlPr>
          </m:sSubPr>
          <m:e>
            <m:r>
              <w:del w:id="6610" w:author="محمد زكريا سيد سيد ابوسبع" w:date="2023-03-31T16:34:00Z">
                <w:rPr>
                  <w:rFonts w:ascii="Cambria Math" w:hAnsi="Cambria Math"/>
                </w:rPr>
                <m:t>δ</m:t>
              </w:del>
            </m:r>
          </m:e>
          <m:sub>
            <m:r>
              <w:del w:id="6611" w:author="محمد زكريا سيد سيد ابوسبع" w:date="2023-03-31T16:34:00Z">
                <w:rPr>
                  <w:rFonts w:ascii="Cambria Math" w:hAnsi="Cambria Math"/>
                </w:rPr>
                <m:t>e</m:t>
              </w:del>
            </m:r>
          </m:sub>
        </m:sSub>
        <m:r>
          <w:del w:id="6612" w:author="محمد زكريا سيد سيد ابوسبع" w:date="2023-03-31T16:34:00Z">
            <w:rPr>
              <w:rFonts w:ascii="Cambria Math" w:hAnsi="Cambria Math"/>
            </w:rPr>
            <m:t xml:space="preserve">+ </m:t>
          </w:del>
        </m:r>
        <m:sSub>
          <m:sSubPr>
            <m:ctrlPr>
              <w:del w:id="6613" w:author="محمد زكريا سيد سيد ابوسبع" w:date="2023-03-31T16:34:00Z">
                <w:rPr>
                  <w:rFonts w:ascii="Cambria Math" w:hAnsi="Cambria Math" w:cs="Times New Roman"/>
                  <w:i/>
                </w:rPr>
              </w:del>
            </m:ctrlPr>
          </m:sSubPr>
          <m:e>
            <m:r>
              <w:del w:id="6614" w:author="محمد زكريا سيد سيد ابوسبع" w:date="2023-03-31T16:34:00Z">
                <w:rPr>
                  <w:rFonts w:ascii="Cambria Math" w:hAnsi="Cambria Math"/>
                </w:rPr>
                <m:t>X</m:t>
              </w:del>
            </m:r>
          </m:e>
          <m:sub>
            <m:sSub>
              <m:sSubPr>
                <m:ctrlPr>
                  <w:del w:id="6615" w:author="محمد زكريا سيد سيد ابوسبع" w:date="2023-03-31T16:34:00Z">
                    <w:rPr>
                      <w:rFonts w:ascii="Cambria Math" w:hAnsi="Cambria Math" w:cs="Times New Roman"/>
                      <w:i/>
                    </w:rPr>
                  </w:del>
                </m:ctrlPr>
              </m:sSubPr>
              <m:e>
                <m:r>
                  <w:del w:id="6616" w:author="محمد زكريا سيد سيد ابوسبع" w:date="2023-03-31T16:34:00Z">
                    <w:rPr>
                      <w:rFonts w:ascii="Cambria Math" w:hAnsi="Cambria Math"/>
                    </w:rPr>
                    <m:t>δ</m:t>
                  </w:del>
                </m:r>
              </m:e>
              <m:sub>
                <m:r>
                  <w:del w:id="6617" w:author="محمد زكريا سيد سيد ابوسبع" w:date="2023-03-31T16:34:00Z">
                    <w:rPr>
                      <w:rFonts w:ascii="Cambria Math" w:hAnsi="Cambria Math"/>
                    </w:rPr>
                    <m:t>th</m:t>
                  </w:del>
                </m:r>
              </m:sub>
            </m:sSub>
          </m:sub>
        </m:sSub>
        <m:r>
          <w:del w:id="6618" w:author="محمد زكريا سيد سيد ابوسبع" w:date="2023-03-31T16:34:00Z">
            <w:rPr>
              <w:rFonts w:ascii="Cambria Math" w:hAnsi="Cambria Math"/>
            </w:rPr>
            <m:t xml:space="preserve"> ∆</m:t>
          </w:del>
        </m:r>
        <m:sSub>
          <m:sSubPr>
            <m:ctrlPr>
              <w:del w:id="6619" w:author="محمد زكريا سيد سيد ابوسبع" w:date="2023-03-31T16:34:00Z">
                <w:rPr>
                  <w:rFonts w:ascii="Cambria Math" w:hAnsi="Cambria Math" w:cs="Times New Roman"/>
                  <w:i/>
                </w:rPr>
              </w:del>
            </m:ctrlPr>
          </m:sSubPr>
          <m:e>
            <m:r>
              <w:del w:id="6620" w:author="محمد زكريا سيد سيد ابوسبع" w:date="2023-03-31T16:34:00Z">
                <w:rPr>
                  <w:rFonts w:ascii="Cambria Math" w:hAnsi="Cambria Math"/>
                </w:rPr>
                <m:t>δ</m:t>
              </w:del>
            </m:r>
          </m:e>
          <m:sub>
            <m:r>
              <w:del w:id="6621" w:author="محمد زكريا سيد سيد ابوسبع" w:date="2023-03-31T16:34:00Z">
                <w:rPr>
                  <w:rFonts w:ascii="Cambria Math" w:hAnsi="Cambria Math"/>
                </w:rPr>
                <m:t>th</m:t>
              </w:del>
            </m:r>
          </m:sub>
        </m:sSub>
        <m:r>
          <w:del w:id="6622" w:author="محمد زكريا سيد سيد ابوسبع" w:date="2023-03-31T16:34:00Z">
            <w:rPr>
              <w:rFonts w:ascii="Cambria Math" w:eastAsiaTheme="minorEastAsia" w:hAnsi="Cambria Math"/>
            </w:rPr>
            <m:t>-</m:t>
          </w:del>
        </m:r>
        <m:r>
          <w:del w:id="6623" w:author="محمد زكريا سيد سيد ابوسبع" w:date="2023-03-31T16:34:00Z">
            <w:rPr>
              <w:rFonts w:ascii="Cambria Math" w:hAnsi="Cambria Math"/>
            </w:rPr>
            <m:t xml:space="preserve">g </m:t>
          </w:del>
        </m:r>
        <m:func>
          <m:funcPr>
            <m:ctrlPr>
              <w:del w:id="6624" w:author="محمد زكريا سيد سيد ابوسبع" w:date="2023-03-31T16:34:00Z">
                <w:rPr>
                  <w:rFonts w:ascii="Cambria Math" w:eastAsiaTheme="minorEastAsia" w:hAnsi="Cambria Math" w:cs="Times New Roman"/>
                  <w:i/>
                </w:rPr>
              </w:del>
            </m:ctrlPr>
          </m:funcPr>
          <m:fName>
            <m:r>
              <w:del w:id="6625" w:author="محمد زكريا سيد سيد ابوسبع" w:date="2023-03-31T16:34:00Z">
                <m:rPr>
                  <m:sty m:val="p"/>
                </m:rPr>
                <w:rPr>
                  <w:rFonts w:ascii="Cambria Math" w:hAnsi="Cambria Math"/>
                </w:rPr>
                <m:t>cos</m:t>
              </w:del>
            </m:r>
          </m:fName>
          <m:e>
            <m:d>
              <m:dPr>
                <m:ctrlPr>
                  <w:del w:id="6626" w:author="محمد زكريا سيد سيد ابوسبع" w:date="2023-03-31T16:34:00Z">
                    <w:rPr>
                      <w:rFonts w:ascii="Cambria Math" w:eastAsiaTheme="minorEastAsia" w:hAnsi="Cambria Math" w:cs="Times New Roman"/>
                      <w:i/>
                    </w:rPr>
                  </w:del>
                </m:ctrlPr>
              </m:dPr>
              <m:e>
                <m:sSub>
                  <m:sSubPr>
                    <m:ctrlPr>
                      <w:del w:id="6627" w:author="محمد زكريا سيد سيد ابوسبع" w:date="2023-03-31T16:34:00Z">
                        <w:rPr>
                          <w:rFonts w:ascii="Cambria Math" w:hAnsi="Cambria Math"/>
                          <w:i/>
                        </w:rPr>
                      </w:del>
                    </m:ctrlPr>
                  </m:sSubPr>
                  <m:e>
                    <m:r>
                      <w:del w:id="6628" w:author="محمد زكريا سيد سيد ابوسبع" w:date="2023-03-31T16:34:00Z">
                        <w:rPr>
                          <w:rFonts w:ascii="Cambria Math" w:hAnsi="Cambria Math"/>
                        </w:rPr>
                        <m:t>θ</m:t>
                      </w:del>
                    </m:r>
                  </m:e>
                  <m:sub>
                    <m:r>
                      <w:del w:id="6629" w:author="محمد زكريا سيد سيد ابوسبع" w:date="2023-03-31T16:34:00Z">
                        <w:rPr>
                          <w:rFonts w:ascii="Cambria Math" w:hAnsi="Cambria Math"/>
                        </w:rPr>
                        <m:t>o</m:t>
                      </w:del>
                    </m:r>
                  </m:sub>
                </m:sSub>
              </m:e>
            </m:d>
          </m:e>
        </m:func>
        <m:r>
          <w:del w:id="6630" w:author="محمد زكريا سيد سيد ابوسبع" w:date="2023-03-31T16:34:00Z">
            <w:rPr>
              <w:rFonts w:ascii="Cambria Math" w:hAnsi="Cambria Math"/>
            </w:rPr>
            <m:t>∆θ</m:t>
          </w:del>
        </m:r>
        <m:r>
          <w:del w:id="6631" w:author="محمد زكريا سيد سيد ابوسبع" w:date="2023-03-31T16:34:00Z">
            <w:rPr>
              <w:rFonts w:ascii="Cambria Math" w:eastAsiaTheme="minorEastAsia" w:hAnsi="Cambria Math" w:cs="Times New Roman"/>
            </w:rPr>
            <m:t>-</m:t>
          </w:del>
        </m:r>
        <m:r>
          <w:del w:id="6632" w:author="محمد زكريا سيد سيد ابوسبع" w:date="2023-03-31T16:34:00Z">
            <w:rPr>
              <w:rFonts w:ascii="Cambria Math" w:hAnsi="Cambria Math"/>
            </w:rPr>
            <m:t>∆q*</m:t>
          </w:del>
        </m:r>
        <m:sSub>
          <m:sSubPr>
            <m:ctrlPr>
              <w:del w:id="6633" w:author="محمد زكريا سيد سيد ابوسبع" w:date="2023-03-31T16:34:00Z">
                <w:rPr>
                  <w:rFonts w:ascii="Cambria Math" w:hAnsi="Cambria Math"/>
                  <w:i/>
                </w:rPr>
              </w:del>
            </m:ctrlPr>
          </m:sSubPr>
          <m:e>
            <m:r>
              <w:del w:id="6634" w:author="محمد زكريا سيد سيد ابوسبع" w:date="2023-03-31T16:34:00Z">
                <w:rPr>
                  <w:rFonts w:ascii="Cambria Math" w:hAnsi="Cambria Math"/>
                </w:rPr>
                <m:t>w</m:t>
              </w:del>
            </m:r>
          </m:e>
          <m:sub>
            <m:r>
              <w:del w:id="6635" w:author="محمد زكريا سيد سيد ابوسبع" w:date="2023-03-31T16:34:00Z">
                <w:rPr>
                  <w:rFonts w:ascii="Cambria Math" w:hAnsi="Cambria Math"/>
                </w:rPr>
                <m:t>o</m:t>
              </w:del>
            </m:r>
          </m:sub>
        </m:sSub>
      </m:oMath>
    </w:p>
    <w:p w14:paraId="66ED86FB" w14:textId="3A4A79E2" w:rsidR="00590B75" w:rsidRPr="00200D46" w:rsidDel="00E93874" w:rsidRDefault="00590B75" w:rsidP="00590B75">
      <w:pPr>
        <w:pStyle w:val="ListParagraph"/>
        <w:numPr>
          <w:ilvl w:val="1"/>
          <w:numId w:val="27"/>
        </w:numPr>
        <w:spacing w:after="160" w:line="259" w:lineRule="auto"/>
        <w:ind w:right="0"/>
        <w:jc w:val="left"/>
        <w:rPr>
          <w:del w:id="6636" w:author="محمد زكريا سيد سيد ابوسبع" w:date="2023-03-31T16:34:00Z"/>
          <w:rFonts w:eastAsiaTheme="minorEastAsia"/>
        </w:rPr>
      </w:pPr>
      <m:oMath>
        <m:r>
          <w:del w:id="6637" w:author="محمد زكريا سيد سيد ابوسبع" w:date="2023-03-31T16:34:00Z">
            <w:rPr>
              <w:rFonts w:ascii="Cambria Math" w:eastAsiaTheme="minorEastAsia" w:hAnsi="Cambria Math"/>
            </w:rPr>
            <m:t>∴</m:t>
          </w:del>
        </m:r>
        <m:r>
          <w:del w:id="6638" w:author="محمد زكريا سيد سيد ابوسبع" w:date="2023-03-31T16:34:00Z">
            <w:rPr>
              <w:rFonts w:ascii="Cambria Math" w:hAnsi="Cambria Math"/>
            </w:rPr>
            <m:t>∆</m:t>
          </w:del>
        </m:r>
        <m:acc>
          <m:accPr>
            <m:chr m:val="̇"/>
            <m:ctrlPr>
              <w:del w:id="6639" w:author="محمد زكريا سيد سيد ابوسبع" w:date="2023-03-31T16:34:00Z">
                <w:rPr>
                  <w:rFonts w:ascii="Cambria Math" w:hAnsi="Cambria Math"/>
                  <w:i/>
                </w:rPr>
              </w:del>
            </m:ctrlPr>
          </m:accPr>
          <m:e>
            <m:r>
              <w:del w:id="6640" w:author="محمد زكريا سيد سيد ابوسبع" w:date="2023-03-31T16:34:00Z">
                <w:rPr>
                  <w:rFonts w:ascii="Cambria Math" w:hAnsi="Cambria Math"/>
                </w:rPr>
                <m:t>w</m:t>
              </w:del>
            </m:r>
          </m:e>
        </m:acc>
        <m:r>
          <w:del w:id="6641" w:author="محمد زكريا سيد سيد ابوسبع" w:date="2023-03-31T16:34:00Z">
            <w:rPr>
              <w:rFonts w:ascii="Cambria Math" w:hAnsi="Cambria Math"/>
            </w:rPr>
            <m:t>=</m:t>
          </w:del>
        </m:r>
        <m:f>
          <m:fPr>
            <m:ctrlPr>
              <w:del w:id="6642" w:author="محمد زكريا سيد سيد ابوسبع" w:date="2023-03-31T16:34:00Z">
                <w:rPr>
                  <w:rFonts w:ascii="Cambria Math" w:hAnsi="Cambria Math"/>
                  <w:i/>
                </w:rPr>
              </w:del>
            </m:ctrlPr>
          </m:fPr>
          <m:num>
            <m:sSub>
              <m:sSubPr>
                <m:ctrlPr>
                  <w:del w:id="6643" w:author="محمد زكريا سيد سيد ابوسبع" w:date="2023-03-31T16:34:00Z">
                    <w:rPr>
                      <w:rFonts w:ascii="Cambria Math" w:hAnsi="Cambria Math"/>
                      <w:i/>
                    </w:rPr>
                  </w:del>
                </m:ctrlPr>
              </m:sSubPr>
              <m:e>
                <m:r>
                  <w:del w:id="6644" w:author="محمد زكريا سيد سيد ابوسبع" w:date="2023-03-31T16:34:00Z">
                    <w:rPr>
                      <w:rFonts w:ascii="Cambria Math" w:hAnsi="Cambria Math"/>
                    </w:rPr>
                    <m:t>Z</m:t>
                  </w:del>
                </m:r>
              </m:e>
              <m:sub>
                <m:r>
                  <w:del w:id="6645" w:author="محمد زكريا سيد سيد ابوسبع" w:date="2023-03-31T16:34:00Z">
                    <w:rPr>
                      <w:rFonts w:ascii="Cambria Math" w:hAnsi="Cambria Math"/>
                    </w:rPr>
                    <m:t>u</m:t>
                  </w:del>
                </m:r>
              </m:sub>
            </m:sSub>
          </m:num>
          <m:den>
            <m:d>
              <m:dPr>
                <m:ctrlPr>
                  <w:del w:id="6646" w:author="محمد زكريا سيد سيد ابوسبع" w:date="2023-03-31T16:34:00Z">
                    <w:rPr>
                      <w:rFonts w:ascii="Cambria Math" w:eastAsiaTheme="minorEastAsia" w:hAnsi="Cambria Math"/>
                      <w:i/>
                    </w:rPr>
                  </w:del>
                </m:ctrlPr>
              </m:dPr>
              <m:e>
                <m:r>
                  <w:del w:id="6647" w:author="محمد زكريا سيد سيد ابوسبع" w:date="2023-03-31T16:34:00Z">
                    <w:rPr>
                      <w:rFonts w:ascii="Cambria Math" w:eastAsiaTheme="minorEastAsia" w:hAnsi="Cambria Math"/>
                    </w:rPr>
                    <m:t>1-</m:t>
                  </w:del>
                </m:r>
                <m:sSub>
                  <m:sSubPr>
                    <m:ctrlPr>
                      <w:del w:id="6648" w:author="محمد زكريا سيد سيد ابوسبع" w:date="2023-03-31T16:34:00Z">
                        <w:rPr>
                          <w:rFonts w:ascii="Cambria Math" w:hAnsi="Cambria Math"/>
                          <w:i/>
                        </w:rPr>
                      </w:del>
                    </m:ctrlPr>
                  </m:sSubPr>
                  <m:e>
                    <m:r>
                      <w:del w:id="6649" w:author="محمد زكريا سيد سيد ابوسبع" w:date="2023-03-31T16:34:00Z">
                        <w:rPr>
                          <w:rFonts w:ascii="Cambria Math" w:hAnsi="Cambria Math"/>
                        </w:rPr>
                        <m:t>Z</m:t>
                      </w:del>
                    </m:r>
                  </m:e>
                  <m:sub>
                    <m:acc>
                      <m:accPr>
                        <m:chr m:val="̇"/>
                        <m:ctrlPr>
                          <w:del w:id="6650" w:author="محمد زكريا سيد سيد ابوسبع" w:date="2023-03-31T16:34:00Z">
                            <w:rPr>
                              <w:rFonts w:ascii="Cambria Math" w:hAnsi="Cambria Math"/>
                              <w:i/>
                            </w:rPr>
                          </w:del>
                        </m:ctrlPr>
                      </m:accPr>
                      <m:e>
                        <m:r>
                          <w:del w:id="6651" w:author="محمد زكريا سيد سيد ابوسبع" w:date="2023-03-31T16:34:00Z">
                            <w:rPr>
                              <w:rFonts w:ascii="Cambria Math" w:hAnsi="Cambria Math"/>
                            </w:rPr>
                            <m:t>w</m:t>
                          </w:del>
                        </m:r>
                      </m:e>
                    </m:acc>
                  </m:sub>
                </m:sSub>
              </m:e>
            </m:d>
          </m:den>
        </m:f>
        <m:r>
          <w:del w:id="6652" w:author="محمد زكريا سيد سيد ابوسبع" w:date="2023-03-31T16:34:00Z">
            <w:rPr>
              <w:rFonts w:ascii="Cambria Math" w:hAnsi="Cambria Math"/>
            </w:rPr>
            <m:t xml:space="preserve"> ∆u+</m:t>
          </w:del>
        </m:r>
        <m:f>
          <m:fPr>
            <m:ctrlPr>
              <w:del w:id="6653" w:author="محمد زكريا سيد سيد ابوسبع" w:date="2023-03-31T16:34:00Z">
                <w:rPr>
                  <w:rFonts w:ascii="Cambria Math" w:hAnsi="Cambria Math"/>
                  <w:i/>
                </w:rPr>
              </w:del>
            </m:ctrlPr>
          </m:fPr>
          <m:num>
            <m:sSub>
              <m:sSubPr>
                <m:ctrlPr>
                  <w:del w:id="6654" w:author="محمد زكريا سيد سيد ابوسبع" w:date="2023-03-31T16:34:00Z">
                    <w:rPr>
                      <w:rFonts w:ascii="Cambria Math" w:hAnsi="Cambria Math"/>
                      <w:i/>
                    </w:rPr>
                  </w:del>
                </m:ctrlPr>
              </m:sSubPr>
              <m:e>
                <m:r>
                  <w:del w:id="6655" w:author="محمد زكريا سيد سيد ابوسبع" w:date="2023-03-31T16:34:00Z">
                    <w:rPr>
                      <w:rFonts w:ascii="Cambria Math" w:hAnsi="Cambria Math"/>
                    </w:rPr>
                    <m:t>Z</m:t>
                  </w:del>
                </m:r>
              </m:e>
              <m:sub>
                <m:r>
                  <w:del w:id="6656" w:author="محمد زكريا سيد سيد ابوسبع" w:date="2023-03-31T16:34:00Z">
                    <w:rPr>
                      <w:rFonts w:ascii="Cambria Math" w:hAnsi="Cambria Math"/>
                    </w:rPr>
                    <m:t>w</m:t>
                  </w:del>
                </m:r>
              </m:sub>
            </m:sSub>
          </m:num>
          <m:den>
            <m:d>
              <m:dPr>
                <m:ctrlPr>
                  <w:del w:id="6657" w:author="محمد زكريا سيد سيد ابوسبع" w:date="2023-03-31T16:34:00Z">
                    <w:rPr>
                      <w:rFonts w:ascii="Cambria Math" w:eastAsiaTheme="minorEastAsia" w:hAnsi="Cambria Math"/>
                      <w:i/>
                    </w:rPr>
                  </w:del>
                </m:ctrlPr>
              </m:dPr>
              <m:e>
                <m:r>
                  <w:del w:id="6658" w:author="محمد زكريا سيد سيد ابوسبع" w:date="2023-03-31T16:34:00Z">
                    <w:rPr>
                      <w:rFonts w:ascii="Cambria Math" w:eastAsiaTheme="minorEastAsia" w:hAnsi="Cambria Math"/>
                    </w:rPr>
                    <m:t>1-</m:t>
                  </w:del>
                </m:r>
                <m:sSub>
                  <m:sSubPr>
                    <m:ctrlPr>
                      <w:del w:id="6659" w:author="محمد زكريا سيد سيد ابوسبع" w:date="2023-03-31T16:34:00Z">
                        <w:rPr>
                          <w:rFonts w:ascii="Cambria Math" w:hAnsi="Cambria Math"/>
                          <w:i/>
                        </w:rPr>
                      </w:del>
                    </m:ctrlPr>
                  </m:sSubPr>
                  <m:e>
                    <m:r>
                      <w:del w:id="6660" w:author="محمد زكريا سيد سيد ابوسبع" w:date="2023-03-31T16:34:00Z">
                        <w:rPr>
                          <w:rFonts w:ascii="Cambria Math" w:hAnsi="Cambria Math"/>
                        </w:rPr>
                        <m:t>Z</m:t>
                      </w:del>
                    </m:r>
                  </m:e>
                  <m:sub>
                    <m:acc>
                      <m:accPr>
                        <m:chr m:val="̇"/>
                        <m:ctrlPr>
                          <w:del w:id="6661" w:author="محمد زكريا سيد سيد ابوسبع" w:date="2023-03-31T16:34:00Z">
                            <w:rPr>
                              <w:rFonts w:ascii="Cambria Math" w:hAnsi="Cambria Math"/>
                              <w:i/>
                            </w:rPr>
                          </w:del>
                        </m:ctrlPr>
                      </m:accPr>
                      <m:e>
                        <m:r>
                          <w:del w:id="6662" w:author="محمد زكريا سيد سيد ابوسبع" w:date="2023-03-31T16:34:00Z">
                            <w:rPr>
                              <w:rFonts w:ascii="Cambria Math" w:hAnsi="Cambria Math"/>
                            </w:rPr>
                            <m:t>w</m:t>
                          </w:del>
                        </m:r>
                      </m:e>
                    </m:acc>
                  </m:sub>
                </m:sSub>
              </m:e>
            </m:d>
          </m:den>
        </m:f>
        <m:r>
          <w:del w:id="6663" w:author="محمد زكريا سيد سيد ابوسبع" w:date="2023-03-31T16:34:00Z">
            <w:rPr>
              <w:rFonts w:ascii="Cambria Math" w:hAnsi="Cambria Math"/>
            </w:rPr>
            <m:t xml:space="preserve"> ∆w+</m:t>
          </w:del>
        </m:r>
        <m:f>
          <m:fPr>
            <m:ctrlPr>
              <w:del w:id="6664" w:author="محمد زكريا سيد سيد ابوسبع" w:date="2023-03-31T16:34:00Z">
                <w:rPr>
                  <w:rFonts w:ascii="Cambria Math" w:hAnsi="Cambria Math"/>
                  <w:i/>
                </w:rPr>
              </w:del>
            </m:ctrlPr>
          </m:fPr>
          <m:num>
            <m:d>
              <m:dPr>
                <m:ctrlPr>
                  <w:del w:id="6665" w:author="محمد زكريا سيد سيد ابوسبع" w:date="2023-03-31T16:34:00Z">
                    <w:rPr>
                      <w:rFonts w:ascii="Cambria Math" w:hAnsi="Cambria Math"/>
                      <w:i/>
                    </w:rPr>
                  </w:del>
                </m:ctrlPr>
              </m:dPr>
              <m:e>
                <m:sSub>
                  <m:sSubPr>
                    <m:ctrlPr>
                      <w:del w:id="6666" w:author="محمد زكريا سيد سيد ابوسبع" w:date="2023-03-31T16:34:00Z">
                        <w:rPr>
                          <w:rFonts w:ascii="Cambria Math" w:hAnsi="Cambria Math"/>
                          <w:i/>
                        </w:rPr>
                      </w:del>
                    </m:ctrlPr>
                  </m:sSubPr>
                  <m:e>
                    <m:r>
                      <w:del w:id="6667" w:author="محمد زكريا سيد سيد ابوسبع" w:date="2023-03-31T16:34:00Z">
                        <w:rPr>
                          <w:rFonts w:ascii="Cambria Math" w:hAnsi="Cambria Math"/>
                        </w:rPr>
                        <m:t>Z</m:t>
                      </w:del>
                    </m:r>
                  </m:e>
                  <m:sub>
                    <m:r>
                      <w:del w:id="6668" w:author="محمد زكريا سيد سيد ابوسبع" w:date="2023-03-31T16:34:00Z">
                        <w:rPr>
                          <w:rFonts w:ascii="Cambria Math" w:hAnsi="Cambria Math"/>
                        </w:rPr>
                        <m:t>q</m:t>
                      </w:del>
                    </m:r>
                  </m:sub>
                </m:sSub>
                <m:r>
                  <w:del w:id="6669" w:author="محمد زكريا سيد سيد ابوسبع" w:date="2023-03-31T16:34:00Z">
                    <w:rPr>
                      <w:rFonts w:ascii="Cambria Math" w:hAnsi="Cambria Math"/>
                    </w:rPr>
                    <m:t>+</m:t>
                  </w:del>
                </m:r>
                <m:sSub>
                  <m:sSubPr>
                    <m:ctrlPr>
                      <w:del w:id="6670" w:author="محمد زكريا سيد سيد ابوسبع" w:date="2023-03-31T16:34:00Z">
                        <w:rPr>
                          <w:rFonts w:ascii="Cambria Math" w:hAnsi="Cambria Math"/>
                          <w:i/>
                        </w:rPr>
                      </w:del>
                    </m:ctrlPr>
                  </m:sSubPr>
                  <m:e>
                    <m:r>
                      <w:del w:id="6671" w:author="محمد زكريا سيد سيد ابوسبع" w:date="2023-03-31T16:34:00Z">
                        <w:rPr>
                          <w:rFonts w:ascii="Cambria Math" w:hAnsi="Cambria Math"/>
                        </w:rPr>
                        <m:t>u</m:t>
                      </w:del>
                    </m:r>
                  </m:e>
                  <m:sub>
                    <m:r>
                      <w:del w:id="6672" w:author="محمد زكريا سيد سيد ابوسبع" w:date="2023-03-31T16:34:00Z">
                        <w:rPr>
                          <w:rFonts w:ascii="Cambria Math" w:hAnsi="Cambria Math"/>
                        </w:rPr>
                        <m:t>o</m:t>
                      </w:del>
                    </m:r>
                  </m:sub>
                </m:sSub>
              </m:e>
            </m:d>
            <m:ctrlPr>
              <w:del w:id="6673" w:author="محمد زكريا سيد سيد ابوسبع" w:date="2023-03-31T16:34:00Z">
                <w:rPr>
                  <w:rFonts w:ascii="Cambria Math" w:eastAsiaTheme="minorEastAsia" w:hAnsi="Cambria Math"/>
                  <w:i/>
                </w:rPr>
              </w:del>
            </m:ctrlPr>
          </m:num>
          <m:den>
            <m:d>
              <m:dPr>
                <m:ctrlPr>
                  <w:del w:id="6674" w:author="محمد زكريا سيد سيد ابوسبع" w:date="2023-03-31T16:34:00Z">
                    <w:rPr>
                      <w:rFonts w:ascii="Cambria Math" w:eastAsiaTheme="minorEastAsia" w:hAnsi="Cambria Math"/>
                      <w:i/>
                    </w:rPr>
                  </w:del>
                </m:ctrlPr>
              </m:dPr>
              <m:e>
                <m:r>
                  <w:del w:id="6675" w:author="محمد زكريا سيد سيد ابوسبع" w:date="2023-03-31T16:34:00Z">
                    <w:rPr>
                      <w:rFonts w:ascii="Cambria Math" w:eastAsiaTheme="minorEastAsia" w:hAnsi="Cambria Math"/>
                    </w:rPr>
                    <m:t>1-</m:t>
                  </w:del>
                </m:r>
                <m:sSub>
                  <m:sSubPr>
                    <m:ctrlPr>
                      <w:del w:id="6676" w:author="محمد زكريا سيد سيد ابوسبع" w:date="2023-03-31T16:34:00Z">
                        <w:rPr>
                          <w:rFonts w:ascii="Cambria Math" w:hAnsi="Cambria Math"/>
                          <w:i/>
                        </w:rPr>
                      </w:del>
                    </m:ctrlPr>
                  </m:sSubPr>
                  <m:e>
                    <m:r>
                      <w:del w:id="6677" w:author="محمد زكريا سيد سيد ابوسبع" w:date="2023-03-31T16:34:00Z">
                        <w:rPr>
                          <w:rFonts w:ascii="Cambria Math" w:hAnsi="Cambria Math"/>
                        </w:rPr>
                        <m:t>Z</m:t>
                      </w:del>
                    </m:r>
                  </m:e>
                  <m:sub>
                    <m:acc>
                      <m:accPr>
                        <m:chr m:val="̇"/>
                        <m:ctrlPr>
                          <w:del w:id="6678" w:author="محمد زكريا سيد سيد ابوسبع" w:date="2023-03-31T16:34:00Z">
                            <w:rPr>
                              <w:rFonts w:ascii="Cambria Math" w:hAnsi="Cambria Math"/>
                              <w:i/>
                            </w:rPr>
                          </w:del>
                        </m:ctrlPr>
                      </m:accPr>
                      <m:e>
                        <m:r>
                          <w:del w:id="6679" w:author="محمد زكريا سيد سيد ابوسبع" w:date="2023-03-31T16:34:00Z">
                            <w:rPr>
                              <w:rFonts w:ascii="Cambria Math" w:hAnsi="Cambria Math"/>
                            </w:rPr>
                            <m:t>w</m:t>
                          </w:del>
                        </m:r>
                      </m:e>
                    </m:acc>
                  </m:sub>
                </m:sSub>
              </m:e>
            </m:d>
          </m:den>
        </m:f>
        <m:r>
          <w:del w:id="6680" w:author="محمد زكريا سيد سيد ابوسبع" w:date="2023-03-31T16:34:00Z">
            <w:rPr>
              <w:rFonts w:ascii="Cambria Math" w:hAnsi="Cambria Math"/>
            </w:rPr>
            <m:t xml:space="preserve"> ∆q</m:t>
          </w:del>
        </m:r>
        <m:r>
          <w:del w:id="6681" w:author="محمد زكريا سيد سيد ابوسبع" w:date="2023-03-31T16:34:00Z">
            <w:rPr>
              <w:rFonts w:ascii="Cambria Math" w:eastAsiaTheme="minorEastAsia" w:hAnsi="Cambria Math"/>
            </w:rPr>
            <m:t>+</m:t>
          </w:del>
        </m:r>
        <m:f>
          <m:fPr>
            <m:ctrlPr>
              <w:del w:id="6682" w:author="محمد زكريا سيد سيد ابوسبع" w:date="2023-03-31T16:34:00Z">
                <w:rPr>
                  <w:rFonts w:ascii="Cambria Math" w:hAnsi="Cambria Math"/>
                  <w:i/>
                </w:rPr>
              </w:del>
            </m:ctrlPr>
          </m:fPr>
          <m:num>
            <m:sSub>
              <m:sSubPr>
                <m:ctrlPr>
                  <w:del w:id="6683" w:author="محمد زكريا سيد سيد ابوسبع" w:date="2023-03-31T16:34:00Z">
                    <w:rPr>
                      <w:rFonts w:ascii="Cambria Math" w:hAnsi="Cambria Math"/>
                      <w:i/>
                    </w:rPr>
                  </w:del>
                </m:ctrlPr>
              </m:sSubPr>
              <m:e>
                <m:r>
                  <w:del w:id="6684" w:author="محمد زكريا سيد سيد ابوسبع" w:date="2023-03-31T16:34:00Z">
                    <w:rPr>
                      <w:rFonts w:ascii="Cambria Math" w:hAnsi="Cambria Math"/>
                    </w:rPr>
                    <m:t>Z</m:t>
                  </w:del>
                </m:r>
              </m:e>
              <m:sub>
                <m:sSub>
                  <m:sSubPr>
                    <m:ctrlPr>
                      <w:del w:id="6685" w:author="محمد زكريا سيد سيد ابوسبع" w:date="2023-03-31T16:34:00Z">
                        <w:rPr>
                          <w:rFonts w:ascii="Cambria Math" w:hAnsi="Cambria Math"/>
                          <w:i/>
                        </w:rPr>
                      </w:del>
                    </m:ctrlPr>
                  </m:sSubPr>
                  <m:e>
                    <m:r>
                      <w:del w:id="6686" w:author="محمد زكريا سيد سيد ابوسبع" w:date="2023-03-31T16:34:00Z">
                        <w:rPr>
                          <w:rFonts w:ascii="Cambria Math" w:hAnsi="Cambria Math"/>
                        </w:rPr>
                        <m:t>δ</m:t>
                      </w:del>
                    </m:r>
                  </m:e>
                  <m:sub>
                    <m:r>
                      <w:del w:id="6687" w:author="محمد زكريا سيد سيد ابوسبع" w:date="2023-03-31T16:34:00Z">
                        <w:rPr>
                          <w:rFonts w:ascii="Cambria Math" w:hAnsi="Cambria Math"/>
                        </w:rPr>
                        <m:t>e</m:t>
                      </w:del>
                    </m:r>
                  </m:sub>
                </m:sSub>
              </m:sub>
            </m:sSub>
            <m:ctrlPr>
              <w:del w:id="6688" w:author="محمد زكريا سيد سيد ابوسبع" w:date="2023-03-31T16:34:00Z">
                <w:rPr>
                  <w:rFonts w:ascii="Cambria Math" w:eastAsiaTheme="minorEastAsia" w:hAnsi="Cambria Math"/>
                  <w:i/>
                </w:rPr>
              </w:del>
            </m:ctrlPr>
          </m:num>
          <m:den>
            <m:d>
              <m:dPr>
                <m:ctrlPr>
                  <w:del w:id="6689" w:author="محمد زكريا سيد سيد ابوسبع" w:date="2023-03-31T16:34:00Z">
                    <w:rPr>
                      <w:rFonts w:ascii="Cambria Math" w:eastAsiaTheme="minorEastAsia" w:hAnsi="Cambria Math"/>
                      <w:i/>
                    </w:rPr>
                  </w:del>
                </m:ctrlPr>
              </m:dPr>
              <m:e>
                <m:r>
                  <w:del w:id="6690" w:author="محمد زكريا سيد سيد ابوسبع" w:date="2023-03-31T16:34:00Z">
                    <w:rPr>
                      <w:rFonts w:ascii="Cambria Math" w:eastAsiaTheme="minorEastAsia" w:hAnsi="Cambria Math"/>
                    </w:rPr>
                    <m:t>1-</m:t>
                  </w:del>
                </m:r>
                <m:sSub>
                  <m:sSubPr>
                    <m:ctrlPr>
                      <w:del w:id="6691" w:author="محمد زكريا سيد سيد ابوسبع" w:date="2023-03-31T16:34:00Z">
                        <w:rPr>
                          <w:rFonts w:ascii="Cambria Math" w:hAnsi="Cambria Math"/>
                          <w:i/>
                        </w:rPr>
                      </w:del>
                    </m:ctrlPr>
                  </m:sSubPr>
                  <m:e>
                    <m:r>
                      <w:del w:id="6692" w:author="محمد زكريا سيد سيد ابوسبع" w:date="2023-03-31T16:34:00Z">
                        <w:rPr>
                          <w:rFonts w:ascii="Cambria Math" w:hAnsi="Cambria Math"/>
                        </w:rPr>
                        <m:t>Z</m:t>
                      </w:del>
                    </m:r>
                  </m:e>
                  <m:sub>
                    <m:acc>
                      <m:accPr>
                        <m:chr m:val="̇"/>
                        <m:ctrlPr>
                          <w:del w:id="6693" w:author="محمد زكريا سيد سيد ابوسبع" w:date="2023-03-31T16:34:00Z">
                            <w:rPr>
                              <w:rFonts w:ascii="Cambria Math" w:hAnsi="Cambria Math"/>
                              <w:i/>
                            </w:rPr>
                          </w:del>
                        </m:ctrlPr>
                      </m:accPr>
                      <m:e>
                        <m:r>
                          <w:del w:id="6694" w:author="محمد زكريا سيد سيد ابوسبع" w:date="2023-03-31T16:34:00Z">
                            <w:rPr>
                              <w:rFonts w:ascii="Cambria Math" w:hAnsi="Cambria Math"/>
                            </w:rPr>
                            <m:t>w</m:t>
                          </w:del>
                        </m:r>
                      </m:e>
                    </m:acc>
                  </m:sub>
                </m:sSub>
              </m:e>
            </m:d>
          </m:den>
        </m:f>
        <m:r>
          <w:del w:id="6695" w:author="محمد زكريا سيد سيد ابوسبع" w:date="2023-03-31T16:34:00Z">
            <w:rPr>
              <w:rFonts w:ascii="Cambria Math" w:hAnsi="Cambria Math"/>
            </w:rPr>
            <m:t xml:space="preserve"> ∆</m:t>
          </w:del>
        </m:r>
        <m:sSub>
          <m:sSubPr>
            <m:ctrlPr>
              <w:del w:id="6696" w:author="محمد زكريا سيد سيد ابوسبع" w:date="2023-03-31T16:34:00Z">
                <w:rPr>
                  <w:rFonts w:ascii="Cambria Math" w:hAnsi="Cambria Math"/>
                  <w:i/>
                </w:rPr>
              </w:del>
            </m:ctrlPr>
          </m:sSubPr>
          <m:e>
            <m:r>
              <w:del w:id="6697" w:author="محمد زكريا سيد سيد ابوسبع" w:date="2023-03-31T16:34:00Z">
                <w:rPr>
                  <w:rFonts w:ascii="Cambria Math" w:hAnsi="Cambria Math"/>
                </w:rPr>
                <m:t>δ</m:t>
              </w:del>
            </m:r>
          </m:e>
          <m:sub>
            <m:r>
              <w:del w:id="6698" w:author="محمد زكريا سيد سيد ابوسبع" w:date="2023-03-31T16:34:00Z">
                <w:rPr>
                  <w:rFonts w:ascii="Cambria Math" w:hAnsi="Cambria Math"/>
                </w:rPr>
                <m:t>e</m:t>
              </w:del>
            </m:r>
          </m:sub>
        </m:sSub>
        <m:r>
          <w:del w:id="6699" w:author="محمد زكريا سيد سيد ابوسبع" w:date="2023-03-31T16:34:00Z">
            <w:rPr>
              <w:rFonts w:ascii="Cambria Math" w:hAnsi="Cambria Math"/>
            </w:rPr>
            <m:t>+</m:t>
          </w:del>
        </m:r>
        <m:f>
          <m:fPr>
            <m:ctrlPr>
              <w:del w:id="6700" w:author="محمد زكريا سيد سيد ابوسبع" w:date="2023-03-31T16:34:00Z">
                <w:rPr>
                  <w:rFonts w:ascii="Cambria Math" w:hAnsi="Cambria Math"/>
                  <w:i/>
                </w:rPr>
              </w:del>
            </m:ctrlPr>
          </m:fPr>
          <m:num>
            <m:sSub>
              <m:sSubPr>
                <m:ctrlPr>
                  <w:del w:id="6701" w:author="محمد زكريا سيد سيد ابوسبع" w:date="2023-03-31T16:34:00Z">
                    <w:rPr>
                      <w:rFonts w:ascii="Cambria Math" w:hAnsi="Cambria Math"/>
                      <w:i/>
                    </w:rPr>
                  </w:del>
                </m:ctrlPr>
              </m:sSubPr>
              <m:e>
                <m:r>
                  <w:del w:id="6702" w:author="محمد زكريا سيد سيد ابوسبع" w:date="2023-03-31T16:34:00Z">
                    <w:rPr>
                      <w:rFonts w:ascii="Cambria Math" w:hAnsi="Cambria Math"/>
                    </w:rPr>
                    <m:t>Z</m:t>
                  </w:del>
                </m:r>
              </m:e>
              <m:sub>
                <m:sSub>
                  <m:sSubPr>
                    <m:ctrlPr>
                      <w:del w:id="6703" w:author="محمد زكريا سيد سيد ابوسبع" w:date="2023-03-31T16:34:00Z">
                        <w:rPr>
                          <w:rFonts w:ascii="Cambria Math" w:hAnsi="Cambria Math"/>
                          <w:i/>
                        </w:rPr>
                      </w:del>
                    </m:ctrlPr>
                  </m:sSubPr>
                  <m:e>
                    <m:r>
                      <w:del w:id="6704" w:author="محمد زكريا سيد سيد ابوسبع" w:date="2023-03-31T16:34:00Z">
                        <w:rPr>
                          <w:rFonts w:ascii="Cambria Math" w:hAnsi="Cambria Math"/>
                        </w:rPr>
                        <m:t>δ</m:t>
                      </w:del>
                    </m:r>
                  </m:e>
                  <m:sub>
                    <m:r>
                      <w:del w:id="6705" w:author="محمد زكريا سيد سيد ابوسبع" w:date="2023-03-31T16:34:00Z">
                        <w:rPr>
                          <w:rFonts w:ascii="Cambria Math" w:hAnsi="Cambria Math"/>
                        </w:rPr>
                        <m:t>th</m:t>
                      </w:del>
                    </m:r>
                  </m:sub>
                </m:sSub>
              </m:sub>
            </m:sSub>
          </m:num>
          <m:den>
            <m:d>
              <m:dPr>
                <m:ctrlPr>
                  <w:del w:id="6706" w:author="محمد زكريا سيد سيد ابوسبع" w:date="2023-03-31T16:34:00Z">
                    <w:rPr>
                      <w:rFonts w:ascii="Cambria Math" w:eastAsiaTheme="minorEastAsia" w:hAnsi="Cambria Math"/>
                      <w:i/>
                    </w:rPr>
                  </w:del>
                </m:ctrlPr>
              </m:dPr>
              <m:e>
                <m:r>
                  <w:del w:id="6707" w:author="محمد زكريا سيد سيد ابوسبع" w:date="2023-03-31T16:34:00Z">
                    <w:rPr>
                      <w:rFonts w:ascii="Cambria Math" w:eastAsiaTheme="minorEastAsia" w:hAnsi="Cambria Math"/>
                    </w:rPr>
                    <m:t>1-</m:t>
                  </w:del>
                </m:r>
                <m:sSub>
                  <m:sSubPr>
                    <m:ctrlPr>
                      <w:del w:id="6708" w:author="محمد زكريا سيد سيد ابوسبع" w:date="2023-03-31T16:34:00Z">
                        <w:rPr>
                          <w:rFonts w:ascii="Cambria Math" w:hAnsi="Cambria Math"/>
                          <w:i/>
                        </w:rPr>
                      </w:del>
                    </m:ctrlPr>
                  </m:sSubPr>
                  <m:e>
                    <m:r>
                      <w:del w:id="6709" w:author="محمد زكريا سيد سيد ابوسبع" w:date="2023-03-31T16:34:00Z">
                        <w:rPr>
                          <w:rFonts w:ascii="Cambria Math" w:hAnsi="Cambria Math"/>
                        </w:rPr>
                        <m:t>Z</m:t>
                      </w:del>
                    </m:r>
                  </m:e>
                  <m:sub>
                    <m:acc>
                      <m:accPr>
                        <m:chr m:val="̇"/>
                        <m:ctrlPr>
                          <w:del w:id="6710" w:author="محمد زكريا سيد سيد ابوسبع" w:date="2023-03-31T16:34:00Z">
                            <w:rPr>
                              <w:rFonts w:ascii="Cambria Math" w:hAnsi="Cambria Math"/>
                              <w:i/>
                            </w:rPr>
                          </w:del>
                        </m:ctrlPr>
                      </m:accPr>
                      <m:e>
                        <m:r>
                          <w:del w:id="6711" w:author="محمد زكريا سيد سيد ابوسبع" w:date="2023-03-31T16:34:00Z">
                            <w:rPr>
                              <w:rFonts w:ascii="Cambria Math" w:hAnsi="Cambria Math"/>
                            </w:rPr>
                            <m:t>w</m:t>
                          </w:del>
                        </m:r>
                      </m:e>
                    </m:acc>
                  </m:sub>
                </m:sSub>
              </m:e>
            </m:d>
          </m:den>
        </m:f>
        <m:r>
          <w:del w:id="6712" w:author="محمد زكريا سيد سيد ابوسبع" w:date="2023-03-31T16:34:00Z">
            <w:rPr>
              <w:rFonts w:ascii="Cambria Math" w:hAnsi="Cambria Math"/>
            </w:rPr>
            <m:t xml:space="preserve"> ∆</m:t>
          </w:del>
        </m:r>
        <m:sSub>
          <m:sSubPr>
            <m:ctrlPr>
              <w:del w:id="6713" w:author="محمد زكريا سيد سيد ابوسبع" w:date="2023-03-31T16:34:00Z">
                <w:rPr>
                  <w:rFonts w:ascii="Cambria Math" w:hAnsi="Cambria Math"/>
                  <w:i/>
                </w:rPr>
              </w:del>
            </m:ctrlPr>
          </m:sSubPr>
          <m:e>
            <m:r>
              <w:del w:id="6714" w:author="محمد زكريا سيد سيد ابوسبع" w:date="2023-03-31T16:34:00Z">
                <w:rPr>
                  <w:rFonts w:ascii="Cambria Math" w:hAnsi="Cambria Math"/>
                </w:rPr>
                <m:t>δ</m:t>
              </w:del>
            </m:r>
          </m:e>
          <m:sub>
            <m:r>
              <w:del w:id="6715" w:author="محمد زكريا سيد سيد ابوسبع" w:date="2023-03-31T16:34:00Z">
                <w:rPr>
                  <w:rFonts w:ascii="Cambria Math" w:hAnsi="Cambria Math"/>
                </w:rPr>
                <m:t>th</m:t>
              </w:del>
            </m:r>
          </m:sub>
        </m:sSub>
        <m:r>
          <w:del w:id="6716" w:author="محمد زكريا سيد سيد ابوسبع" w:date="2023-03-31T16:34:00Z">
            <w:rPr>
              <w:rFonts w:ascii="Cambria Math" w:eastAsiaTheme="minorEastAsia" w:hAnsi="Cambria Math"/>
            </w:rPr>
            <m:t>-</m:t>
          </w:del>
        </m:r>
        <m:f>
          <m:fPr>
            <m:ctrlPr>
              <w:del w:id="6717" w:author="محمد زكريا سيد سيد ابوسبع" w:date="2023-03-31T16:34:00Z">
                <w:rPr>
                  <w:rFonts w:ascii="Cambria Math" w:hAnsi="Cambria Math"/>
                  <w:i/>
                </w:rPr>
              </w:del>
            </m:ctrlPr>
          </m:fPr>
          <m:num>
            <m:r>
              <w:del w:id="6718" w:author="محمد زكريا سيد سيد ابوسبع" w:date="2023-03-31T16:34:00Z">
                <w:rPr>
                  <w:rFonts w:ascii="Cambria Math" w:hAnsi="Cambria Math"/>
                </w:rPr>
                <m:t xml:space="preserve">g </m:t>
              </w:del>
            </m:r>
            <m:func>
              <m:funcPr>
                <m:ctrlPr>
                  <w:del w:id="6719" w:author="محمد زكريا سيد سيد ابوسبع" w:date="2023-03-31T16:34:00Z">
                    <w:rPr>
                      <w:rFonts w:ascii="Cambria Math" w:eastAsiaTheme="minorEastAsia" w:hAnsi="Cambria Math" w:cs="Times New Roman"/>
                      <w:i/>
                    </w:rPr>
                  </w:del>
                </m:ctrlPr>
              </m:funcPr>
              <m:fName>
                <m:r>
                  <w:del w:id="6720" w:author="محمد زكريا سيد سيد ابوسبع" w:date="2023-03-31T16:34:00Z">
                    <m:rPr>
                      <m:sty m:val="p"/>
                    </m:rPr>
                    <w:rPr>
                      <w:rFonts w:ascii="Cambria Math" w:hAnsi="Cambria Math"/>
                    </w:rPr>
                    <m:t>sin</m:t>
                  </w:del>
                </m:r>
              </m:fName>
              <m:e>
                <m:d>
                  <m:dPr>
                    <m:ctrlPr>
                      <w:del w:id="6721" w:author="محمد زكريا سيد سيد ابوسبع" w:date="2023-03-31T16:34:00Z">
                        <w:rPr>
                          <w:rFonts w:ascii="Cambria Math" w:eastAsiaTheme="minorEastAsia" w:hAnsi="Cambria Math" w:cs="Times New Roman"/>
                          <w:i/>
                        </w:rPr>
                      </w:del>
                    </m:ctrlPr>
                  </m:dPr>
                  <m:e>
                    <m:sSub>
                      <m:sSubPr>
                        <m:ctrlPr>
                          <w:del w:id="6722" w:author="محمد زكريا سيد سيد ابوسبع" w:date="2023-03-31T16:34:00Z">
                            <w:rPr>
                              <w:rFonts w:ascii="Cambria Math" w:hAnsi="Cambria Math"/>
                              <w:i/>
                            </w:rPr>
                          </w:del>
                        </m:ctrlPr>
                      </m:sSubPr>
                      <m:e>
                        <m:r>
                          <w:del w:id="6723" w:author="محمد زكريا سيد سيد ابوسبع" w:date="2023-03-31T16:34:00Z">
                            <w:rPr>
                              <w:rFonts w:ascii="Cambria Math" w:hAnsi="Cambria Math"/>
                            </w:rPr>
                            <m:t>θ</m:t>
                          </w:del>
                        </m:r>
                      </m:e>
                      <m:sub>
                        <m:r>
                          <w:del w:id="6724" w:author="محمد زكريا سيد سيد ابوسبع" w:date="2023-03-31T16:34:00Z">
                            <w:rPr>
                              <w:rFonts w:ascii="Cambria Math" w:hAnsi="Cambria Math"/>
                            </w:rPr>
                            <m:t>o</m:t>
                          </w:del>
                        </m:r>
                      </m:sub>
                    </m:sSub>
                  </m:e>
                </m:d>
              </m:e>
            </m:func>
          </m:num>
          <m:den>
            <m:d>
              <m:dPr>
                <m:ctrlPr>
                  <w:del w:id="6725" w:author="محمد زكريا سيد سيد ابوسبع" w:date="2023-03-31T16:34:00Z">
                    <w:rPr>
                      <w:rFonts w:ascii="Cambria Math" w:eastAsiaTheme="minorEastAsia" w:hAnsi="Cambria Math"/>
                      <w:i/>
                    </w:rPr>
                  </w:del>
                </m:ctrlPr>
              </m:dPr>
              <m:e>
                <m:r>
                  <w:del w:id="6726" w:author="محمد زكريا سيد سيد ابوسبع" w:date="2023-03-31T16:34:00Z">
                    <w:rPr>
                      <w:rFonts w:ascii="Cambria Math" w:eastAsiaTheme="minorEastAsia" w:hAnsi="Cambria Math"/>
                    </w:rPr>
                    <m:t>1-</m:t>
                  </w:del>
                </m:r>
                <m:sSub>
                  <m:sSubPr>
                    <m:ctrlPr>
                      <w:del w:id="6727" w:author="محمد زكريا سيد سيد ابوسبع" w:date="2023-03-31T16:34:00Z">
                        <w:rPr>
                          <w:rFonts w:ascii="Cambria Math" w:hAnsi="Cambria Math"/>
                          <w:i/>
                        </w:rPr>
                      </w:del>
                    </m:ctrlPr>
                  </m:sSubPr>
                  <m:e>
                    <m:r>
                      <w:del w:id="6728" w:author="محمد زكريا سيد سيد ابوسبع" w:date="2023-03-31T16:34:00Z">
                        <w:rPr>
                          <w:rFonts w:ascii="Cambria Math" w:hAnsi="Cambria Math"/>
                        </w:rPr>
                        <m:t>Z</m:t>
                      </w:del>
                    </m:r>
                  </m:e>
                  <m:sub>
                    <m:acc>
                      <m:accPr>
                        <m:chr m:val="̇"/>
                        <m:ctrlPr>
                          <w:del w:id="6729" w:author="محمد زكريا سيد سيد ابوسبع" w:date="2023-03-31T16:34:00Z">
                            <w:rPr>
                              <w:rFonts w:ascii="Cambria Math" w:hAnsi="Cambria Math"/>
                              <w:i/>
                            </w:rPr>
                          </w:del>
                        </m:ctrlPr>
                      </m:accPr>
                      <m:e>
                        <m:r>
                          <w:del w:id="6730" w:author="محمد زكريا سيد سيد ابوسبع" w:date="2023-03-31T16:34:00Z">
                            <w:rPr>
                              <w:rFonts w:ascii="Cambria Math" w:hAnsi="Cambria Math"/>
                            </w:rPr>
                            <m:t>w</m:t>
                          </w:del>
                        </m:r>
                      </m:e>
                    </m:acc>
                  </m:sub>
                </m:sSub>
              </m:e>
            </m:d>
          </m:den>
        </m:f>
        <m:r>
          <w:del w:id="6731" w:author="محمد زكريا سيد سيد ابوسبع" w:date="2023-03-31T16:34:00Z">
            <w:rPr>
              <w:rFonts w:ascii="Cambria Math" w:hAnsi="Cambria Math"/>
            </w:rPr>
            <m:t>∆θ</m:t>
          </w:del>
        </m:r>
      </m:oMath>
    </w:p>
    <w:p w14:paraId="41604923" w14:textId="72DCBFFE" w:rsidR="00590B75" w:rsidRPr="00D57F87" w:rsidDel="00E93874" w:rsidRDefault="00590B75" w:rsidP="00590B75">
      <w:pPr>
        <w:pStyle w:val="ListParagraph"/>
        <w:numPr>
          <w:ilvl w:val="1"/>
          <w:numId w:val="27"/>
        </w:numPr>
        <w:spacing w:after="160" w:line="259" w:lineRule="auto"/>
        <w:ind w:right="0"/>
        <w:jc w:val="left"/>
        <w:rPr>
          <w:del w:id="6732" w:author="محمد زكريا سيد سيد ابوسبع" w:date="2023-03-31T16:34:00Z"/>
          <w:rFonts w:eastAsiaTheme="minorEastAsia"/>
        </w:rPr>
      </w:pPr>
      <m:oMath>
        <m:r>
          <w:del w:id="6733" w:author="محمد زكريا سيد سيد ابوسبع" w:date="2023-03-31T16:34:00Z">
            <w:rPr>
              <w:rFonts w:ascii="Cambria Math" w:eastAsiaTheme="minorEastAsia" w:hAnsi="Cambria Math"/>
            </w:rPr>
            <m:t>∴</m:t>
          </w:del>
        </m:r>
        <m:r>
          <w:del w:id="6734" w:author="محمد زكريا سيد سيد ابوسبع" w:date="2023-03-31T16:34:00Z">
            <w:rPr>
              <w:rFonts w:ascii="Cambria Math" w:hAnsi="Cambria Math"/>
            </w:rPr>
            <m:t>∆</m:t>
          </w:del>
        </m:r>
        <m:acc>
          <m:accPr>
            <m:chr m:val="̇"/>
            <m:ctrlPr>
              <w:del w:id="6735" w:author="محمد زكريا سيد سيد ابوسبع" w:date="2023-03-31T16:34:00Z">
                <w:rPr>
                  <w:rFonts w:ascii="Cambria Math" w:hAnsi="Cambria Math"/>
                  <w:i/>
                </w:rPr>
              </w:del>
            </m:ctrlPr>
          </m:accPr>
          <m:e>
            <m:r>
              <w:del w:id="6736" w:author="محمد زكريا سيد سيد ابوسبع" w:date="2023-03-31T16:34:00Z">
                <w:rPr>
                  <w:rFonts w:ascii="Cambria Math" w:hAnsi="Cambria Math"/>
                </w:rPr>
                <m:t>q</m:t>
              </w:del>
            </m:r>
          </m:e>
        </m:acc>
        <m:r>
          <w:del w:id="6737" w:author="محمد زكريا سيد سيد ابوسبع" w:date="2023-03-31T16:34:00Z">
            <w:rPr>
              <w:rFonts w:ascii="Cambria Math" w:hAnsi="Cambria Math"/>
            </w:rPr>
            <m:t>=</m:t>
          </w:del>
        </m:r>
        <m:d>
          <m:dPr>
            <m:ctrlPr>
              <w:del w:id="6738" w:author="محمد زكريا سيد سيد ابوسبع" w:date="2023-03-31T16:34:00Z">
                <w:rPr>
                  <w:rFonts w:ascii="Cambria Math" w:hAnsi="Cambria Math"/>
                  <w:i/>
                </w:rPr>
              </w:del>
            </m:ctrlPr>
          </m:dPr>
          <m:e>
            <m:sSub>
              <m:sSubPr>
                <m:ctrlPr>
                  <w:del w:id="6739" w:author="محمد زكريا سيد سيد ابوسبع" w:date="2023-03-31T16:34:00Z">
                    <w:rPr>
                      <w:rFonts w:ascii="Cambria Math" w:hAnsi="Cambria Math"/>
                      <w:i/>
                    </w:rPr>
                  </w:del>
                </m:ctrlPr>
              </m:sSubPr>
              <m:e>
                <m:r>
                  <w:del w:id="6740" w:author="محمد زكريا سيد سيد ابوسبع" w:date="2023-03-31T16:34:00Z">
                    <w:rPr>
                      <w:rFonts w:ascii="Cambria Math" w:hAnsi="Cambria Math"/>
                    </w:rPr>
                    <m:t>M</m:t>
                  </w:del>
                </m:r>
              </m:e>
              <m:sub>
                <m:r>
                  <w:del w:id="6741" w:author="محمد زكريا سيد سيد ابوسبع" w:date="2023-03-31T16:34:00Z">
                    <w:rPr>
                      <w:rFonts w:ascii="Cambria Math" w:hAnsi="Cambria Math"/>
                    </w:rPr>
                    <m:t>u</m:t>
                  </w:del>
                </m:r>
              </m:sub>
            </m:sSub>
            <m:r>
              <w:del w:id="6742" w:author="محمد زكريا سيد سيد ابوسبع" w:date="2023-03-31T16:34:00Z">
                <w:rPr>
                  <w:rFonts w:ascii="Cambria Math" w:hAnsi="Cambria Math"/>
                </w:rPr>
                <m:t>+</m:t>
              </w:del>
            </m:r>
            <m:r>
              <w:del w:id="6743" w:author="محمد زكريا سيد سيد ابوسبع" w:date="2023-03-31T16:34:00Z">
                <w:rPr>
                  <w:rFonts w:ascii="Cambria Math" w:eastAsiaTheme="minorEastAsia" w:hAnsi="Cambria Math"/>
                </w:rPr>
                <m:t xml:space="preserve"> </m:t>
              </w:del>
            </m:r>
            <m:sSub>
              <m:sSubPr>
                <m:ctrlPr>
                  <w:del w:id="6744" w:author="محمد زكريا سيد سيد ابوسبع" w:date="2023-03-31T16:34:00Z">
                    <w:rPr>
                      <w:rFonts w:ascii="Cambria Math" w:hAnsi="Cambria Math"/>
                      <w:i/>
                    </w:rPr>
                  </w:del>
                </m:ctrlPr>
              </m:sSubPr>
              <m:e>
                <m:r>
                  <w:del w:id="6745" w:author="محمد زكريا سيد سيد ابوسبع" w:date="2023-03-31T16:34:00Z">
                    <w:rPr>
                      <w:rFonts w:ascii="Cambria Math" w:hAnsi="Cambria Math"/>
                    </w:rPr>
                    <m:t>M</m:t>
                  </w:del>
                </m:r>
              </m:e>
              <m:sub>
                <m:acc>
                  <m:accPr>
                    <m:chr m:val="̇"/>
                    <m:ctrlPr>
                      <w:del w:id="6746" w:author="محمد زكريا سيد سيد ابوسبع" w:date="2023-03-31T16:34:00Z">
                        <w:rPr>
                          <w:rFonts w:ascii="Cambria Math" w:hAnsi="Cambria Math"/>
                          <w:i/>
                        </w:rPr>
                      </w:del>
                    </m:ctrlPr>
                  </m:accPr>
                  <m:e>
                    <m:r>
                      <w:del w:id="6747" w:author="محمد زكريا سيد سيد ابوسبع" w:date="2023-03-31T16:34:00Z">
                        <w:rPr>
                          <w:rFonts w:ascii="Cambria Math" w:hAnsi="Cambria Math"/>
                        </w:rPr>
                        <m:t>w</m:t>
                      </w:del>
                    </m:r>
                  </m:e>
                </m:acc>
              </m:sub>
            </m:sSub>
            <m:f>
              <m:fPr>
                <m:ctrlPr>
                  <w:del w:id="6748" w:author="محمد زكريا سيد سيد ابوسبع" w:date="2023-03-31T16:34:00Z">
                    <w:rPr>
                      <w:rFonts w:ascii="Cambria Math" w:hAnsi="Cambria Math"/>
                      <w:i/>
                    </w:rPr>
                  </w:del>
                </m:ctrlPr>
              </m:fPr>
              <m:num>
                <m:sSub>
                  <m:sSubPr>
                    <m:ctrlPr>
                      <w:del w:id="6749" w:author="محمد زكريا سيد سيد ابوسبع" w:date="2023-03-31T16:34:00Z">
                        <w:rPr>
                          <w:rFonts w:ascii="Cambria Math" w:hAnsi="Cambria Math"/>
                          <w:i/>
                        </w:rPr>
                      </w:del>
                    </m:ctrlPr>
                  </m:sSubPr>
                  <m:e>
                    <m:r>
                      <w:del w:id="6750" w:author="محمد زكريا سيد سيد ابوسبع" w:date="2023-03-31T16:34:00Z">
                        <w:rPr>
                          <w:rFonts w:ascii="Cambria Math" w:hAnsi="Cambria Math"/>
                        </w:rPr>
                        <m:t>Z</m:t>
                      </w:del>
                    </m:r>
                  </m:e>
                  <m:sub>
                    <m:r>
                      <w:del w:id="6751" w:author="محمد زكريا سيد سيد ابوسبع" w:date="2023-03-31T16:34:00Z">
                        <w:rPr>
                          <w:rFonts w:ascii="Cambria Math" w:hAnsi="Cambria Math"/>
                        </w:rPr>
                        <m:t>u</m:t>
                      </w:del>
                    </m:r>
                  </m:sub>
                </m:sSub>
              </m:num>
              <m:den>
                <m:d>
                  <m:dPr>
                    <m:ctrlPr>
                      <w:del w:id="6752" w:author="محمد زكريا سيد سيد ابوسبع" w:date="2023-03-31T16:34:00Z">
                        <w:rPr>
                          <w:rFonts w:ascii="Cambria Math" w:eastAsiaTheme="minorEastAsia" w:hAnsi="Cambria Math"/>
                          <w:i/>
                        </w:rPr>
                      </w:del>
                    </m:ctrlPr>
                  </m:dPr>
                  <m:e>
                    <m:r>
                      <w:del w:id="6753" w:author="محمد زكريا سيد سيد ابوسبع" w:date="2023-03-31T16:34:00Z">
                        <w:rPr>
                          <w:rFonts w:ascii="Cambria Math" w:eastAsiaTheme="minorEastAsia" w:hAnsi="Cambria Math"/>
                        </w:rPr>
                        <m:t>1-</m:t>
                      </w:del>
                    </m:r>
                    <m:sSub>
                      <m:sSubPr>
                        <m:ctrlPr>
                          <w:del w:id="6754" w:author="محمد زكريا سيد سيد ابوسبع" w:date="2023-03-31T16:34:00Z">
                            <w:rPr>
                              <w:rFonts w:ascii="Cambria Math" w:hAnsi="Cambria Math"/>
                              <w:i/>
                            </w:rPr>
                          </w:del>
                        </m:ctrlPr>
                      </m:sSubPr>
                      <m:e>
                        <m:r>
                          <w:del w:id="6755" w:author="محمد زكريا سيد سيد ابوسبع" w:date="2023-03-31T16:34:00Z">
                            <w:rPr>
                              <w:rFonts w:ascii="Cambria Math" w:hAnsi="Cambria Math"/>
                            </w:rPr>
                            <m:t>Z</m:t>
                          </w:del>
                        </m:r>
                      </m:e>
                      <m:sub>
                        <m:acc>
                          <m:accPr>
                            <m:chr m:val="̇"/>
                            <m:ctrlPr>
                              <w:del w:id="6756" w:author="محمد زكريا سيد سيد ابوسبع" w:date="2023-03-31T16:34:00Z">
                                <w:rPr>
                                  <w:rFonts w:ascii="Cambria Math" w:hAnsi="Cambria Math"/>
                                  <w:i/>
                                </w:rPr>
                              </w:del>
                            </m:ctrlPr>
                          </m:accPr>
                          <m:e>
                            <m:r>
                              <w:del w:id="6757" w:author="محمد زكريا سيد سيد ابوسبع" w:date="2023-03-31T16:34:00Z">
                                <w:rPr>
                                  <w:rFonts w:ascii="Cambria Math" w:hAnsi="Cambria Math"/>
                                </w:rPr>
                                <m:t>w</m:t>
                              </w:del>
                            </m:r>
                          </m:e>
                        </m:acc>
                      </m:sub>
                    </m:sSub>
                  </m:e>
                </m:d>
              </m:den>
            </m:f>
            <m:r>
              <w:del w:id="6758" w:author="محمد زكريا سيد سيد ابوسبع" w:date="2023-03-31T16:34:00Z">
                <w:rPr>
                  <w:rFonts w:ascii="Cambria Math" w:hAnsi="Cambria Math"/>
                </w:rPr>
                <m:t xml:space="preserve"> </m:t>
              </w:del>
            </m:r>
          </m:e>
        </m:d>
        <m:r>
          <w:del w:id="6759" w:author="محمد زكريا سيد سيد ابوسبع" w:date="2023-03-31T16:34:00Z">
            <w:rPr>
              <w:rFonts w:ascii="Cambria Math" w:hAnsi="Cambria Math"/>
            </w:rPr>
            <m:t xml:space="preserve"> ∆u+</m:t>
          </w:del>
        </m:r>
        <m:d>
          <m:dPr>
            <m:ctrlPr>
              <w:del w:id="6760" w:author="محمد زكريا سيد سيد ابوسبع" w:date="2023-03-31T16:34:00Z">
                <w:rPr>
                  <w:rFonts w:ascii="Cambria Math" w:hAnsi="Cambria Math"/>
                  <w:i/>
                </w:rPr>
              </w:del>
            </m:ctrlPr>
          </m:dPr>
          <m:e>
            <m:sSub>
              <m:sSubPr>
                <m:ctrlPr>
                  <w:del w:id="6761" w:author="محمد زكريا سيد سيد ابوسبع" w:date="2023-03-31T16:34:00Z">
                    <w:rPr>
                      <w:rFonts w:ascii="Cambria Math" w:hAnsi="Cambria Math"/>
                      <w:i/>
                    </w:rPr>
                  </w:del>
                </m:ctrlPr>
              </m:sSubPr>
              <m:e>
                <m:r>
                  <w:del w:id="6762" w:author="محمد زكريا سيد سيد ابوسبع" w:date="2023-03-31T16:34:00Z">
                    <w:rPr>
                      <w:rFonts w:ascii="Cambria Math" w:hAnsi="Cambria Math"/>
                    </w:rPr>
                    <m:t>M</m:t>
                  </w:del>
                </m:r>
              </m:e>
              <m:sub>
                <m:r>
                  <w:del w:id="6763" w:author="محمد زكريا سيد سيد ابوسبع" w:date="2023-03-31T16:34:00Z">
                    <w:rPr>
                      <w:rFonts w:ascii="Cambria Math" w:hAnsi="Cambria Math"/>
                    </w:rPr>
                    <m:t>w</m:t>
                  </w:del>
                </m:r>
              </m:sub>
            </m:sSub>
            <m:r>
              <w:del w:id="6764" w:author="محمد زكريا سيد سيد ابوسبع" w:date="2023-03-31T16:34:00Z">
                <w:rPr>
                  <w:rFonts w:ascii="Cambria Math" w:hAnsi="Cambria Math"/>
                </w:rPr>
                <m:t>+</m:t>
              </w:del>
            </m:r>
            <m:r>
              <w:del w:id="6765" w:author="محمد زكريا سيد سيد ابوسبع" w:date="2023-03-31T16:34:00Z">
                <w:rPr>
                  <w:rFonts w:ascii="Cambria Math" w:eastAsiaTheme="minorEastAsia" w:hAnsi="Cambria Math"/>
                </w:rPr>
                <m:t xml:space="preserve"> </m:t>
              </w:del>
            </m:r>
            <m:sSub>
              <m:sSubPr>
                <m:ctrlPr>
                  <w:del w:id="6766" w:author="محمد زكريا سيد سيد ابوسبع" w:date="2023-03-31T16:34:00Z">
                    <w:rPr>
                      <w:rFonts w:ascii="Cambria Math" w:hAnsi="Cambria Math"/>
                      <w:i/>
                    </w:rPr>
                  </w:del>
                </m:ctrlPr>
              </m:sSubPr>
              <m:e>
                <m:r>
                  <w:del w:id="6767" w:author="محمد زكريا سيد سيد ابوسبع" w:date="2023-03-31T16:34:00Z">
                    <w:rPr>
                      <w:rFonts w:ascii="Cambria Math" w:hAnsi="Cambria Math"/>
                    </w:rPr>
                    <m:t>M</m:t>
                  </w:del>
                </m:r>
              </m:e>
              <m:sub>
                <m:acc>
                  <m:accPr>
                    <m:chr m:val="̇"/>
                    <m:ctrlPr>
                      <w:del w:id="6768" w:author="محمد زكريا سيد سيد ابوسبع" w:date="2023-03-31T16:34:00Z">
                        <w:rPr>
                          <w:rFonts w:ascii="Cambria Math" w:hAnsi="Cambria Math"/>
                          <w:i/>
                        </w:rPr>
                      </w:del>
                    </m:ctrlPr>
                  </m:accPr>
                  <m:e>
                    <m:r>
                      <w:del w:id="6769" w:author="محمد زكريا سيد سيد ابوسبع" w:date="2023-03-31T16:34:00Z">
                        <w:rPr>
                          <w:rFonts w:ascii="Cambria Math" w:hAnsi="Cambria Math"/>
                        </w:rPr>
                        <m:t>w</m:t>
                      </w:del>
                    </m:r>
                  </m:e>
                </m:acc>
              </m:sub>
            </m:sSub>
            <m:f>
              <m:fPr>
                <m:ctrlPr>
                  <w:del w:id="6770" w:author="محمد زكريا سيد سيد ابوسبع" w:date="2023-03-31T16:34:00Z">
                    <w:rPr>
                      <w:rFonts w:ascii="Cambria Math" w:hAnsi="Cambria Math"/>
                      <w:i/>
                    </w:rPr>
                  </w:del>
                </m:ctrlPr>
              </m:fPr>
              <m:num>
                <m:sSub>
                  <m:sSubPr>
                    <m:ctrlPr>
                      <w:del w:id="6771" w:author="محمد زكريا سيد سيد ابوسبع" w:date="2023-03-31T16:34:00Z">
                        <w:rPr>
                          <w:rFonts w:ascii="Cambria Math" w:hAnsi="Cambria Math"/>
                          <w:i/>
                        </w:rPr>
                      </w:del>
                    </m:ctrlPr>
                  </m:sSubPr>
                  <m:e>
                    <m:r>
                      <w:del w:id="6772" w:author="محمد زكريا سيد سيد ابوسبع" w:date="2023-03-31T16:34:00Z">
                        <w:rPr>
                          <w:rFonts w:ascii="Cambria Math" w:hAnsi="Cambria Math"/>
                        </w:rPr>
                        <m:t>Z</m:t>
                      </w:del>
                    </m:r>
                  </m:e>
                  <m:sub>
                    <m:r>
                      <w:del w:id="6773" w:author="محمد زكريا سيد سيد ابوسبع" w:date="2023-03-31T16:34:00Z">
                        <w:rPr>
                          <w:rFonts w:ascii="Cambria Math" w:hAnsi="Cambria Math"/>
                        </w:rPr>
                        <m:t>w</m:t>
                      </w:del>
                    </m:r>
                  </m:sub>
                </m:sSub>
              </m:num>
              <m:den>
                <m:d>
                  <m:dPr>
                    <m:ctrlPr>
                      <w:del w:id="6774" w:author="محمد زكريا سيد سيد ابوسبع" w:date="2023-03-31T16:34:00Z">
                        <w:rPr>
                          <w:rFonts w:ascii="Cambria Math" w:eastAsiaTheme="minorEastAsia" w:hAnsi="Cambria Math"/>
                          <w:i/>
                        </w:rPr>
                      </w:del>
                    </m:ctrlPr>
                  </m:dPr>
                  <m:e>
                    <m:r>
                      <w:del w:id="6775" w:author="محمد زكريا سيد سيد ابوسبع" w:date="2023-03-31T16:34:00Z">
                        <w:rPr>
                          <w:rFonts w:ascii="Cambria Math" w:eastAsiaTheme="minorEastAsia" w:hAnsi="Cambria Math"/>
                        </w:rPr>
                        <m:t>1-</m:t>
                      </w:del>
                    </m:r>
                    <m:sSub>
                      <m:sSubPr>
                        <m:ctrlPr>
                          <w:del w:id="6776" w:author="محمد زكريا سيد سيد ابوسبع" w:date="2023-03-31T16:34:00Z">
                            <w:rPr>
                              <w:rFonts w:ascii="Cambria Math" w:hAnsi="Cambria Math"/>
                              <w:i/>
                            </w:rPr>
                          </w:del>
                        </m:ctrlPr>
                      </m:sSubPr>
                      <m:e>
                        <m:r>
                          <w:del w:id="6777" w:author="محمد زكريا سيد سيد ابوسبع" w:date="2023-03-31T16:34:00Z">
                            <w:rPr>
                              <w:rFonts w:ascii="Cambria Math" w:hAnsi="Cambria Math"/>
                            </w:rPr>
                            <m:t>Z</m:t>
                          </w:del>
                        </m:r>
                      </m:e>
                      <m:sub>
                        <m:acc>
                          <m:accPr>
                            <m:chr m:val="̇"/>
                            <m:ctrlPr>
                              <w:del w:id="6778" w:author="محمد زكريا سيد سيد ابوسبع" w:date="2023-03-31T16:34:00Z">
                                <w:rPr>
                                  <w:rFonts w:ascii="Cambria Math" w:hAnsi="Cambria Math"/>
                                  <w:i/>
                                </w:rPr>
                              </w:del>
                            </m:ctrlPr>
                          </m:accPr>
                          <m:e>
                            <m:r>
                              <w:del w:id="6779" w:author="محمد زكريا سيد سيد ابوسبع" w:date="2023-03-31T16:34:00Z">
                                <w:rPr>
                                  <w:rFonts w:ascii="Cambria Math" w:hAnsi="Cambria Math"/>
                                </w:rPr>
                                <m:t>w</m:t>
                              </w:del>
                            </m:r>
                          </m:e>
                        </m:acc>
                      </m:sub>
                    </m:sSub>
                  </m:e>
                </m:d>
              </m:den>
            </m:f>
          </m:e>
        </m:d>
        <m:r>
          <w:del w:id="6780" w:author="محمد زكريا سيد سيد ابوسبع" w:date="2023-03-31T16:34:00Z">
            <w:rPr>
              <w:rFonts w:ascii="Cambria Math" w:hAnsi="Cambria Math"/>
            </w:rPr>
            <m:t xml:space="preserve"> ∆w</m:t>
          </w:del>
        </m:r>
        <m:r>
          <w:del w:id="6781" w:author="محمد زكريا سيد سيد ابوسبع" w:date="2023-03-31T16:34:00Z">
            <w:rPr>
              <w:rFonts w:ascii="Cambria Math" w:eastAsiaTheme="minorEastAsia" w:hAnsi="Cambria Math"/>
            </w:rPr>
            <m:t>+</m:t>
          </w:del>
        </m:r>
        <m:d>
          <m:dPr>
            <m:ctrlPr>
              <w:del w:id="6782" w:author="محمد زكريا سيد سيد ابوسبع" w:date="2023-03-31T16:34:00Z">
                <w:rPr>
                  <w:rFonts w:ascii="Cambria Math" w:eastAsiaTheme="minorEastAsia" w:hAnsi="Cambria Math"/>
                  <w:i/>
                </w:rPr>
              </w:del>
            </m:ctrlPr>
          </m:dPr>
          <m:e>
            <m:sSub>
              <m:sSubPr>
                <m:ctrlPr>
                  <w:del w:id="6783" w:author="محمد زكريا سيد سيد ابوسبع" w:date="2023-03-31T16:34:00Z">
                    <w:rPr>
                      <w:rFonts w:ascii="Cambria Math" w:hAnsi="Cambria Math"/>
                      <w:i/>
                    </w:rPr>
                  </w:del>
                </m:ctrlPr>
              </m:sSubPr>
              <m:e>
                <m:r>
                  <w:del w:id="6784" w:author="محمد زكريا سيد سيد ابوسبع" w:date="2023-03-31T16:34:00Z">
                    <w:rPr>
                      <w:rFonts w:ascii="Cambria Math" w:hAnsi="Cambria Math"/>
                    </w:rPr>
                    <m:t>M</m:t>
                  </w:del>
                </m:r>
              </m:e>
              <m:sub>
                <m:r>
                  <w:del w:id="6785" w:author="محمد زكريا سيد سيد ابوسبع" w:date="2023-03-31T16:34:00Z">
                    <w:rPr>
                      <w:rFonts w:ascii="Cambria Math" w:hAnsi="Cambria Math"/>
                    </w:rPr>
                    <m:t>q</m:t>
                  </w:del>
                </m:r>
              </m:sub>
            </m:sSub>
            <m:r>
              <w:del w:id="6786" w:author="محمد زكريا سيد سيد ابوسبع" w:date="2023-03-31T16:34:00Z">
                <w:rPr>
                  <w:rFonts w:ascii="Cambria Math" w:hAnsi="Cambria Math"/>
                </w:rPr>
                <m:t>+</m:t>
              </w:del>
            </m:r>
            <m:r>
              <w:del w:id="6787" w:author="محمد زكريا سيد سيد ابوسبع" w:date="2023-03-31T16:34:00Z">
                <w:rPr>
                  <w:rFonts w:ascii="Cambria Math" w:eastAsiaTheme="minorEastAsia" w:hAnsi="Cambria Math"/>
                </w:rPr>
                <m:t xml:space="preserve"> </m:t>
              </w:del>
            </m:r>
            <m:sSub>
              <m:sSubPr>
                <m:ctrlPr>
                  <w:del w:id="6788" w:author="محمد زكريا سيد سيد ابوسبع" w:date="2023-03-31T16:34:00Z">
                    <w:rPr>
                      <w:rFonts w:ascii="Cambria Math" w:hAnsi="Cambria Math"/>
                      <w:i/>
                    </w:rPr>
                  </w:del>
                </m:ctrlPr>
              </m:sSubPr>
              <m:e>
                <m:r>
                  <w:del w:id="6789" w:author="محمد زكريا سيد سيد ابوسبع" w:date="2023-03-31T16:34:00Z">
                    <w:rPr>
                      <w:rFonts w:ascii="Cambria Math" w:hAnsi="Cambria Math"/>
                    </w:rPr>
                    <m:t>M</m:t>
                  </w:del>
                </m:r>
              </m:e>
              <m:sub>
                <m:acc>
                  <m:accPr>
                    <m:chr m:val="̇"/>
                    <m:ctrlPr>
                      <w:del w:id="6790" w:author="محمد زكريا سيد سيد ابوسبع" w:date="2023-03-31T16:34:00Z">
                        <w:rPr>
                          <w:rFonts w:ascii="Cambria Math" w:hAnsi="Cambria Math"/>
                          <w:i/>
                        </w:rPr>
                      </w:del>
                    </m:ctrlPr>
                  </m:accPr>
                  <m:e>
                    <m:r>
                      <w:del w:id="6791" w:author="محمد زكريا سيد سيد ابوسبع" w:date="2023-03-31T16:34:00Z">
                        <w:rPr>
                          <w:rFonts w:ascii="Cambria Math" w:hAnsi="Cambria Math"/>
                        </w:rPr>
                        <m:t>w</m:t>
                      </w:del>
                    </m:r>
                  </m:e>
                </m:acc>
              </m:sub>
            </m:sSub>
            <m:f>
              <m:fPr>
                <m:ctrlPr>
                  <w:del w:id="6792" w:author="محمد زكريا سيد سيد ابوسبع" w:date="2023-03-31T16:34:00Z">
                    <w:rPr>
                      <w:rFonts w:ascii="Cambria Math" w:hAnsi="Cambria Math"/>
                      <w:i/>
                    </w:rPr>
                  </w:del>
                </m:ctrlPr>
              </m:fPr>
              <m:num>
                <m:d>
                  <m:dPr>
                    <m:ctrlPr>
                      <w:del w:id="6793" w:author="محمد زكريا سيد سيد ابوسبع" w:date="2023-03-31T16:34:00Z">
                        <w:rPr>
                          <w:rFonts w:ascii="Cambria Math" w:hAnsi="Cambria Math"/>
                          <w:i/>
                        </w:rPr>
                      </w:del>
                    </m:ctrlPr>
                  </m:dPr>
                  <m:e>
                    <m:sSub>
                      <m:sSubPr>
                        <m:ctrlPr>
                          <w:del w:id="6794" w:author="محمد زكريا سيد سيد ابوسبع" w:date="2023-03-31T16:34:00Z">
                            <w:rPr>
                              <w:rFonts w:ascii="Cambria Math" w:hAnsi="Cambria Math"/>
                              <w:i/>
                            </w:rPr>
                          </w:del>
                        </m:ctrlPr>
                      </m:sSubPr>
                      <m:e>
                        <m:r>
                          <w:del w:id="6795" w:author="محمد زكريا سيد سيد ابوسبع" w:date="2023-03-31T16:34:00Z">
                            <w:rPr>
                              <w:rFonts w:ascii="Cambria Math" w:hAnsi="Cambria Math"/>
                            </w:rPr>
                            <m:t>Z</m:t>
                          </w:del>
                        </m:r>
                      </m:e>
                      <m:sub>
                        <m:r>
                          <w:del w:id="6796" w:author="محمد زكريا سيد سيد ابوسبع" w:date="2023-03-31T16:34:00Z">
                            <w:rPr>
                              <w:rFonts w:ascii="Cambria Math" w:hAnsi="Cambria Math"/>
                            </w:rPr>
                            <m:t>q</m:t>
                          </w:del>
                        </m:r>
                      </m:sub>
                    </m:sSub>
                    <m:r>
                      <w:del w:id="6797" w:author="محمد زكريا سيد سيد ابوسبع" w:date="2023-03-31T16:34:00Z">
                        <w:rPr>
                          <w:rFonts w:ascii="Cambria Math" w:hAnsi="Cambria Math"/>
                        </w:rPr>
                        <m:t>+</m:t>
                      </w:del>
                    </m:r>
                    <m:sSub>
                      <m:sSubPr>
                        <m:ctrlPr>
                          <w:del w:id="6798" w:author="محمد زكريا سيد سيد ابوسبع" w:date="2023-03-31T16:34:00Z">
                            <w:rPr>
                              <w:rFonts w:ascii="Cambria Math" w:hAnsi="Cambria Math"/>
                              <w:i/>
                            </w:rPr>
                          </w:del>
                        </m:ctrlPr>
                      </m:sSubPr>
                      <m:e>
                        <m:r>
                          <w:del w:id="6799" w:author="محمد زكريا سيد سيد ابوسبع" w:date="2023-03-31T16:34:00Z">
                            <w:rPr>
                              <w:rFonts w:ascii="Cambria Math" w:hAnsi="Cambria Math"/>
                            </w:rPr>
                            <m:t>u</m:t>
                          </w:del>
                        </m:r>
                      </m:e>
                      <m:sub>
                        <m:r>
                          <w:del w:id="6800" w:author="محمد زكريا سيد سيد ابوسبع" w:date="2023-03-31T16:34:00Z">
                            <w:rPr>
                              <w:rFonts w:ascii="Cambria Math" w:hAnsi="Cambria Math"/>
                            </w:rPr>
                            <m:t>o</m:t>
                          </w:del>
                        </m:r>
                      </m:sub>
                    </m:sSub>
                  </m:e>
                </m:d>
                <m:ctrlPr>
                  <w:del w:id="6801" w:author="محمد زكريا سيد سيد ابوسبع" w:date="2023-03-31T16:34:00Z">
                    <w:rPr>
                      <w:rFonts w:ascii="Cambria Math" w:eastAsiaTheme="minorEastAsia" w:hAnsi="Cambria Math"/>
                      <w:i/>
                    </w:rPr>
                  </w:del>
                </m:ctrlPr>
              </m:num>
              <m:den>
                <m:d>
                  <m:dPr>
                    <m:ctrlPr>
                      <w:del w:id="6802" w:author="محمد زكريا سيد سيد ابوسبع" w:date="2023-03-31T16:34:00Z">
                        <w:rPr>
                          <w:rFonts w:ascii="Cambria Math" w:eastAsiaTheme="minorEastAsia" w:hAnsi="Cambria Math"/>
                          <w:i/>
                        </w:rPr>
                      </w:del>
                    </m:ctrlPr>
                  </m:dPr>
                  <m:e>
                    <m:r>
                      <w:del w:id="6803" w:author="محمد زكريا سيد سيد ابوسبع" w:date="2023-03-31T16:34:00Z">
                        <w:rPr>
                          <w:rFonts w:ascii="Cambria Math" w:eastAsiaTheme="minorEastAsia" w:hAnsi="Cambria Math"/>
                        </w:rPr>
                        <m:t>1-</m:t>
                      </w:del>
                    </m:r>
                    <m:sSub>
                      <m:sSubPr>
                        <m:ctrlPr>
                          <w:del w:id="6804" w:author="محمد زكريا سيد سيد ابوسبع" w:date="2023-03-31T16:34:00Z">
                            <w:rPr>
                              <w:rFonts w:ascii="Cambria Math" w:hAnsi="Cambria Math"/>
                              <w:i/>
                            </w:rPr>
                          </w:del>
                        </m:ctrlPr>
                      </m:sSubPr>
                      <m:e>
                        <m:r>
                          <w:del w:id="6805" w:author="محمد زكريا سيد سيد ابوسبع" w:date="2023-03-31T16:34:00Z">
                            <w:rPr>
                              <w:rFonts w:ascii="Cambria Math" w:hAnsi="Cambria Math"/>
                            </w:rPr>
                            <m:t>Z</m:t>
                          </w:del>
                        </m:r>
                      </m:e>
                      <m:sub>
                        <m:acc>
                          <m:accPr>
                            <m:chr m:val="̇"/>
                            <m:ctrlPr>
                              <w:del w:id="6806" w:author="محمد زكريا سيد سيد ابوسبع" w:date="2023-03-31T16:34:00Z">
                                <w:rPr>
                                  <w:rFonts w:ascii="Cambria Math" w:hAnsi="Cambria Math"/>
                                  <w:i/>
                                </w:rPr>
                              </w:del>
                            </m:ctrlPr>
                          </m:accPr>
                          <m:e>
                            <m:r>
                              <w:del w:id="6807" w:author="محمد زكريا سيد سيد ابوسبع" w:date="2023-03-31T16:34:00Z">
                                <w:rPr>
                                  <w:rFonts w:ascii="Cambria Math" w:hAnsi="Cambria Math"/>
                                </w:rPr>
                                <m:t>w</m:t>
                              </w:del>
                            </m:r>
                          </m:e>
                        </m:acc>
                      </m:sub>
                    </m:sSub>
                  </m:e>
                </m:d>
              </m:den>
            </m:f>
            <m:ctrlPr>
              <w:del w:id="6808" w:author="محمد زكريا سيد سيد ابوسبع" w:date="2023-03-31T16:34:00Z">
                <w:rPr>
                  <w:rFonts w:ascii="Cambria Math" w:hAnsi="Cambria Math"/>
                  <w:i/>
                </w:rPr>
              </w:del>
            </m:ctrlPr>
          </m:e>
        </m:d>
        <m:r>
          <w:del w:id="6809" w:author="محمد زكريا سيد سيد ابوسبع" w:date="2023-03-31T16:34:00Z">
            <w:rPr>
              <w:rFonts w:ascii="Cambria Math" w:hAnsi="Cambria Math"/>
            </w:rPr>
            <m:t xml:space="preserve"> ∆q</m:t>
          </w:del>
        </m:r>
        <m:r>
          <w:del w:id="6810" w:author="محمد زكريا سيد سيد ابوسبع" w:date="2023-03-31T16:34:00Z">
            <w:rPr>
              <w:rFonts w:ascii="Cambria Math" w:eastAsiaTheme="minorEastAsia" w:hAnsi="Cambria Math"/>
            </w:rPr>
            <m:t>+</m:t>
          </w:del>
        </m:r>
        <m:d>
          <m:dPr>
            <m:ctrlPr>
              <w:del w:id="6811" w:author="محمد زكريا سيد سيد ابوسبع" w:date="2023-03-31T16:34:00Z">
                <w:rPr>
                  <w:rFonts w:ascii="Cambria Math" w:eastAsiaTheme="minorEastAsia" w:hAnsi="Cambria Math"/>
                  <w:i/>
                </w:rPr>
              </w:del>
            </m:ctrlPr>
          </m:dPr>
          <m:e>
            <m:sSub>
              <m:sSubPr>
                <m:ctrlPr>
                  <w:del w:id="6812" w:author="محمد زكريا سيد سيد ابوسبع" w:date="2023-03-31T16:34:00Z">
                    <w:rPr>
                      <w:rFonts w:ascii="Cambria Math" w:hAnsi="Cambria Math"/>
                      <w:i/>
                    </w:rPr>
                  </w:del>
                </m:ctrlPr>
              </m:sSubPr>
              <m:e>
                <m:r>
                  <w:del w:id="6813" w:author="محمد زكريا سيد سيد ابوسبع" w:date="2023-03-31T16:34:00Z">
                    <w:rPr>
                      <w:rFonts w:ascii="Cambria Math" w:hAnsi="Cambria Math"/>
                    </w:rPr>
                    <m:t>M</m:t>
                  </w:del>
                </m:r>
              </m:e>
              <m:sub>
                <m:sSub>
                  <m:sSubPr>
                    <m:ctrlPr>
                      <w:del w:id="6814" w:author="محمد زكريا سيد سيد ابوسبع" w:date="2023-03-31T16:34:00Z">
                        <w:rPr>
                          <w:rFonts w:ascii="Cambria Math" w:hAnsi="Cambria Math"/>
                          <w:i/>
                        </w:rPr>
                      </w:del>
                    </m:ctrlPr>
                  </m:sSubPr>
                  <m:e>
                    <m:r>
                      <w:del w:id="6815" w:author="محمد زكريا سيد سيد ابوسبع" w:date="2023-03-31T16:34:00Z">
                        <w:rPr>
                          <w:rFonts w:ascii="Cambria Math" w:hAnsi="Cambria Math"/>
                        </w:rPr>
                        <m:t>δ</m:t>
                      </w:del>
                    </m:r>
                  </m:e>
                  <m:sub>
                    <m:r>
                      <w:del w:id="6816" w:author="محمد زكريا سيد سيد ابوسبع" w:date="2023-03-31T16:34:00Z">
                        <w:rPr>
                          <w:rFonts w:ascii="Cambria Math" w:hAnsi="Cambria Math"/>
                        </w:rPr>
                        <m:t>e</m:t>
                      </w:del>
                    </m:r>
                  </m:sub>
                </m:sSub>
              </m:sub>
            </m:sSub>
            <m:r>
              <w:del w:id="6817" w:author="محمد زكريا سيد سيد ابوسبع" w:date="2023-03-31T16:34:00Z">
                <w:rPr>
                  <w:rFonts w:ascii="Cambria Math" w:hAnsi="Cambria Math"/>
                </w:rPr>
                <m:t>+</m:t>
              </w:del>
            </m:r>
            <m:r>
              <w:del w:id="6818" w:author="محمد زكريا سيد سيد ابوسبع" w:date="2023-03-31T16:34:00Z">
                <w:rPr>
                  <w:rFonts w:ascii="Cambria Math" w:eastAsiaTheme="minorEastAsia" w:hAnsi="Cambria Math"/>
                </w:rPr>
                <m:t xml:space="preserve"> </m:t>
              </w:del>
            </m:r>
            <m:sSub>
              <m:sSubPr>
                <m:ctrlPr>
                  <w:del w:id="6819" w:author="محمد زكريا سيد سيد ابوسبع" w:date="2023-03-31T16:34:00Z">
                    <w:rPr>
                      <w:rFonts w:ascii="Cambria Math" w:hAnsi="Cambria Math"/>
                      <w:i/>
                    </w:rPr>
                  </w:del>
                </m:ctrlPr>
              </m:sSubPr>
              <m:e>
                <m:r>
                  <w:del w:id="6820" w:author="محمد زكريا سيد سيد ابوسبع" w:date="2023-03-31T16:34:00Z">
                    <w:rPr>
                      <w:rFonts w:ascii="Cambria Math" w:hAnsi="Cambria Math"/>
                    </w:rPr>
                    <m:t>M</m:t>
                  </w:del>
                </m:r>
              </m:e>
              <m:sub>
                <m:acc>
                  <m:accPr>
                    <m:chr m:val="̇"/>
                    <m:ctrlPr>
                      <w:del w:id="6821" w:author="محمد زكريا سيد سيد ابوسبع" w:date="2023-03-31T16:34:00Z">
                        <w:rPr>
                          <w:rFonts w:ascii="Cambria Math" w:hAnsi="Cambria Math"/>
                          <w:i/>
                        </w:rPr>
                      </w:del>
                    </m:ctrlPr>
                  </m:accPr>
                  <m:e>
                    <m:r>
                      <w:del w:id="6822" w:author="محمد زكريا سيد سيد ابوسبع" w:date="2023-03-31T16:34:00Z">
                        <w:rPr>
                          <w:rFonts w:ascii="Cambria Math" w:hAnsi="Cambria Math"/>
                        </w:rPr>
                        <m:t>w</m:t>
                      </w:del>
                    </m:r>
                  </m:e>
                </m:acc>
              </m:sub>
            </m:sSub>
            <m:f>
              <m:fPr>
                <m:ctrlPr>
                  <w:del w:id="6823" w:author="محمد زكريا سيد سيد ابوسبع" w:date="2023-03-31T16:34:00Z">
                    <w:rPr>
                      <w:rFonts w:ascii="Cambria Math" w:hAnsi="Cambria Math"/>
                      <w:i/>
                    </w:rPr>
                  </w:del>
                </m:ctrlPr>
              </m:fPr>
              <m:num>
                <m:sSub>
                  <m:sSubPr>
                    <m:ctrlPr>
                      <w:del w:id="6824" w:author="محمد زكريا سيد سيد ابوسبع" w:date="2023-03-31T16:34:00Z">
                        <w:rPr>
                          <w:rFonts w:ascii="Cambria Math" w:hAnsi="Cambria Math"/>
                          <w:i/>
                        </w:rPr>
                      </w:del>
                    </m:ctrlPr>
                  </m:sSubPr>
                  <m:e>
                    <m:r>
                      <w:del w:id="6825" w:author="محمد زكريا سيد سيد ابوسبع" w:date="2023-03-31T16:34:00Z">
                        <w:rPr>
                          <w:rFonts w:ascii="Cambria Math" w:hAnsi="Cambria Math"/>
                        </w:rPr>
                        <m:t>Z</m:t>
                      </w:del>
                    </m:r>
                  </m:e>
                  <m:sub>
                    <m:sSub>
                      <m:sSubPr>
                        <m:ctrlPr>
                          <w:del w:id="6826" w:author="محمد زكريا سيد سيد ابوسبع" w:date="2023-03-31T16:34:00Z">
                            <w:rPr>
                              <w:rFonts w:ascii="Cambria Math" w:hAnsi="Cambria Math"/>
                              <w:i/>
                            </w:rPr>
                          </w:del>
                        </m:ctrlPr>
                      </m:sSubPr>
                      <m:e>
                        <m:r>
                          <w:del w:id="6827" w:author="محمد زكريا سيد سيد ابوسبع" w:date="2023-03-31T16:34:00Z">
                            <w:rPr>
                              <w:rFonts w:ascii="Cambria Math" w:hAnsi="Cambria Math"/>
                            </w:rPr>
                            <m:t>δ</m:t>
                          </w:del>
                        </m:r>
                      </m:e>
                      <m:sub>
                        <m:r>
                          <w:del w:id="6828" w:author="محمد زكريا سيد سيد ابوسبع" w:date="2023-03-31T16:34:00Z">
                            <w:rPr>
                              <w:rFonts w:ascii="Cambria Math" w:hAnsi="Cambria Math"/>
                            </w:rPr>
                            <m:t>e</m:t>
                          </w:del>
                        </m:r>
                      </m:sub>
                    </m:sSub>
                  </m:sub>
                </m:sSub>
                <m:ctrlPr>
                  <w:del w:id="6829" w:author="محمد زكريا سيد سيد ابوسبع" w:date="2023-03-31T16:34:00Z">
                    <w:rPr>
                      <w:rFonts w:ascii="Cambria Math" w:eastAsiaTheme="minorEastAsia" w:hAnsi="Cambria Math"/>
                      <w:i/>
                    </w:rPr>
                  </w:del>
                </m:ctrlPr>
              </m:num>
              <m:den>
                <m:d>
                  <m:dPr>
                    <m:ctrlPr>
                      <w:del w:id="6830" w:author="محمد زكريا سيد سيد ابوسبع" w:date="2023-03-31T16:34:00Z">
                        <w:rPr>
                          <w:rFonts w:ascii="Cambria Math" w:eastAsiaTheme="minorEastAsia" w:hAnsi="Cambria Math"/>
                          <w:i/>
                        </w:rPr>
                      </w:del>
                    </m:ctrlPr>
                  </m:dPr>
                  <m:e>
                    <m:r>
                      <w:del w:id="6831" w:author="محمد زكريا سيد سيد ابوسبع" w:date="2023-03-31T16:34:00Z">
                        <w:rPr>
                          <w:rFonts w:ascii="Cambria Math" w:eastAsiaTheme="minorEastAsia" w:hAnsi="Cambria Math"/>
                        </w:rPr>
                        <m:t>1-</m:t>
                      </w:del>
                    </m:r>
                    <m:sSub>
                      <m:sSubPr>
                        <m:ctrlPr>
                          <w:del w:id="6832" w:author="محمد زكريا سيد سيد ابوسبع" w:date="2023-03-31T16:34:00Z">
                            <w:rPr>
                              <w:rFonts w:ascii="Cambria Math" w:hAnsi="Cambria Math"/>
                              <w:i/>
                            </w:rPr>
                          </w:del>
                        </m:ctrlPr>
                      </m:sSubPr>
                      <m:e>
                        <m:r>
                          <w:del w:id="6833" w:author="محمد زكريا سيد سيد ابوسبع" w:date="2023-03-31T16:34:00Z">
                            <w:rPr>
                              <w:rFonts w:ascii="Cambria Math" w:hAnsi="Cambria Math"/>
                            </w:rPr>
                            <m:t>Z</m:t>
                          </w:del>
                        </m:r>
                      </m:e>
                      <m:sub>
                        <m:acc>
                          <m:accPr>
                            <m:chr m:val="̇"/>
                            <m:ctrlPr>
                              <w:del w:id="6834" w:author="محمد زكريا سيد سيد ابوسبع" w:date="2023-03-31T16:34:00Z">
                                <w:rPr>
                                  <w:rFonts w:ascii="Cambria Math" w:hAnsi="Cambria Math"/>
                                  <w:i/>
                                </w:rPr>
                              </w:del>
                            </m:ctrlPr>
                          </m:accPr>
                          <m:e>
                            <m:r>
                              <w:del w:id="6835" w:author="محمد زكريا سيد سيد ابوسبع" w:date="2023-03-31T16:34:00Z">
                                <w:rPr>
                                  <w:rFonts w:ascii="Cambria Math" w:hAnsi="Cambria Math"/>
                                </w:rPr>
                                <m:t>w</m:t>
                              </w:del>
                            </m:r>
                          </m:e>
                        </m:acc>
                      </m:sub>
                    </m:sSub>
                  </m:e>
                </m:d>
              </m:den>
            </m:f>
            <m:ctrlPr>
              <w:del w:id="6836" w:author="محمد زكريا سيد سيد ابوسبع" w:date="2023-03-31T16:34:00Z">
                <w:rPr>
                  <w:rFonts w:ascii="Cambria Math" w:hAnsi="Cambria Math"/>
                  <w:i/>
                </w:rPr>
              </w:del>
            </m:ctrlPr>
          </m:e>
        </m:d>
        <m:r>
          <w:del w:id="6837" w:author="محمد زكريا سيد سيد ابوسبع" w:date="2023-03-31T16:34:00Z">
            <w:rPr>
              <w:rFonts w:ascii="Cambria Math" w:hAnsi="Cambria Math"/>
            </w:rPr>
            <m:t xml:space="preserve"> ∆</m:t>
          </w:del>
        </m:r>
        <m:sSub>
          <m:sSubPr>
            <m:ctrlPr>
              <w:del w:id="6838" w:author="محمد زكريا سيد سيد ابوسبع" w:date="2023-03-31T16:34:00Z">
                <w:rPr>
                  <w:rFonts w:ascii="Cambria Math" w:hAnsi="Cambria Math"/>
                  <w:i/>
                </w:rPr>
              </w:del>
            </m:ctrlPr>
          </m:sSubPr>
          <m:e>
            <m:r>
              <w:del w:id="6839" w:author="محمد زكريا سيد سيد ابوسبع" w:date="2023-03-31T16:34:00Z">
                <w:rPr>
                  <w:rFonts w:ascii="Cambria Math" w:hAnsi="Cambria Math"/>
                </w:rPr>
                <m:t>δ</m:t>
              </w:del>
            </m:r>
          </m:e>
          <m:sub>
            <m:r>
              <w:del w:id="6840" w:author="محمد زكريا سيد سيد ابوسبع" w:date="2023-03-31T16:34:00Z">
                <w:rPr>
                  <w:rFonts w:ascii="Cambria Math" w:hAnsi="Cambria Math"/>
                </w:rPr>
                <m:t>e</m:t>
              </w:del>
            </m:r>
          </m:sub>
        </m:sSub>
        <m:r>
          <w:del w:id="6841" w:author="محمد زكريا سيد سيد ابوسبع" w:date="2023-03-31T16:34:00Z">
            <w:rPr>
              <w:rFonts w:ascii="Cambria Math" w:hAnsi="Cambria Math"/>
            </w:rPr>
            <m:t>+</m:t>
          </w:del>
        </m:r>
        <m:d>
          <m:dPr>
            <m:ctrlPr>
              <w:del w:id="6842" w:author="محمد زكريا سيد سيد ابوسبع" w:date="2023-03-31T16:34:00Z">
                <w:rPr>
                  <w:rFonts w:ascii="Cambria Math" w:hAnsi="Cambria Math"/>
                  <w:i/>
                </w:rPr>
              </w:del>
            </m:ctrlPr>
          </m:dPr>
          <m:e>
            <m:sSub>
              <m:sSubPr>
                <m:ctrlPr>
                  <w:del w:id="6843" w:author="محمد زكريا سيد سيد ابوسبع" w:date="2023-03-31T16:34:00Z">
                    <w:rPr>
                      <w:rFonts w:ascii="Cambria Math" w:hAnsi="Cambria Math"/>
                      <w:i/>
                    </w:rPr>
                  </w:del>
                </m:ctrlPr>
              </m:sSubPr>
              <m:e>
                <m:r>
                  <w:del w:id="6844" w:author="محمد زكريا سيد سيد ابوسبع" w:date="2023-03-31T16:34:00Z">
                    <w:rPr>
                      <w:rFonts w:ascii="Cambria Math" w:hAnsi="Cambria Math"/>
                    </w:rPr>
                    <m:t>M</m:t>
                  </w:del>
                </m:r>
              </m:e>
              <m:sub>
                <m:sSub>
                  <m:sSubPr>
                    <m:ctrlPr>
                      <w:del w:id="6845" w:author="محمد زكريا سيد سيد ابوسبع" w:date="2023-03-31T16:34:00Z">
                        <w:rPr>
                          <w:rFonts w:ascii="Cambria Math" w:hAnsi="Cambria Math"/>
                          <w:i/>
                        </w:rPr>
                      </w:del>
                    </m:ctrlPr>
                  </m:sSubPr>
                  <m:e>
                    <m:r>
                      <w:del w:id="6846" w:author="محمد زكريا سيد سيد ابوسبع" w:date="2023-03-31T16:34:00Z">
                        <w:rPr>
                          <w:rFonts w:ascii="Cambria Math" w:hAnsi="Cambria Math"/>
                        </w:rPr>
                        <m:t>δ</m:t>
                      </w:del>
                    </m:r>
                  </m:e>
                  <m:sub>
                    <m:r>
                      <w:del w:id="6847" w:author="محمد زكريا سيد سيد ابوسبع" w:date="2023-03-31T16:34:00Z">
                        <w:rPr>
                          <w:rFonts w:ascii="Cambria Math" w:hAnsi="Cambria Math"/>
                        </w:rPr>
                        <m:t>th</m:t>
                      </w:del>
                    </m:r>
                  </m:sub>
                </m:sSub>
              </m:sub>
            </m:sSub>
            <m:r>
              <w:del w:id="6848" w:author="محمد زكريا سيد سيد ابوسبع" w:date="2023-03-31T16:34:00Z">
                <w:rPr>
                  <w:rFonts w:ascii="Cambria Math" w:hAnsi="Cambria Math"/>
                </w:rPr>
                <m:t>+</m:t>
              </w:del>
            </m:r>
            <m:r>
              <w:del w:id="6849" w:author="محمد زكريا سيد سيد ابوسبع" w:date="2023-03-31T16:34:00Z">
                <w:rPr>
                  <w:rFonts w:ascii="Cambria Math" w:eastAsiaTheme="minorEastAsia" w:hAnsi="Cambria Math"/>
                </w:rPr>
                <m:t xml:space="preserve"> </m:t>
              </w:del>
            </m:r>
            <m:sSub>
              <m:sSubPr>
                <m:ctrlPr>
                  <w:del w:id="6850" w:author="محمد زكريا سيد سيد ابوسبع" w:date="2023-03-31T16:34:00Z">
                    <w:rPr>
                      <w:rFonts w:ascii="Cambria Math" w:hAnsi="Cambria Math"/>
                      <w:i/>
                    </w:rPr>
                  </w:del>
                </m:ctrlPr>
              </m:sSubPr>
              <m:e>
                <m:r>
                  <w:del w:id="6851" w:author="محمد زكريا سيد سيد ابوسبع" w:date="2023-03-31T16:34:00Z">
                    <w:rPr>
                      <w:rFonts w:ascii="Cambria Math" w:hAnsi="Cambria Math"/>
                    </w:rPr>
                    <m:t>M</m:t>
                  </w:del>
                </m:r>
              </m:e>
              <m:sub>
                <m:acc>
                  <m:accPr>
                    <m:chr m:val="̇"/>
                    <m:ctrlPr>
                      <w:del w:id="6852" w:author="محمد زكريا سيد سيد ابوسبع" w:date="2023-03-31T16:34:00Z">
                        <w:rPr>
                          <w:rFonts w:ascii="Cambria Math" w:hAnsi="Cambria Math"/>
                          <w:i/>
                        </w:rPr>
                      </w:del>
                    </m:ctrlPr>
                  </m:accPr>
                  <m:e>
                    <m:r>
                      <w:del w:id="6853" w:author="محمد زكريا سيد سيد ابوسبع" w:date="2023-03-31T16:34:00Z">
                        <w:rPr>
                          <w:rFonts w:ascii="Cambria Math" w:hAnsi="Cambria Math"/>
                        </w:rPr>
                        <m:t>w</m:t>
                      </w:del>
                    </m:r>
                  </m:e>
                </m:acc>
              </m:sub>
            </m:sSub>
            <m:f>
              <m:fPr>
                <m:ctrlPr>
                  <w:del w:id="6854" w:author="محمد زكريا سيد سيد ابوسبع" w:date="2023-03-31T16:34:00Z">
                    <w:rPr>
                      <w:rFonts w:ascii="Cambria Math" w:hAnsi="Cambria Math"/>
                      <w:i/>
                    </w:rPr>
                  </w:del>
                </m:ctrlPr>
              </m:fPr>
              <m:num>
                <m:sSub>
                  <m:sSubPr>
                    <m:ctrlPr>
                      <w:del w:id="6855" w:author="محمد زكريا سيد سيد ابوسبع" w:date="2023-03-31T16:34:00Z">
                        <w:rPr>
                          <w:rFonts w:ascii="Cambria Math" w:hAnsi="Cambria Math"/>
                          <w:i/>
                        </w:rPr>
                      </w:del>
                    </m:ctrlPr>
                  </m:sSubPr>
                  <m:e>
                    <m:r>
                      <w:del w:id="6856" w:author="محمد زكريا سيد سيد ابوسبع" w:date="2023-03-31T16:34:00Z">
                        <w:rPr>
                          <w:rFonts w:ascii="Cambria Math" w:hAnsi="Cambria Math"/>
                        </w:rPr>
                        <m:t>Z</m:t>
                      </w:del>
                    </m:r>
                  </m:e>
                  <m:sub>
                    <m:sSub>
                      <m:sSubPr>
                        <m:ctrlPr>
                          <w:del w:id="6857" w:author="محمد زكريا سيد سيد ابوسبع" w:date="2023-03-31T16:34:00Z">
                            <w:rPr>
                              <w:rFonts w:ascii="Cambria Math" w:hAnsi="Cambria Math"/>
                              <w:i/>
                            </w:rPr>
                          </w:del>
                        </m:ctrlPr>
                      </m:sSubPr>
                      <m:e>
                        <m:r>
                          <w:del w:id="6858" w:author="محمد زكريا سيد سيد ابوسبع" w:date="2023-03-31T16:34:00Z">
                            <w:rPr>
                              <w:rFonts w:ascii="Cambria Math" w:hAnsi="Cambria Math"/>
                            </w:rPr>
                            <m:t>δ</m:t>
                          </w:del>
                        </m:r>
                      </m:e>
                      <m:sub>
                        <m:r>
                          <w:del w:id="6859" w:author="محمد زكريا سيد سيد ابوسبع" w:date="2023-03-31T16:34:00Z">
                            <w:rPr>
                              <w:rFonts w:ascii="Cambria Math" w:hAnsi="Cambria Math"/>
                            </w:rPr>
                            <m:t>th</m:t>
                          </w:del>
                        </m:r>
                      </m:sub>
                    </m:sSub>
                  </m:sub>
                </m:sSub>
              </m:num>
              <m:den>
                <m:d>
                  <m:dPr>
                    <m:ctrlPr>
                      <w:del w:id="6860" w:author="محمد زكريا سيد سيد ابوسبع" w:date="2023-03-31T16:34:00Z">
                        <w:rPr>
                          <w:rFonts w:ascii="Cambria Math" w:eastAsiaTheme="minorEastAsia" w:hAnsi="Cambria Math"/>
                          <w:i/>
                        </w:rPr>
                      </w:del>
                    </m:ctrlPr>
                  </m:dPr>
                  <m:e>
                    <m:r>
                      <w:del w:id="6861" w:author="محمد زكريا سيد سيد ابوسبع" w:date="2023-03-31T16:34:00Z">
                        <w:rPr>
                          <w:rFonts w:ascii="Cambria Math" w:eastAsiaTheme="minorEastAsia" w:hAnsi="Cambria Math"/>
                        </w:rPr>
                        <m:t>1-</m:t>
                      </w:del>
                    </m:r>
                    <m:sSub>
                      <m:sSubPr>
                        <m:ctrlPr>
                          <w:del w:id="6862" w:author="محمد زكريا سيد سيد ابوسبع" w:date="2023-03-31T16:34:00Z">
                            <w:rPr>
                              <w:rFonts w:ascii="Cambria Math" w:hAnsi="Cambria Math"/>
                              <w:i/>
                            </w:rPr>
                          </w:del>
                        </m:ctrlPr>
                      </m:sSubPr>
                      <m:e>
                        <m:r>
                          <w:del w:id="6863" w:author="محمد زكريا سيد سيد ابوسبع" w:date="2023-03-31T16:34:00Z">
                            <w:rPr>
                              <w:rFonts w:ascii="Cambria Math" w:hAnsi="Cambria Math"/>
                            </w:rPr>
                            <m:t>Z</m:t>
                          </w:del>
                        </m:r>
                      </m:e>
                      <m:sub>
                        <m:acc>
                          <m:accPr>
                            <m:chr m:val="̇"/>
                            <m:ctrlPr>
                              <w:del w:id="6864" w:author="محمد زكريا سيد سيد ابوسبع" w:date="2023-03-31T16:34:00Z">
                                <w:rPr>
                                  <w:rFonts w:ascii="Cambria Math" w:hAnsi="Cambria Math"/>
                                  <w:i/>
                                </w:rPr>
                              </w:del>
                            </m:ctrlPr>
                          </m:accPr>
                          <m:e>
                            <m:r>
                              <w:del w:id="6865" w:author="محمد زكريا سيد سيد ابوسبع" w:date="2023-03-31T16:34:00Z">
                                <w:rPr>
                                  <w:rFonts w:ascii="Cambria Math" w:hAnsi="Cambria Math"/>
                                </w:rPr>
                                <m:t>w</m:t>
                              </w:del>
                            </m:r>
                          </m:e>
                        </m:acc>
                      </m:sub>
                    </m:sSub>
                  </m:e>
                </m:d>
              </m:den>
            </m:f>
          </m:e>
        </m:d>
        <m:r>
          <w:del w:id="6866" w:author="محمد زكريا سيد سيد ابوسبع" w:date="2023-03-31T16:34:00Z">
            <w:rPr>
              <w:rFonts w:ascii="Cambria Math" w:hAnsi="Cambria Math"/>
            </w:rPr>
            <m:t xml:space="preserve"> ∆</m:t>
          </w:del>
        </m:r>
        <m:sSub>
          <m:sSubPr>
            <m:ctrlPr>
              <w:del w:id="6867" w:author="محمد زكريا سيد سيد ابوسبع" w:date="2023-03-31T16:34:00Z">
                <w:rPr>
                  <w:rFonts w:ascii="Cambria Math" w:hAnsi="Cambria Math"/>
                  <w:i/>
                </w:rPr>
              </w:del>
            </m:ctrlPr>
          </m:sSubPr>
          <m:e>
            <m:r>
              <w:del w:id="6868" w:author="محمد زكريا سيد سيد ابوسبع" w:date="2023-03-31T16:34:00Z">
                <w:rPr>
                  <w:rFonts w:ascii="Cambria Math" w:hAnsi="Cambria Math"/>
                </w:rPr>
                <m:t>δ</m:t>
              </w:del>
            </m:r>
          </m:e>
          <m:sub>
            <m:r>
              <w:del w:id="6869" w:author="محمد زكريا سيد سيد ابوسبع" w:date="2023-03-31T16:34:00Z">
                <w:rPr>
                  <w:rFonts w:ascii="Cambria Math" w:hAnsi="Cambria Math"/>
                </w:rPr>
                <m:t>th</m:t>
              </w:del>
            </m:r>
          </m:sub>
        </m:sSub>
        <m:r>
          <w:del w:id="6870" w:author="محمد زكريا سيد سيد ابوسبع" w:date="2023-03-31T16:34:00Z">
            <w:rPr>
              <w:rFonts w:ascii="Cambria Math" w:hAnsi="Cambria Math"/>
            </w:rPr>
            <m:t>-</m:t>
          </w:del>
        </m:r>
        <m:r>
          <w:del w:id="6871" w:author="محمد زكريا سيد سيد ابوسبع" w:date="2023-03-31T16:34:00Z">
            <w:rPr>
              <w:rFonts w:ascii="Cambria Math" w:eastAsiaTheme="minorEastAsia" w:hAnsi="Cambria Math"/>
            </w:rPr>
            <m:t xml:space="preserve"> </m:t>
          </w:del>
        </m:r>
        <m:sSub>
          <m:sSubPr>
            <m:ctrlPr>
              <w:del w:id="6872" w:author="محمد زكريا سيد سيد ابوسبع" w:date="2023-03-31T16:34:00Z">
                <w:rPr>
                  <w:rFonts w:ascii="Cambria Math" w:hAnsi="Cambria Math"/>
                  <w:i/>
                </w:rPr>
              </w:del>
            </m:ctrlPr>
          </m:sSubPr>
          <m:e>
            <m:r>
              <w:del w:id="6873" w:author="محمد زكريا سيد سيد ابوسبع" w:date="2023-03-31T16:34:00Z">
                <w:rPr>
                  <w:rFonts w:ascii="Cambria Math" w:hAnsi="Cambria Math"/>
                </w:rPr>
                <m:t>M</m:t>
              </w:del>
            </m:r>
          </m:e>
          <m:sub>
            <m:acc>
              <m:accPr>
                <m:chr m:val="̇"/>
                <m:ctrlPr>
                  <w:del w:id="6874" w:author="محمد زكريا سيد سيد ابوسبع" w:date="2023-03-31T16:34:00Z">
                    <w:rPr>
                      <w:rFonts w:ascii="Cambria Math" w:hAnsi="Cambria Math"/>
                      <w:i/>
                    </w:rPr>
                  </w:del>
                </m:ctrlPr>
              </m:accPr>
              <m:e>
                <m:r>
                  <w:del w:id="6875" w:author="محمد زكريا سيد سيد ابوسبع" w:date="2023-03-31T16:34:00Z">
                    <w:rPr>
                      <w:rFonts w:ascii="Cambria Math" w:hAnsi="Cambria Math"/>
                    </w:rPr>
                    <m:t>w</m:t>
                  </w:del>
                </m:r>
              </m:e>
            </m:acc>
          </m:sub>
        </m:sSub>
        <m:r>
          <w:del w:id="6876" w:author="محمد زكريا سيد سيد ابوسبع" w:date="2023-03-31T16:34:00Z">
            <w:rPr>
              <w:rFonts w:ascii="Cambria Math" w:hAnsi="Cambria Math"/>
            </w:rPr>
            <m:t>*</m:t>
          </w:del>
        </m:r>
        <m:f>
          <m:fPr>
            <m:ctrlPr>
              <w:del w:id="6877" w:author="محمد زكريا سيد سيد ابوسبع" w:date="2023-03-31T16:34:00Z">
                <w:rPr>
                  <w:rFonts w:ascii="Cambria Math" w:hAnsi="Cambria Math"/>
                  <w:i/>
                </w:rPr>
              </w:del>
            </m:ctrlPr>
          </m:fPr>
          <m:num>
            <m:r>
              <w:del w:id="6878" w:author="محمد زكريا سيد سيد ابوسبع" w:date="2023-03-31T16:34:00Z">
                <w:rPr>
                  <w:rFonts w:ascii="Cambria Math" w:hAnsi="Cambria Math"/>
                </w:rPr>
                <m:t xml:space="preserve">g </m:t>
              </w:del>
            </m:r>
            <m:func>
              <m:funcPr>
                <m:ctrlPr>
                  <w:del w:id="6879" w:author="محمد زكريا سيد سيد ابوسبع" w:date="2023-03-31T16:34:00Z">
                    <w:rPr>
                      <w:rFonts w:ascii="Cambria Math" w:eastAsiaTheme="minorEastAsia" w:hAnsi="Cambria Math" w:cs="Times New Roman"/>
                      <w:i/>
                    </w:rPr>
                  </w:del>
                </m:ctrlPr>
              </m:funcPr>
              <m:fName>
                <m:r>
                  <w:del w:id="6880" w:author="محمد زكريا سيد سيد ابوسبع" w:date="2023-03-31T16:34:00Z">
                    <m:rPr>
                      <m:sty m:val="p"/>
                    </m:rPr>
                    <w:rPr>
                      <w:rFonts w:ascii="Cambria Math" w:hAnsi="Cambria Math"/>
                    </w:rPr>
                    <m:t>sin</m:t>
                  </w:del>
                </m:r>
              </m:fName>
              <m:e>
                <m:d>
                  <m:dPr>
                    <m:ctrlPr>
                      <w:del w:id="6881" w:author="محمد زكريا سيد سيد ابوسبع" w:date="2023-03-31T16:34:00Z">
                        <w:rPr>
                          <w:rFonts w:ascii="Cambria Math" w:eastAsiaTheme="minorEastAsia" w:hAnsi="Cambria Math" w:cs="Times New Roman"/>
                          <w:i/>
                        </w:rPr>
                      </w:del>
                    </m:ctrlPr>
                  </m:dPr>
                  <m:e>
                    <m:sSub>
                      <m:sSubPr>
                        <m:ctrlPr>
                          <w:del w:id="6882" w:author="محمد زكريا سيد سيد ابوسبع" w:date="2023-03-31T16:34:00Z">
                            <w:rPr>
                              <w:rFonts w:ascii="Cambria Math" w:hAnsi="Cambria Math"/>
                              <w:i/>
                            </w:rPr>
                          </w:del>
                        </m:ctrlPr>
                      </m:sSubPr>
                      <m:e>
                        <m:r>
                          <w:del w:id="6883" w:author="محمد زكريا سيد سيد ابوسبع" w:date="2023-03-31T16:34:00Z">
                            <w:rPr>
                              <w:rFonts w:ascii="Cambria Math" w:hAnsi="Cambria Math"/>
                            </w:rPr>
                            <m:t>θ</m:t>
                          </w:del>
                        </m:r>
                      </m:e>
                      <m:sub>
                        <m:r>
                          <w:del w:id="6884" w:author="محمد زكريا سيد سيد ابوسبع" w:date="2023-03-31T16:34:00Z">
                            <w:rPr>
                              <w:rFonts w:ascii="Cambria Math" w:hAnsi="Cambria Math"/>
                            </w:rPr>
                            <m:t>o</m:t>
                          </w:del>
                        </m:r>
                      </m:sub>
                    </m:sSub>
                  </m:e>
                </m:d>
              </m:e>
            </m:func>
          </m:num>
          <m:den>
            <m:d>
              <m:dPr>
                <m:ctrlPr>
                  <w:del w:id="6885" w:author="محمد زكريا سيد سيد ابوسبع" w:date="2023-03-31T16:34:00Z">
                    <w:rPr>
                      <w:rFonts w:ascii="Cambria Math" w:eastAsiaTheme="minorEastAsia" w:hAnsi="Cambria Math"/>
                      <w:i/>
                    </w:rPr>
                  </w:del>
                </m:ctrlPr>
              </m:dPr>
              <m:e>
                <m:r>
                  <w:del w:id="6886" w:author="محمد زكريا سيد سيد ابوسبع" w:date="2023-03-31T16:34:00Z">
                    <w:rPr>
                      <w:rFonts w:ascii="Cambria Math" w:eastAsiaTheme="minorEastAsia" w:hAnsi="Cambria Math"/>
                    </w:rPr>
                    <m:t>1-</m:t>
                  </w:del>
                </m:r>
                <m:sSub>
                  <m:sSubPr>
                    <m:ctrlPr>
                      <w:del w:id="6887" w:author="محمد زكريا سيد سيد ابوسبع" w:date="2023-03-31T16:34:00Z">
                        <w:rPr>
                          <w:rFonts w:ascii="Cambria Math" w:hAnsi="Cambria Math"/>
                          <w:i/>
                        </w:rPr>
                      </w:del>
                    </m:ctrlPr>
                  </m:sSubPr>
                  <m:e>
                    <m:r>
                      <w:del w:id="6888" w:author="محمد زكريا سيد سيد ابوسبع" w:date="2023-03-31T16:34:00Z">
                        <w:rPr>
                          <w:rFonts w:ascii="Cambria Math" w:hAnsi="Cambria Math"/>
                        </w:rPr>
                        <m:t>Z</m:t>
                      </w:del>
                    </m:r>
                  </m:e>
                  <m:sub>
                    <m:acc>
                      <m:accPr>
                        <m:chr m:val="̇"/>
                        <m:ctrlPr>
                          <w:del w:id="6889" w:author="محمد زكريا سيد سيد ابوسبع" w:date="2023-03-31T16:34:00Z">
                            <w:rPr>
                              <w:rFonts w:ascii="Cambria Math" w:hAnsi="Cambria Math"/>
                              <w:i/>
                            </w:rPr>
                          </w:del>
                        </m:ctrlPr>
                      </m:accPr>
                      <m:e>
                        <m:r>
                          <w:del w:id="6890" w:author="محمد زكريا سيد سيد ابوسبع" w:date="2023-03-31T16:34:00Z">
                            <w:rPr>
                              <w:rFonts w:ascii="Cambria Math" w:hAnsi="Cambria Math"/>
                            </w:rPr>
                            <m:t>w</m:t>
                          </w:del>
                        </m:r>
                      </m:e>
                    </m:acc>
                  </m:sub>
                </m:sSub>
              </m:e>
            </m:d>
          </m:den>
        </m:f>
        <m:r>
          <w:del w:id="6891" w:author="محمد زكريا سيد سيد ابوسبع" w:date="2023-03-31T16:34:00Z">
            <w:rPr>
              <w:rFonts w:ascii="Cambria Math" w:hAnsi="Cambria Math"/>
            </w:rPr>
            <m:t>∆θ</m:t>
          </w:del>
        </m:r>
      </m:oMath>
    </w:p>
    <w:p w14:paraId="25E2AA85" w14:textId="08B7DE23" w:rsidR="00590B75" w:rsidRPr="00D57F87" w:rsidDel="00E93874" w:rsidRDefault="00590B75" w:rsidP="00590B75">
      <w:pPr>
        <w:pStyle w:val="ListParagraph"/>
        <w:numPr>
          <w:ilvl w:val="1"/>
          <w:numId w:val="27"/>
        </w:numPr>
        <w:spacing w:after="160" w:line="259" w:lineRule="auto"/>
        <w:ind w:right="0"/>
        <w:jc w:val="left"/>
        <w:rPr>
          <w:del w:id="6892" w:author="محمد زكريا سيد سيد ابوسبع" w:date="2023-03-31T16:34:00Z"/>
          <w:rFonts w:eastAsiaTheme="minorEastAsia"/>
        </w:rPr>
      </w:pPr>
      <m:oMath>
        <m:r>
          <w:del w:id="6893" w:author="محمد زكريا سيد سيد ابوسبع" w:date="2023-03-31T16:34:00Z">
            <w:rPr>
              <w:rFonts w:ascii="Cambria Math" w:eastAsiaTheme="minorEastAsia" w:hAnsi="Cambria Math"/>
              <w:vertAlign w:val="subscript"/>
            </w:rPr>
            <m:t>∴</m:t>
          </w:del>
        </m:r>
        <m:r>
          <w:del w:id="6894" w:author="محمد زكريا سيد سيد ابوسبع" w:date="2023-03-31T16:34:00Z">
            <w:rPr>
              <w:rFonts w:ascii="Cambria Math" w:hAnsi="Cambria Math"/>
            </w:rPr>
            <m:t>∆</m:t>
          </w:del>
        </m:r>
        <m:acc>
          <m:accPr>
            <m:chr m:val="̇"/>
            <m:ctrlPr>
              <w:del w:id="6895" w:author="محمد زكريا سيد سيد ابوسبع" w:date="2023-03-31T16:34:00Z">
                <w:rPr>
                  <w:rFonts w:ascii="Cambria Math" w:hAnsi="Cambria Math"/>
                  <w:i/>
                </w:rPr>
              </w:del>
            </m:ctrlPr>
          </m:accPr>
          <m:e>
            <m:r>
              <w:del w:id="6896" w:author="محمد زكريا سيد سيد ابوسبع" w:date="2023-03-31T16:34:00Z">
                <w:rPr>
                  <w:rFonts w:ascii="Cambria Math" w:hAnsi="Cambria Math"/>
                </w:rPr>
                <m:t>θ</m:t>
              </w:del>
            </m:r>
          </m:e>
        </m:acc>
        <m:r>
          <w:del w:id="6897" w:author="محمد زكريا سيد سيد ابوسبع" w:date="2023-03-31T16:34:00Z">
            <w:rPr>
              <w:rFonts w:ascii="Cambria Math" w:hAnsi="Cambria Math"/>
            </w:rPr>
            <m:t>=∆q</m:t>
          </w:del>
        </m:r>
      </m:oMath>
    </w:p>
    <w:p w14:paraId="1B7E5086" w14:textId="5B5D47CE" w:rsidR="00590B75" w:rsidDel="00E93874" w:rsidRDefault="00000000" w:rsidP="00590B75">
      <w:pPr>
        <w:jc w:val="center"/>
        <w:rPr>
          <w:del w:id="6898" w:author="محمد زكريا سيد سيد ابوسبع" w:date="2023-03-31T16:34:00Z"/>
          <w:rFonts w:eastAsiaTheme="minorEastAsia"/>
          <w:sz w:val="20"/>
          <w:szCs w:val="20"/>
        </w:rPr>
      </w:pPr>
      <m:oMathPara>
        <m:oMath>
          <m:d>
            <m:dPr>
              <m:begChr m:val="["/>
              <m:endChr m:val="]"/>
              <m:ctrlPr>
                <w:del w:id="6899" w:author="محمد زكريا سيد سيد ابوسبع" w:date="2023-03-31T16:34:00Z">
                  <w:rPr>
                    <w:rFonts w:ascii="Cambria Math" w:hAnsi="Cambria Math" w:cs="Times New Roman"/>
                    <w:i/>
                    <w:sz w:val="20"/>
                    <w:szCs w:val="20"/>
                  </w:rPr>
                </w:del>
              </m:ctrlPr>
            </m:dPr>
            <m:e>
              <m:eqArr>
                <m:eqArrPr>
                  <m:ctrlPr>
                    <w:del w:id="6900" w:author="محمد زكريا سيد سيد ابوسبع" w:date="2023-03-31T16:34:00Z">
                      <w:rPr>
                        <w:rFonts w:ascii="Cambria Math" w:hAnsi="Cambria Math" w:cs="Times New Roman"/>
                        <w:sz w:val="20"/>
                        <w:szCs w:val="20"/>
                      </w:rPr>
                    </w:del>
                  </m:ctrlPr>
                </m:eqArrPr>
                <m:e>
                  <m:r>
                    <w:del w:id="6901" w:author="محمد زكريا سيد سيد ابوسبع" w:date="2023-03-31T16:34:00Z">
                      <m:rPr>
                        <m:sty m:val="p"/>
                      </m:rPr>
                      <w:rPr>
                        <w:rFonts w:ascii="Cambria Math" w:hAnsi="Cambria Math"/>
                        <w:sz w:val="20"/>
                        <w:szCs w:val="20"/>
                      </w:rPr>
                      <m:t>Δ</m:t>
                    </w:del>
                  </m:r>
                  <m:acc>
                    <m:accPr>
                      <m:chr m:val="̇"/>
                      <m:ctrlPr>
                        <w:del w:id="6902" w:author="محمد زكريا سيد سيد ابوسبع" w:date="2023-03-31T16:34:00Z">
                          <w:rPr>
                            <w:rFonts w:ascii="Cambria Math" w:hAnsi="Cambria Math" w:cs="Times New Roman"/>
                            <w:i/>
                            <w:sz w:val="20"/>
                            <w:szCs w:val="20"/>
                          </w:rPr>
                        </w:del>
                      </m:ctrlPr>
                    </m:accPr>
                    <m:e>
                      <m:r>
                        <w:del w:id="6903" w:author="محمد زكريا سيد سيد ابوسبع" w:date="2023-03-31T16:34:00Z">
                          <w:rPr>
                            <w:rFonts w:ascii="Cambria Math" w:hAnsi="Cambria Math"/>
                            <w:sz w:val="20"/>
                            <w:szCs w:val="20"/>
                          </w:rPr>
                          <m:t>u</m:t>
                        </w:del>
                      </m:r>
                    </m:e>
                  </m:acc>
                  <m:ctrlPr>
                    <w:del w:id="6904" w:author="محمد زكريا سيد سيد ابوسبع" w:date="2023-03-31T16:34:00Z">
                      <w:rPr>
                        <w:rFonts w:ascii="Cambria Math" w:hAnsi="Cambria Math" w:cs="Times New Roman"/>
                        <w:i/>
                        <w:sz w:val="20"/>
                        <w:szCs w:val="20"/>
                      </w:rPr>
                    </w:del>
                  </m:ctrlPr>
                </m:e>
                <m:e>
                  <m:r>
                    <w:del w:id="6905" w:author="محمد زكريا سيد سيد ابوسبع" w:date="2023-03-31T16:34:00Z">
                      <m:rPr>
                        <m:sty m:val="p"/>
                      </m:rPr>
                      <w:rPr>
                        <w:rFonts w:ascii="Cambria Math" w:hAnsi="Cambria Math"/>
                        <w:sz w:val="20"/>
                        <w:szCs w:val="20"/>
                      </w:rPr>
                      <m:t>Δ</m:t>
                    </w:del>
                  </m:r>
                  <m:acc>
                    <m:accPr>
                      <m:chr m:val="̇"/>
                      <m:ctrlPr>
                        <w:del w:id="6906" w:author="محمد زكريا سيد سيد ابوسبع" w:date="2023-03-31T16:34:00Z">
                          <w:rPr>
                            <w:rFonts w:ascii="Cambria Math" w:hAnsi="Cambria Math" w:cs="Times New Roman"/>
                            <w:i/>
                            <w:sz w:val="20"/>
                            <w:szCs w:val="20"/>
                          </w:rPr>
                        </w:del>
                      </m:ctrlPr>
                    </m:accPr>
                    <m:e>
                      <m:r>
                        <w:del w:id="6907" w:author="محمد زكريا سيد سيد ابوسبع" w:date="2023-03-31T16:34:00Z">
                          <w:rPr>
                            <w:rFonts w:ascii="Cambria Math" w:hAnsi="Cambria Math"/>
                            <w:sz w:val="20"/>
                            <w:szCs w:val="20"/>
                          </w:rPr>
                          <m:t>w</m:t>
                        </w:del>
                      </m:r>
                    </m:e>
                  </m:acc>
                  <m:ctrlPr>
                    <w:del w:id="6908" w:author="محمد زكريا سيد سيد ابوسبع" w:date="2023-03-31T16:34:00Z">
                      <w:rPr>
                        <w:rFonts w:ascii="Cambria Math" w:eastAsia="Cambria Math" w:hAnsi="Cambria Math" w:cs="Cambria Math"/>
                        <w:i/>
                        <w:sz w:val="20"/>
                        <w:szCs w:val="20"/>
                      </w:rPr>
                    </w:del>
                  </m:ctrlPr>
                </m:e>
                <m:e>
                  <m:r>
                    <w:del w:id="6909" w:author="محمد زكريا سيد سيد ابوسبع" w:date="2023-03-31T16:34:00Z">
                      <m:rPr>
                        <m:sty m:val="p"/>
                      </m:rPr>
                      <w:rPr>
                        <w:rFonts w:ascii="Cambria Math" w:hAnsi="Cambria Math"/>
                        <w:sz w:val="20"/>
                        <w:szCs w:val="20"/>
                      </w:rPr>
                      <m:t>Δ</m:t>
                    </w:del>
                  </m:r>
                  <m:acc>
                    <m:accPr>
                      <m:chr m:val="̇"/>
                      <m:ctrlPr>
                        <w:del w:id="6910" w:author="محمد زكريا سيد سيد ابوسبع" w:date="2023-03-31T16:34:00Z">
                          <w:rPr>
                            <w:rFonts w:ascii="Cambria Math" w:hAnsi="Cambria Math" w:cs="Times New Roman"/>
                            <w:i/>
                            <w:sz w:val="20"/>
                            <w:szCs w:val="20"/>
                          </w:rPr>
                        </w:del>
                      </m:ctrlPr>
                    </m:accPr>
                    <m:e>
                      <m:r>
                        <w:del w:id="6911" w:author="محمد زكريا سيد سيد ابوسبع" w:date="2023-03-31T16:34:00Z">
                          <w:rPr>
                            <w:rFonts w:ascii="Cambria Math" w:hAnsi="Cambria Math"/>
                            <w:sz w:val="20"/>
                            <w:szCs w:val="20"/>
                          </w:rPr>
                          <m:t>q</m:t>
                        </w:del>
                      </m:r>
                    </m:e>
                  </m:acc>
                  <m:ctrlPr>
                    <w:del w:id="6912" w:author="محمد زكريا سيد سيد ابوسبع" w:date="2023-03-31T16:34:00Z">
                      <w:rPr>
                        <w:rFonts w:ascii="Cambria Math" w:eastAsia="Cambria Math" w:hAnsi="Cambria Math" w:cs="Cambria Math"/>
                        <w:i/>
                        <w:sz w:val="20"/>
                        <w:szCs w:val="20"/>
                      </w:rPr>
                    </w:del>
                  </m:ctrlPr>
                </m:e>
                <m:e>
                  <m:r>
                    <w:del w:id="6913" w:author="محمد زكريا سيد سيد ابوسبع" w:date="2023-03-31T16:34:00Z">
                      <m:rPr>
                        <m:sty m:val="p"/>
                      </m:rPr>
                      <w:rPr>
                        <w:rFonts w:ascii="Cambria Math" w:hAnsi="Cambria Math"/>
                        <w:sz w:val="20"/>
                        <w:szCs w:val="20"/>
                      </w:rPr>
                      <m:t>Δ</m:t>
                    </w:del>
                  </m:r>
                  <m:acc>
                    <m:accPr>
                      <m:chr m:val="̇"/>
                      <m:ctrlPr>
                        <w:del w:id="6914" w:author="محمد زكريا سيد سيد ابوسبع" w:date="2023-03-31T16:34:00Z">
                          <w:rPr>
                            <w:rFonts w:ascii="Cambria Math" w:hAnsi="Cambria Math" w:cs="Times New Roman"/>
                            <w:i/>
                            <w:sz w:val="20"/>
                            <w:szCs w:val="20"/>
                          </w:rPr>
                        </w:del>
                      </m:ctrlPr>
                    </m:accPr>
                    <m:e>
                      <m:r>
                        <w:del w:id="6915" w:author="محمد زكريا سيد سيد ابوسبع" w:date="2023-03-31T16:34:00Z">
                          <w:rPr>
                            <w:rFonts w:ascii="Cambria Math" w:hAnsi="Cambria Math"/>
                            <w:sz w:val="20"/>
                            <w:szCs w:val="20"/>
                          </w:rPr>
                          <m:t>θ</m:t>
                        </w:del>
                      </m:r>
                    </m:e>
                  </m:acc>
                  <m:ctrlPr>
                    <w:del w:id="6916" w:author="محمد زكريا سيد سيد ابوسبع" w:date="2023-03-31T16:34:00Z">
                      <w:rPr>
                        <w:rFonts w:ascii="Cambria Math" w:hAnsi="Cambria Math" w:cs="Times New Roman"/>
                        <w:i/>
                        <w:sz w:val="20"/>
                        <w:szCs w:val="20"/>
                      </w:rPr>
                    </w:del>
                  </m:ctrlPr>
                </m:e>
              </m:eqArr>
            </m:e>
          </m:d>
          <m:r>
            <w:del w:id="6917" w:author="محمد زكريا سيد سيد ابوسبع" w:date="2023-03-31T16:34:00Z">
              <w:rPr>
                <w:rFonts w:ascii="Cambria Math" w:hAnsi="Cambria Math"/>
                <w:sz w:val="20"/>
                <w:szCs w:val="20"/>
              </w:rPr>
              <m:t>=</m:t>
            </w:del>
          </m:r>
          <m:d>
            <m:dPr>
              <m:begChr m:val="["/>
              <m:endChr m:val="]"/>
              <m:ctrlPr>
                <w:del w:id="6918" w:author="محمد زكريا سيد سيد ابوسبع" w:date="2023-03-31T16:34:00Z">
                  <w:rPr>
                    <w:rFonts w:ascii="Cambria Math" w:hAnsi="Cambria Math" w:cs="Times New Roman"/>
                    <w:i/>
                    <w:sz w:val="20"/>
                    <w:szCs w:val="20"/>
                  </w:rPr>
                </w:del>
              </m:ctrlPr>
            </m:dPr>
            <m:e>
              <m:m>
                <m:mPr>
                  <m:mcs>
                    <m:mc>
                      <m:mcPr>
                        <m:count m:val="4"/>
                        <m:mcJc m:val="center"/>
                      </m:mcPr>
                    </m:mc>
                  </m:mcs>
                  <m:ctrlPr>
                    <w:del w:id="6919" w:author="محمد زكريا سيد سيد ابوسبع" w:date="2023-03-31T16:34:00Z">
                      <w:rPr>
                        <w:rFonts w:ascii="Cambria Math" w:hAnsi="Cambria Math" w:cs="Times New Roman"/>
                        <w:i/>
                        <w:sz w:val="20"/>
                        <w:szCs w:val="20"/>
                      </w:rPr>
                    </w:del>
                  </m:ctrlPr>
                </m:mPr>
                <m:mr>
                  <m:e>
                    <m:sSub>
                      <m:sSubPr>
                        <m:ctrlPr>
                          <w:del w:id="6920" w:author="محمد زكريا سيد سيد ابوسبع" w:date="2023-03-31T16:34:00Z">
                            <w:rPr>
                              <w:rFonts w:ascii="Cambria Math" w:hAnsi="Cambria Math" w:cs="Times New Roman"/>
                              <w:i/>
                              <w:sz w:val="20"/>
                              <w:szCs w:val="20"/>
                            </w:rPr>
                          </w:del>
                        </m:ctrlPr>
                      </m:sSubPr>
                      <m:e>
                        <m:r>
                          <w:del w:id="6921" w:author="محمد زكريا سيد سيد ابوسبع" w:date="2023-03-31T16:34:00Z">
                            <w:rPr>
                              <w:rFonts w:ascii="Cambria Math" w:hAnsi="Cambria Math"/>
                              <w:sz w:val="20"/>
                              <w:szCs w:val="20"/>
                            </w:rPr>
                            <m:t>X</m:t>
                          </w:del>
                        </m:r>
                      </m:e>
                      <m:sub>
                        <m:r>
                          <w:del w:id="6922" w:author="محمد زكريا سيد سيد ابوسبع" w:date="2023-03-31T16:34:00Z">
                            <w:rPr>
                              <w:rFonts w:ascii="Cambria Math" w:hAnsi="Cambria Math"/>
                              <w:sz w:val="20"/>
                              <w:szCs w:val="20"/>
                            </w:rPr>
                            <m:t>u</m:t>
                          </w:del>
                        </m:r>
                      </m:sub>
                    </m:sSub>
                    <m:ctrlPr>
                      <w:del w:id="6923" w:author="محمد زكريا سيد سيد ابوسبع" w:date="2023-03-31T16:34:00Z">
                        <w:rPr>
                          <w:rFonts w:ascii="Cambria Math" w:eastAsia="Cambria Math" w:hAnsi="Cambria Math" w:cs="Cambria Math"/>
                          <w:i/>
                          <w:sz w:val="20"/>
                          <w:szCs w:val="20"/>
                        </w:rPr>
                      </w:del>
                    </m:ctrlPr>
                  </m:e>
                  <m:e>
                    <m:sSub>
                      <m:sSubPr>
                        <m:ctrlPr>
                          <w:del w:id="6924" w:author="محمد زكريا سيد سيد ابوسبع" w:date="2023-03-31T16:34:00Z">
                            <w:rPr>
                              <w:rFonts w:ascii="Cambria Math" w:hAnsi="Cambria Math" w:cs="Times New Roman"/>
                              <w:i/>
                              <w:sz w:val="20"/>
                              <w:szCs w:val="20"/>
                            </w:rPr>
                          </w:del>
                        </m:ctrlPr>
                      </m:sSubPr>
                      <m:e>
                        <m:r>
                          <w:del w:id="6925" w:author="محمد زكريا سيد سيد ابوسبع" w:date="2023-03-31T16:34:00Z">
                            <w:rPr>
                              <w:rFonts w:ascii="Cambria Math" w:hAnsi="Cambria Math"/>
                              <w:sz w:val="20"/>
                              <w:szCs w:val="20"/>
                            </w:rPr>
                            <m:t>X</m:t>
                          </w:del>
                        </m:r>
                      </m:e>
                      <m:sub>
                        <m:r>
                          <w:del w:id="6926" w:author="محمد زكريا سيد سيد ابوسبع" w:date="2023-03-31T16:34:00Z">
                            <w:rPr>
                              <w:rFonts w:ascii="Cambria Math" w:hAnsi="Cambria Math"/>
                              <w:sz w:val="20"/>
                              <w:szCs w:val="20"/>
                            </w:rPr>
                            <m:t>w</m:t>
                          </w:del>
                        </m:r>
                      </m:sub>
                    </m:sSub>
                    <m:ctrlPr>
                      <w:del w:id="6927" w:author="محمد زكريا سيد سيد ابوسبع" w:date="2023-03-31T16:34:00Z">
                        <w:rPr>
                          <w:rFonts w:ascii="Cambria Math" w:eastAsia="Cambria Math" w:hAnsi="Cambria Math" w:cs="Cambria Math"/>
                          <w:i/>
                          <w:sz w:val="20"/>
                          <w:szCs w:val="20"/>
                        </w:rPr>
                      </w:del>
                    </m:ctrlPr>
                  </m:e>
                  <m:e>
                    <m:r>
                      <w:del w:id="6928" w:author="محمد زكريا سيد سيد ابوسبع" w:date="2023-03-31T16:34:00Z">
                        <w:rPr>
                          <w:rFonts w:ascii="Cambria Math" w:eastAsia="Cambria Math" w:hAnsi="Cambria Math" w:cs="Cambria Math"/>
                          <w:sz w:val="20"/>
                          <w:szCs w:val="20"/>
                        </w:rPr>
                        <m:t>-</m:t>
                      </w:del>
                    </m:r>
                    <m:sSub>
                      <m:sSubPr>
                        <m:ctrlPr>
                          <w:del w:id="6929" w:author="محمد زكريا سيد سيد ابوسبع" w:date="2023-03-31T16:34:00Z">
                            <w:rPr>
                              <w:rFonts w:ascii="Cambria Math" w:hAnsi="Cambria Math"/>
                              <w:i/>
                              <w:sz w:val="20"/>
                              <w:szCs w:val="20"/>
                            </w:rPr>
                          </w:del>
                        </m:ctrlPr>
                      </m:sSubPr>
                      <m:e>
                        <m:r>
                          <w:del w:id="6930" w:author="محمد زكريا سيد سيد ابوسبع" w:date="2023-03-31T16:34:00Z">
                            <w:rPr>
                              <w:rFonts w:ascii="Cambria Math" w:hAnsi="Cambria Math"/>
                              <w:sz w:val="20"/>
                              <w:szCs w:val="20"/>
                            </w:rPr>
                            <m:t>w</m:t>
                          </w:del>
                        </m:r>
                      </m:e>
                      <m:sub>
                        <m:r>
                          <w:del w:id="6931" w:author="محمد زكريا سيد سيد ابوسبع" w:date="2023-03-31T16:34:00Z">
                            <w:rPr>
                              <w:rFonts w:ascii="Cambria Math" w:hAnsi="Cambria Math"/>
                              <w:sz w:val="20"/>
                              <w:szCs w:val="20"/>
                            </w:rPr>
                            <m:t>o</m:t>
                          </w:del>
                        </m:r>
                      </m:sub>
                    </m:sSub>
                    <m:ctrlPr>
                      <w:del w:id="6932" w:author="محمد زكريا سيد سيد ابوسبع" w:date="2023-03-31T16:34:00Z">
                        <w:rPr>
                          <w:rFonts w:ascii="Cambria Math" w:eastAsia="Cambria Math" w:hAnsi="Cambria Math" w:cs="Cambria Math"/>
                          <w:i/>
                          <w:sz w:val="20"/>
                          <w:szCs w:val="20"/>
                        </w:rPr>
                      </w:del>
                    </m:ctrlPr>
                  </m:e>
                  <m:e>
                    <m:r>
                      <w:del w:id="6933" w:author="محمد زكريا سيد سيد ابوسبع" w:date="2023-03-31T16:34:00Z">
                        <w:rPr>
                          <w:rFonts w:ascii="Cambria Math" w:eastAsiaTheme="minorEastAsia" w:hAnsi="Cambria Math"/>
                          <w:sz w:val="20"/>
                          <w:szCs w:val="20"/>
                        </w:rPr>
                        <m:t>-</m:t>
                      </w:del>
                    </m:r>
                    <m:r>
                      <w:del w:id="6934" w:author="محمد زكريا سيد سيد ابوسبع" w:date="2023-03-31T16:34:00Z">
                        <w:rPr>
                          <w:rFonts w:ascii="Cambria Math" w:hAnsi="Cambria Math"/>
                          <w:sz w:val="20"/>
                          <w:szCs w:val="20"/>
                        </w:rPr>
                        <m:t xml:space="preserve">g </m:t>
                      </w:del>
                    </m:r>
                    <m:func>
                      <m:funcPr>
                        <m:ctrlPr>
                          <w:del w:id="6935" w:author="محمد زكريا سيد سيد ابوسبع" w:date="2023-03-31T16:34:00Z">
                            <w:rPr>
                              <w:rFonts w:ascii="Cambria Math" w:eastAsiaTheme="minorEastAsia" w:hAnsi="Cambria Math" w:cs="Times New Roman"/>
                              <w:i/>
                              <w:sz w:val="20"/>
                              <w:szCs w:val="20"/>
                            </w:rPr>
                          </w:del>
                        </m:ctrlPr>
                      </m:funcPr>
                      <m:fName>
                        <m:r>
                          <w:del w:id="6936" w:author="محمد زكريا سيد سيد ابوسبع" w:date="2023-03-31T16:34:00Z">
                            <m:rPr>
                              <m:sty m:val="p"/>
                            </m:rPr>
                            <w:rPr>
                              <w:rFonts w:ascii="Cambria Math" w:hAnsi="Cambria Math"/>
                              <w:sz w:val="20"/>
                              <w:szCs w:val="20"/>
                            </w:rPr>
                            <m:t>cos</m:t>
                          </w:del>
                        </m:r>
                      </m:fName>
                      <m:e>
                        <m:d>
                          <m:dPr>
                            <m:ctrlPr>
                              <w:del w:id="6937" w:author="محمد زكريا سيد سيد ابوسبع" w:date="2023-03-31T16:34:00Z">
                                <w:rPr>
                                  <w:rFonts w:ascii="Cambria Math" w:eastAsiaTheme="minorEastAsia" w:hAnsi="Cambria Math" w:cs="Times New Roman"/>
                                  <w:i/>
                                  <w:sz w:val="20"/>
                                  <w:szCs w:val="20"/>
                                </w:rPr>
                              </w:del>
                            </m:ctrlPr>
                          </m:dPr>
                          <m:e>
                            <m:sSub>
                              <m:sSubPr>
                                <m:ctrlPr>
                                  <w:del w:id="6938" w:author="محمد زكريا سيد سيد ابوسبع" w:date="2023-03-31T16:34:00Z">
                                    <w:rPr>
                                      <w:rFonts w:ascii="Cambria Math" w:hAnsi="Cambria Math"/>
                                      <w:i/>
                                      <w:sz w:val="20"/>
                                      <w:szCs w:val="20"/>
                                    </w:rPr>
                                  </w:del>
                                </m:ctrlPr>
                              </m:sSubPr>
                              <m:e>
                                <m:r>
                                  <w:del w:id="6939" w:author="محمد زكريا سيد سيد ابوسبع" w:date="2023-03-31T16:34:00Z">
                                    <w:rPr>
                                      <w:rFonts w:ascii="Cambria Math" w:hAnsi="Cambria Math"/>
                                      <w:sz w:val="20"/>
                                      <w:szCs w:val="20"/>
                                    </w:rPr>
                                    <m:t>θ</m:t>
                                  </w:del>
                                </m:r>
                              </m:e>
                              <m:sub>
                                <m:r>
                                  <w:del w:id="6940" w:author="محمد زكريا سيد سيد ابوسبع" w:date="2023-03-31T16:34:00Z">
                                    <w:rPr>
                                      <w:rFonts w:ascii="Cambria Math" w:hAnsi="Cambria Math"/>
                                      <w:sz w:val="20"/>
                                      <w:szCs w:val="20"/>
                                    </w:rPr>
                                    <m:t>o</m:t>
                                  </w:del>
                                </m:r>
                              </m:sub>
                            </m:sSub>
                          </m:e>
                        </m:d>
                      </m:e>
                    </m:func>
                    <m:ctrlPr>
                      <w:del w:id="6941" w:author="محمد زكريا سيد سيد ابوسبع" w:date="2023-03-31T16:34:00Z">
                        <w:rPr>
                          <w:rFonts w:ascii="Cambria Math" w:eastAsia="Cambria Math" w:hAnsi="Cambria Math" w:cs="Cambria Math"/>
                          <w:i/>
                          <w:sz w:val="20"/>
                          <w:szCs w:val="20"/>
                        </w:rPr>
                      </w:del>
                    </m:ctrlPr>
                  </m:e>
                </m:mr>
                <m:mr>
                  <m:e>
                    <m:f>
                      <m:fPr>
                        <m:ctrlPr>
                          <w:del w:id="6942" w:author="محمد زكريا سيد سيد ابوسبع" w:date="2023-03-31T16:34:00Z">
                            <w:rPr>
                              <w:rFonts w:ascii="Cambria Math" w:hAnsi="Cambria Math"/>
                              <w:i/>
                              <w:sz w:val="20"/>
                              <w:szCs w:val="20"/>
                            </w:rPr>
                          </w:del>
                        </m:ctrlPr>
                      </m:fPr>
                      <m:num>
                        <m:sSub>
                          <m:sSubPr>
                            <m:ctrlPr>
                              <w:del w:id="6943" w:author="محمد زكريا سيد سيد ابوسبع" w:date="2023-03-31T16:34:00Z">
                                <w:rPr>
                                  <w:rFonts w:ascii="Cambria Math" w:hAnsi="Cambria Math"/>
                                  <w:i/>
                                  <w:sz w:val="20"/>
                                  <w:szCs w:val="20"/>
                                </w:rPr>
                              </w:del>
                            </m:ctrlPr>
                          </m:sSubPr>
                          <m:e>
                            <m:r>
                              <w:del w:id="6944" w:author="محمد زكريا سيد سيد ابوسبع" w:date="2023-03-31T16:34:00Z">
                                <w:rPr>
                                  <w:rFonts w:ascii="Cambria Math" w:hAnsi="Cambria Math"/>
                                  <w:sz w:val="20"/>
                                  <w:szCs w:val="20"/>
                                </w:rPr>
                                <m:t>Z</m:t>
                              </w:del>
                            </m:r>
                          </m:e>
                          <m:sub>
                            <m:r>
                              <w:del w:id="6945" w:author="محمد زكريا سيد سيد ابوسبع" w:date="2023-03-31T16:34:00Z">
                                <w:rPr>
                                  <w:rFonts w:ascii="Cambria Math" w:hAnsi="Cambria Math"/>
                                  <w:sz w:val="20"/>
                                  <w:szCs w:val="20"/>
                                </w:rPr>
                                <m:t>u</m:t>
                              </w:del>
                            </m:r>
                          </m:sub>
                        </m:sSub>
                      </m:num>
                      <m:den>
                        <m:d>
                          <m:dPr>
                            <m:ctrlPr>
                              <w:del w:id="6946" w:author="محمد زكريا سيد سيد ابوسبع" w:date="2023-03-31T16:34:00Z">
                                <w:rPr>
                                  <w:rFonts w:ascii="Cambria Math" w:eastAsiaTheme="minorEastAsia" w:hAnsi="Cambria Math"/>
                                  <w:i/>
                                  <w:sz w:val="20"/>
                                  <w:szCs w:val="20"/>
                                </w:rPr>
                              </w:del>
                            </m:ctrlPr>
                          </m:dPr>
                          <m:e>
                            <m:r>
                              <w:del w:id="6947" w:author="محمد زكريا سيد سيد ابوسبع" w:date="2023-03-31T16:34:00Z">
                                <w:rPr>
                                  <w:rFonts w:ascii="Cambria Math" w:eastAsiaTheme="minorEastAsia" w:hAnsi="Cambria Math"/>
                                  <w:sz w:val="20"/>
                                  <w:szCs w:val="20"/>
                                </w:rPr>
                                <m:t>1-</m:t>
                              </w:del>
                            </m:r>
                            <m:sSub>
                              <m:sSubPr>
                                <m:ctrlPr>
                                  <w:del w:id="6948" w:author="محمد زكريا سيد سيد ابوسبع" w:date="2023-03-31T16:34:00Z">
                                    <w:rPr>
                                      <w:rFonts w:ascii="Cambria Math" w:hAnsi="Cambria Math"/>
                                      <w:i/>
                                      <w:sz w:val="20"/>
                                      <w:szCs w:val="20"/>
                                    </w:rPr>
                                  </w:del>
                                </m:ctrlPr>
                              </m:sSubPr>
                              <m:e>
                                <m:r>
                                  <w:del w:id="6949" w:author="محمد زكريا سيد سيد ابوسبع" w:date="2023-03-31T16:34:00Z">
                                    <w:rPr>
                                      <w:rFonts w:ascii="Cambria Math" w:hAnsi="Cambria Math"/>
                                      <w:sz w:val="20"/>
                                      <w:szCs w:val="20"/>
                                    </w:rPr>
                                    <m:t>Z</m:t>
                                  </w:del>
                                </m:r>
                              </m:e>
                              <m:sub>
                                <m:acc>
                                  <m:accPr>
                                    <m:chr m:val="̇"/>
                                    <m:ctrlPr>
                                      <w:del w:id="6950" w:author="محمد زكريا سيد سيد ابوسبع" w:date="2023-03-31T16:34:00Z">
                                        <w:rPr>
                                          <w:rFonts w:ascii="Cambria Math" w:hAnsi="Cambria Math"/>
                                          <w:i/>
                                          <w:sz w:val="20"/>
                                          <w:szCs w:val="20"/>
                                        </w:rPr>
                                      </w:del>
                                    </m:ctrlPr>
                                  </m:accPr>
                                  <m:e>
                                    <m:r>
                                      <w:del w:id="6951" w:author="محمد زكريا سيد سيد ابوسبع" w:date="2023-03-31T16:34:00Z">
                                        <w:rPr>
                                          <w:rFonts w:ascii="Cambria Math" w:hAnsi="Cambria Math"/>
                                          <w:sz w:val="20"/>
                                          <w:szCs w:val="20"/>
                                        </w:rPr>
                                        <m:t>w</m:t>
                                      </w:del>
                                    </m:r>
                                  </m:e>
                                </m:acc>
                              </m:sub>
                            </m:sSub>
                          </m:e>
                        </m:d>
                      </m:den>
                    </m:f>
                  </m:e>
                  <m:e>
                    <m:f>
                      <m:fPr>
                        <m:ctrlPr>
                          <w:del w:id="6952" w:author="محمد زكريا سيد سيد ابوسبع" w:date="2023-03-31T16:34:00Z">
                            <w:rPr>
                              <w:rFonts w:ascii="Cambria Math" w:hAnsi="Cambria Math"/>
                              <w:i/>
                              <w:sz w:val="20"/>
                              <w:szCs w:val="20"/>
                            </w:rPr>
                          </w:del>
                        </m:ctrlPr>
                      </m:fPr>
                      <m:num>
                        <m:sSub>
                          <m:sSubPr>
                            <m:ctrlPr>
                              <w:del w:id="6953" w:author="محمد زكريا سيد سيد ابوسبع" w:date="2023-03-31T16:34:00Z">
                                <w:rPr>
                                  <w:rFonts w:ascii="Cambria Math" w:hAnsi="Cambria Math"/>
                                  <w:i/>
                                  <w:sz w:val="20"/>
                                  <w:szCs w:val="20"/>
                                </w:rPr>
                              </w:del>
                            </m:ctrlPr>
                          </m:sSubPr>
                          <m:e>
                            <m:r>
                              <w:del w:id="6954" w:author="محمد زكريا سيد سيد ابوسبع" w:date="2023-03-31T16:34:00Z">
                                <w:rPr>
                                  <w:rFonts w:ascii="Cambria Math" w:hAnsi="Cambria Math"/>
                                  <w:sz w:val="20"/>
                                  <w:szCs w:val="20"/>
                                </w:rPr>
                                <m:t>Z</m:t>
                              </w:del>
                            </m:r>
                          </m:e>
                          <m:sub>
                            <m:r>
                              <w:del w:id="6955" w:author="محمد زكريا سيد سيد ابوسبع" w:date="2023-03-31T16:34:00Z">
                                <w:rPr>
                                  <w:rFonts w:ascii="Cambria Math" w:hAnsi="Cambria Math"/>
                                  <w:sz w:val="20"/>
                                  <w:szCs w:val="20"/>
                                </w:rPr>
                                <m:t>w</m:t>
                              </w:del>
                            </m:r>
                          </m:sub>
                        </m:sSub>
                      </m:num>
                      <m:den>
                        <m:d>
                          <m:dPr>
                            <m:ctrlPr>
                              <w:del w:id="6956" w:author="محمد زكريا سيد سيد ابوسبع" w:date="2023-03-31T16:34:00Z">
                                <w:rPr>
                                  <w:rFonts w:ascii="Cambria Math" w:eastAsiaTheme="minorEastAsia" w:hAnsi="Cambria Math"/>
                                  <w:i/>
                                  <w:sz w:val="20"/>
                                  <w:szCs w:val="20"/>
                                </w:rPr>
                              </w:del>
                            </m:ctrlPr>
                          </m:dPr>
                          <m:e>
                            <m:r>
                              <w:del w:id="6957" w:author="محمد زكريا سيد سيد ابوسبع" w:date="2023-03-31T16:34:00Z">
                                <w:rPr>
                                  <w:rFonts w:ascii="Cambria Math" w:eastAsiaTheme="minorEastAsia" w:hAnsi="Cambria Math"/>
                                  <w:sz w:val="20"/>
                                  <w:szCs w:val="20"/>
                                </w:rPr>
                                <m:t>1-</m:t>
                              </w:del>
                            </m:r>
                            <m:sSub>
                              <m:sSubPr>
                                <m:ctrlPr>
                                  <w:del w:id="6958" w:author="محمد زكريا سيد سيد ابوسبع" w:date="2023-03-31T16:34:00Z">
                                    <w:rPr>
                                      <w:rFonts w:ascii="Cambria Math" w:hAnsi="Cambria Math"/>
                                      <w:i/>
                                      <w:sz w:val="20"/>
                                      <w:szCs w:val="20"/>
                                    </w:rPr>
                                  </w:del>
                                </m:ctrlPr>
                              </m:sSubPr>
                              <m:e>
                                <m:r>
                                  <w:del w:id="6959" w:author="محمد زكريا سيد سيد ابوسبع" w:date="2023-03-31T16:34:00Z">
                                    <w:rPr>
                                      <w:rFonts w:ascii="Cambria Math" w:hAnsi="Cambria Math"/>
                                      <w:sz w:val="20"/>
                                      <w:szCs w:val="20"/>
                                    </w:rPr>
                                    <m:t>Z</m:t>
                                  </w:del>
                                </m:r>
                              </m:e>
                              <m:sub>
                                <m:acc>
                                  <m:accPr>
                                    <m:chr m:val="̇"/>
                                    <m:ctrlPr>
                                      <w:del w:id="6960" w:author="محمد زكريا سيد سيد ابوسبع" w:date="2023-03-31T16:34:00Z">
                                        <w:rPr>
                                          <w:rFonts w:ascii="Cambria Math" w:hAnsi="Cambria Math"/>
                                          <w:i/>
                                          <w:sz w:val="20"/>
                                          <w:szCs w:val="20"/>
                                        </w:rPr>
                                      </w:del>
                                    </m:ctrlPr>
                                  </m:accPr>
                                  <m:e>
                                    <m:r>
                                      <w:del w:id="6961" w:author="محمد زكريا سيد سيد ابوسبع" w:date="2023-03-31T16:34:00Z">
                                        <w:rPr>
                                          <w:rFonts w:ascii="Cambria Math" w:hAnsi="Cambria Math"/>
                                          <w:sz w:val="20"/>
                                          <w:szCs w:val="20"/>
                                        </w:rPr>
                                        <m:t>w</m:t>
                                      </w:del>
                                    </m:r>
                                  </m:e>
                                </m:acc>
                              </m:sub>
                            </m:sSub>
                          </m:e>
                        </m:d>
                      </m:den>
                    </m:f>
                  </m:e>
                  <m:e>
                    <m:f>
                      <m:fPr>
                        <m:ctrlPr>
                          <w:del w:id="6962" w:author="محمد زكريا سيد سيد ابوسبع" w:date="2023-03-31T16:34:00Z">
                            <w:rPr>
                              <w:rFonts w:ascii="Cambria Math" w:hAnsi="Cambria Math"/>
                              <w:i/>
                              <w:sz w:val="20"/>
                              <w:szCs w:val="20"/>
                            </w:rPr>
                          </w:del>
                        </m:ctrlPr>
                      </m:fPr>
                      <m:num>
                        <m:d>
                          <m:dPr>
                            <m:ctrlPr>
                              <w:del w:id="6963" w:author="محمد زكريا سيد سيد ابوسبع" w:date="2023-03-31T16:34:00Z">
                                <w:rPr>
                                  <w:rFonts w:ascii="Cambria Math" w:hAnsi="Cambria Math"/>
                                  <w:i/>
                                  <w:sz w:val="20"/>
                                  <w:szCs w:val="20"/>
                                </w:rPr>
                              </w:del>
                            </m:ctrlPr>
                          </m:dPr>
                          <m:e>
                            <m:sSub>
                              <m:sSubPr>
                                <m:ctrlPr>
                                  <w:del w:id="6964" w:author="محمد زكريا سيد سيد ابوسبع" w:date="2023-03-31T16:34:00Z">
                                    <w:rPr>
                                      <w:rFonts w:ascii="Cambria Math" w:hAnsi="Cambria Math"/>
                                      <w:i/>
                                      <w:sz w:val="20"/>
                                      <w:szCs w:val="20"/>
                                    </w:rPr>
                                  </w:del>
                                </m:ctrlPr>
                              </m:sSubPr>
                              <m:e>
                                <m:r>
                                  <w:del w:id="6965" w:author="محمد زكريا سيد سيد ابوسبع" w:date="2023-03-31T16:34:00Z">
                                    <w:rPr>
                                      <w:rFonts w:ascii="Cambria Math" w:hAnsi="Cambria Math"/>
                                      <w:sz w:val="20"/>
                                      <w:szCs w:val="20"/>
                                    </w:rPr>
                                    <m:t>Z</m:t>
                                  </w:del>
                                </m:r>
                              </m:e>
                              <m:sub>
                                <m:r>
                                  <w:del w:id="6966" w:author="محمد زكريا سيد سيد ابوسبع" w:date="2023-03-31T16:34:00Z">
                                    <w:rPr>
                                      <w:rFonts w:ascii="Cambria Math" w:hAnsi="Cambria Math"/>
                                      <w:sz w:val="20"/>
                                      <w:szCs w:val="20"/>
                                    </w:rPr>
                                    <m:t>q</m:t>
                                  </w:del>
                                </m:r>
                              </m:sub>
                            </m:sSub>
                            <m:r>
                              <w:del w:id="6967" w:author="محمد زكريا سيد سيد ابوسبع" w:date="2023-03-31T16:34:00Z">
                                <w:rPr>
                                  <w:rFonts w:ascii="Cambria Math" w:hAnsi="Cambria Math"/>
                                  <w:sz w:val="20"/>
                                  <w:szCs w:val="20"/>
                                </w:rPr>
                                <m:t>+</m:t>
                              </w:del>
                            </m:r>
                            <m:sSub>
                              <m:sSubPr>
                                <m:ctrlPr>
                                  <w:del w:id="6968" w:author="محمد زكريا سيد سيد ابوسبع" w:date="2023-03-31T16:34:00Z">
                                    <w:rPr>
                                      <w:rFonts w:ascii="Cambria Math" w:hAnsi="Cambria Math"/>
                                      <w:i/>
                                      <w:sz w:val="20"/>
                                      <w:szCs w:val="20"/>
                                    </w:rPr>
                                  </w:del>
                                </m:ctrlPr>
                              </m:sSubPr>
                              <m:e>
                                <m:r>
                                  <w:del w:id="6969" w:author="محمد زكريا سيد سيد ابوسبع" w:date="2023-03-31T16:34:00Z">
                                    <w:rPr>
                                      <w:rFonts w:ascii="Cambria Math" w:hAnsi="Cambria Math"/>
                                      <w:sz w:val="20"/>
                                      <w:szCs w:val="20"/>
                                    </w:rPr>
                                    <m:t>u</m:t>
                                  </w:del>
                                </m:r>
                              </m:e>
                              <m:sub>
                                <m:r>
                                  <w:del w:id="6970" w:author="محمد زكريا سيد سيد ابوسبع" w:date="2023-03-31T16:34:00Z">
                                    <w:rPr>
                                      <w:rFonts w:ascii="Cambria Math" w:hAnsi="Cambria Math"/>
                                      <w:sz w:val="20"/>
                                      <w:szCs w:val="20"/>
                                    </w:rPr>
                                    <m:t>o</m:t>
                                  </w:del>
                                </m:r>
                              </m:sub>
                            </m:sSub>
                          </m:e>
                        </m:d>
                        <m:ctrlPr>
                          <w:del w:id="6971" w:author="محمد زكريا سيد سيد ابوسبع" w:date="2023-03-31T16:34:00Z">
                            <w:rPr>
                              <w:rFonts w:ascii="Cambria Math" w:eastAsiaTheme="minorEastAsia" w:hAnsi="Cambria Math"/>
                              <w:i/>
                              <w:sz w:val="20"/>
                              <w:szCs w:val="20"/>
                            </w:rPr>
                          </w:del>
                        </m:ctrlPr>
                      </m:num>
                      <m:den>
                        <m:d>
                          <m:dPr>
                            <m:ctrlPr>
                              <w:del w:id="6972" w:author="محمد زكريا سيد سيد ابوسبع" w:date="2023-03-31T16:34:00Z">
                                <w:rPr>
                                  <w:rFonts w:ascii="Cambria Math" w:eastAsiaTheme="minorEastAsia" w:hAnsi="Cambria Math"/>
                                  <w:i/>
                                  <w:sz w:val="20"/>
                                  <w:szCs w:val="20"/>
                                </w:rPr>
                              </w:del>
                            </m:ctrlPr>
                          </m:dPr>
                          <m:e>
                            <m:r>
                              <w:del w:id="6973" w:author="محمد زكريا سيد سيد ابوسبع" w:date="2023-03-31T16:34:00Z">
                                <w:rPr>
                                  <w:rFonts w:ascii="Cambria Math" w:eastAsiaTheme="minorEastAsia" w:hAnsi="Cambria Math"/>
                                  <w:sz w:val="20"/>
                                  <w:szCs w:val="20"/>
                                </w:rPr>
                                <m:t>1-</m:t>
                              </w:del>
                            </m:r>
                            <m:sSub>
                              <m:sSubPr>
                                <m:ctrlPr>
                                  <w:del w:id="6974" w:author="محمد زكريا سيد سيد ابوسبع" w:date="2023-03-31T16:34:00Z">
                                    <w:rPr>
                                      <w:rFonts w:ascii="Cambria Math" w:hAnsi="Cambria Math"/>
                                      <w:i/>
                                      <w:sz w:val="20"/>
                                      <w:szCs w:val="20"/>
                                    </w:rPr>
                                  </w:del>
                                </m:ctrlPr>
                              </m:sSubPr>
                              <m:e>
                                <m:r>
                                  <w:del w:id="6975" w:author="محمد زكريا سيد سيد ابوسبع" w:date="2023-03-31T16:34:00Z">
                                    <w:rPr>
                                      <w:rFonts w:ascii="Cambria Math" w:hAnsi="Cambria Math"/>
                                      <w:sz w:val="20"/>
                                      <w:szCs w:val="20"/>
                                    </w:rPr>
                                    <m:t>Z</m:t>
                                  </w:del>
                                </m:r>
                              </m:e>
                              <m:sub>
                                <m:acc>
                                  <m:accPr>
                                    <m:chr m:val="̇"/>
                                    <m:ctrlPr>
                                      <w:del w:id="6976" w:author="محمد زكريا سيد سيد ابوسبع" w:date="2023-03-31T16:34:00Z">
                                        <w:rPr>
                                          <w:rFonts w:ascii="Cambria Math" w:hAnsi="Cambria Math"/>
                                          <w:i/>
                                          <w:sz w:val="20"/>
                                          <w:szCs w:val="20"/>
                                        </w:rPr>
                                      </w:del>
                                    </m:ctrlPr>
                                  </m:accPr>
                                  <m:e>
                                    <m:r>
                                      <w:del w:id="6977" w:author="محمد زكريا سيد سيد ابوسبع" w:date="2023-03-31T16:34:00Z">
                                        <w:rPr>
                                          <w:rFonts w:ascii="Cambria Math" w:hAnsi="Cambria Math"/>
                                          <w:sz w:val="20"/>
                                          <w:szCs w:val="20"/>
                                        </w:rPr>
                                        <m:t>w</m:t>
                                      </w:del>
                                    </m:r>
                                  </m:e>
                                </m:acc>
                              </m:sub>
                            </m:sSub>
                          </m:e>
                        </m:d>
                      </m:den>
                    </m:f>
                    <m:ctrlPr>
                      <w:del w:id="6978" w:author="محمد زكريا سيد سيد ابوسبع" w:date="2023-03-31T16:34:00Z">
                        <w:rPr>
                          <w:rFonts w:ascii="Cambria Math" w:eastAsia="Cambria Math" w:hAnsi="Cambria Math" w:cs="Cambria Math"/>
                          <w:i/>
                          <w:sz w:val="20"/>
                          <w:szCs w:val="20"/>
                        </w:rPr>
                      </w:del>
                    </m:ctrlPr>
                  </m:e>
                  <m:e>
                    <m:f>
                      <m:fPr>
                        <m:ctrlPr>
                          <w:del w:id="6979" w:author="محمد زكريا سيد سيد ابوسبع" w:date="2023-03-31T16:34:00Z">
                            <w:rPr>
                              <w:rFonts w:ascii="Cambria Math" w:hAnsi="Cambria Math"/>
                              <w:i/>
                              <w:sz w:val="20"/>
                              <w:szCs w:val="20"/>
                            </w:rPr>
                          </w:del>
                        </m:ctrlPr>
                      </m:fPr>
                      <m:num>
                        <m:r>
                          <w:del w:id="6980" w:author="محمد زكريا سيد سيد ابوسبع" w:date="2023-03-31T16:34:00Z">
                            <w:rPr>
                              <w:rFonts w:ascii="Cambria Math" w:hAnsi="Cambria Math"/>
                              <w:sz w:val="20"/>
                              <w:szCs w:val="20"/>
                            </w:rPr>
                            <m:t xml:space="preserve">-g </m:t>
                          </w:del>
                        </m:r>
                        <m:func>
                          <m:funcPr>
                            <m:ctrlPr>
                              <w:del w:id="6981" w:author="محمد زكريا سيد سيد ابوسبع" w:date="2023-03-31T16:34:00Z">
                                <w:rPr>
                                  <w:rFonts w:ascii="Cambria Math" w:eastAsiaTheme="minorEastAsia" w:hAnsi="Cambria Math" w:cs="Times New Roman"/>
                                  <w:i/>
                                  <w:sz w:val="20"/>
                                  <w:szCs w:val="20"/>
                                </w:rPr>
                              </w:del>
                            </m:ctrlPr>
                          </m:funcPr>
                          <m:fName>
                            <m:r>
                              <w:del w:id="6982" w:author="محمد زكريا سيد سيد ابوسبع" w:date="2023-03-31T16:34:00Z">
                                <m:rPr>
                                  <m:sty m:val="p"/>
                                </m:rPr>
                                <w:rPr>
                                  <w:rFonts w:ascii="Cambria Math" w:hAnsi="Cambria Math"/>
                                  <w:sz w:val="20"/>
                                  <w:szCs w:val="20"/>
                                </w:rPr>
                                <m:t>sin</m:t>
                              </w:del>
                            </m:r>
                          </m:fName>
                          <m:e>
                            <m:d>
                              <m:dPr>
                                <m:ctrlPr>
                                  <w:del w:id="6983" w:author="محمد زكريا سيد سيد ابوسبع" w:date="2023-03-31T16:34:00Z">
                                    <w:rPr>
                                      <w:rFonts w:ascii="Cambria Math" w:eastAsiaTheme="minorEastAsia" w:hAnsi="Cambria Math" w:cs="Times New Roman"/>
                                      <w:i/>
                                      <w:sz w:val="20"/>
                                      <w:szCs w:val="20"/>
                                    </w:rPr>
                                  </w:del>
                                </m:ctrlPr>
                              </m:dPr>
                              <m:e>
                                <m:sSub>
                                  <m:sSubPr>
                                    <m:ctrlPr>
                                      <w:del w:id="6984" w:author="محمد زكريا سيد سيد ابوسبع" w:date="2023-03-31T16:34:00Z">
                                        <w:rPr>
                                          <w:rFonts w:ascii="Cambria Math" w:hAnsi="Cambria Math"/>
                                          <w:i/>
                                          <w:sz w:val="20"/>
                                          <w:szCs w:val="20"/>
                                        </w:rPr>
                                      </w:del>
                                    </m:ctrlPr>
                                  </m:sSubPr>
                                  <m:e>
                                    <m:r>
                                      <w:del w:id="6985" w:author="محمد زكريا سيد سيد ابوسبع" w:date="2023-03-31T16:34:00Z">
                                        <w:rPr>
                                          <w:rFonts w:ascii="Cambria Math" w:hAnsi="Cambria Math"/>
                                          <w:sz w:val="20"/>
                                          <w:szCs w:val="20"/>
                                        </w:rPr>
                                        <m:t>θ</m:t>
                                      </w:del>
                                    </m:r>
                                  </m:e>
                                  <m:sub>
                                    <m:r>
                                      <w:del w:id="6986" w:author="محمد زكريا سيد سيد ابوسبع" w:date="2023-03-31T16:34:00Z">
                                        <w:rPr>
                                          <w:rFonts w:ascii="Cambria Math" w:hAnsi="Cambria Math"/>
                                          <w:sz w:val="20"/>
                                          <w:szCs w:val="20"/>
                                        </w:rPr>
                                        <m:t>o</m:t>
                                      </w:del>
                                    </m:r>
                                  </m:sub>
                                </m:sSub>
                              </m:e>
                            </m:d>
                          </m:e>
                        </m:func>
                      </m:num>
                      <m:den>
                        <m:d>
                          <m:dPr>
                            <m:ctrlPr>
                              <w:del w:id="6987" w:author="محمد زكريا سيد سيد ابوسبع" w:date="2023-03-31T16:34:00Z">
                                <w:rPr>
                                  <w:rFonts w:ascii="Cambria Math" w:eastAsiaTheme="minorEastAsia" w:hAnsi="Cambria Math"/>
                                  <w:i/>
                                  <w:sz w:val="20"/>
                                  <w:szCs w:val="20"/>
                                </w:rPr>
                              </w:del>
                            </m:ctrlPr>
                          </m:dPr>
                          <m:e>
                            <m:r>
                              <w:del w:id="6988" w:author="محمد زكريا سيد سيد ابوسبع" w:date="2023-03-31T16:34:00Z">
                                <w:rPr>
                                  <w:rFonts w:ascii="Cambria Math" w:eastAsiaTheme="minorEastAsia" w:hAnsi="Cambria Math"/>
                                  <w:sz w:val="20"/>
                                  <w:szCs w:val="20"/>
                                </w:rPr>
                                <m:t>1-</m:t>
                              </w:del>
                            </m:r>
                            <m:sSub>
                              <m:sSubPr>
                                <m:ctrlPr>
                                  <w:del w:id="6989" w:author="محمد زكريا سيد سيد ابوسبع" w:date="2023-03-31T16:34:00Z">
                                    <w:rPr>
                                      <w:rFonts w:ascii="Cambria Math" w:hAnsi="Cambria Math"/>
                                      <w:i/>
                                      <w:sz w:val="20"/>
                                      <w:szCs w:val="20"/>
                                    </w:rPr>
                                  </w:del>
                                </m:ctrlPr>
                              </m:sSubPr>
                              <m:e>
                                <m:r>
                                  <w:del w:id="6990" w:author="محمد زكريا سيد سيد ابوسبع" w:date="2023-03-31T16:34:00Z">
                                    <w:rPr>
                                      <w:rFonts w:ascii="Cambria Math" w:hAnsi="Cambria Math"/>
                                      <w:sz w:val="20"/>
                                      <w:szCs w:val="20"/>
                                    </w:rPr>
                                    <m:t>Z</m:t>
                                  </w:del>
                                </m:r>
                              </m:e>
                              <m:sub>
                                <m:acc>
                                  <m:accPr>
                                    <m:chr m:val="̇"/>
                                    <m:ctrlPr>
                                      <w:del w:id="6991" w:author="محمد زكريا سيد سيد ابوسبع" w:date="2023-03-31T16:34:00Z">
                                        <w:rPr>
                                          <w:rFonts w:ascii="Cambria Math" w:hAnsi="Cambria Math"/>
                                          <w:i/>
                                          <w:sz w:val="20"/>
                                          <w:szCs w:val="20"/>
                                        </w:rPr>
                                      </w:del>
                                    </m:ctrlPr>
                                  </m:accPr>
                                  <m:e>
                                    <m:r>
                                      <w:del w:id="6992" w:author="محمد زكريا سيد سيد ابوسبع" w:date="2023-03-31T16:34:00Z">
                                        <w:rPr>
                                          <w:rFonts w:ascii="Cambria Math" w:hAnsi="Cambria Math"/>
                                          <w:sz w:val="20"/>
                                          <w:szCs w:val="20"/>
                                        </w:rPr>
                                        <m:t>w</m:t>
                                      </w:del>
                                    </m:r>
                                  </m:e>
                                </m:acc>
                              </m:sub>
                            </m:sSub>
                          </m:e>
                        </m:d>
                      </m:den>
                    </m:f>
                  </m:e>
                </m:mr>
                <m:mr>
                  <m:e>
                    <m:sSub>
                      <m:sSubPr>
                        <m:ctrlPr>
                          <w:del w:id="6993" w:author="محمد زكريا سيد سيد ابوسبع" w:date="2023-03-31T16:34:00Z">
                            <w:rPr>
                              <w:rFonts w:ascii="Cambria Math" w:hAnsi="Cambria Math"/>
                              <w:i/>
                              <w:sz w:val="20"/>
                              <w:szCs w:val="20"/>
                            </w:rPr>
                          </w:del>
                        </m:ctrlPr>
                      </m:sSubPr>
                      <m:e>
                        <m:r>
                          <w:del w:id="6994" w:author="محمد زكريا سيد سيد ابوسبع" w:date="2023-03-31T16:34:00Z">
                            <w:rPr>
                              <w:rFonts w:ascii="Cambria Math" w:hAnsi="Cambria Math"/>
                              <w:sz w:val="20"/>
                              <w:szCs w:val="20"/>
                            </w:rPr>
                            <m:t>M</m:t>
                          </w:del>
                        </m:r>
                      </m:e>
                      <m:sub>
                        <m:r>
                          <w:del w:id="6995" w:author="محمد زكريا سيد سيد ابوسبع" w:date="2023-03-31T16:34:00Z">
                            <w:rPr>
                              <w:rFonts w:ascii="Cambria Math" w:hAnsi="Cambria Math"/>
                              <w:sz w:val="20"/>
                              <w:szCs w:val="20"/>
                            </w:rPr>
                            <m:t>u</m:t>
                          </w:del>
                        </m:r>
                      </m:sub>
                    </m:sSub>
                    <m:r>
                      <w:del w:id="6996" w:author="محمد زكريا سيد سيد ابوسبع" w:date="2023-03-31T16:34:00Z">
                        <w:rPr>
                          <w:rFonts w:ascii="Cambria Math" w:hAnsi="Cambria Math"/>
                          <w:sz w:val="20"/>
                          <w:szCs w:val="20"/>
                        </w:rPr>
                        <m:t>+</m:t>
                      </w:del>
                    </m:r>
                    <m:r>
                      <w:del w:id="6997" w:author="محمد زكريا سيد سيد ابوسبع" w:date="2023-03-31T16:34:00Z">
                        <w:rPr>
                          <w:rFonts w:ascii="Cambria Math" w:eastAsiaTheme="minorEastAsia" w:hAnsi="Cambria Math"/>
                          <w:sz w:val="20"/>
                          <w:szCs w:val="20"/>
                        </w:rPr>
                        <m:t xml:space="preserve"> </m:t>
                      </w:del>
                    </m:r>
                    <m:sSub>
                      <m:sSubPr>
                        <m:ctrlPr>
                          <w:del w:id="6998" w:author="محمد زكريا سيد سيد ابوسبع" w:date="2023-03-31T16:34:00Z">
                            <w:rPr>
                              <w:rFonts w:ascii="Cambria Math" w:hAnsi="Cambria Math"/>
                              <w:i/>
                              <w:sz w:val="20"/>
                              <w:szCs w:val="20"/>
                            </w:rPr>
                          </w:del>
                        </m:ctrlPr>
                      </m:sSubPr>
                      <m:e>
                        <m:r>
                          <w:del w:id="6999" w:author="محمد زكريا سيد سيد ابوسبع" w:date="2023-03-31T16:34:00Z">
                            <w:rPr>
                              <w:rFonts w:ascii="Cambria Math" w:hAnsi="Cambria Math"/>
                              <w:sz w:val="20"/>
                              <w:szCs w:val="20"/>
                            </w:rPr>
                            <m:t>M</m:t>
                          </w:del>
                        </m:r>
                      </m:e>
                      <m:sub>
                        <m:acc>
                          <m:accPr>
                            <m:chr m:val="̇"/>
                            <m:ctrlPr>
                              <w:del w:id="7000" w:author="محمد زكريا سيد سيد ابوسبع" w:date="2023-03-31T16:34:00Z">
                                <w:rPr>
                                  <w:rFonts w:ascii="Cambria Math" w:hAnsi="Cambria Math"/>
                                  <w:i/>
                                  <w:sz w:val="20"/>
                                  <w:szCs w:val="20"/>
                                </w:rPr>
                              </w:del>
                            </m:ctrlPr>
                          </m:accPr>
                          <m:e>
                            <m:r>
                              <w:del w:id="7001" w:author="محمد زكريا سيد سيد ابوسبع" w:date="2023-03-31T16:34:00Z">
                                <w:rPr>
                                  <w:rFonts w:ascii="Cambria Math" w:hAnsi="Cambria Math"/>
                                  <w:sz w:val="20"/>
                                  <w:szCs w:val="20"/>
                                </w:rPr>
                                <m:t>w</m:t>
                              </w:del>
                            </m:r>
                          </m:e>
                        </m:acc>
                      </m:sub>
                    </m:sSub>
                    <m:f>
                      <m:fPr>
                        <m:ctrlPr>
                          <w:del w:id="7002" w:author="محمد زكريا سيد سيد ابوسبع" w:date="2023-03-31T16:34:00Z">
                            <w:rPr>
                              <w:rFonts w:ascii="Cambria Math" w:hAnsi="Cambria Math"/>
                              <w:i/>
                              <w:sz w:val="20"/>
                              <w:szCs w:val="20"/>
                            </w:rPr>
                          </w:del>
                        </m:ctrlPr>
                      </m:fPr>
                      <m:num>
                        <m:sSub>
                          <m:sSubPr>
                            <m:ctrlPr>
                              <w:del w:id="7003" w:author="محمد زكريا سيد سيد ابوسبع" w:date="2023-03-31T16:34:00Z">
                                <w:rPr>
                                  <w:rFonts w:ascii="Cambria Math" w:hAnsi="Cambria Math"/>
                                  <w:i/>
                                  <w:sz w:val="20"/>
                                  <w:szCs w:val="20"/>
                                </w:rPr>
                              </w:del>
                            </m:ctrlPr>
                          </m:sSubPr>
                          <m:e>
                            <m:r>
                              <w:del w:id="7004" w:author="محمد زكريا سيد سيد ابوسبع" w:date="2023-03-31T16:34:00Z">
                                <w:rPr>
                                  <w:rFonts w:ascii="Cambria Math" w:hAnsi="Cambria Math"/>
                                  <w:sz w:val="20"/>
                                  <w:szCs w:val="20"/>
                                </w:rPr>
                                <m:t>Z</m:t>
                              </w:del>
                            </m:r>
                          </m:e>
                          <m:sub>
                            <m:r>
                              <w:del w:id="7005" w:author="محمد زكريا سيد سيد ابوسبع" w:date="2023-03-31T16:34:00Z">
                                <w:rPr>
                                  <w:rFonts w:ascii="Cambria Math" w:hAnsi="Cambria Math"/>
                                  <w:sz w:val="20"/>
                                  <w:szCs w:val="20"/>
                                </w:rPr>
                                <m:t>u</m:t>
                              </w:del>
                            </m:r>
                          </m:sub>
                        </m:sSub>
                      </m:num>
                      <m:den>
                        <m:d>
                          <m:dPr>
                            <m:ctrlPr>
                              <w:del w:id="7006" w:author="محمد زكريا سيد سيد ابوسبع" w:date="2023-03-31T16:34:00Z">
                                <w:rPr>
                                  <w:rFonts w:ascii="Cambria Math" w:eastAsiaTheme="minorEastAsia" w:hAnsi="Cambria Math"/>
                                  <w:i/>
                                  <w:sz w:val="20"/>
                                  <w:szCs w:val="20"/>
                                </w:rPr>
                              </w:del>
                            </m:ctrlPr>
                          </m:dPr>
                          <m:e>
                            <m:r>
                              <w:del w:id="7007" w:author="محمد زكريا سيد سيد ابوسبع" w:date="2023-03-31T16:34:00Z">
                                <w:rPr>
                                  <w:rFonts w:ascii="Cambria Math" w:eastAsiaTheme="minorEastAsia" w:hAnsi="Cambria Math"/>
                                  <w:sz w:val="20"/>
                                  <w:szCs w:val="20"/>
                                </w:rPr>
                                <m:t>1-</m:t>
                              </w:del>
                            </m:r>
                            <m:sSub>
                              <m:sSubPr>
                                <m:ctrlPr>
                                  <w:del w:id="7008" w:author="محمد زكريا سيد سيد ابوسبع" w:date="2023-03-31T16:34:00Z">
                                    <w:rPr>
                                      <w:rFonts w:ascii="Cambria Math" w:hAnsi="Cambria Math"/>
                                      <w:i/>
                                      <w:sz w:val="20"/>
                                      <w:szCs w:val="20"/>
                                    </w:rPr>
                                  </w:del>
                                </m:ctrlPr>
                              </m:sSubPr>
                              <m:e>
                                <m:r>
                                  <w:del w:id="7009" w:author="محمد زكريا سيد سيد ابوسبع" w:date="2023-03-31T16:34:00Z">
                                    <w:rPr>
                                      <w:rFonts w:ascii="Cambria Math" w:hAnsi="Cambria Math"/>
                                      <w:sz w:val="20"/>
                                      <w:szCs w:val="20"/>
                                    </w:rPr>
                                    <m:t>Z</m:t>
                                  </w:del>
                                </m:r>
                              </m:e>
                              <m:sub>
                                <m:acc>
                                  <m:accPr>
                                    <m:chr m:val="̇"/>
                                    <m:ctrlPr>
                                      <w:del w:id="7010" w:author="محمد زكريا سيد سيد ابوسبع" w:date="2023-03-31T16:34:00Z">
                                        <w:rPr>
                                          <w:rFonts w:ascii="Cambria Math" w:hAnsi="Cambria Math"/>
                                          <w:i/>
                                          <w:sz w:val="20"/>
                                          <w:szCs w:val="20"/>
                                        </w:rPr>
                                      </w:del>
                                    </m:ctrlPr>
                                  </m:accPr>
                                  <m:e>
                                    <m:r>
                                      <w:del w:id="7011" w:author="محمد زكريا سيد سيد ابوسبع" w:date="2023-03-31T16:34:00Z">
                                        <w:rPr>
                                          <w:rFonts w:ascii="Cambria Math" w:hAnsi="Cambria Math"/>
                                          <w:sz w:val="20"/>
                                          <w:szCs w:val="20"/>
                                        </w:rPr>
                                        <m:t>w</m:t>
                                      </w:del>
                                    </m:r>
                                  </m:e>
                                </m:acc>
                              </m:sub>
                            </m:sSub>
                          </m:e>
                        </m:d>
                      </m:den>
                    </m:f>
                  </m:e>
                  <m:e>
                    <m:sSub>
                      <m:sSubPr>
                        <m:ctrlPr>
                          <w:del w:id="7012" w:author="محمد زكريا سيد سيد ابوسبع" w:date="2023-03-31T16:34:00Z">
                            <w:rPr>
                              <w:rFonts w:ascii="Cambria Math" w:hAnsi="Cambria Math"/>
                              <w:i/>
                              <w:sz w:val="20"/>
                              <w:szCs w:val="20"/>
                            </w:rPr>
                          </w:del>
                        </m:ctrlPr>
                      </m:sSubPr>
                      <m:e>
                        <m:r>
                          <w:del w:id="7013" w:author="محمد زكريا سيد سيد ابوسبع" w:date="2023-03-31T16:34:00Z">
                            <w:rPr>
                              <w:rFonts w:ascii="Cambria Math" w:hAnsi="Cambria Math"/>
                              <w:sz w:val="20"/>
                              <w:szCs w:val="20"/>
                            </w:rPr>
                            <m:t>M</m:t>
                          </w:del>
                        </m:r>
                      </m:e>
                      <m:sub>
                        <m:r>
                          <w:del w:id="7014" w:author="محمد زكريا سيد سيد ابوسبع" w:date="2023-03-31T16:34:00Z">
                            <w:rPr>
                              <w:rFonts w:ascii="Cambria Math" w:hAnsi="Cambria Math"/>
                              <w:sz w:val="20"/>
                              <w:szCs w:val="20"/>
                            </w:rPr>
                            <m:t>w</m:t>
                          </w:del>
                        </m:r>
                      </m:sub>
                    </m:sSub>
                    <m:r>
                      <w:del w:id="7015" w:author="محمد زكريا سيد سيد ابوسبع" w:date="2023-03-31T16:34:00Z">
                        <w:rPr>
                          <w:rFonts w:ascii="Cambria Math" w:hAnsi="Cambria Math"/>
                          <w:sz w:val="20"/>
                          <w:szCs w:val="20"/>
                        </w:rPr>
                        <m:t>+</m:t>
                      </w:del>
                    </m:r>
                    <m:r>
                      <w:del w:id="7016" w:author="محمد زكريا سيد سيد ابوسبع" w:date="2023-03-31T16:34:00Z">
                        <w:rPr>
                          <w:rFonts w:ascii="Cambria Math" w:eastAsiaTheme="minorEastAsia" w:hAnsi="Cambria Math"/>
                          <w:sz w:val="20"/>
                          <w:szCs w:val="20"/>
                        </w:rPr>
                        <m:t xml:space="preserve"> </m:t>
                      </w:del>
                    </m:r>
                    <m:sSub>
                      <m:sSubPr>
                        <m:ctrlPr>
                          <w:del w:id="7017" w:author="محمد زكريا سيد سيد ابوسبع" w:date="2023-03-31T16:34:00Z">
                            <w:rPr>
                              <w:rFonts w:ascii="Cambria Math" w:hAnsi="Cambria Math"/>
                              <w:i/>
                              <w:sz w:val="20"/>
                              <w:szCs w:val="20"/>
                            </w:rPr>
                          </w:del>
                        </m:ctrlPr>
                      </m:sSubPr>
                      <m:e>
                        <m:r>
                          <w:del w:id="7018" w:author="محمد زكريا سيد سيد ابوسبع" w:date="2023-03-31T16:34:00Z">
                            <w:rPr>
                              <w:rFonts w:ascii="Cambria Math" w:hAnsi="Cambria Math"/>
                              <w:sz w:val="20"/>
                              <w:szCs w:val="20"/>
                            </w:rPr>
                            <m:t>M</m:t>
                          </w:del>
                        </m:r>
                      </m:e>
                      <m:sub>
                        <m:acc>
                          <m:accPr>
                            <m:chr m:val="̇"/>
                            <m:ctrlPr>
                              <w:del w:id="7019" w:author="محمد زكريا سيد سيد ابوسبع" w:date="2023-03-31T16:34:00Z">
                                <w:rPr>
                                  <w:rFonts w:ascii="Cambria Math" w:hAnsi="Cambria Math"/>
                                  <w:i/>
                                  <w:sz w:val="20"/>
                                  <w:szCs w:val="20"/>
                                </w:rPr>
                              </w:del>
                            </m:ctrlPr>
                          </m:accPr>
                          <m:e>
                            <m:r>
                              <w:del w:id="7020" w:author="محمد زكريا سيد سيد ابوسبع" w:date="2023-03-31T16:34:00Z">
                                <w:rPr>
                                  <w:rFonts w:ascii="Cambria Math" w:hAnsi="Cambria Math"/>
                                  <w:sz w:val="20"/>
                                  <w:szCs w:val="20"/>
                                </w:rPr>
                                <m:t>w</m:t>
                              </w:del>
                            </m:r>
                          </m:e>
                        </m:acc>
                      </m:sub>
                    </m:sSub>
                    <m:f>
                      <m:fPr>
                        <m:ctrlPr>
                          <w:del w:id="7021" w:author="محمد زكريا سيد سيد ابوسبع" w:date="2023-03-31T16:34:00Z">
                            <w:rPr>
                              <w:rFonts w:ascii="Cambria Math" w:hAnsi="Cambria Math"/>
                              <w:i/>
                              <w:sz w:val="20"/>
                              <w:szCs w:val="20"/>
                            </w:rPr>
                          </w:del>
                        </m:ctrlPr>
                      </m:fPr>
                      <m:num>
                        <m:sSub>
                          <m:sSubPr>
                            <m:ctrlPr>
                              <w:del w:id="7022" w:author="محمد زكريا سيد سيد ابوسبع" w:date="2023-03-31T16:34:00Z">
                                <w:rPr>
                                  <w:rFonts w:ascii="Cambria Math" w:hAnsi="Cambria Math"/>
                                  <w:i/>
                                  <w:sz w:val="20"/>
                                  <w:szCs w:val="20"/>
                                </w:rPr>
                              </w:del>
                            </m:ctrlPr>
                          </m:sSubPr>
                          <m:e>
                            <m:r>
                              <w:del w:id="7023" w:author="محمد زكريا سيد سيد ابوسبع" w:date="2023-03-31T16:34:00Z">
                                <w:rPr>
                                  <w:rFonts w:ascii="Cambria Math" w:hAnsi="Cambria Math"/>
                                  <w:sz w:val="20"/>
                                  <w:szCs w:val="20"/>
                                </w:rPr>
                                <m:t>Z</m:t>
                              </w:del>
                            </m:r>
                          </m:e>
                          <m:sub>
                            <m:r>
                              <w:del w:id="7024" w:author="محمد زكريا سيد سيد ابوسبع" w:date="2023-03-31T16:34:00Z">
                                <w:rPr>
                                  <w:rFonts w:ascii="Cambria Math" w:hAnsi="Cambria Math"/>
                                  <w:sz w:val="20"/>
                                  <w:szCs w:val="20"/>
                                </w:rPr>
                                <m:t>w</m:t>
                              </w:del>
                            </m:r>
                          </m:sub>
                        </m:sSub>
                      </m:num>
                      <m:den>
                        <m:d>
                          <m:dPr>
                            <m:ctrlPr>
                              <w:del w:id="7025" w:author="محمد زكريا سيد سيد ابوسبع" w:date="2023-03-31T16:34:00Z">
                                <w:rPr>
                                  <w:rFonts w:ascii="Cambria Math" w:eastAsiaTheme="minorEastAsia" w:hAnsi="Cambria Math"/>
                                  <w:i/>
                                  <w:sz w:val="20"/>
                                  <w:szCs w:val="20"/>
                                </w:rPr>
                              </w:del>
                            </m:ctrlPr>
                          </m:dPr>
                          <m:e>
                            <m:r>
                              <w:del w:id="7026" w:author="محمد زكريا سيد سيد ابوسبع" w:date="2023-03-31T16:34:00Z">
                                <w:rPr>
                                  <w:rFonts w:ascii="Cambria Math" w:eastAsiaTheme="minorEastAsia" w:hAnsi="Cambria Math"/>
                                  <w:sz w:val="20"/>
                                  <w:szCs w:val="20"/>
                                </w:rPr>
                                <m:t>1-</m:t>
                              </w:del>
                            </m:r>
                            <m:sSub>
                              <m:sSubPr>
                                <m:ctrlPr>
                                  <w:del w:id="7027" w:author="محمد زكريا سيد سيد ابوسبع" w:date="2023-03-31T16:34:00Z">
                                    <w:rPr>
                                      <w:rFonts w:ascii="Cambria Math" w:hAnsi="Cambria Math"/>
                                      <w:i/>
                                      <w:sz w:val="20"/>
                                      <w:szCs w:val="20"/>
                                    </w:rPr>
                                  </w:del>
                                </m:ctrlPr>
                              </m:sSubPr>
                              <m:e>
                                <m:r>
                                  <w:del w:id="7028" w:author="محمد زكريا سيد سيد ابوسبع" w:date="2023-03-31T16:34:00Z">
                                    <w:rPr>
                                      <w:rFonts w:ascii="Cambria Math" w:hAnsi="Cambria Math"/>
                                      <w:sz w:val="20"/>
                                      <w:szCs w:val="20"/>
                                    </w:rPr>
                                    <m:t>Z</m:t>
                                  </w:del>
                                </m:r>
                              </m:e>
                              <m:sub>
                                <m:acc>
                                  <m:accPr>
                                    <m:chr m:val="̇"/>
                                    <m:ctrlPr>
                                      <w:del w:id="7029" w:author="محمد زكريا سيد سيد ابوسبع" w:date="2023-03-31T16:34:00Z">
                                        <w:rPr>
                                          <w:rFonts w:ascii="Cambria Math" w:hAnsi="Cambria Math"/>
                                          <w:i/>
                                          <w:sz w:val="20"/>
                                          <w:szCs w:val="20"/>
                                        </w:rPr>
                                      </w:del>
                                    </m:ctrlPr>
                                  </m:accPr>
                                  <m:e>
                                    <m:r>
                                      <w:del w:id="7030" w:author="محمد زكريا سيد سيد ابوسبع" w:date="2023-03-31T16:34:00Z">
                                        <w:rPr>
                                          <w:rFonts w:ascii="Cambria Math" w:hAnsi="Cambria Math"/>
                                          <w:sz w:val="20"/>
                                          <w:szCs w:val="20"/>
                                        </w:rPr>
                                        <m:t>w</m:t>
                                      </w:del>
                                    </m:r>
                                  </m:e>
                                </m:acc>
                              </m:sub>
                            </m:sSub>
                          </m:e>
                        </m:d>
                      </m:den>
                    </m:f>
                  </m:e>
                  <m:e>
                    <m:sSub>
                      <m:sSubPr>
                        <m:ctrlPr>
                          <w:del w:id="7031" w:author="محمد زكريا سيد سيد ابوسبع" w:date="2023-03-31T16:34:00Z">
                            <w:rPr>
                              <w:rFonts w:ascii="Cambria Math" w:hAnsi="Cambria Math"/>
                              <w:i/>
                              <w:sz w:val="20"/>
                              <w:szCs w:val="20"/>
                            </w:rPr>
                          </w:del>
                        </m:ctrlPr>
                      </m:sSubPr>
                      <m:e>
                        <m:r>
                          <w:del w:id="7032" w:author="محمد زكريا سيد سيد ابوسبع" w:date="2023-03-31T16:34:00Z">
                            <w:rPr>
                              <w:rFonts w:ascii="Cambria Math" w:hAnsi="Cambria Math"/>
                              <w:sz w:val="20"/>
                              <w:szCs w:val="20"/>
                            </w:rPr>
                            <m:t>M</m:t>
                          </w:del>
                        </m:r>
                      </m:e>
                      <m:sub>
                        <m:r>
                          <w:del w:id="7033" w:author="محمد زكريا سيد سيد ابوسبع" w:date="2023-03-31T16:34:00Z">
                            <w:rPr>
                              <w:rFonts w:ascii="Cambria Math" w:hAnsi="Cambria Math"/>
                              <w:sz w:val="20"/>
                              <w:szCs w:val="20"/>
                            </w:rPr>
                            <m:t>q</m:t>
                          </w:del>
                        </m:r>
                      </m:sub>
                    </m:sSub>
                    <m:r>
                      <w:del w:id="7034" w:author="محمد زكريا سيد سيد ابوسبع" w:date="2023-03-31T16:34:00Z">
                        <w:rPr>
                          <w:rFonts w:ascii="Cambria Math" w:hAnsi="Cambria Math"/>
                          <w:sz w:val="20"/>
                          <w:szCs w:val="20"/>
                        </w:rPr>
                        <m:t>+</m:t>
                      </w:del>
                    </m:r>
                    <m:r>
                      <w:del w:id="7035" w:author="محمد زكريا سيد سيد ابوسبع" w:date="2023-03-31T16:34:00Z">
                        <w:rPr>
                          <w:rFonts w:ascii="Cambria Math" w:eastAsiaTheme="minorEastAsia" w:hAnsi="Cambria Math"/>
                          <w:sz w:val="20"/>
                          <w:szCs w:val="20"/>
                        </w:rPr>
                        <m:t xml:space="preserve"> </m:t>
                      </w:del>
                    </m:r>
                    <m:sSub>
                      <m:sSubPr>
                        <m:ctrlPr>
                          <w:del w:id="7036" w:author="محمد زكريا سيد سيد ابوسبع" w:date="2023-03-31T16:34:00Z">
                            <w:rPr>
                              <w:rFonts w:ascii="Cambria Math" w:hAnsi="Cambria Math"/>
                              <w:i/>
                              <w:sz w:val="20"/>
                              <w:szCs w:val="20"/>
                            </w:rPr>
                          </w:del>
                        </m:ctrlPr>
                      </m:sSubPr>
                      <m:e>
                        <m:r>
                          <w:del w:id="7037" w:author="محمد زكريا سيد سيد ابوسبع" w:date="2023-03-31T16:34:00Z">
                            <w:rPr>
                              <w:rFonts w:ascii="Cambria Math" w:hAnsi="Cambria Math"/>
                              <w:sz w:val="20"/>
                              <w:szCs w:val="20"/>
                            </w:rPr>
                            <m:t>M</m:t>
                          </w:del>
                        </m:r>
                      </m:e>
                      <m:sub>
                        <m:acc>
                          <m:accPr>
                            <m:chr m:val="̇"/>
                            <m:ctrlPr>
                              <w:del w:id="7038" w:author="محمد زكريا سيد سيد ابوسبع" w:date="2023-03-31T16:34:00Z">
                                <w:rPr>
                                  <w:rFonts w:ascii="Cambria Math" w:hAnsi="Cambria Math"/>
                                  <w:i/>
                                  <w:sz w:val="20"/>
                                  <w:szCs w:val="20"/>
                                </w:rPr>
                              </w:del>
                            </m:ctrlPr>
                          </m:accPr>
                          <m:e>
                            <m:r>
                              <w:del w:id="7039" w:author="محمد زكريا سيد سيد ابوسبع" w:date="2023-03-31T16:34:00Z">
                                <w:rPr>
                                  <w:rFonts w:ascii="Cambria Math" w:hAnsi="Cambria Math"/>
                                  <w:sz w:val="20"/>
                                  <w:szCs w:val="20"/>
                                </w:rPr>
                                <m:t>w</m:t>
                              </w:del>
                            </m:r>
                          </m:e>
                        </m:acc>
                      </m:sub>
                    </m:sSub>
                    <m:f>
                      <m:fPr>
                        <m:ctrlPr>
                          <w:del w:id="7040" w:author="محمد زكريا سيد سيد ابوسبع" w:date="2023-03-31T16:34:00Z">
                            <w:rPr>
                              <w:rFonts w:ascii="Cambria Math" w:hAnsi="Cambria Math"/>
                              <w:i/>
                              <w:sz w:val="20"/>
                              <w:szCs w:val="20"/>
                            </w:rPr>
                          </w:del>
                        </m:ctrlPr>
                      </m:fPr>
                      <m:num>
                        <m:d>
                          <m:dPr>
                            <m:ctrlPr>
                              <w:del w:id="7041" w:author="محمد زكريا سيد سيد ابوسبع" w:date="2023-03-31T16:34:00Z">
                                <w:rPr>
                                  <w:rFonts w:ascii="Cambria Math" w:hAnsi="Cambria Math"/>
                                  <w:i/>
                                  <w:sz w:val="20"/>
                                  <w:szCs w:val="20"/>
                                </w:rPr>
                              </w:del>
                            </m:ctrlPr>
                          </m:dPr>
                          <m:e>
                            <m:sSub>
                              <m:sSubPr>
                                <m:ctrlPr>
                                  <w:del w:id="7042" w:author="محمد زكريا سيد سيد ابوسبع" w:date="2023-03-31T16:34:00Z">
                                    <w:rPr>
                                      <w:rFonts w:ascii="Cambria Math" w:hAnsi="Cambria Math"/>
                                      <w:i/>
                                      <w:sz w:val="20"/>
                                      <w:szCs w:val="20"/>
                                    </w:rPr>
                                  </w:del>
                                </m:ctrlPr>
                              </m:sSubPr>
                              <m:e>
                                <m:r>
                                  <w:del w:id="7043" w:author="محمد زكريا سيد سيد ابوسبع" w:date="2023-03-31T16:34:00Z">
                                    <w:rPr>
                                      <w:rFonts w:ascii="Cambria Math" w:hAnsi="Cambria Math"/>
                                      <w:sz w:val="20"/>
                                      <w:szCs w:val="20"/>
                                    </w:rPr>
                                    <m:t>Z</m:t>
                                  </w:del>
                                </m:r>
                              </m:e>
                              <m:sub>
                                <m:r>
                                  <w:del w:id="7044" w:author="محمد زكريا سيد سيد ابوسبع" w:date="2023-03-31T16:34:00Z">
                                    <w:rPr>
                                      <w:rFonts w:ascii="Cambria Math" w:hAnsi="Cambria Math"/>
                                      <w:sz w:val="20"/>
                                      <w:szCs w:val="20"/>
                                    </w:rPr>
                                    <m:t>q</m:t>
                                  </w:del>
                                </m:r>
                              </m:sub>
                            </m:sSub>
                            <m:r>
                              <w:del w:id="7045" w:author="محمد زكريا سيد سيد ابوسبع" w:date="2023-03-31T16:34:00Z">
                                <w:rPr>
                                  <w:rFonts w:ascii="Cambria Math" w:hAnsi="Cambria Math"/>
                                  <w:sz w:val="20"/>
                                  <w:szCs w:val="20"/>
                                </w:rPr>
                                <m:t>+</m:t>
                              </w:del>
                            </m:r>
                            <m:sSub>
                              <m:sSubPr>
                                <m:ctrlPr>
                                  <w:del w:id="7046" w:author="محمد زكريا سيد سيد ابوسبع" w:date="2023-03-31T16:34:00Z">
                                    <w:rPr>
                                      <w:rFonts w:ascii="Cambria Math" w:hAnsi="Cambria Math"/>
                                      <w:i/>
                                      <w:sz w:val="20"/>
                                      <w:szCs w:val="20"/>
                                    </w:rPr>
                                  </w:del>
                                </m:ctrlPr>
                              </m:sSubPr>
                              <m:e>
                                <m:r>
                                  <w:del w:id="7047" w:author="محمد زكريا سيد سيد ابوسبع" w:date="2023-03-31T16:34:00Z">
                                    <w:rPr>
                                      <w:rFonts w:ascii="Cambria Math" w:hAnsi="Cambria Math"/>
                                      <w:sz w:val="20"/>
                                      <w:szCs w:val="20"/>
                                    </w:rPr>
                                    <m:t>u</m:t>
                                  </w:del>
                                </m:r>
                              </m:e>
                              <m:sub>
                                <m:r>
                                  <w:del w:id="7048" w:author="محمد زكريا سيد سيد ابوسبع" w:date="2023-03-31T16:34:00Z">
                                    <w:rPr>
                                      <w:rFonts w:ascii="Cambria Math" w:hAnsi="Cambria Math"/>
                                      <w:sz w:val="20"/>
                                      <w:szCs w:val="20"/>
                                    </w:rPr>
                                    <m:t>o</m:t>
                                  </w:del>
                                </m:r>
                              </m:sub>
                            </m:sSub>
                          </m:e>
                        </m:d>
                        <m:ctrlPr>
                          <w:del w:id="7049" w:author="محمد زكريا سيد سيد ابوسبع" w:date="2023-03-31T16:34:00Z">
                            <w:rPr>
                              <w:rFonts w:ascii="Cambria Math" w:eastAsiaTheme="minorEastAsia" w:hAnsi="Cambria Math"/>
                              <w:i/>
                              <w:sz w:val="20"/>
                              <w:szCs w:val="20"/>
                            </w:rPr>
                          </w:del>
                        </m:ctrlPr>
                      </m:num>
                      <m:den>
                        <m:d>
                          <m:dPr>
                            <m:ctrlPr>
                              <w:del w:id="7050" w:author="محمد زكريا سيد سيد ابوسبع" w:date="2023-03-31T16:34:00Z">
                                <w:rPr>
                                  <w:rFonts w:ascii="Cambria Math" w:eastAsiaTheme="minorEastAsia" w:hAnsi="Cambria Math"/>
                                  <w:i/>
                                  <w:sz w:val="20"/>
                                  <w:szCs w:val="20"/>
                                </w:rPr>
                              </w:del>
                            </m:ctrlPr>
                          </m:dPr>
                          <m:e>
                            <m:r>
                              <w:del w:id="7051" w:author="محمد زكريا سيد سيد ابوسبع" w:date="2023-03-31T16:34:00Z">
                                <w:rPr>
                                  <w:rFonts w:ascii="Cambria Math" w:eastAsiaTheme="minorEastAsia" w:hAnsi="Cambria Math"/>
                                  <w:sz w:val="20"/>
                                  <w:szCs w:val="20"/>
                                </w:rPr>
                                <m:t>1-</m:t>
                              </w:del>
                            </m:r>
                            <m:sSub>
                              <m:sSubPr>
                                <m:ctrlPr>
                                  <w:del w:id="7052" w:author="محمد زكريا سيد سيد ابوسبع" w:date="2023-03-31T16:34:00Z">
                                    <w:rPr>
                                      <w:rFonts w:ascii="Cambria Math" w:hAnsi="Cambria Math"/>
                                      <w:i/>
                                      <w:sz w:val="20"/>
                                      <w:szCs w:val="20"/>
                                    </w:rPr>
                                  </w:del>
                                </m:ctrlPr>
                              </m:sSubPr>
                              <m:e>
                                <m:r>
                                  <w:del w:id="7053" w:author="محمد زكريا سيد سيد ابوسبع" w:date="2023-03-31T16:34:00Z">
                                    <w:rPr>
                                      <w:rFonts w:ascii="Cambria Math" w:hAnsi="Cambria Math"/>
                                      <w:sz w:val="20"/>
                                      <w:szCs w:val="20"/>
                                    </w:rPr>
                                    <m:t>Z</m:t>
                                  </w:del>
                                </m:r>
                              </m:e>
                              <m:sub>
                                <m:acc>
                                  <m:accPr>
                                    <m:chr m:val="̇"/>
                                    <m:ctrlPr>
                                      <w:del w:id="7054" w:author="محمد زكريا سيد سيد ابوسبع" w:date="2023-03-31T16:34:00Z">
                                        <w:rPr>
                                          <w:rFonts w:ascii="Cambria Math" w:hAnsi="Cambria Math"/>
                                          <w:i/>
                                          <w:sz w:val="20"/>
                                          <w:szCs w:val="20"/>
                                        </w:rPr>
                                      </w:del>
                                    </m:ctrlPr>
                                  </m:accPr>
                                  <m:e>
                                    <m:r>
                                      <w:del w:id="7055" w:author="محمد زكريا سيد سيد ابوسبع" w:date="2023-03-31T16:34:00Z">
                                        <w:rPr>
                                          <w:rFonts w:ascii="Cambria Math" w:hAnsi="Cambria Math"/>
                                          <w:sz w:val="20"/>
                                          <w:szCs w:val="20"/>
                                        </w:rPr>
                                        <m:t>w</m:t>
                                      </w:del>
                                    </m:r>
                                  </m:e>
                                </m:acc>
                              </m:sub>
                            </m:sSub>
                          </m:e>
                        </m:d>
                      </m:den>
                    </m:f>
                    <m:ctrlPr>
                      <w:del w:id="7056" w:author="محمد زكريا سيد سيد ابوسبع" w:date="2023-03-31T16:34:00Z">
                        <w:rPr>
                          <w:rFonts w:ascii="Cambria Math" w:eastAsia="Cambria Math" w:hAnsi="Cambria Math" w:cs="Cambria Math"/>
                          <w:i/>
                          <w:sz w:val="20"/>
                          <w:szCs w:val="20"/>
                        </w:rPr>
                      </w:del>
                    </m:ctrlPr>
                  </m:e>
                  <m:e>
                    <m:r>
                      <w:del w:id="7057" w:author="محمد زكريا سيد سيد ابوسبع" w:date="2023-03-31T16:34:00Z">
                        <w:rPr>
                          <w:rFonts w:ascii="Cambria Math" w:hAnsi="Cambria Math"/>
                          <w:sz w:val="20"/>
                          <w:szCs w:val="20"/>
                        </w:rPr>
                        <m:t>-</m:t>
                      </w:del>
                    </m:r>
                    <m:r>
                      <w:del w:id="7058" w:author="محمد زكريا سيد سيد ابوسبع" w:date="2023-03-31T16:34:00Z">
                        <w:rPr>
                          <w:rFonts w:ascii="Cambria Math" w:eastAsiaTheme="minorEastAsia" w:hAnsi="Cambria Math"/>
                          <w:sz w:val="20"/>
                          <w:szCs w:val="20"/>
                        </w:rPr>
                        <m:t xml:space="preserve"> </m:t>
                      </w:del>
                    </m:r>
                    <m:sSub>
                      <m:sSubPr>
                        <m:ctrlPr>
                          <w:del w:id="7059" w:author="محمد زكريا سيد سيد ابوسبع" w:date="2023-03-31T16:34:00Z">
                            <w:rPr>
                              <w:rFonts w:ascii="Cambria Math" w:hAnsi="Cambria Math"/>
                              <w:i/>
                              <w:sz w:val="20"/>
                              <w:szCs w:val="20"/>
                            </w:rPr>
                          </w:del>
                        </m:ctrlPr>
                      </m:sSubPr>
                      <m:e>
                        <m:r>
                          <w:del w:id="7060" w:author="محمد زكريا سيد سيد ابوسبع" w:date="2023-03-31T16:34:00Z">
                            <w:rPr>
                              <w:rFonts w:ascii="Cambria Math" w:hAnsi="Cambria Math"/>
                              <w:sz w:val="20"/>
                              <w:szCs w:val="20"/>
                            </w:rPr>
                            <m:t>M</m:t>
                          </w:del>
                        </m:r>
                      </m:e>
                      <m:sub>
                        <m:acc>
                          <m:accPr>
                            <m:chr m:val="̇"/>
                            <m:ctrlPr>
                              <w:del w:id="7061" w:author="محمد زكريا سيد سيد ابوسبع" w:date="2023-03-31T16:34:00Z">
                                <w:rPr>
                                  <w:rFonts w:ascii="Cambria Math" w:hAnsi="Cambria Math"/>
                                  <w:i/>
                                  <w:sz w:val="20"/>
                                  <w:szCs w:val="20"/>
                                </w:rPr>
                              </w:del>
                            </m:ctrlPr>
                          </m:accPr>
                          <m:e>
                            <m:r>
                              <w:del w:id="7062" w:author="محمد زكريا سيد سيد ابوسبع" w:date="2023-03-31T16:34:00Z">
                                <w:rPr>
                                  <w:rFonts w:ascii="Cambria Math" w:hAnsi="Cambria Math"/>
                                  <w:sz w:val="20"/>
                                  <w:szCs w:val="20"/>
                                </w:rPr>
                                <m:t>w</m:t>
                              </w:del>
                            </m:r>
                          </m:e>
                        </m:acc>
                      </m:sub>
                    </m:sSub>
                    <m:r>
                      <w:del w:id="7063" w:author="محمد زكريا سيد سيد ابوسبع" w:date="2023-03-31T16:34:00Z">
                        <w:rPr>
                          <w:rFonts w:ascii="Cambria Math" w:hAnsi="Cambria Math"/>
                          <w:sz w:val="20"/>
                          <w:szCs w:val="20"/>
                        </w:rPr>
                        <m:t>*</m:t>
                      </w:del>
                    </m:r>
                    <m:f>
                      <m:fPr>
                        <m:ctrlPr>
                          <w:del w:id="7064" w:author="محمد زكريا سيد سيد ابوسبع" w:date="2023-03-31T16:34:00Z">
                            <w:rPr>
                              <w:rFonts w:ascii="Cambria Math" w:hAnsi="Cambria Math"/>
                              <w:i/>
                              <w:sz w:val="20"/>
                              <w:szCs w:val="20"/>
                            </w:rPr>
                          </w:del>
                        </m:ctrlPr>
                      </m:fPr>
                      <m:num>
                        <m:r>
                          <w:del w:id="7065" w:author="محمد زكريا سيد سيد ابوسبع" w:date="2023-03-31T16:34:00Z">
                            <w:rPr>
                              <w:rFonts w:ascii="Cambria Math" w:hAnsi="Cambria Math"/>
                              <w:sz w:val="20"/>
                              <w:szCs w:val="20"/>
                            </w:rPr>
                            <m:t xml:space="preserve">g </m:t>
                          </w:del>
                        </m:r>
                        <m:func>
                          <m:funcPr>
                            <m:ctrlPr>
                              <w:del w:id="7066" w:author="محمد زكريا سيد سيد ابوسبع" w:date="2023-03-31T16:34:00Z">
                                <w:rPr>
                                  <w:rFonts w:ascii="Cambria Math" w:eastAsiaTheme="minorEastAsia" w:hAnsi="Cambria Math" w:cs="Times New Roman"/>
                                  <w:i/>
                                  <w:sz w:val="20"/>
                                  <w:szCs w:val="20"/>
                                </w:rPr>
                              </w:del>
                            </m:ctrlPr>
                          </m:funcPr>
                          <m:fName>
                            <m:r>
                              <w:del w:id="7067" w:author="محمد زكريا سيد سيد ابوسبع" w:date="2023-03-31T16:34:00Z">
                                <m:rPr>
                                  <m:sty m:val="p"/>
                                </m:rPr>
                                <w:rPr>
                                  <w:rFonts w:ascii="Cambria Math" w:hAnsi="Cambria Math"/>
                                  <w:sz w:val="20"/>
                                  <w:szCs w:val="20"/>
                                </w:rPr>
                                <m:t>sin</m:t>
                              </w:del>
                            </m:r>
                          </m:fName>
                          <m:e>
                            <m:d>
                              <m:dPr>
                                <m:ctrlPr>
                                  <w:del w:id="7068" w:author="محمد زكريا سيد سيد ابوسبع" w:date="2023-03-31T16:34:00Z">
                                    <w:rPr>
                                      <w:rFonts w:ascii="Cambria Math" w:eastAsiaTheme="minorEastAsia" w:hAnsi="Cambria Math" w:cs="Times New Roman"/>
                                      <w:i/>
                                      <w:sz w:val="20"/>
                                      <w:szCs w:val="20"/>
                                    </w:rPr>
                                  </w:del>
                                </m:ctrlPr>
                              </m:dPr>
                              <m:e>
                                <m:sSub>
                                  <m:sSubPr>
                                    <m:ctrlPr>
                                      <w:del w:id="7069" w:author="محمد زكريا سيد سيد ابوسبع" w:date="2023-03-31T16:34:00Z">
                                        <w:rPr>
                                          <w:rFonts w:ascii="Cambria Math" w:hAnsi="Cambria Math"/>
                                          <w:i/>
                                          <w:sz w:val="20"/>
                                          <w:szCs w:val="20"/>
                                        </w:rPr>
                                      </w:del>
                                    </m:ctrlPr>
                                  </m:sSubPr>
                                  <m:e>
                                    <m:r>
                                      <w:del w:id="7070" w:author="محمد زكريا سيد سيد ابوسبع" w:date="2023-03-31T16:34:00Z">
                                        <w:rPr>
                                          <w:rFonts w:ascii="Cambria Math" w:hAnsi="Cambria Math"/>
                                          <w:sz w:val="20"/>
                                          <w:szCs w:val="20"/>
                                        </w:rPr>
                                        <m:t>θ</m:t>
                                      </w:del>
                                    </m:r>
                                  </m:e>
                                  <m:sub>
                                    <m:r>
                                      <w:del w:id="7071" w:author="محمد زكريا سيد سيد ابوسبع" w:date="2023-03-31T16:34:00Z">
                                        <w:rPr>
                                          <w:rFonts w:ascii="Cambria Math" w:hAnsi="Cambria Math"/>
                                          <w:sz w:val="20"/>
                                          <w:szCs w:val="20"/>
                                        </w:rPr>
                                        <m:t>o</m:t>
                                      </w:del>
                                    </m:r>
                                  </m:sub>
                                </m:sSub>
                              </m:e>
                            </m:d>
                          </m:e>
                        </m:func>
                      </m:num>
                      <m:den>
                        <m:d>
                          <m:dPr>
                            <m:ctrlPr>
                              <w:del w:id="7072" w:author="محمد زكريا سيد سيد ابوسبع" w:date="2023-03-31T16:34:00Z">
                                <w:rPr>
                                  <w:rFonts w:ascii="Cambria Math" w:eastAsiaTheme="minorEastAsia" w:hAnsi="Cambria Math"/>
                                  <w:i/>
                                  <w:sz w:val="20"/>
                                  <w:szCs w:val="20"/>
                                </w:rPr>
                              </w:del>
                            </m:ctrlPr>
                          </m:dPr>
                          <m:e>
                            <m:r>
                              <w:del w:id="7073" w:author="محمد زكريا سيد سيد ابوسبع" w:date="2023-03-31T16:34:00Z">
                                <w:rPr>
                                  <w:rFonts w:ascii="Cambria Math" w:eastAsiaTheme="minorEastAsia" w:hAnsi="Cambria Math"/>
                                  <w:sz w:val="20"/>
                                  <w:szCs w:val="20"/>
                                </w:rPr>
                                <m:t>1-</m:t>
                              </w:del>
                            </m:r>
                            <m:sSub>
                              <m:sSubPr>
                                <m:ctrlPr>
                                  <w:del w:id="7074" w:author="محمد زكريا سيد سيد ابوسبع" w:date="2023-03-31T16:34:00Z">
                                    <w:rPr>
                                      <w:rFonts w:ascii="Cambria Math" w:hAnsi="Cambria Math"/>
                                      <w:i/>
                                      <w:sz w:val="20"/>
                                      <w:szCs w:val="20"/>
                                    </w:rPr>
                                  </w:del>
                                </m:ctrlPr>
                              </m:sSubPr>
                              <m:e>
                                <m:r>
                                  <w:del w:id="7075" w:author="محمد زكريا سيد سيد ابوسبع" w:date="2023-03-31T16:34:00Z">
                                    <w:rPr>
                                      <w:rFonts w:ascii="Cambria Math" w:hAnsi="Cambria Math"/>
                                      <w:sz w:val="20"/>
                                      <w:szCs w:val="20"/>
                                    </w:rPr>
                                    <m:t>Z</m:t>
                                  </w:del>
                                </m:r>
                              </m:e>
                              <m:sub>
                                <m:acc>
                                  <m:accPr>
                                    <m:chr m:val="̇"/>
                                    <m:ctrlPr>
                                      <w:del w:id="7076" w:author="محمد زكريا سيد سيد ابوسبع" w:date="2023-03-31T16:34:00Z">
                                        <w:rPr>
                                          <w:rFonts w:ascii="Cambria Math" w:hAnsi="Cambria Math"/>
                                          <w:i/>
                                          <w:sz w:val="20"/>
                                          <w:szCs w:val="20"/>
                                        </w:rPr>
                                      </w:del>
                                    </m:ctrlPr>
                                  </m:accPr>
                                  <m:e>
                                    <m:r>
                                      <w:del w:id="7077" w:author="محمد زكريا سيد سيد ابوسبع" w:date="2023-03-31T16:34:00Z">
                                        <w:rPr>
                                          <w:rFonts w:ascii="Cambria Math" w:hAnsi="Cambria Math"/>
                                          <w:sz w:val="20"/>
                                          <w:szCs w:val="20"/>
                                        </w:rPr>
                                        <m:t>w</m:t>
                                      </w:del>
                                    </m:r>
                                  </m:e>
                                </m:acc>
                              </m:sub>
                            </m:sSub>
                          </m:e>
                        </m:d>
                      </m:den>
                    </m:f>
                  </m:e>
                </m:mr>
                <m:mr>
                  <m:e>
                    <m:r>
                      <w:del w:id="7078" w:author="محمد زكريا سيد سيد ابوسبع" w:date="2023-03-31T16:34:00Z">
                        <w:rPr>
                          <w:rFonts w:ascii="Cambria Math" w:hAnsi="Cambria Math" w:cs="Times New Roman"/>
                          <w:sz w:val="20"/>
                          <w:szCs w:val="20"/>
                        </w:rPr>
                        <m:t>0</m:t>
                      </w:del>
                    </m:r>
                  </m:e>
                  <m:e>
                    <m:r>
                      <w:del w:id="7079" w:author="محمد زكريا سيد سيد ابوسبع" w:date="2023-03-31T16:34:00Z">
                        <w:rPr>
                          <w:rFonts w:ascii="Cambria Math" w:hAnsi="Cambria Math" w:cs="Times New Roman"/>
                          <w:sz w:val="20"/>
                          <w:szCs w:val="20"/>
                        </w:rPr>
                        <m:t>0</m:t>
                      </w:del>
                    </m:r>
                  </m:e>
                  <m:e>
                    <m:r>
                      <w:del w:id="7080" w:author="محمد زكريا سيد سيد ابوسبع" w:date="2023-03-31T16:34:00Z">
                        <w:rPr>
                          <w:rFonts w:ascii="Cambria Math" w:hAnsi="Cambria Math" w:cs="Times New Roman"/>
                          <w:sz w:val="20"/>
                          <w:szCs w:val="20"/>
                        </w:rPr>
                        <m:t>1</m:t>
                      </w:del>
                    </m:r>
                    <m:ctrlPr>
                      <w:del w:id="7081" w:author="محمد زكريا سيد سيد ابوسبع" w:date="2023-03-31T16:34:00Z">
                        <w:rPr>
                          <w:rFonts w:ascii="Cambria Math" w:eastAsia="Cambria Math" w:hAnsi="Cambria Math" w:cs="Cambria Math"/>
                          <w:i/>
                          <w:sz w:val="20"/>
                          <w:szCs w:val="20"/>
                        </w:rPr>
                      </w:del>
                    </m:ctrlPr>
                  </m:e>
                  <m:e>
                    <m:r>
                      <w:del w:id="7082" w:author="محمد زكريا سيد سيد ابوسبع" w:date="2023-03-31T16:34:00Z">
                        <w:rPr>
                          <w:rFonts w:ascii="Cambria Math" w:eastAsia="Cambria Math" w:hAnsi="Cambria Math" w:cs="Cambria Math"/>
                          <w:sz w:val="20"/>
                          <w:szCs w:val="20"/>
                        </w:rPr>
                        <m:t>0</m:t>
                      </w:del>
                    </m:r>
                  </m:e>
                </m:mr>
              </m:m>
            </m:e>
          </m:d>
          <m:d>
            <m:dPr>
              <m:begChr m:val="["/>
              <m:endChr m:val="]"/>
              <m:ctrlPr>
                <w:del w:id="7083" w:author="محمد زكريا سيد سيد ابوسبع" w:date="2023-03-31T16:34:00Z">
                  <w:rPr>
                    <w:rFonts w:ascii="Cambria Math" w:hAnsi="Cambria Math" w:cs="Times New Roman"/>
                    <w:i/>
                    <w:sz w:val="20"/>
                    <w:szCs w:val="20"/>
                  </w:rPr>
                </w:del>
              </m:ctrlPr>
            </m:dPr>
            <m:e>
              <m:eqArr>
                <m:eqArrPr>
                  <m:ctrlPr>
                    <w:del w:id="7084" w:author="محمد زكريا سيد سيد ابوسبع" w:date="2023-03-31T16:34:00Z">
                      <w:rPr>
                        <w:rFonts w:ascii="Cambria Math" w:hAnsi="Cambria Math" w:cs="Times New Roman"/>
                        <w:sz w:val="20"/>
                        <w:szCs w:val="20"/>
                      </w:rPr>
                    </w:del>
                  </m:ctrlPr>
                </m:eqArrPr>
                <m:e>
                  <m:r>
                    <w:del w:id="7085" w:author="محمد زكريا سيد سيد ابوسبع" w:date="2023-03-31T16:34:00Z">
                      <m:rPr>
                        <m:sty m:val="p"/>
                      </m:rPr>
                      <w:rPr>
                        <w:rFonts w:ascii="Cambria Math" w:hAnsi="Cambria Math"/>
                        <w:sz w:val="20"/>
                        <w:szCs w:val="20"/>
                      </w:rPr>
                      <m:t>Δ</m:t>
                    </w:del>
                  </m:r>
                  <m:r>
                    <w:del w:id="7086" w:author="محمد زكريا سيد سيد ابوسبع" w:date="2023-03-31T16:34:00Z">
                      <w:rPr>
                        <w:rFonts w:ascii="Cambria Math" w:hAnsi="Cambria Math"/>
                        <w:sz w:val="20"/>
                        <w:szCs w:val="20"/>
                      </w:rPr>
                      <m:t>u</m:t>
                    </w:del>
                  </m:r>
                  <m:ctrlPr>
                    <w:del w:id="7087" w:author="محمد زكريا سيد سيد ابوسبع" w:date="2023-03-31T16:34:00Z">
                      <w:rPr>
                        <w:rFonts w:ascii="Cambria Math" w:hAnsi="Cambria Math" w:cs="Times New Roman"/>
                        <w:i/>
                        <w:sz w:val="20"/>
                        <w:szCs w:val="20"/>
                      </w:rPr>
                    </w:del>
                  </m:ctrlPr>
                </m:e>
                <m:e>
                  <m:r>
                    <w:del w:id="7088" w:author="محمد زكريا سيد سيد ابوسبع" w:date="2023-03-31T16:34:00Z">
                      <m:rPr>
                        <m:sty m:val="p"/>
                      </m:rPr>
                      <w:rPr>
                        <w:rFonts w:ascii="Cambria Math" w:hAnsi="Cambria Math"/>
                        <w:sz w:val="20"/>
                        <w:szCs w:val="20"/>
                      </w:rPr>
                      <m:t>Δ</m:t>
                    </w:del>
                  </m:r>
                  <m:r>
                    <w:del w:id="7089" w:author="محمد زكريا سيد سيد ابوسبع" w:date="2023-03-31T16:34:00Z">
                      <w:rPr>
                        <w:rFonts w:ascii="Cambria Math" w:hAnsi="Cambria Math"/>
                        <w:sz w:val="20"/>
                        <w:szCs w:val="20"/>
                      </w:rPr>
                      <m:t>w</m:t>
                    </w:del>
                  </m:r>
                  <m:ctrlPr>
                    <w:del w:id="7090" w:author="محمد زكريا سيد سيد ابوسبع" w:date="2023-03-31T16:34:00Z">
                      <w:rPr>
                        <w:rFonts w:ascii="Cambria Math" w:eastAsia="Cambria Math" w:hAnsi="Cambria Math" w:cs="Cambria Math"/>
                        <w:i/>
                        <w:sz w:val="20"/>
                        <w:szCs w:val="20"/>
                      </w:rPr>
                    </w:del>
                  </m:ctrlPr>
                </m:e>
                <m:e>
                  <m:r>
                    <w:del w:id="7091" w:author="محمد زكريا سيد سيد ابوسبع" w:date="2023-03-31T16:34:00Z">
                      <m:rPr>
                        <m:sty m:val="p"/>
                      </m:rPr>
                      <w:rPr>
                        <w:rFonts w:ascii="Cambria Math" w:hAnsi="Cambria Math"/>
                        <w:sz w:val="20"/>
                        <w:szCs w:val="20"/>
                      </w:rPr>
                      <m:t>Δ</m:t>
                    </w:del>
                  </m:r>
                  <m:r>
                    <w:del w:id="7092" w:author="محمد زكريا سيد سيد ابوسبع" w:date="2023-03-31T16:34:00Z">
                      <w:rPr>
                        <w:rFonts w:ascii="Cambria Math" w:hAnsi="Cambria Math"/>
                        <w:sz w:val="20"/>
                        <w:szCs w:val="20"/>
                      </w:rPr>
                      <m:t>q</m:t>
                    </w:del>
                  </m:r>
                  <m:ctrlPr>
                    <w:del w:id="7093" w:author="محمد زكريا سيد سيد ابوسبع" w:date="2023-03-31T16:34:00Z">
                      <w:rPr>
                        <w:rFonts w:ascii="Cambria Math" w:eastAsia="Cambria Math" w:hAnsi="Cambria Math" w:cs="Cambria Math"/>
                        <w:i/>
                        <w:sz w:val="20"/>
                        <w:szCs w:val="20"/>
                      </w:rPr>
                    </w:del>
                  </m:ctrlPr>
                </m:e>
                <m:e>
                  <m:r>
                    <w:del w:id="7094" w:author="محمد زكريا سيد سيد ابوسبع" w:date="2023-03-31T16:34:00Z">
                      <m:rPr>
                        <m:sty m:val="p"/>
                      </m:rPr>
                      <w:rPr>
                        <w:rFonts w:ascii="Cambria Math" w:hAnsi="Cambria Math"/>
                        <w:sz w:val="20"/>
                        <w:szCs w:val="20"/>
                      </w:rPr>
                      <m:t>Δ</m:t>
                    </w:del>
                  </m:r>
                  <m:r>
                    <w:del w:id="7095" w:author="محمد زكريا سيد سيد ابوسبع" w:date="2023-03-31T16:34:00Z">
                      <w:rPr>
                        <w:rFonts w:ascii="Cambria Math" w:hAnsi="Cambria Math"/>
                        <w:sz w:val="20"/>
                        <w:szCs w:val="20"/>
                      </w:rPr>
                      <m:t>θ</m:t>
                    </w:del>
                  </m:r>
                  <m:ctrlPr>
                    <w:del w:id="7096" w:author="محمد زكريا سيد سيد ابوسبع" w:date="2023-03-31T16:34:00Z">
                      <w:rPr>
                        <w:rFonts w:ascii="Cambria Math" w:hAnsi="Cambria Math" w:cs="Times New Roman"/>
                        <w:i/>
                        <w:sz w:val="20"/>
                        <w:szCs w:val="20"/>
                      </w:rPr>
                    </w:del>
                  </m:ctrlPr>
                </m:e>
              </m:eqArr>
            </m:e>
          </m:d>
          <m:r>
            <w:del w:id="7097" w:author="محمد زكريا سيد سيد ابوسبع" w:date="2023-03-31T16:34:00Z">
              <w:rPr>
                <w:rFonts w:ascii="Cambria Math" w:hAnsi="Cambria Math"/>
                <w:sz w:val="20"/>
                <w:szCs w:val="20"/>
              </w:rPr>
              <m:t>+</m:t>
            </w:del>
          </m:r>
          <m:d>
            <m:dPr>
              <m:begChr m:val="["/>
              <m:endChr m:val="]"/>
              <m:ctrlPr>
                <w:del w:id="7098" w:author="محمد زكريا سيد سيد ابوسبع" w:date="2023-03-31T16:34:00Z">
                  <w:rPr>
                    <w:rFonts w:ascii="Cambria Math" w:hAnsi="Cambria Math" w:cs="Times New Roman"/>
                    <w:i/>
                    <w:sz w:val="20"/>
                    <w:szCs w:val="20"/>
                  </w:rPr>
                </w:del>
              </m:ctrlPr>
            </m:dPr>
            <m:e>
              <m:m>
                <m:mPr>
                  <m:mcs>
                    <m:mc>
                      <m:mcPr>
                        <m:count m:val="2"/>
                        <m:mcJc m:val="center"/>
                      </m:mcPr>
                    </m:mc>
                  </m:mcs>
                  <m:ctrlPr>
                    <w:del w:id="7099" w:author="محمد زكريا سيد سيد ابوسبع" w:date="2023-03-31T16:34:00Z">
                      <w:rPr>
                        <w:rFonts w:ascii="Cambria Math" w:hAnsi="Cambria Math" w:cs="Times New Roman"/>
                        <w:i/>
                        <w:sz w:val="20"/>
                        <w:szCs w:val="20"/>
                      </w:rPr>
                    </w:del>
                  </m:ctrlPr>
                </m:mPr>
                <m:mr>
                  <m:e>
                    <m:sSub>
                      <m:sSubPr>
                        <m:ctrlPr>
                          <w:del w:id="7100" w:author="محمد زكريا سيد سيد ابوسبع" w:date="2023-03-31T16:34:00Z">
                            <w:rPr>
                              <w:rFonts w:ascii="Cambria Math" w:hAnsi="Cambria Math" w:cs="Times New Roman"/>
                              <w:i/>
                              <w:sz w:val="20"/>
                              <w:szCs w:val="20"/>
                            </w:rPr>
                          </w:del>
                        </m:ctrlPr>
                      </m:sSubPr>
                      <m:e>
                        <m:r>
                          <w:del w:id="7101" w:author="محمد زكريا سيد سيد ابوسبع" w:date="2023-03-31T16:34:00Z">
                            <w:rPr>
                              <w:rFonts w:ascii="Cambria Math" w:hAnsi="Cambria Math"/>
                              <w:sz w:val="20"/>
                              <w:szCs w:val="20"/>
                            </w:rPr>
                            <m:t>X</m:t>
                          </w:del>
                        </m:r>
                      </m:e>
                      <m:sub>
                        <m:sSub>
                          <m:sSubPr>
                            <m:ctrlPr>
                              <w:del w:id="7102" w:author="محمد زكريا سيد سيد ابوسبع" w:date="2023-03-31T16:34:00Z">
                                <w:rPr>
                                  <w:rFonts w:ascii="Cambria Math" w:hAnsi="Cambria Math" w:cs="Times New Roman"/>
                                  <w:i/>
                                  <w:sz w:val="20"/>
                                  <w:szCs w:val="20"/>
                                </w:rPr>
                              </w:del>
                            </m:ctrlPr>
                          </m:sSubPr>
                          <m:e>
                            <m:r>
                              <w:del w:id="7103" w:author="محمد زكريا سيد سيد ابوسبع" w:date="2023-03-31T16:34:00Z">
                                <w:rPr>
                                  <w:rFonts w:ascii="Cambria Math" w:hAnsi="Cambria Math"/>
                                  <w:sz w:val="20"/>
                                  <w:szCs w:val="20"/>
                                </w:rPr>
                                <m:t>δ</m:t>
                              </w:del>
                            </m:r>
                          </m:e>
                          <m:sub>
                            <m:r>
                              <w:del w:id="7104" w:author="محمد زكريا سيد سيد ابوسبع" w:date="2023-03-31T16:34:00Z">
                                <w:rPr>
                                  <w:rFonts w:ascii="Cambria Math" w:hAnsi="Cambria Math"/>
                                  <w:sz w:val="20"/>
                                  <w:szCs w:val="20"/>
                                </w:rPr>
                                <m:t>e</m:t>
                              </w:del>
                            </m:r>
                          </m:sub>
                        </m:sSub>
                      </m:sub>
                    </m:sSub>
                  </m:e>
                  <m:e>
                    <m:sSub>
                      <m:sSubPr>
                        <m:ctrlPr>
                          <w:del w:id="7105" w:author="محمد زكريا سيد سيد ابوسبع" w:date="2023-03-31T16:34:00Z">
                            <w:rPr>
                              <w:rFonts w:ascii="Cambria Math" w:hAnsi="Cambria Math" w:cs="Times New Roman"/>
                              <w:i/>
                              <w:sz w:val="20"/>
                              <w:szCs w:val="20"/>
                            </w:rPr>
                          </w:del>
                        </m:ctrlPr>
                      </m:sSubPr>
                      <m:e>
                        <m:r>
                          <w:del w:id="7106" w:author="محمد زكريا سيد سيد ابوسبع" w:date="2023-03-31T16:34:00Z">
                            <w:rPr>
                              <w:rFonts w:ascii="Cambria Math" w:hAnsi="Cambria Math"/>
                              <w:sz w:val="20"/>
                              <w:szCs w:val="20"/>
                            </w:rPr>
                            <m:t>X</m:t>
                          </w:del>
                        </m:r>
                      </m:e>
                      <m:sub>
                        <m:sSub>
                          <m:sSubPr>
                            <m:ctrlPr>
                              <w:del w:id="7107" w:author="محمد زكريا سيد سيد ابوسبع" w:date="2023-03-31T16:34:00Z">
                                <w:rPr>
                                  <w:rFonts w:ascii="Cambria Math" w:hAnsi="Cambria Math" w:cs="Times New Roman"/>
                                  <w:i/>
                                  <w:sz w:val="20"/>
                                  <w:szCs w:val="20"/>
                                </w:rPr>
                              </w:del>
                            </m:ctrlPr>
                          </m:sSubPr>
                          <m:e>
                            <m:r>
                              <w:del w:id="7108" w:author="محمد زكريا سيد سيد ابوسبع" w:date="2023-03-31T16:34:00Z">
                                <w:rPr>
                                  <w:rFonts w:ascii="Cambria Math" w:hAnsi="Cambria Math"/>
                                  <w:sz w:val="20"/>
                                  <w:szCs w:val="20"/>
                                </w:rPr>
                                <m:t>δ</m:t>
                              </w:del>
                            </m:r>
                          </m:e>
                          <m:sub>
                            <m:r>
                              <w:del w:id="7109" w:author="محمد زكريا سيد سيد ابوسبع" w:date="2023-03-31T16:34:00Z">
                                <w:rPr>
                                  <w:rFonts w:ascii="Cambria Math" w:hAnsi="Cambria Math"/>
                                  <w:sz w:val="20"/>
                                  <w:szCs w:val="20"/>
                                </w:rPr>
                                <m:t>th</m:t>
                              </w:del>
                            </m:r>
                          </m:sub>
                        </m:sSub>
                      </m:sub>
                    </m:sSub>
                  </m:e>
                </m:mr>
                <m:mr>
                  <m:e>
                    <m:f>
                      <m:fPr>
                        <m:ctrlPr>
                          <w:del w:id="7110" w:author="محمد زكريا سيد سيد ابوسبع" w:date="2023-03-31T16:34:00Z">
                            <w:rPr>
                              <w:rFonts w:ascii="Cambria Math" w:hAnsi="Cambria Math"/>
                              <w:i/>
                              <w:sz w:val="20"/>
                              <w:szCs w:val="20"/>
                            </w:rPr>
                          </w:del>
                        </m:ctrlPr>
                      </m:fPr>
                      <m:num>
                        <m:sSub>
                          <m:sSubPr>
                            <m:ctrlPr>
                              <w:del w:id="7111" w:author="محمد زكريا سيد سيد ابوسبع" w:date="2023-03-31T16:34:00Z">
                                <w:rPr>
                                  <w:rFonts w:ascii="Cambria Math" w:hAnsi="Cambria Math"/>
                                  <w:i/>
                                  <w:sz w:val="20"/>
                                  <w:szCs w:val="20"/>
                                </w:rPr>
                              </w:del>
                            </m:ctrlPr>
                          </m:sSubPr>
                          <m:e>
                            <m:r>
                              <w:del w:id="7112" w:author="محمد زكريا سيد سيد ابوسبع" w:date="2023-03-31T16:34:00Z">
                                <w:rPr>
                                  <w:rFonts w:ascii="Cambria Math" w:hAnsi="Cambria Math"/>
                                  <w:sz w:val="20"/>
                                  <w:szCs w:val="20"/>
                                </w:rPr>
                                <m:t>Z</m:t>
                              </w:del>
                            </m:r>
                          </m:e>
                          <m:sub>
                            <m:sSub>
                              <m:sSubPr>
                                <m:ctrlPr>
                                  <w:del w:id="7113" w:author="محمد زكريا سيد سيد ابوسبع" w:date="2023-03-31T16:34:00Z">
                                    <w:rPr>
                                      <w:rFonts w:ascii="Cambria Math" w:hAnsi="Cambria Math"/>
                                      <w:i/>
                                      <w:sz w:val="20"/>
                                      <w:szCs w:val="20"/>
                                    </w:rPr>
                                  </w:del>
                                </m:ctrlPr>
                              </m:sSubPr>
                              <m:e>
                                <m:r>
                                  <w:del w:id="7114" w:author="محمد زكريا سيد سيد ابوسبع" w:date="2023-03-31T16:34:00Z">
                                    <w:rPr>
                                      <w:rFonts w:ascii="Cambria Math" w:hAnsi="Cambria Math"/>
                                      <w:sz w:val="20"/>
                                      <w:szCs w:val="20"/>
                                    </w:rPr>
                                    <m:t>δ</m:t>
                                  </w:del>
                                </m:r>
                              </m:e>
                              <m:sub>
                                <m:r>
                                  <w:del w:id="7115" w:author="محمد زكريا سيد سيد ابوسبع" w:date="2023-03-31T16:34:00Z">
                                    <w:rPr>
                                      <w:rFonts w:ascii="Cambria Math" w:hAnsi="Cambria Math"/>
                                      <w:sz w:val="20"/>
                                      <w:szCs w:val="20"/>
                                    </w:rPr>
                                    <m:t>e</m:t>
                                  </w:del>
                                </m:r>
                              </m:sub>
                            </m:sSub>
                          </m:sub>
                        </m:sSub>
                        <m:ctrlPr>
                          <w:del w:id="7116" w:author="محمد زكريا سيد سيد ابوسبع" w:date="2023-03-31T16:34:00Z">
                            <w:rPr>
                              <w:rFonts w:ascii="Cambria Math" w:eastAsiaTheme="minorEastAsia" w:hAnsi="Cambria Math"/>
                              <w:i/>
                              <w:sz w:val="20"/>
                              <w:szCs w:val="20"/>
                            </w:rPr>
                          </w:del>
                        </m:ctrlPr>
                      </m:num>
                      <m:den>
                        <m:d>
                          <m:dPr>
                            <m:ctrlPr>
                              <w:del w:id="7117" w:author="محمد زكريا سيد سيد ابوسبع" w:date="2023-03-31T16:34:00Z">
                                <w:rPr>
                                  <w:rFonts w:ascii="Cambria Math" w:eastAsiaTheme="minorEastAsia" w:hAnsi="Cambria Math"/>
                                  <w:i/>
                                  <w:sz w:val="20"/>
                                  <w:szCs w:val="20"/>
                                </w:rPr>
                              </w:del>
                            </m:ctrlPr>
                          </m:dPr>
                          <m:e>
                            <m:r>
                              <w:del w:id="7118" w:author="محمد زكريا سيد سيد ابوسبع" w:date="2023-03-31T16:34:00Z">
                                <w:rPr>
                                  <w:rFonts w:ascii="Cambria Math" w:eastAsiaTheme="minorEastAsia" w:hAnsi="Cambria Math"/>
                                  <w:sz w:val="20"/>
                                  <w:szCs w:val="20"/>
                                </w:rPr>
                                <m:t>1-</m:t>
                              </w:del>
                            </m:r>
                            <m:sSub>
                              <m:sSubPr>
                                <m:ctrlPr>
                                  <w:del w:id="7119" w:author="محمد زكريا سيد سيد ابوسبع" w:date="2023-03-31T16:34:00Z">
                                    <w:rPr>
                                      <w:rFonts w:ascii="Cambria Math" w:hAnsi="Cambria Math"/>
                                      <w:i/>
                                      <w:sz w:val="20"/>
                                      <w:szCs w:val="20"/>
                                    </w:rPr>
                                  </w:del>
                                </m:ctrlPr>
                              </m:sSubPr>
                              <m:e>
                                <m:r>
                                  <w:del w:id="7120" w:author="محمد زكريا سيد سيد ابوسبع" w:date="2023-03-31T16:34:00Z">
                                    <w:rPr>
                                      <w:rFonts w:ascii="Cambria Math" w:hAnsi="Cambria Math"/>
                                      <w:sz w:val="20"/>
                                      <w:szCs w:val="20"/>
                                    </w:rPr>
                                    <m:t>Z</m:t>
                                  </w:del>
                                </m:r>
                              </m:e>
                              <m:sub>
                                <m:acc>
                                  <m:accPr>
                                    <m:chr m:val="̇"/>
                                    <m:ctrlPr>
                                      <w:del w:id="7121" w:author="محمد زكريا سيد سيد ابوسبع" w:date="2023-03-31T16:34:00Z">
                                        <w:rPr>
                                          <w:rFonts w:ascii="Cambria Math" w:hAnsi="Cambria Math"/>
                                          <w:i/>
                                          <w:sz w:val="20"/>
                                          <w:szCs w:val="20"/>
                                        </w:rPr>
                                      </w:del>
                                    </m:ctrlPr>
                                  </m:accPr>
                                  <m:e>
                                    <m:r>
                                      <w:del w:id="7122" w:author="محمد زكريا سيد سيد ابوسبع" w:date="2023-03-31T16:34:00Z">
                                        <w:rPr>
                                          <w:rFonts w:ascii="Cambria Math" w:hAnsi="Cambria Math"/>
                                          <w:sz w:val="20"/>
                                          <w:szCs w:val="20"/>
                                        </w:rPr>
                                        <m:t>w</m:t>
                                      </w:del>
                                    </m:r>
                                  </m:e>
                                </m:acc>
                              </m:sub>
                            </m:sSub>
                          </m:e>
                        </m:d>
                      </m:den>
                    </m:f>
                  </m:e>
                  <m:e>
                    <m:f>
                      <m:fPr>
                        <m:ctrlPr>
                          <w:del w:id="7123" w:author="محمد زكريا سيد سيد ابوسبع" w:date="2023-03-31T16:34:00Z">
                            <w:rPr>
                              <w:rFonts w:ascii="Cambria Math" w:hAnsi="Cambria Math"/>
                              <w:i/>
                              <w:sz w:val="20"/>
                              <w:szCs w:val="20"/>
                            </w:rPr>
                          </w:del>
                        </m:ctrlPr>
                      </m:fPr>
                      <m:num>
                        <m:sSub>
                          <m:sSubPr>
                            <m:ctrlPr>
                              <w:del w:id="7124" w:author="محمد زكريا سيد سيد ابوسبع" w:date="2023-03-31T16:34:00Z">
                                <w:rPr>
                                  <w:rFonts w:ascii="Cambria Math" w:hAnsi="Cambria Math"/>
                                  <w:i/>
                                  <w:sz w:val="20"/>
                                  <w:szCs w:val="20"/>
                                </w:rPr>
                              </w:del>
                            </m:ctrlPr>
                          </m:sSubPr>
                          <m:e>
                            <m:r>
                              <w:del w:id="7125" w:author="محمد زكريا سيد سيد ابوسبع" w:date="2023-03-31T16:34:00Z">
                                <w:rPr>
                                  <w:rFonts w:ascii="Cambria Math" w:hAnsi="Cambria Math"/>
                                  <w:sz w:val="20"/>
                                  <w:szCs w:val="20"/>
                                </w:rPr>
                                <m:t>Z</m:t>
                              </w:del>
                            </m:r>
                          </m:e>
                          <m:sub>
                            <m:sSub>
                              <m:sSubPr>
                                <m:ctrlPr>
                                  <w:del w:id="7126" w:author="محمد زكريا سيد سيد ابوسبع" w:date="2023-03-31T16:34:00Z">
                                    <w:rPr>
                                      <w:rFonts w:ascii="Cambria Math" w:hAnsi="Cambria Math"/>
                                      <w:i/>
                                      <w:sz w:val="20"/>
                                      <w:szCs w:val="20"/>
                                    </w:rPr>
                                  </w:del>
                                </m:ctrlPr>
                              </m:sSubPr>
                              <m:e>
                                <m:r>
                                  <w:del w:id="7127" w:author="محمد زكريا سيد سيد ابوسبع" w:date="2023-03-31T16:34:00Z">
                                    <w:rPr>
                                      <w:rFonts w:ascii="Cambria Math" w:hAnsi="Cambria Math"/>
                                      <w:sz w:val="20"/>
                                      <w:szCs w:val="20"/>
                                    </w:rPr>
                                    <m:t>δ</m:t>
                                  </w:del>
                                </m:r>
                              </m:e>
                              <m:sub>
                                <m:r>
                                  <w:del w:id="7128" w:author="محمد زكريا سيد سيد ابوسبع" w:date="2023-03-31T16:34:00Z">
                                    <w:rPr>
                                      <w:rFonts w:ascii="Cambria Math" w:hAnsi="Cambria Math"/>
                                      <w:sz w:val="20"/>
                                      <w:szCs w:val="20"/>
                                    </w:rPr>
                                    <m:t>th</m:t>
                                  </w:del>
                                </m:r>
                              </m:sub>
                            </m:sSub>
                          </m:sub>
                        </m:sSub>
                      </m:num>
                      <m:den>
                        <m:d>
                          <m:dPr>
                            <m:ctrlPr>
                              <w:del w:id="7129" w:author="محمد زكريا سيد سيد ابوسبع" w:date="2023-03-31T16:34:00Z">
                                <w:rPr>
                                  <w:rFonts w:ascii="Cambria Math" w:eastAsiaTheme="minorEastAsia" w:hAnsi="Cambria Math"/>
                                  <w:i/>
                                  <w:sz w:val="20"/>
                                  <w:szCs w:val="20"/>
                                </w:rPr>
                              </w:del>
                            </m:ctrlPr>
                          </m:dPr>
                          <m:e>
                            <m:r>
                              <w:del w:id="7130" w:author="محمد زكريا سيد سيد ابوسبع" w:date="2023-03-31T16:34:00Z">
                                <w:rPr>
                                  <w:rFonts w:ascii="Cambria Math" w:eastAsiaTheme="minorEastAsia" w:hAnsi="Cambria Math"/>
                                  <w:sz w:val="20"/>
                                  <w:szCs w:val="20"/>
                                </w:rPr>
                                <m:t>1-</m:t>
                              </w:del>
                            </m:r>
                            <m:sSub>
                              <m:sSubPr>
                                <m:ctrlPr>
                                  <w:del w:id="7131" w:author="محمد زكريا سيد سيد ابوسبع" w:date="2023-03-31T16:34:00Z">
                                    <w:rPr>
                                      <w:rFonts w:ascii="Cambria Math" w:hAnsi="Cambria Math"/>
                                      <w:i/>
                                      <w:sz w:val="20"/>
                                      <w:szCs w:val="20"/>
                                    </w:rPr>
                                  </w:del>
                                </m:ctrlPr>
                              </m:sSubPr>
                              <m:e>
                                <m:r>
                                  <w:del w:id="7132" w:author="محمد زكريا سيد سيد ابوسبع" w:date="2023-03-31T16:34:00Z">
                                    <w:rPr>
                                      <w:rFonts w:ascii="Cambria Math" w:hAnsi="Cambria Math"/>
                                      <w:sz w:val="20"/>
                                      <w:szCs w:val="20"/>
                                    </w:rPr>
                                    <m:t>Z</m:t>
                                  </w:del>
                                </m:r>
                              </m:e>
                              <m:sub>
                                <m:acc>
                                  <m:accPr>
                                    <m:chr m:val="̇"/>
                                    <m:ctrlPr>
                                      <w:del w:id="7133" w:author="محمد زكريا سيد سيد ابوسبع" w:date="2023-03-31T16:34:00Z">
                                        <w:rPr>
                                          <w:rFonts w:ascii="Cambria Math" w:hAnsi="Cambria Math"/>
                                          <w:i/>
                                          <w:sz w:val="20"/>
                                          <w:szCs w:val="20"/>
                                        </w:rPr>
                                      </w:del>
                                    </m:ctrlPr>
                                  </m:accPr>
                                  <m:e>
                                    <m:r>
                                      <w:del w:id="7134" w:author="محمد زكريا سيد سيد ابوسبع" w:date="2023-03-31T16:34:00Z">
                                        <w:rPr>
                                          <w:rFonts w:ascii="Cambria Math" w:hAnsi="Cambria Math"/>
                                          <w:sz w:val="20"/>
                                          <w:szCs w:val="20"/>
                                        </w:rPr>
                                        <m:t>w</m:t>
                                      </w:del>
                                    </m:r>
                                  </m:e>
                                </m:acc>
                              </m:sub>
                            </m:sSub>
                          </m:e>
                        </m:d>
                      </m:den>
                    </m:f>
                  </m:e>
                </m:mr>
                <m:mr>
                  <m:e>
                    <m:sSub>
                      <m:sSubPr>
                        <m:ctrlPr>
                          <w:del w:id="7135" w:author="محمد زكريا سيد سيد ابوسبع" w:date="2023-03-31T16:34:00Z">
                            <w:rPr>
                              <w:rFonts w:ascii="Cambria Math" w:hAnsi="Cambria Math"/>
                              <w:i/>
                            </w:rPr>
                          </w:del>
                        </m:ctrlPr>
                      </m:sSubPr>
                      <m:e>
                        <m:r>
                          <w:del w:id="7136" w:author="محمد زكريا سيد سيد ابوسبع" w:date="2023-03-31T16:34:00Z">
                            <w:rPr>
                              <w:rFonts w:ascii="Cambria Math" w:hAnsi="Cambria Math"/>
                            </w:rPr>
                            <m:t>M</m:t>
                          </w:del>
                        </m:r>
                      </m:e>
                      <m:sub>
                        <m:sSub>
                          <m:sSubPr>
                            <m:ctrlPr>
                              <w:del w:id="7137" w:author="محمد زكريا سيد سيد ابوسبع" w:date="2023-03-31T16:34:00Z">
                                <w:rPr>
                                  <w:rFonts w:ascii="Cambria Math" w:hAnsi="Cambria Math"/>
                                  <w:i/>
                                </w:rPr>
                              </w:del>
                            </m:ctrlPr>
                          </m:sSubPr>
                          <m:e>
                            <m:r>
                              <w:del w:id="7138" w:author="محمد زكريا سيد سيد ابوسبع" w:date="2023-03-31T16:34:00Z">
                                <w:rPr>
                                  <w:rFonts w:ascii="Cambria Math" w:hAnsi="Cambria Math"/>
                                </w:rPr>
                                <m:t>δ</m:t>
                              </w:del>
                            </m:r>
                          </m:e>
                          <m:sub>
                            <m:r>
                              <w:del w:id="7139" w:author="محمد زكريا سيد سيد ابوسبع" w:date="2023-03-31T16:34:00Z">
                                <w:rPr>
                                  <w:rFonts w:ascii="Cambria Math" w:hAnsi="Cambria Math"/>
                                </w:rPr>
                                <m:t>e</m:t>
                              </w:del>
                            </m:r>
                          </m:sub>
                        </m:sSub>
                      </m:sub>
                    </m:sSub>
                    <m:r>
                      <w:del w:id="7140" w:author="محمد زكريا سيد سيد ابوسبع" w:date="2023-03-31T16:34:00Z">
                        <w:rPr>
                          <w:rFonts w:ascii="Cambria Math" w:hAnsi="Cambria Math"/>
                        </w:rPr>
                        <m:t>+</m:t>
                      </w:del>
                    </m:r>
                    <m:r>
                      <w:del w:id="7141" w:author="محمد زكريا سيد سيد ابوسبع" w:date="2023-03-31T16:34:00Z">
                        <w:rPr>
                          <w:rFonts w:ascii="Cambria Math" w:eastAsiaTheme="minorEastAsia" w:hAnsi="Cambria Math"/>
                        </w:rPr>
                        <m:t xml:space="preserve"> </m:t>
                      </w:del>
                    </m:r>
                    <m:sSub>
                      <m:sSubPr>
                        <m:ctrlPr>
                          <w:del w:id="7142" w:author="محمد زكريا سيد سيد ابوسبع" w:date="2023-03-31T16:34:00Z">
                            <w:rPr>
                              <w:rFonts w:ascii="Cambria Math" w:hAnsi="Cambria Math"/>
                              <w:i/>
                            </w:rPr>
                          </w:del>
                        </m:ctrlPr>
                      </m:sSubPr>
                      <m:e>
                        <m:r>
                          <w:del w:id="7143" w:author="محمد زكريا سيد سيد ابوسبع" w:date="2023-03-31T16:34:00Z">
                            <w:rPr>
                              <w:rFonts w:ascii="Cambria Math" w:hAnsi="Cambria Math"/>
                            </w:rPr>
                            <m:t>M</m:t>
                          </w:del>
                        </m:r>
                      </m:e>
                      <m:sub>
                        <m:acc>
                          <m:accPr>
                            <m:chr m:val="̇"/>
                            <m:ctrlPr>
                              <w:del w:id="7144" w:author="محمد زكريا سيد سيد ابوسبع" w:date="2023-03-31T16:34:00Z">
                                <w:rPr>
                                  <w:rFonts w:ascii="Cambria Math" w:hAnsi="Cambria Math"/>
                                  <w:i/>
                                </w:rPr>
                              </w:del>
                            </m:ctrlPr>
                          </m:accPr>
                          <m:e>
                            <m:r>
                              <w:del w:id="7145" w:author="محمد زكريا سيد سيد ابوسبع" w:date="2023-03-31T16:34:00Z">
                                <w:rPr>
                                  <w:rFonts w:ascii="Cambria Math" w:hAnsi="Cambria Math"/>
                                </w:rPr>
                                <m:t>w</m:t>
                              </w:del>
                            </m:r>
                          </m:e>
                        </m:acc>
                      </m:sub>
                    </m:sSub>
                    <m:f>
                      <m:fPr>
                        <m:ctrlPr>
                          <w:del w:id="7146" w:author="محمد زكريا سيد سيد ابوسبع" w:date="2023-03-31T16:34:00Z">
                            <w:rPr>
                              <w:rFonts w:ascii="Cambria Math" w:hAnsi="Cambria Math"/>
                              <w:i/>
                            </w:rPr>
                          </w:del>
                        </m:ctrlPr>
                      </m:fPr>
                      <m:num>
                        <m:sSub>
                          <m:sSubPr>
                            <m:ctrlPr>
                              <w:del w:id="7147" w:author="محمد زكريا سيد سيد ابوسبع" w:date="2023-03-31T16:34:00Z">
                                <w:rPr>
                                  <w:rFonts w:ascii="Cambria Math" w:hAnsi="Cambria Math"/>
                                  <w:i/>
                                </w:rPr>
                              </w:del>
                            </m:ctrlPr>
                          </m:sSubPr>
                          <m:e>
                            <m:r>
                              <w:del w:id="7148" w:author="محمد زكريا سيد سيد ابوسبع" w:date="2023-03-31T16:34:00Z">
                                <w:rPr>
                                  <w:rFonts w:ascii="Cambria Math" w:hAnsi="Cambria Math"/>
                                </w:rPr>
                                <m:t>Z</m:t>
                              </w:del>
                            </m:r>
                          </m:e>
                          <m:sub>
                            <m:sSub>
                              <m:sSubPr>
                                <m:ctrlPr>
                                  <w:del w:id="7149" w:author="محمد زكريا سيد سيد ابوسبع" w:date="2023-03-31T16:34:00Z">
                                    <w:rPr>
                                      <w:rFonts w:ascii="Cambria Math" w:hAnsi="Cambria Math"/>
                                      <w:i/>
                                    </w:rPr>
                                  </w:del>
                                </m:ctrlPr>
                              </m:sSubPr>
                              <m:e>
                                <m:r>
                                  <w:del w:id="7150" w:author="محمد زكريا سيد سيد ابوسبع" w:date="2023-03-31T16:34:00Z">
                                    <w:rPr>
                                      <w:rFonts w:ascii="Cambria Math" w:hAnsi="Cambria Math"/>
                                    </w:rPr>
                                    <m:t>δ</m:t>
                                  </w:del>
                                </m:r>
                              </m:e>
                              <m:sub>
                                <m:r>
                                  <w:del w:id="7151" w:author="محمد زكريا سيد سيد ابوسبع" w:date="2023-03-31T16:34:00Z">
                                    <w:rPr>
                                      <w:rFonts w:ascii="Cambria Math" w:hAnsi="Cambria Math"/>
                                    </w:rPr>
                                    <m:t>e</m:t>
                                  </w:del>
                                </m:r>
                              </m:sub>
                            </m:sSub>
                          </m:sub>
                        </m:sSub>
                        <m:ctrlPr>
                          <w:del w:id="7152" w:author="محمد زكريا سيد سيد ابوسبع" w:date="2023-03-31T16:34:00Z">
                            <w:rPr>
                              <w:rFonts w:ascii="Cambria Math" w:eastAsiaTheme="minorEastAsia" w:hAnsi="Cambria Math"/>
                              <w:i/>
                            </w:rPr>
                          </w:del>
                        </m:ctrlPr>
                      </m:num>
                      <m:den>
                        <m:d>
                          <m:dPr>
                            <m:ctrlPr>
                              <w:del w:id="7153" w:author="محمد زكريا سيد سيد ابوسبع" w:date="2023-03-31T16:34:00Z">
                                <w:rPr>
                                  <w:rFonts w:ascii="Cambria Math" w:eastAsiaTheme="minorEastAsia" w:hAnsi="Cambria Math"/>
                                  <w:i/>
                                </w:rPr>
                              </w:del>
                            </m:ctrlPr>
                          </m:dPr>
                          <m:e>
                            <m:r>
                              <w:del w:id="7154" w:author="محمد زكريا سيد سيد ابوسبع" w:date="2023-03-31T16:34:00Z">
                                <w:rPr>
                                  <w:rFonts w:ascii="Cambria Math" w:eastAsiaTheme="minorEastAsia" w:hAnsi="Cambria Math"/>
                                </w:rPr>
                                <m:t>1-</m:t>
                              </w:del>
                            </m:r>
                            <m:sSub>
                              <m:sSubPr>
                                <m:ctrlPr>
                                  <w:del w:id="7155" w:author="محمد زكريا سيد سيد ابوسبع" w:date="2023-03-31T16:34:00Z">
                                    <w:rPr>
                                      <w:rFonts w:ascii="Cambria Math" w:hAnsi="Cambria Math"/>
                                      <w:i/>
                                    </w:rPr>
                                  </w:del>
                                </m:ctrlPr>
                              </m:sSubPr>
                              <m:e>
                                <m:r>
                                  <w:del w:id="7156" w:author="محمد زكريا سيد سيد ابوسبع" w:date="2023-03-31T16:34:00Z">
                                    <w:rPr>
                                      <w:rFonts w:ascii="Cambria Math" w:hAnsi="Cambria Math"/>
                                    </w:rPr>
                                    <m:t>Z</m:t>
                                  </w:del>
                                </m:r>
                              </m:e>
                              <m:sub>
                                <m:acc>
                                  <m:accPr>
                                    <m:chr m:val="̇"/>
                                    <m:ctrlPr>
                                      <w:del w:id="7157" w:author="محمد زكريا سيد سيد ابوسبع" w:date="2023-03-31T16:34:00Z">
                                        <w:rPr>
                                          <w:rFonts w:ascii="Cambria Math" w:hAnsi="Cambria Math"/>
                                          <w:i/>
                                        </w:rPr>
                                      </w:del>
                                    </m:ctrlPr>
                                  </m:accPr>
                                  <m:e>
                                    <m:r>
                                      <w:del w:id="7158" w:author="محمد زكريا سيد سيد ابوسبع" w:date="2023-03-31T16:34:00Z">
                                        <w:rPr>
                                          <w:rFonts w:ascii="Cambria Math" w:hAnsi="Cambria Math"/>
                                        </w:rPr>
                                        <m:t>w</m:t>
                                      </w:del>
                                    </m:r>
                                  </m:e>
                                </m:acc>
                              </m:sub>
                            </m:sSub>
                          </m:e>
                        </m:d>
                      </m:den>
                    </m:f>
                    <m:ctrlPr>
                      <w:del w:id="7159" w:author="محمد زكريا سيد سيد ابوسبع" w:date="2023-03-31T16:34:00Z">
                        <w:rPr>
                          <w:rFonts w:ascii="Cambria Math" w:eastAsia="Cambria Math" w:hAnsi="Cambria Math" w:cs="Cambria Math"/>
                          <w:i/>
                          <w:sz w:val="20"/>
                          <w:szCs w:val="20"/>
                        </w:rPr>
                      </w:del>
                    </m:ctrlPr>
                  </m:e>
                  <m:e>
                    <m:sSub>
                      <m:sSubPr>
                        <m:ctrlPr>
                          <w:del w:id="7160" w:author="محمد زكريا سيد سيد ابوسبع" w:date="2023-03-31T16:34:00Z">
                            <w:rPr>
                              <w:rFonts w:ascii="Cambria Math" w:hAnsi="Cambria Math"/>
                              <w:i/>
                            </w:rPr>
                          </w:del>
                        </m:ctrlPr>
                      </m:sSubPr>
                      <m:e>
                        <m:r>
                          <w:del w:id="7161" w:author="محمد زكريا سيد سيد ابوسبع" w:date="2023-03-31T16:34:00Z">
                            <w:rPr>
                              <w:rFonts w:ascii="Cambria Math" w:hAnsi="Cambria Math"/>
                            </w:rPr>
                            <m:t>M</m:t>
                          </w:del>
                        </m:r>
                      </m:e>
                      <m:sub>
                        <m:sSub>
                          <m:sSubPr>
                            <m:ctrlPr>
                              <w:del w:id="7162" w:author="محمد زكريا سيد سيد ابوسبع" w:date="2023-03-31T16:34:00Z">
                                <w:rPr>
                                  <w:rFonts w:ascii="Cambria Math" w:hAnsi="Cambria Math"/>
                                  <w:i/>
                                </w:rPr>
                              </w:del>
                            </m:ctrlPr>
                          </m:sSubPr>
                          <m:e>
                            <m:r>
                              <w:del w:id="7163" w:author="محمد زكريا سيد سيد ابوسبع" w:date="2023-03-31T16:34:00Z">
                                <w:rPr>
                                  <w:rFonts w:ascii="Cambria Math" w:hAnsi="Cambria Math"/>
                                </w:rPr>
                                <m:t>δ</m:t>
                              </w:del>
                            </m:r>
                          </m:e>
                          <m:sub>
                            <m:r>
                              <w:del w:id="7164" w:author="محمد زكريا سيد سيد ابوسبع" w:date="2023-03-31T16:34:00Z">
                                <w:rPr>
                                  <w:rFonts w:ascii="Cambria Math" w:hAnsi="Cambria Math"/>
                                </w:rPr>
                                <m:t>th</m:t>
                              </w:del>
                            </m:r>
                          </m:sub>
                        </m:sSub>
                      </m:sub>
                    </m:sSub>
                    <m:r>
                      <w:del w:id="7165" w:author="محمد زكريا سيد سيد ابوسبع" w:date="2023-03-31T16:34:00Z">
                        <w:rPr>
                          <w:rFonts w:ascii="Cambria Math" w:hAnsi="Cambria Math"/>
                        </w:rPr>
                        <m:t>+</m:t>
                      </w:del>
                    </m:r>
                    <m:r>
                      <w:del w:id="7166" w:author="محمد زكريا سيد سيد ابوسبع" w:date="2023-03-31T16:34:00Z">
                        <w:rPr>
                          <w:rFonts w:ascii="Cambria Math" w:eastAsiaTheme="minorEastAsia" w:hAnsi="Cambria Math"/>
                        </w:rPr>
                        <m:t xml:space="preserve"> </m:t>
                      </w:del>
                    </m:r>
                    <m:sSub>
                      <m:sSubPr>
                        <m:ctrlPr>
                          <w:del w:id="7167" w:author="محمد زكريا سيد سيد ابوسبع" w:date="2023-03-31T16:34:00Z">
                            <w:rPr>
                              <w:rFonts w:ascii="Cambria Math" w:hAnsi="Cambria Math"/>
                              <w:i/>
                            </w:rPr>
                          </w:del>
                        </m:ctrlPr>
                      </m:sSubPr>
                      <m:e>
                        <m:r>
                          <w:del w:id="7168" w:author="محمد زكريا سيد سيد ابوسبع" w:date="2023-03-31T16:34:00Z">
                            <w:rPr>
                              <w:rFonts w:ascii="Cambria Math" w:hAnsi="Cambria Math"/>
                            </w:rPr>
                            <m:t>M</m:t>
                          </w:del>
                        </m:r>
                      </m:e>
                      <m:sub>
                        <m:acc>
                          <m:accPr>
                            <m:chr m:val="̇"/>
                            <m:ctrlPr>
                              <w:del w:id="7169" w:author="محمد زكريا سيد سيد ابوسبع" w:date="2023-03-31T16:34:00Z">
                                <w:rPr>
                                  <w:rFonts w:ascii="Cambria Math" w:hAnsi="Cambria Math"/>
                                  <w:i/>
                                </w:rPr>
                              </w:del>
                            </m:ctrlPr>
                          </m:accPr>
                          <m:e>
                            <m:r>
                              <w:del w:id="7170" w:author="محمد زكريا سيد سيد ابوسبع" w:date="2023-03-31T16:34:00Z">
                                <w:rPr>
                                  <w:rFonts w:ascii="Cambria Math" w:hAnsi="Cambria Math"/>
                                </w:rPr>
                                <m:t>w</m:t>
                              </w:del>
                            </m:r>
                          </m:e>
                        </m:acc>
                      </m:sub>
                    </m:sSub>
                    <m:f>
                      <m:fPr>
                        <m:ctrlPr>
                          <w:del w:id="7171" w:author="محمد زكريا سيد سيد ابوسبع" w:date="2023-03-31T16:34:00Z">
                            <w:rPr>
                              <w:rFonts w:ascii="Cambria Math" w:hAnsi="Cambria Math"/>
                              <w:i/>
                            </w:rPr>
                          </w:del>
                        </m:ctrlPr>
                      </m:fPr>
                      <m:num>
                        <m:sSub>
                          <m:sSubPr>
                            <m:ctrlPr>
                              <w:del w:id="7172" w:author="محمد زكريا سيد سيد ابوسبع" w:date="2023-03-31T16:34:00Z">
                                <w:rPr>
                                  <w:rFonts w:ascii="Cambria Math" w:hAnsi="Cambria Math"/>
                                  <w:i/>
                                </w:rPr>
                              </w:del>
                            </m:ctrlPr>
                          </m:sSubPr>
                          <m:e>
                            <m:r>
                              <w:del w:id="7173" w:author="محمد زكريا سيد سيد ابوسبع" w:date="2023-03-31T16:34:00Z">
                                <w:rPr>
                                  <w:rFonts w:ascii="Cambria Math" w:hAnsi="Cambria Math"/>
                                </w:rPr>
                                <m:t>Z</m:t>
                              </w:del>
                            </m:r>
                          </m:e>
                          <m:sub>
                            <m:sSub>
                              <m:sSubPr>
                                <m:ctrlPr>
                                  <w:del w:id="7174" w:author="محمد زكريا سيد سيد ابوسبع" w:date="2023-03-31T16:34:00Z">
                                    <w:rPr>
                                      <w:rFonts w:ascii="Cambria Math" w:hAnsi="Cambria Math"/>
                                      <w:i/>
                                    </w:rPr>
                                  </w:del>
                                </m:ctrlPr>
                              </m:sSubPr>
                              <m:e>
                                <m:r>
                                  <w:del w:id="7175" w:author="محمد زكريا سيد سيد ابوسبع" w:date="2023-03-31T16:34:00Z">
                                    <w:rPr>
                                      <w:rFonts w:ascii="Cambria Math" w:hAnsi="Cambria Math"/>
                                    </w:rPr>
                                    <m:t>δ</m:t>
                                  </w:del>
                                </m:r>
                              </m:e>
                              <m:sub>
                                <m:r>
                                  <w:del w:id="7176" w:author="محمد زكريا سيد سيد ابوسبع" w:date="2023-03-31T16:34:00Z">
                                    <w:rPr>
                                      <w:rFonts w:ascii="Cambria Math" w:hAnsi="Cambria Math"/>
                                    </w:rPr>
                                    <m:t>th</m:t>
                                  </w:del>
                                </m:r>
                              </m:sub>
                            </m:sSub>
                          </m:sub>
                        </m:sSub>
                      </m:num>
                      <m:den>
                        <m:d>
                          <m:dPr>
                            <m:ctrlPr>
                              <w:del w:id="7177" w:author="محمد زكريا سيد سيد ابوسبع" w:date="2023-03-31T16:34:00Z">
                                <w:rPr>
                                  <w:rFonts w:ascii="Cambria Math" w:eastAsiaTheme="minorEastAsia" w:hAnsi="Cambria Math"/>
                                  <w:i/>
                                </w:rPr>
                              </w:del>
                            </m:ctrlPr>
                          </m:dPr>
                          <m:e>
                            <m:r>
                              <w:del w:id="7178" w:author="محمد زكريا سيد سيد ابوسبع" w:date="2023-03-31T16:34:00Z">
                                <w:rPr>
                                  <w:rFonts w:ascii="Cambria Math" w:eastAsiaTheme="minorEastAsia" w:hAnsi="Cambria Math"/>
                                </w:rPr>
                                <m:t>1-</m:t>
                              </w:del>
                            </m:r>
                            <m:sSub>
                              <m:sSubPr>
                                <m:ctrlPr>
                                  <w:del w:id="7179" w:author="محمد زكريا سيد سيد ابوسبع" w:date="2023-03-31T16:34:00Z">
                                    <w:rPr>
                                      <w:rFonts w:ascii="Cambria Math" w:hAnsi="Cambria Math"/>
                                      <w:i/>
                                    </w:rPr>
                                  </w:del>
                                </m:ctrlPr>
                              </m:sSubPr>
                              <m:e>
                                <m:r>
                                  <w:del w:id="7180" w:author="محمد زكريا سيد سيد ابوسبع" w:date="2023-03-31T16:34:00Z">
                                    <w:rPr>
                                      <w:rFonts w:ascii="Cambria Math" w:hAnsi="Cambria Math"/>
                                    </w:rPr>
                                    <m:t>Z</m:t>
                                  </w:del>
                                </m:r>
                              </m:e>
                              <m:sub>
                                <m:acc>
                                  <m:accPr>
                                    <m:chr m:val="̇"/>
                                    <m:ctrlPr>
                                      <w:del w:id="7181" w:author="محمد زكريا سيد سيد ابوسبع" w:date="2023-03-31T16:34:00Z">
                                        <w:rPr>
                                          <w:rFonts w:ascii="Cambria Math" w:hAnsi="Cambria Math"/>
                                          <w:i/>
                                        </w:rPr>
                                      </w:del>
                                    </m:ctrlPr>
                                  </m:accPr>
                                  <m:e>
                                    <m:r>
                                      <w:del w:id="7182" w:author="محمد زكريا سيد سيد ابوسبع" w:date="2023-03-31T16:34:00Z">
                                        <w:rPr>
                                          <w:rFonts w:ascii="Cambria Math" w:hAnsi="Cambria Math"/>
                                        </w:rPr>
                                        <m:t>w</m:t>
                                      </w:del>
                                    </m:r>
                                  </m:e>
                                </m:acc>
                              </m:sub>
                            </m:sSub>
                          </m:e>
                        </m:d>
                      </m:den>
                    </m:f>
                    <m:ctrlPr>
                      <w:del w:id="7183" w:author="محمد زكريا سيد سيد ابوسبع" w:date="2023-03-31T16:34:00Z">
                        <w:rPr>
                          <w:rFonts w:ascii="Cambria Math" w:eastAsia="Cambria Math" w:hAnsi="Cambria Math" w:cs="Cambria Math"/>
                          <w:i/>
                          <w:sz w:val="20"/>
                          <w:szCs w:val="20"/>
                        </w:rPr>
                      </w:del>
                    </m:ctrlPr>
                  </m:e>
                </m:mr>
                <m:mr>
                  <m:e>
                    <m:r>
                      <w:del w:id="7184" w:author="محمد زكريا سيد سيد ابوسبع" w:date="2023-03-31T16:34:00Z">
                        <w:rPr>
                          <w:rFonts w:ascii="Cambria Math" w:eastAsia="Cambria Math" w:hAnsi="Cambria Math" w:cs="Cambria Math"/>
                          <w:sz w:val="20"/>
                          <w:szCs w:val="20"/>
                        </w:rPr>
                        <m:t>0</m:t>
                      </w:del>
                    </m:r>
                  </m:e>
                  <m:e>
                    <m:r>
                      <w:del w:id="7185" w:author="محمد زكريا سيد سيد ابوسبع" w:date="2023-03-31T16:34:00Z">
                        <w:rPr>
                          <w:rFonts w:ascii="Cambria Math" w:hAnsi="Cambria Math" w:cs="Times New Roman"/>
                          <w:sz w:val="20"/>
                          <w:szCs w:val="20"/>
                        </w:rPr>
                        <m:t>0</m:t>
                      </w:del>
                    </m:r>
                  </m:e>
                </m:mr>
              </m:m>
            </m:e>
          </m:d>
          <m:d>
            <m:dPr>
              <m:begChr m:val="["/>
              <m:endChr m:val="]"/>
              <m:ctrlPr>
                <w:del w:id="7186" w:author="محمد زكريا سيد سيد ابوسبع" w:date="2023-03-31T16:34:00Z">
                  <w:rPr>
                    <w:rFonts w:ascii="Cambria Math" w:hAnsi="Cambria Math" w:cs="Times New Roman"/>
                    <w:i/>
                    <w:sz w:val="20"/>
                    <w:szCs w:val="20"/>
                  </w:rPr>
                </w:del>
              </m:ctrlPr>
            </m:dPr>
            <m:e>
              <m:eqArr>
                <m:eqArrPr>
                  <m:ctrlPr>
                    <w:del w:id="7187" w:author="محمد زكريا سيد سيد ابوسبع" w:date="2023-03-31T16:34:00Z">
                      <w:rPr>
                        <w:rFonts w:ascii="Cambria Math" w:hAnsi="Cambria Math" w:cs="Times New Roman"/>
                        <w:i/>
                        <w:sz w:val="20"/>
                        <w:szCs w:val="20"/>
                      </w:rPr>
                    </w:del>
                  </m:ctrlPr>
                </m:eqArrPr>
                <m:e>
                  <m:r>
                    <w:del w:id="7188" w:author="محمد زكريا سيد سيد ابوسبع" w:date="2023-03-31T16:34:00Z">
                      <w:rPr>
                        <w:rFonts w:ascii="Cambria Math" w:hAnsi="Cambria Math"/>
                        <w:sz w:val="20"/>
                        <w:szCs w:val="20"/>
                      </w:rPr>
                      <m:t>∆</m:t>
                    </w:del>
                  </m:r>
                  <m:sSub>
                    <m:sSubPr>
                      <m:ctrlPr>
                        <w:del w:id="7189" w:author="محمد زكريا سيد سيد ابوسبع" w:date="2023-03-31T16:34:00Z">
                          <w:rPr>
                            <w:rFonts w:ascii="Cambria Math" w:hAnsi="Cambria Math" w:cs="Times New Roman"/>
                            <w:i/>
                            <w:sz w:val="20"/>
                            <w:szCs w:val="20"/>
                          </w:rPr>
                        </w:del>
                      </m:ctrlPr>
                    </m:sSubPr>
                    <m:e>
                      <m:r>
                        <w:del w:id="7190" w:author="محمد زكريا سيد سيد ابوسبع" w:date="2023-03-31T16:34:00Z">
                          <w:rPr>
                            <w:rFonts w:ascii="Cambria Math" w:hAnsi="Cambria Math"/>
                            <w:sz w:val="20"/>
                            <w:szCs w:val="20"/>
                          </w:rPr>
                          <m:t>δ</m:t>
                        </w:del>
                      </m:r>
                    </m:e>
                    <m:sub>
                      <m:r>
                        <w:del w:id="7191" w:author="محمد زكريا سيد سيد ابوسبع" w:date="2023-03-31T16:34:00Z">
                          <w:rPr>
                            <w:rFonts w:ascii="Cambria Math" w:hAnsi="Cambria Math"/>
                            <w:sz w:val="20"/>
                            <w:szCs w:val="20"/>
                          </w:rPr>
                          <m:t>e</m:t>
                        </w:del>
                      </m:r>
                    </m:sub>
                  </m:sSub>
                </m:e>
                <m:e>
                  <m:r>
                    <w:del w:id="7192" w:author="محمد زكريا سيد سيد ابوسبع" w:date="2023-03-31T16:34:00Z">
                      <w:rPr>
                        <w:rFonts w:ascii="Cambria Math" w:hAnsi="Cambria Math"/>
                        <w:sz w:val="20"/>
                        <w:szCs w:val="20"/>
                      </w:rPr>
                      <m:t xml:space="preserve"> ∆</m:t>
                    </w:del>
                  </m:r>
                  <m:sSub>
                    <m:sSubPr>
                      <m:ctrlPr>
                        <w:del w:id="7193" w:author="محمد زكريا سيد سيد ابوسبع" w:date="2023-03-31T16:34:00Z">
                          <w:rPr>
                            <w:rFonts w:ascii="Cambria Math" w:hAnsi="Cambria Math" w:cs="Times New Roman"/>
                            <w:i/>
                            <w:sz w:val="20"/>
                            <w:szCs w:val="20"/>
                          </w:rPr>
                        </w:del>
                      </m:ctrlPr>
                    </m:sSubPr>
                    <m:e>
                      <m:r>
                        <w:del w:id="7194" w:author="محمد زكريا سيد سيد ابوسبع" w:date="2023-03-31T16:34:00Z">
                          <w:rPr>
                            <w:rFonts w:ascii="Cambria Math" w:hAnsi="Cambria Math"/>
                            <w:sz w:val="20"/>
                            <w:szCs w:val="20"/>
                          </w:rPr>
                          <m:t>δ</m:t>
                        </w:del>
                      </m:r>
                    </m:e>
                    <m:sub>
                      <m:r>
                        <w:del w:id="7195" w:author="محمد زكريا سيد سيد ابوسبع" w:date="2023-03-31T16:34:00Z">
                          <w:rPr>
                            <w:rFonts w:ascii="Cambria Math" w:hAnsi="Cambria Math"/>
                            <w:sz w:val="20"/>
                            <w:szCs w:val="20"/>
                          </w:rPr>
                          <m:t>th</m:t>
                        </w:del>
                      </m:r>
                    </m:sub>
                  </m:sSub>
                </m:e>
              </m:eqArr>
            </m:e>
          </m:d>
        </m:oMath>
      </m:oMathPara>
    </w:p>
    <w:p w14:paraId="1BBBFED2" w14:textId="0A2893B6" w:rsidR="00590B75" w:rsidDel="00E93874" w:rsidRDefault="00590B75">
      <w:pPr>
        <w:spacing w:after="200"/>
        <w:ind w:left="0" w:right="0"/>
        <w:jc w:val="left"/>
        <w:rPr>
          <w:del w:id="7196" w:author="محمد زكريا سيد سيد ابوسبع" w:date="2023-03-31T16:34:00Z"/>
          <w:rFonts w:eastAsiaTheme="minorEastAsia"/>
          <w:sz w:val="20"/>
          <w:szCs w:val="20"/>
        </w:rPr>
      </w:pPr>
      <w:del w:id="7197" w:author="محمد زكريا سيد سيد ابوسبع" w:date="2023-03-31T16:34:00Z">
        <w:r w:rsidDel="00E93874">
          <w:rPr>
            <w:rFonts w:eastAsiaTheme="minorEastAsia"/>
            <w:sz w:val="20"/>
            <w:szCs w:val="20"/>
          </w:rPr>
          <w:br w:type="page"/>
        </w:r>
      </w:del>
    </w:p>
    <w:p w14:paraId="015AEC70" w14:textId="51B7732D" w:rsidR="00590B75" w:rsidRPr="00590B75" w:rsidDel="00E93874" w:rsidRDefault="00590B75" w:rsidP="00590B75">
      <w:pPr>
        <w:jc w:val="center"/>
        <w:rPr>
          <w:del w:id="7198" w:author="محمد زكريا سيد سيد ابوسبع" w:date="2023-03-31T16:34:00Z"/>
          <w:rFonts w:eastAsiaTheme="minorEastAsia"/>
          <w:sz w:val="20"/>
          <w:szCs w:val="20"/>
        </w:rPr>
      </w:pPr>
    </w:p>
    <w:p w14:paraId="57E3DD53" w14:textId="3EBE311A" w:rsidR="00590B75" w:rsidRPr="00590B75" w:rsidDel="00E93874" w:rsidRDefault="00590B75" w:rsidP="00590B75">
      <w:pPr>
        <w:rPr>
          <w:del w:id="7199" w:author="محمد زكريا سيد سيد ابوسبع" w:date="2023-03-31T16:34:00Z"/>
          <w:b/>
          <w:bCs/>
          <w:u w:val="single"/>
        </w:rPr>
      </w:pPr>
      <w:bookmarkStart w:id="7200" w:name="_Toc98614651"/>
      <w:del w:id="7201" w:author="محمد زكريا سيد سيد ابوسبع" w:date="2023-03-31T16:34:00Z">
        <w:r w:rsidRPr="00590B75" w:rsidDel="00E93874">
          <w:rPr>
            <w:b/>
            <w:bCs/>
            <w:u w:val="single"/>
          </w:rPr>
          <w:delText>Lateral</w:delText>
        </w:r>
        <w:bookmarkEnd w:id="7200"/>
        <w:r w:rsidRPr="00590B75" w:rsidDel="00E93874">
          <w:rPr>
            <w:b/>
            <w:bCs/>
            <w:u w:val="single"/>
          </w:rPr>
          <w:delText xml:space="preserve"> State-Space Model:</w:delText>
        </w:r>
      </w:del>
    </w:p>
    <w:p w14:paraId="5BAE9F47" w14:textId="216E90DB" w:rsidR="00590B75" w:rsidRPr="00E223EA" w:rsidDel="00E93874" w:rsidRDefault="00590B75" w:rsidP="00590B75">
      <w:pPr>
        <w:rPr>
          <w:del w:id="7202" w:author="محمد زكريا سيد سيد ابوسبع" w:date="2023-03-31T16:34:00Z"/>
          <w:u w:val="single"/>
        </w:rPr>
      </w:pPr>
    </w:p>
    <w:p w14:paraId="552156BC" w14:textId="044F9969" w:rsidR="00590B75" w:rsidRPr="00E223EA" w:rsidDel="00E93874" w:rsidRDefault="00590B75" w:rsidP="00590B75">
      <w:pPr>
        <w:pStyle w:val="ListParagraph"/>
        <w:numPr>
          <w:ilvl w:val="1"/>
          <w:numId w:val="27"/>
        </w:numPr>
        <w:spacing w:after="160" w:line="259" w:lineRule="auto"/>
        <w:ind w:right="0"/>
        <w:jc w:val="left"/>
        <w:rPr>
          <w:del w:id="7203" w:author="محمد زكريا سيد سيد ابوسبع" w:date="2023-03-31T16:34:00Z"/>
          <w:rFonts w:ascii="Cambria Math" w:hAnsi="Cambria Math"/>
          <w:i/>
        </w:rPr>
      </w:pPr>
      <m:oMath>
        <m:r>
          <w:del w:id="7204" w:author="محمد زكريا سيد سيد ابوسبع" w:date="2023-03-31T16:34:00Z">
            <w:rPr>
              <w:rFonts w:ascii="Cambria Math" w:hAnsi="Cambria Math"/>
            </w:rPr>
            <m:t>∴∆</m:t>
          </w:del>
        </m:r>
        <m:acc>
          <m:accPr>
            <m:chr m:val="̇"/>
            <m:ctrlPr>
              <w:del w:id="7205" w:author="محمد زكريا سيد سيد ابوسبع" w:date="2023-03-31T16:34:00Z">
                <w:rPr>
                  <w:rFonts w:ascii="Cambria Math" w:hAnsi="Cambria Math"/>
                  <w:i/>
                </w:rPr>
              </w:del>
            </m:ctrlPr>
          </m:accPr>
          <m:e>
            <m:r>
              <w:del w:id="7206" w:author="محمد زكريا سيد سيد ابوسبع" w:date="2023-03-31T16:34:00Z">
                <w:rPr>
                  <w:rFonts w:ascii="Cambria Math" w:hAnsi="Cambria Math"/>
                </w:rPr>
                <m:t>β</m:t>
              </w:del>
            </m:r>
          </m:e>
        </m:acc>
        <m:r>
          <w:del w:id="7207" w:author="محمد زكريا سيد سيد ابوسبع" w:date="2023-03-31T16:34:00Z">
            <w:rPr>
              <w:rFonts w:ascii="Cambria Math" w:hAnsi="Cambria Math"/>
            </w:rPr>
            <m:t>=</m:t>
          </w:del>
        </m:r>
        <m:f>
          <m:fPr>
            <m:ctrlPr>
              <w:del w:id="7208" w:author="محمد زكريا سيد سيد ابوسبع" w:date="2023-03-31T16:34:00Z">
                <w:rPr>
                  <w:rFonts w:ascii="Cambria Math" w:hAnsi="Cambria Math"/>
                  <w:i/>
                </w:rPr>
              </w:del>
            </m:ctrlPr>
          </m:fPr>
          <m:num>
            <m:sSub>
              <m:sSubPr>
                <m:ctrlPr>
                  <w:del w:id="7209" w:author="محمد زكريا سيد سيد ابوسبع" w:date="2023-03-31T16:34:00Z">
                    <w:rPr>
                      <w:rFonts w:ascii="Cambria Math" w:hAnsi="Cambria Math"/>
                      <w:i/>
                    </w:rPr>
                  </w:del>
                </m:ctrlPr>
              </m:sSubPr>
              <m:e>
                <m:r>
                  <w:del w:id="7210" w:author="محمد زكريا سيد سيد ابوسبع" w:date="2023-03-31T16:34:00Z">
                    <w:rPr>
                      <w:rFonts w:ascii="Cambria Math" w:hAnsi="Cambria Math"/>
                    </w:rPr>
                    <m:t>Y</m:t>
                  </w:del>
                </m:r>
              </m:e>
              <m:sub>
                <m:r>
                  <w:del w:id="7211" w:author="محمد زكريا سيد سيد ابوسبع" w:date="2023-03-31T16:34:00Z">
                    <w:rPr>
                      <w:rFonts w:ascii="Cambria Math" w:hAnsi="Cambria Math"/>
                    </w:rPr>
                    <m:t>β</m:t>
                  </w:del>
                </m:r>
              </m:sub>
            </m:sSub>
          </m:num>
          <m:den>
            <m:sSub>
              <m:sSubPr>
                <m:ctrlPr>
                  <w:del w:id="7212" w:author="محمد زكريا سيد سيد ابوسبع" w:date="2023-03-31T16:34:00Z">
                    <w:rPr>
                      <w:rFonts w:ascii="Cambria Math" w:hAnsi="Cambria Math"/>
                      <w:i/>
                    </w:rPr>
                  </w:del>
                </m:ctrlPr>
              </m:sSubPr>
              <m:e>
                <m:r>
                  <w:del w:id="7213" w:author="محمد زكريا سيد سيد ابوسبع" w:date="2023-03-31T16:34:00Z">
                    <w:rPr>
                      <w:rFonts w:ascii="Cambria Math" w:hAnsi="Cambria Math"/>
                    </w:rPr>
                    <m:t>V</m:t>
                  </w:del>
                </m:r>
              </m:e>
              <m:sub>
                <m:r>
                  <w:del w:id="7214" w:author="محمد زكريا سيد سيد ابوسبع" w:date="2023-03-31T16:34:00Z">
                    <w:rPr>
                      <w:rFonts w:ascii="Cambria Math" w:hAnsi="Cambria Math"/>
                    </w:rPr>
                    <m:t>to</m:t>
                  </w:del>
                </m:r>
              </m:sub>
            </m:sSub>
          </m:den>
        </m:f>
        <m:r>
          <w:del w:id="7215" w:author="محمد زكريا سيد سيد ابوسبع" w:date="2023-03-31T16:34:00Z">
            <w:rPr>
              <w:rFonts w:ascii="Cambria Math" w:hAnsi="Cambria Math"/>
            </w:rPr>
            <m:t xml:space="preserve"> ∆β+</m:t>
          </w:del>
        </m:r>
        <m:f>
          <m:fPr>
            <m:ctrlPr>
              <w:del w:id="7216" w:author="محمد زكريا سيد سيد ابوسبع" w:date="2023-03-31T16:34:00Z">
                <w:rPr>
                  <w:rFonts w:ascii="Cambria Math" w:hAnsi="Cambria Math"/>
                  <w:i/>
                </w:rPr>
              </w:del>
            </m:ctrlPr>
          </m:fPr>
          <m:num>
            <m:sSub>
              <m:sSubPr>
                <m:ctrlPr>
                  <w:del w:id="7217" w:author="محمد زكريا سيد سيد ابوسبع" w:date="2023-03-31T16:34:00Z">
                    <w:rPr>
                      <w:rFonts w:ascii="Cambria Math" w:hAnsi="Cambria Math"/>
                      <w:i/>
                    </w:rPr>
                  </w:del>
                </m:ctrlPr>
              </m:sSubPr>
              <m:e>
                <m:r>
                  <w:del w:id="7218" w:author="محمد زكريا سيد سيد ابوسبع" w:date="2023-03-31T16:34:00Z">
                    <w:rPr>
                      <w:rFonts w:ascii="Cambria Math" w:hAnsi="Cambria Math"/>
                    </w:rPr>
                    <m:t>Y</m:t>
                  </w:del>
                </m:r>
              </m:e>
              <m:sub>
                <m:r>
                  <w:del w:id="7219" w:author="محمد زكريا سيد سيد ابوسبع" w:date="2023-03-31T16:34:00Z">
                    <w:rPr>
                      <w:rFonts w:ascii="Cambria Math" w:hAnsi="Cambria Math"/>
                    </w:rPr>
                    <m:t>r</m:t>
                  </w:del>
                </m:r>
              </m:sub>
            </m:sSub>
            <m:r>
              <w:del w:id="7220" w:author="محمد زكريا سيد سيد ابوسبع" w:date="2023-03-31T16:34:00Z">
                <w:rPr>
                  <w:rFonts w:ascii="Cambria Math" w:hAnsi="Cambria Math"/>
                </w:rPr>
                <m:t>-</m:t>
              </w:del>
            </m:r>
            <m:sSub>
              <m:sSubPr>
                <m:ctrlPr>
                  <w:del w:id="7221" w:author="محمد زكريا سيد سيد ابوسبع" w:date="2023-03-31T16:34:00Z">
                    <w:rPr>
                      <w:rFonts w:ascii="Cambria Math" w:hAnsi="Cambria Math"/>
                      <w:i/>
                    </w:rPr>
                  </w:del>
                </m:ctrlPr>
              </m:sSubPr>
              <m:e>
                <m:r>
                  <w:del w:id="7222" w:author="محمد زكريا سيد سيد ابوسبع" w:date="2023-03-31T16:34:00Z">
                    <w:rPr>
                      <w:rFonts w:ascii="Cambria Math" w:hAnsi="Cambria Math"/>
                    </w:rPr>
                    <m:t>u</m:t>
                  </w:del>
                </m:r>
              </m:e>
              <m:sub>
                <m:r>
                  <w:del w:id="7223" w:author="محمد زكريا سيد سيد ابوسبع" w:date="2023-03-31T16:34:00Z">
                    <w:rPr>
                      <w:rFonts w:ascii="Cambria Math" w:hAnsi="Cambria Math"/>
                    </w:rPr>
                    <m:t>o</m:t>
                  </w:del>
                </m:r>
              </m:sub>
            </m:sSub>
          </m:num>
          <m:den>
            <m:sSub>
              <m:sSubPr>
                <m:ctrlPr>
                  <w:del w:id="7224" w:author="محمد زكريا سيد سيد ابوسبع" w:date="2023-03-31T16:34:00Z">
                    <w:rPr>
                      <w:rFonts w:ascii="Cambria Math" w:hAnsi="Cambria Math"/>
                      <w:i/>
                    </w:rPr>
                  </w:del>
                </m:ctrlPr>
              </m:sSubPr>
              <m:e>
                <m:r>
                  <w:del w:id="7225" w:author="محمد زكريا سيد سيد ابوسبع" w:date="2023-03-31T16:34:00Z">
                    <w:rPr>
                      <w:rFonts w:ascii="Cambria Math" w:hAnsi="Cambria Math"/>
                    </w:rPr>
                    <m:t>V</m:t>
                  </w:del>
                </m:r>
              </m:e>
              <m:sub>
                <m:r>
                  <w:del w:id="7226" w:author="محمد زكريا سيد سيد ابوسبع" w:date="2023-03-31T16:34:00Z">
                    <w:rPr>
                      <w:rFonts w:ascii="Cambria Math" w:hAnsi="Cambria Math"/>
                    </w:rPr>
                    <m:t>to</m:t>
                  </w:del>
                </m:r>
              </m:sub>
            </m:sSub>
          </m:den>
        </m:f>
        <m:r>
          <w:del w:id="7227" w:author="محمد زكريا سيد سيد ابوسبع" w:date="2023-03-31T16:34:00Z">
            <w:rPr>
              <w:rFonts w:ascii="Cambria Math" w:hAnsi="Cambria Math"/>
            </w:rPr>
            <m:t xml:space="preserve"> ∆r+</m:t>
          </w:del>
        </m:r>
        <m:f>
          <m:fPr>
            <m:ctrlPr>
              <w:del w:id="7228" w:author="محمد زكريا سيد سيد ابوسبع" w:date="2023-03-31T16:34:00Z">
                <w:rPr>
                  <w:rFonts w:ascii="Cambria Math" w:hAnsi="Cambria Math"/>
                  <w:i/>
                </w:rPr>
              </w:del>
            </m:ctrlPr>
          </m:fPr>
          <m:num>
            <m:sSub>
              <m:sSubPr>
                <m:ctrlPr>
                  <w:del w:id="7229" w:author="محمد زكريا سيد سيد ابوسبع" w:date="2023-03-31T16:34:00Z">
                    <w:rPr>
                      <w:rFonts w:ascii="Cambria Math" w:hAnsi="Cambria Math"/>
                      <w:i/>
                    </w:rPr>
                  </w:del>
                </m:ctrlPr>
              </m:sSubPr>
              <m:e>
                <m:r>
                  <w:del w:id="7230" w:author="محمد زكريا سيد سيد ابوسبع" w:date="2023-03-31T16:34:00Z">
                    <w:rPr>
                      <w:rFonts w:ascii="Cambria Math" w:hAnsi="Cambria Math"/>
                    </w:rPr>
                    <m:t>Y</m:t>
                  </w:del>
                </m:r>
              </m:e>
              <m:sub>
                <m:r>
                  <w:del w:id="7231" w:author="محمد زكريا سيد سيد ابوسبع" w:date="2023-03-31T16:34:00Z">
                    <w:rPr>
                      <w:rFonts w:ascii="Cambria Math" w:hAnsi="Cambria Math"/>
                    </w:rPr>
                    <m:t>p</m:t>
                  </w:del>
                </m:r>
              </m:sub>
            </m:sSub>
            <m:r>
              <w:del w:id="7232" w:author="محمد زكريا سيد سيد ابوسبع" w:date="2023-03-31T16:34:00Z">
                <w:rPr>
                  <w:rFonts w:ascii="Cambria Math" w:hAnsi="Cambria Math"/>
                </w:rPr>
                <m:t>+</m:t>
              </w:del>
            </m:r>
            <m:sSub>
              <m:sSubPr>
                <m:ctrlPr>
                  <w:del w:id="7233" w:author="محمد زكريا سيد سيد ابوسبع" w:date="2023-03-31T16:34:00Z">
                    <w:rPr>
                      <w:rFonts w:ascii="Cambria Math" w:hAnsi="Cambria Math"/>
                      <w:i/>
                    </w:rPr>
                  </w:del>
                </m:ctrlPr>
              </m:sSubPr>
              <m:e>
                <m:r>
                  <w:del w:id="7234" w:author="محمد زكريا سيد سيد ابوسبع" w:date="2023-03-31T16:34:00Z">
                    <w:rPr>
                      <w:rFonts w:ascii="Cambria Math" w:hAnsi="Cambria Math"/>
                    </w:rPr>
                    <m:t>w</m:t>
                  </w:del>
                </m:r>
              </m:e>
              <m:sub>
                <m:r>
                  <w:del w:id="7235" w:author="محمد زكريا سيد سيد ابوسبع" w:date="2023-03-31T16:34:00Z">
                    <w:rPr>
                      <w:rFonts w:ascii="Cambria Math" w:hAnsi="Cambria Math"/>
                    </w:rPr>
                    <m:t>o</m:t>
                  </w:del>
                </m:r>
              </m:sub>
            </m:sSub>
          </m:num>
          <m:den>
            <m:sSub>
              <m:sSubPr>
                <m:ctrlPr>
                  <w:del w:id="7236" w:author="محمد زكريا سيد سيد ابوسبع" w:date="2023-03-31T16:34:00Z">
                    <w:rPr>
                      <w:rFonts w:ascii="Cambria Math" w:hAnsi="Cambria Math"/>
                      <w:i/>
                    </w:rPr>
                  </w:del>
                </m:ctrlPr>
              </m:sSubPr>
              <m:e>
                <m:r>
                  <w:del w:id="7237" w:author="محمد زكريا سيد سيد ابوسبع" w:date="2023-03-31T16:34:00Z">
                    <w:rPr>
                      <w:rFonts w:ascii="Cambria Math" w:hAnsi="Cambria Math"/>
                    </w:rPr>
                    <m:t>V</m:t>
                  </w:del>
                </m:r>
              </m:e>
              <m:sub>
                <m:r>
                  <w:del w:id="7238" w:author="محمد زكريا سيد سيد ابوسبع" w:date="2023-03-31T16:34:00Z">
                    <w:rPr>
                      <w:rFonts w:ascii="Cambria Math" w:hAnsi="Cambria Math"/>
                    </w:rPr>
                    <m:t>to</m:t>
                  </w:del>
                </m:r>
              </m:sub>
            </m:sSub>
          </m:den>
        </m:f>
        <m:r>
          <w:del w:id="7239" w:author="محمد زكريا سيد سيد ابوسبع" w:date="2023-03-31T16:34:00Z">
            <w:rPr>
              <w:rFonts w:ascii="Cambria Math" w:hAnsi="Cambria Math"/>
            </w:rPr>
            <m:t xml:space="preserve"> ∆p+</m:t>
          </w:del>
        </m:r>
        <m:f>
          <m:fPr>
            <m:ctrlPr>
              <w:del w:id="7240" w:author="محمد زكريا سيد سيد ابوسبع" w:date="2023-03-31T16:34:00Z">
                <w:rPr>
                  <w:rFonts w:ascii="Cambria Math" w:hAnsi="Cambria Math"/>
                  <w:i/>
                </w:rPr>
              </w:del>
            </m:ctrlPr>
          </m:fPr>
          <m:num>
            <m:sSub>
              <m:sSubPr>
                <m:ctrlPr>
                  <w:del w:id="7241" w:author="محمد زكريا سيد سيد ابوسبع" w:date="2023-03-31T16:34:00Z">
                    <w:rPr>
                      <w:rFonts w:ascii="Cambria Math" w:hAnsi="Cambria Math"/>
                      <w:i/>
                    </w:rPr>
                  </w:del>
                </m:ctrlPr>
              </m:sSubPr>
              <m:e>
                <m:r>
                  <w:del w:id="7242" w:author="محمد زكريا سيد سيد ابوسبع" w:date="2023-03-31T16:34:00Z">
                    <w:rPr>
                      <w:rFonts w:ascii="Cambria Math" w:hAnsi="Cambria Math"/>
                    </w:rPr>
                    <m:t>Y</m:t>
                  </w:del>
                </m:r>
              </m:e>
              <m:sub>
                <m:r>
                  <w:del w:id="7243" w:author="محمد زكريا سيد سيد ابوسبع" w:date="2023-03-31T16:34:00Z">
                    <w:rPr>
                      <w:rFonts w:ascii="Cambria Math" w:hAnsi="Cambria Math"/>
                    </w:rPr>
                    <m:t>δa</m:t>
                  </w:del>
                </m:r>
              </m:sub>
            </m:sSub>
          </m:num>
          <m:den>
            <m:sSub>
              <m:sSubPr>
                <m:ctrlPr>
                  <w:del w:id="7244" w:author="محمد زكريا سيد سيد ابوسبع" w:date="2023-03-31T16:34:00Z">
                    <w:rPr>
                      <w:rFonts w:ascii="Cambria Math" w:hAnsi="Cambria Math"/>
                      <w:i/>
                    </w:rPr>
                  </w:del>
                </m:ctrlPr>
              </m:sSubPr>
              <m:e>
                <m:r>
                  <w:del w:id="7245" w:author="محمد زكريا سيد سيد ابوسبع" w:date="2023-03-31T16:34:00Z">
                    <w:rPr>
                      <w:rFonts w:ascii="Cambria Math" w:hAnsi="Cambria Math"/>
                    </w:rPr>
                    <m:t>V</m:t>
                  </w:del>
                </m:r>
              </m:e>
              <m:sub>
                <m:r>
                  <w:del w:id="7246" w:author="محمد زكريا سيد سيد ابوسبع" w:date="2023-03-31T16:34:00Z">
                    <w:rPr>
                      <w:rFonts w:ascii="Cambria Math" w:hAnsi="Cambria Math"/>
                    </w:rPr>
                    <m:t>to</m:t>
                  </w:del>
                </m:r>
              </m:sub>
            </m:sSub>
          </m:den>
        </m:f>
        <m:r>
          <w:del w:id="7247" w:author="محمد زكريا سيد سيد ابوسبع" w:date="2023-03-31T16:34:00Z">
            <w:rPr>
              <w:rFonts w:ascii="Cambria Math" w:hAnsi="Cambria Math"/>
            </w:rPr>
            <m:t xml:space="preserve"> ∆</m:t>
          </w:del>
        </m:r>
        <m:sSub>
          <m:sSubPr>
            <m:ctrlPr>
              <w:del w:id="7248" w:author="محمد زكريا سيد سيد ابوسبع" w:date="2023-03-31T16:34:00Z">
                <w:rPr>
                  <w:rFonts w:ascii="Cambria Math" w:hAnsi="Cambria Math"/>
                  <w:i/>
                </w:rPr>
              </w:del>
            </m:ctrlPr>
          </m:sSubPr>
          <m:e>
            <m:r>
              <w:del w:id="7249" w:author="محمد زكريا سيد سيد ابوسبع" w:date="2023-03-31T16:34:00Z">
                <w:rPr>
                  <w:rFonts w:ascii="Cambria Math" w:hAnsi="Cambria Math"/>
                </w:rPr>
                <m:t>δ</m:t>
              </w:del>
            </m:r>
          </m:e>
          <m:sub>
            <m:r>
              <w:del w:id="7250" w:author="محمد زكريا سيد سيد ابوسبع" w:date="2023-03-31T16:34:00Z">
                <w:rPr>
                  <w:rFonts w:ascii="Cambria Math" w:hAnsi="Cambria Math"/>
                </w:rPr>
                <m:t>a</m:t>
              </w:del>
            </m:r>
          </m:sub>
        </m:sSub>
        <m:r>
          <w:del w:id="7251" w:author="محمد زكريا سيد سيد ابوسبع" w:date="2023-03-31T16:34:00Z">
            <w:rPr>
              <w:rFonts w:ascii="Cambria Math" w:hAnsi="Cambria Math"/>
            </w:rPr>
            <m:t>+</m:t>
          </w:del>
        </m:r>
        <m:f>
          <m:fPr>
            <m:ctrlPr>
              <w:del w:id="7252" w:author="محمد زكريا سيد سيد ابوسبع" w:date="2023-03-31T16:34:00Z">
                <w:rPr>
                  <w:rFonts w:ascii="Cambria Math" w:hAnsi="Cambria Math"/>
                  <w:i/>
                </w:rPr>
              </w:del>
            </m:ctrlPr>
          </m:fPr>
          <m:num>
            <m:sSub>
              <m:sSubPr>
                <m:ctrlPr>
                  <w:del w:id="7253" w:author="محمد زكريا سيد سيد ابوسبع" w:date="2023-03-31T16:34:00Z">
                    <w:rPr>
                      <w:rFonts w:ascii="Cambria Math" w:hAnsi="Cambria Math"/>
                      <w:i/>
                    </w:rPr>
                  </w:del>
                </m:ctrlPr>
              </m:sSubPr>
              <m:e>
                <m:r>
                  <w:del w:id="7254" w:author="محمد زكريا سيد سيد ابوسبع" w:date="2023-03-31T16:34:00Z">
                    <w:rPr>
                      <w:rFonts w:ascii="Cambria Math" w:hAnsi="Cambria Math"/>
                    </w:rPr>
                    <m:t>Y</m:t>
                  </w:del>
                </m:r>
              </m:e>
              <m:sub>
                <m:sSub>
                  <m:sSubPr>
                    <m:ctrlPr>
                      <w:del w:id="7255" w:author="محمد زكريا سيد سيد ابوسبع" w:date="2023-03-31T16:34:00Z">
                        <w:rPr>
                          <w:rFonts w:ascii="Cambria Math" w:hAnsi="Cambria Math"/>
                          <w:i/>
                        </w:rPr>
                      </w:del>
                    </m:ctrlPr>
                  </m:sSubPr>
                  <m:e>
                    <m:r>
                      <w:del w:id="7256" w:author="محمد زكريا سيد سيد ابوسبع" w:date="2023-03-31T16:34:00Z">
                        <w:rPr>
                          <w:rFonts w:ascii="Cambria Math" w:hAnsi="Cambria Math"/>
                        </w:rPr>
                        <m:t>δ</m:t>
                      </w:del>
                    </m:r>
                  </m:e>
                  <m:sub>
                    <m:r>
                      <w:del w:id="7257" w:author="محمد زكريا سيد سيد ابوسبع" w:date="2023-03-31T16:34:00Z">
                        <w:rPr>
                          <w:rFonts w:ascii="Cambria Math" w:hAnsi="Cambria Math"/>
                        </w:rPr>
                        <m:t>r</m:t>
                      </w:del>
                    </m:r>
                  </m:sub>
                </m:sSub>
              </m:sub>
            </m:sSub>
          </m:num>
          <m:den>
            <m:sSub>
              <m:sSubPr>
                <m:ctrlPr>
                  <w:del w:id="7258" w:author="محمد زكريا سيد سيد ابوسبع" w:date="2023-03-31T16:34:00Z">
                    <w:rPr>
                      <w:rFonts w:ascii="Cambria Math" w:hAnsi="Cambria Math"/>
                      <w:i/>
                    </w:rPr>
                  </w:del>
                </m:ctrlPr>
              </m:sSubPr>
              <m:e>
                <m:r>
                  <w:del w:id="7259" w:author="محمد زكريا سيد سيد ابوسبع" w:date="2023-03-31T16:34:00Z">
                    <w:rPr>
                      <w:rFonts w:ascii="Cambria Math" w:hAnsi="Cambria Math"/>
                    </w:rPr>
                    <m:t>V</m:t>
                  </w:del>
                </m:r>
              </m:e>
              <m:sub>
                <m:r>
                  <w:del w:id="7260" w:author="محمد زكريا سيد سيد ابوسبع" w:date="2023-03-31T16:34:00Z">
                    <w:rPr>
                      <w:rFonts w:ascii="Cambria Math" w:hAnsi="Cambria Math"/>
                    </w:rPr>
                    <m:t>to</m:t>
                  </w:del>
                </m:r>
              </m:sub>
            </m:sSub>
          </m:den>
        </m:f>
        <m:r>
          <w:del w:id="7261" w:author="محمد زكريا سيد سيد ابوسبع" w:date="2023-03-31T16:34:00Z">
            <w:rPr>
              <w:rFonts w:ascii="Cambria Math" w:hAnsi="Cambria Math"/>
            </w:rPr>
            <m:t xml:space="preserve"> ∆</m:t>
          </w:del>
        </m:r>
        <m:sSub>
          <m:sSubPr>
            <m:ctrlPr>
              <w:del w:id="7262" w:author="محمد زكريا سيد سيد ابوسبع" w:date="2023-03-31T16:34:00Z">
                <w:rPr>
                  <w:rFonts w:ascii="Cambria Math" w:hAnsi="Cambria Math"/>
                  <w:i/>
                </w:rPr>
              </w:del>
            </m:ctrlPr>
          </m:sSubPr>
          <m:e>
            <m:r>
              <w:del w:id="7263" w:author="محمد زكريا سيد سيد ابوسبع" w:date="2023-03-31T16:34:00Z">
                <w:rPr>
                  <w:rFonts w:ascii="Cambria Math" w:hAnsi="Cambria Math"/>
                </w:rPr>
                <m:t>δ</m:t>
              </w:del>
            </m:r>
          </m:e>
          <m:sub>
            <m:r>
              <w:del w:id="7264" w:author="محمد زكريا سيد سيد ابوسبع" w:date="2023-03-31T16:34:00Z">
                <w:rPr>
                  <w:rFonts w:ascii="Cambria Math" w:hAnsi="Cambria Math"/>
                </w:rPr>
                <m:t>r</m:t>
              </w:del>
            </m:r>
          </m:sub>
        </m:sSub>
        <m:r>
          <w:del w:id="7265" w:author="محمد زكريا سيد سيد ابوسبع" w:date="2023-03-31T16:34:00Z">
            <w:rPr>
              <w:rFonts w:ascii="Cambria Math" w:hAnsi="Cambria Math"/>
            </w:rPr>
            <m:t>+</m:t>
          </w:del>
        </m:r>
        <m:f>
          <m:fPr>
            <m:ctrlPr>
              <w:del w:id="7266" w:author="محمد زكريا سيد سيد ابوسبع" w:date="2023-03-31T16:34:00Z">
                <w:rPr>
                  <w:rFonts w:ascii="Cambria Math" w:hAnsi="Cambria Math"/>
                  <w:i/>
                </w:rPr>
              </w:del>
            </m:ctrlPr>
          </m:fPr>
          <m:num>
            <m:r>
              <w:del w:id="7267" w:author="محمد زكريا سيد سيد ابوسبع" w:date="2023-03-31T16:34:00Z">
                <w:rPr>
                  <w:rFonts w:ascii="Cambria Math" w:hAnsi="Cambria Math"/>
                </w:rPr>
                <m:t>g</m:t>
              </w:del>
            </m:r>
          </m:num>
          <m:den>
            <m:sSub>
              <m:sSubPr>
                <m:ctrlPr>
                  <w:del w:id="7268" w:author="محمد زكريا سيد سيد ابوسبع" w:date="2023-03-31T16:34:00Z">
                    <w:rPr>
                      <w:rFonts w:ascii="Cambria Math" w:hAnsi="Cambria Math"/>
                      <w:i/>
                    </w:rPr>
                  </w:del>
                </m:ctrlPr>
              </m:sSubPr>
              <m:e>
                <m:r>
                  <w:del w:id="7269" w:author="محمد زكريا سيد سيد ابوسبع" w:date="2023-03-31T16:34:00Z">
                    <w:rPr>
                      <w:rFonts w:ascii="Cambria Math" w:hAnsi="Cambria Math"/>
                    </w:rPr>
                    <m:t>V</m:t>
                  </w:del>
                </m:r>
              </m:e>
              <m:sub>
                <m:r>
                  <w:del w:id="7270" w:author="محمد زكريا سيد سيد ابوسبع" w:date="2023-03-31T16:34:00Z">
                    <w:rPr>
                      <w:rFonts w:ascii="Cambria Math" w:hAnsi="Cambria Math"/>
                    </w:rPr>
                    <m:t>to</m:t>
                  </w:del>
                </m:r>
              </m:sub>
            </m:sSub>
          </m:den>
        </m:f>
        <m:r>
          <w:del w:id="7271" w:author="محمد زكريا سيد سيد ابوسبع" w:date="2023-03-31T16:34:00Z">
            <w:rPr>
              <w:rFonts w:ascii="Cambria Math" w:hAnsi="Cambria Math"/>
            </w:rPr>
            <m:t xml:space="preserve"> </m:t>
          </w:del>
        </m:r>
        <m:func>
          <m:funcPr>
            <m:ctrlPr>
              <w:del w:id="7272" w:author="محمد زكريا سيد سيد ابوسبع" w:date="2023-03-31T16:34:00Z">
                <w:rPr>
                  <w:rFonts w:ascii="Cambria Math" w:hAnsi="Cambria Math"/>
                  <w:i/>
                </w:rPr>
              </w:del>
            </m:ctrlPr>
          </m:funcPr>
          <m:fName>
            <m:r>
              <w:del w:id="7273" w:author="محمد زكريا سيد سيد ابوسبع" w:date="2023-03-31T16:34:00Z">
                <w:rPr>
                  <w:rFonts w:ascii="Cambria Math" w:hAnsi="Cambria Math"/>
                </w:rPr>
                <m:t>cos</m:t>
              </w:del>
            </m:r>
          </m:fName>
          <m:e>
            <m:d>
              <m:dPr>
                <m:ctrlPr>
                  <w:del w:id="7274" w:author="محمد زكريا سيد سيد ابوسبع" w:date="2023-03-31T16:34:00Z">
                    <w:rPr>
                      <w:rFonts w:ascii="Cambria Math" w:hAnsi="Cambria Math"/>
                      <w:i/>
                    </w:rPr>
                  </w:del>
                </m:ctrlPr>
              </m:dPr>
              <m:e>
                <m:sSub>
                  <m:sSubPr>
                    <m:ctrlPr>
                      <w:del w:id="7275" w:author="محمد زكريا سيد سيد ابوسبع" w:date="2023-03-31T16:34:00Z">
                        <w:rPr>
                          <w:rFonts w:ascii="Cambria Math" w:hAnsi="Cambria Math"/>
                          <w:i/>
                        </w:rPr>
                      </w:del>
                    </m:ctrlPr>
                  </m:sSubPr>
                  <m:e>
                    <m:r>
                      <w:del w:id="7276" w:author="محمد زكريا سيد سيد ابوسبع" w:date="2023-03-31T16:34:00Z">
                        <w:rPr>
                          <w:rFonts w:ascii="Cambria Math" w:hAnsi="Cambria Math"/>
                        </w:rPr>
                        <m:t>θ</m:t>
                      </w:del>
                    </m:r>
                  </m:e>
                  <m:sub>
                    <m:r>
                      <w:del w:id="7277" w:author="محمد زكريا سيد سيد ابوسبع" w:date="2023-03-31T16:34:00Z">
                        <w:rPr>
                          <w:rFonts w:ascii="Cambria Math" w:hAnsi="Cambria Math"/>
                        </w:rPr>
                        <m:t>o</m:t>
                      </w:del>
                    </m:r>
                  </m:sub>
                </m:sSub>
              </m:e>
            </m:d>
          </m:e>
        </m:func>
        <m:r>
          <w:del w:id="7278" w:author="محمد زكريا سيد سيد ابوسبع" w:date="2023-03-31T16:34:00Z">
            <w:rPr>
              <w:rFonts w:ascii="Cambria Math" w:hAnsi="Cambria Math"/>
            </w:rPr>
            <m:t>∆φ</m:t>
          </w:del>
        </m:r>
      </m:oMath>
    </w:p>
    <w:p w14:paraId="7B09525E" w14:textId="1ECD9BE6" w:rsidR="00590B75" w:rsidRPr="00E223EA" w:rsidDel="00E93874" w:rsidRDefault="00590B75" w:rsidP="00590B75">
      <w:pPr>
        <w:pStyle w:val="ListParagraph"/>
        <w:numPr>
          <w:ilvl w:val="1"/>
          <w:numId w:val="27"/>
        </w:numPr>
        <w:spacing w:after="160" w:line="259" w:lineRule="auto"/>
        <w:ind w:right="0"/>
        <w:jc w:val="left"/>
        <w:rPr>
          <w:del w:id="7279" w:author="محمد زكريا سيد سيد ابوسبع" w:date="2023-03-31T16:34:00Z"/>
          <w:rFonts w:ascii="Cambria Math" w:hAnsi="Cambria Math"/>
          <w:i/>
        </w:rPr>
      </w:pPr>
      <m:oMath>
        <m:r>
          <w:del w:id="7280" w:author="محمد زكريا سيد سيد ابوسبع" w:date="2023-03-31T16:34:00Z">
            <w:rPr>
              <w:rFonts w:ascii="Cambria Math" w:hAnsi="Cambria Math"/>
            </w:rPr>
            <m:t>∴∆</m:t>
          </w:del>
        </m:r>
        <m:acc>
          <m:accPr>
            <m:chr m:val="̇"/>
            <m:ctrlPr>
              <w:del w:id="7281" w:author="محمد زكريا سيد سيد ابوسبع" w:date="2023-03-31T16:34:00Z">
                <w:rPr>
                  <w:rFonts w:ascii="Cambria Math" w:hAnsi="Cambria Math"/>
                  <w:i/>
                </w:rPr>
              </w:del>
            </m:ctrlPr>
          </m:accPr>
          <m:e>
            <m:r>
              <w:del w:id="7282" w:author="محمد زكريا سيد سيد ابوسبع" w:date="2023-03-31T16:34:00Z">
                <w:rPr>
                  <w:rFonts w:ascii="Cambria Math" w:hAnsi="Cambria Math"/>
                </w:rPr>
                <m:t>p</m:t>
              </w:del>
            </m:r>
          </m:e>
        </m:acc>
        <m:r>
          <w:del w:id="7283" w:author="محمد زكريا سيد سيد ابوسبع" w:date="2023-03-31T16:34:00Z">
            <w:rPr>
              <w:rFonts w:ascii="Cambria Math" w:hAnsi="Cambria Math"/>
            </w:rPr>
            <m:t>=</m:t>
          </w:del>
        </m:r>
        <m:nary>
          <m:naryPr>
            <m:chr m:val="∑"/>
            <m:limLoc m:val="undOvr"/>
            <m:subHide m:val="1"/>
            <m:supHide m:val="1"/>
            <m:ctrlPr>
              <w:del w:id="7284" w:author="محمد زكريا سيد سيد ابوسبع" w:date="2023-03-31T16:34:00Z">
                <w:rPr>
                  <w:rFonts w:ascii="Cambria Math" w:hAnsi="Cambria Math"/>
                  <w:i/>
                </w:rPr>
              </w:del>
            </m:ctrlPr>
          </m:naryPr>
          <m:sub/>
          <m:sup/>
          <m:e>
            <m:r>
              <w:del w:id="7285" w:author="محمد زكريا سيد سيد ابوسبع" w:date="2023-03-31T16:34:00Z">
                <w:rPr>
                  <w:rFonts w:ascii="Cambria Math" w:hAnsi="Cambria Math"/>
                </w:rPr>
                <m:t>G*</m:t>
              </w:del>
            </m:r>
            <m:d>
              <m:dPr>
                <m:ctrlPr>
                  <w:del w:id="7286" w:author="محمد زكريا سيد سيد ابوسبع" w:date="2023-03-31T16:34:00Z">
                    <w:rPr>
                      <w:rFonts w:ascii="Cambria Math" w:hAnsi="Cambria Math"/>
                      <w:i/>
                    </w:rPr>
                  </w:del>
                </m:ctrlPr>
              </m:dPr>
              <m:e>
                <m:sSub>
                  <m:sSubPr>
                    <m:ctrlPr>
                      <w:del w:id="7287" w:author="محمد زكريا سيد سيد ابوسبع" w:date="2023-03-31T16:34:00Z">
                        <w:rPr>
                          <w:rFonts w:ascii="Cambria Math" w:hAnsi="Cambria Math"/>
                          <w:i/>
                        </w:rPr>
                      </w:del>
                    </m:ctrlPr>
                  </m:sSubPr>
                  <m:e>
                    <m:r>
                      <w:del w:id="7288" w:author="محمد زكريا سيد سيد ابوسبع" w:date="2023-03-31T16:34:00Z">
                        <w:rPr>
                          <w:rFonts w:ascii="Cambria Math" w:hAnsi="Cambria Math"/>
                        </w:rPr>
                        <m:t>L</m:t>
                      </w:del>
                    </m:r>
                  </m:e>
                  <m:sub>
                    <m:r>
                      <w:del w:id="7289" w:author="محمد زكريا سيد سيد ابوسبع" w:date="2023-03-31T16:34:00Z">
                        <w:rPr>
                          <w:rFonts w:ascii="Cambria Math" w:hAnsi="Cambria Math"/>
                        </w:rPr>
                        <m:t>i</m:t>
                      </w:del>
                    </m:r>
                  </m:sub>
                </m:sSub>
                <m:r>
                  <w:del w:id="7290" w:author="محمد زكريا سيد سيد ابوسبع" w:date="2023-03-31T16:34:00Z">
                    <w:rPr>
                      <w:rFonts w:ascii="Cambria Math" w:hAnsi="Cambria Math"/>
                    </w:rPr>
                    <m:t>+</m:t>
                  </w:del>
                </m:r>
                <m:f>
                  <m:fPr>
                    <m:ctrlPr>
                      <w:del w:id="7291" w:author="محمد زكريا سيد سيد ابوسبع" w:date="2023-03-31T16:34:00Z">
                        <w:rPr>
                          <w:rFonts w:ascii="Cambria Math" w:hAnsi="Cambria Math"/>
                          <w:i/>
                        </w:rPr>
                      </w:del>
                    </m:ctrlPr>
                  </m:fPr>
                  <m:num>
                    <m:sSub>
                      <m:sSubPr>
                        <m:ctrlPr>
                          <w:del w:id="7292" w:author="محمد زكريا سيد سيد ابوسبع" w:date="2023-03-31T16:34:00Z">
                            <w:rPr>
                              <w:rFonts w:ascii="Cambria Math" w:hAnsi="Cambria Math"/>
                              <w:i/>
                            </w:rPr>
                          </w:del>
                        </m:ctrlPr>
                      </m:sSubPr>
                      <m:e>
                        <m:r>
                          <w:del w:id="7293" w:author="محمد زكريا سيد سيد ابوسبع" w:date="2023-03-31T16:34:00Z">
                            <w:rPr>
                              <w:rFonts w:ascii="Cambria Math" w:hAnsi="Cambria Math"/>
                            </w:rPr>
                            <m:t>I</m:t>
                          </w:del>
                        </m:r>
                      </m:e>
                      <m:sub>
                        <m:r>
                          <w:del w:id="7294" w:author="محمد زكريا سيد سيد ابوسبع" w:date="2023-03-31T16:34:00Z">
                            <w:rPr>
                              <w:rFonts w:ascii="Cambria Math" w:hAnsi="Cambria Math"/>
                            </w:rPr>
                            <m:t>xz</m:t>
                          </w:del>
                        </m:r>
                      </m:sub>
                    </m:sSub>
                  </m:num>
                  <m:den>
                    <m:sSub>
                      <m:sSubPr>
                        <m:ctrlPr>
                          <w:del w:id="7295" w:author="محمد زكريا سيد سيد ابوسبع" w:date="2023-03-31T16:34:00Z">
                            <w:rPr>
                              <w:rFonts w:ascii="Cambria Math" w:hAnsi="Cambria Math"/>
                              <w:i/>
                            </w:rPr>
                          </w:del>
                        </m:ctrlPr>
                      </m:sSubPr>
                      <m:e>
                        <m:r>
                          <w:del w:id="7296" w:author="محمد زكريا سيد سيد ابوسبع" w:date="2023-03-31T16:34:00Z">
                            <w:rPr>
                              <w:rFonts w:ascii="Cambria Math" w:hAnsi="Cambria Math"/>
                            </w:rPr>
                            <m:t>I</m:t>
                          </w:del>
                        </m:r>
                      </m:e>
                      <m:sub>
                        <m:r>
                          <w:del w:id="7297" w:author="محمد زكريا سيد سيد ابوسبع" w:date="2023-03-31T16:34:00Z">
                            <w:rPr>
                              <w:rFonts w:ascii="Cambria Math" w:hAnsi="Cambria Math"/>
                            </w:rPr>
                            <m:t>x</m:t>
                          </w:del>
                        </m:r>
                      </m:sub>
                    </m:sSub>
                  </m:den>
                </m:f>
                <m:r>
                  <w:del w:id="7298" w:author="محمد زكريا سيد سيد ابوسبع" w:date="2023-03-31T16:34:00Z">
                    <w:rPr>
                      <w:rFonts w:ascii="Cambria Math" w:hAnsi="Cambria Math"/>
                    </w:rPr>
                    <m:t>*</m:t>
                  </w:del>
                </m:r>
                <m:sSub>
                  <m:sSubPr>
                    <m:ctrlPr>
                      <w:del w:id="7299" w:author="محمد زكريا سيد سيد ابوسبع" w:date="2023-03-31T16:34:00Z">
                        <w:rPr>
                          <w:rFonts w:ascii="Cambria Math" w:hAnsi="Cambria Math"/>
                          <w:i/>
                        </w:rPr>
                      </w:del>
                    </m:ctrlPr>
                  </m:sSubPr>
                  <m:e>
                    <m:r>
                      <w:del w:id="7300" w:author="محمد زكريا سيد سيد ابوسبع" w:date="2023-03-31T16:34:00Z">
                        <w:rPr>
                          <w:rFonts w:ascii="Cambria Math" w:hAnsi="Cambria Math"/>
                        </w:rPr>
                        <m:t>N</m:t>
                      </w:del>
                    </m:r>
                  </m:e>
                  <m:sub>
                    <m:r>
                      <w:del w:id="7301" w:author="محمد زكريا سيد سيد ابوسبع" w:date="2023-03-31T16:34:00Z">
                        <w:rPr>
                          <w:rFonts w:ascii="Cambria Math" w:hAnsi="Cambria Math"/>
                        </w:rPr>
                        <m:t>i</m:t>
                      </w:del>
                    </m:r>
                  </m:sub>
                </m:sSub>
              </m:e>
            </m:d>
            <m:r>
              <w:del w:id="7302" w:author="محمد زكريا سيد سيد ابوسبع" w:date="2023-03-31T16:34:00Z">
                <w:rPr>
                  <w:rFonts w:ascii="Cambria Math" w:hAnsi="Cambria Math"/>
                </w:rPr>
                <m:t>∆i=</m:t>
              </w:del>
            </m:r>
          </m:e>
        </m:nary>
        <m:nary>
          <m:naryPr>
            <m:chr m:val="∑"/>
            <m:limLoc m:val="undOvr"/>
            <m:subHide m:val="1"/>
            <m:supHide m:val="1"/>
            <m:ctrlPr>
              <w:del w:id="7303" w:author="محمد زكريا سيد سيد ابوسبع" w:date="2023-03-31T16:34:00Z">
                <w:rPr>
                  <w:rFonts w:ascii="Cambria Math" w:hAnsi="Cambria Math"/>
                  <w:i/>
                </w:rPr>
              </w:del>
            </m:ctrlPr>
          </m:naryPr>
          <m:sub/>
          <m:sup/>
          <m:e>
            <m:sSubSup>
              <m:sSubSupPr>
                <m:ctrlPr>
                  <w:del w:id="7304" w:author="محمد زكريا سيد سيد ابوسبع" w:date="2023-03-31T16:34:00Z">
                    <w:rPr>
                      <w:rFonts w:ascii="Cambria Math" w:hAnsi="Cambria Math"/>
                      <w:i/>
                    </w:rPr>
                  </w:del>
                </m:ctrlPr>
              </m:sSubSupPr>
              <m:e>
                <m:r>
                  <w:del w:id="7305" w:author="محمد زكريا سيد سيد ابوسبع" w:date="2023-03-31T16:34:00Z">
                    <w:rPr>
                      <w:rFonts w:ascii="Cambria Math" w:hAnsi="Cambria Math"/>
                    </w:rPr>
                    <m:t>L</m:t>
                  </w:del>
                </m:r>
              </m:e>
              <m:sub>
                <m:r>
                  <w:del w:id="7306" w:author="محمد زكريا سيد سيد ابوسبع" w:date="2023-03-31T16:34:00Z">
                    <w:rPr>
                      <w:rFonts w:ascii="Cambria Math" w:hAnsi="Cambria Math"/>
                    </w:rPr>
                    <m:t>i</m:t>
                  </w:del>
                </m:r>
              </m:sub>
              <m:sup>
                <m:r>
                  <w:del w:id="7307" w:author="محمد زكريا سيد سيد ابوسبع" w:date="2023-03-31T16:34:00Z">
                    <w:rPr>
                      <w:rFonts w:ascii="Cambria Math" w:hAnsi="Cambria Math"/>
                    </w:rPr>
                    <m:t>*</m:t>
                  </w:del>
                </m:r>
              </m:sup>
            </m:sSubSup>
            <m:r>
              <w:del w:id="7308" w:author="محمد زكريا سيد سيد ابوسبع" w:date="2023-03-31T16:34:00Z">
                <w:rPr>
                  <w:rFonts w:ascii="Cambria Math" w:hAnsi="Cambria Math"/>
                </w:rPr>
                <m:t xml:space="preserve"> ∆i</m:t>
              </w:del>
            </m:r>
          </m:e>
        </m:nary>
        <m:r>
          <w:del w:id="7309" w:author="محمد زكريا سيد سيد ابوسبع" w:date="2023-03-31T16:34:00Z">
            <w:rPr>
              <w:rFonts w:ascii="Cambria Math" w:hAnsi="Cambria Math"/>
            </w:rPr>
            <m:t>=</m:t>
          </w:del>
        </m:r>
        <m:sSubSup>
          <m:sSubSupPr>
            <m:ctrlPr>
              <w:del w:id="7310" w:author="محمد زكريا سيد سيد ابوسبع" w:date="2023-03-31T16:34:00Z">
                <w:rPr>
                  <w:rFonts w:ascii="Cambria Math" w:hAnsi="Cambria Math"/>
                  <w:i/>
                </w:rPr>
              </w:del>
            </m:ctrlPr>
          </m:sSubSupPr>
          <m:e>
            <m:r>
              <w:del w:id="7311" w:author="محمد زكريا سيد سيد ابوسبع" w:date="2023-03-31T16:34:00Z">
                <w:rPr>
                  <w:rFonts w:ascii="Cambria Math" w:hAnsi="Cambria Math"/>
                </w:rPr>
                <m:t>L</m:t>
              </w:del>
            </m:r>
          </m:e>
          <m:sub>
            <m:r>
              <w:del w:id="7312" w:author="محمد زكريا سيد سيد ابوسبع" w:date="2023-03-31T16:34:00Z">
                <w:rPr>
                  <w:rFonts w:ascii="Cambria Math" w:hAnsi="Cambria Math"/>
                </w:rPr>
                <m:t>β</m:t>
              </w:del>
            </m:r>
          </m:sub>
          <m:sup>
            <m:r>
              <w:del w:id="7313" w:author="محمد زكريا سيد سيد ابوسبع" w:date="2023-03-31T16:34:00Z">
                <w:rPr>
                  <w:rFonts w:ascii="Cambria Math" w:hAnsi="Cambria Math"/>
                </w:rPr>
                <m:t>*</m:t>
              </w:del>
            </m:r>
          </m:sup>
        </m:sSubSup>
        <m:r>
          <w:del w:id="7314" w:author="محمد زكريا سيد سيد ابوسبع" w:date="2023-03-31T16:34:00Z">
            <w:rPr>
              <w:rFonts w:ascii="Cambria Math" w:hAnsi="Cambria Math"/>
            </w:rPr>
            <m:t xml:space="preserve"> ∆β+</m:t>
          </w:del>
        </m:r>
        <m:sSubSup>
          <m:sSubSupPr>
            <m:ctrlPr>
              <w:del w:id="7315" w:author="محمد زكريا سيد سيد ابوسبع" w:date="2023-03-31T16:34:00Z">
                <w:rPr>
                  <w:rFonts w:ascii="Cambria Math" w:hAnsi="Cambria Math"/>
                  <w:i/>
                </w:rPr>
              </w:del>
            </m:ctrlPr>
          </m:sSubSupPr>
          <m:e>
            <m:r>
              <w:del w:id="7316" w:author="محمد زكريا سيد سيد ابوسبع" w:date="2023-03-31T16:34:00Z">
                <w:rPr>
                  <w:rFonts w:ascii="Cambria Math" w:hAnsi="Cambria Math"/>
                </w:rPr>
                <m:t>L</m:t>
              </w:del>
            </m:r>
          </m:e>
          <m:sub>
            <m:r>
              <w:del w:id="7317" w:author="محمد زكريا سيد سيد ابوسبع" w:date="2023-03-31T16:34:00Z">
                <w:rPr>
                  <w:rFonts w:ascii="Cambria Math" w:hAnsi="Cambria Math"/>
                </w:rPr>
                <m:t>p</m:t>
              </w:del>
            </m:r>
          </m:sub>
          <m:sup>
            <m:r>
              <w:del w:id="7318" w:author="محمد زكريا سيد سيد ابوسبع" w:date="2023-03-31T16:34:00Z">
                <w:rPr>
                  <w:rFonts w:ascii="Cambria Math" w:hAnsi="Cambria Math"/>
                </w:rPr>
                <m:t>*</m:t>
              </w:del>
            </m:r>
          </m:sup>
        </m:sSubSup>
        <m:r>
          <w:del w:id="7319" w:author="محمد زكريا سيد سيد ابوسبع" w:date="2023-03-31T16:34:00Z">
            <w:rPr>
              <w:rFonts w:ascii="Cambria Math" w:hAnsi="Cambria Math"/>
            </w:rPr>
            <m:t xml:space="preserve"> ∆p+</m:t>
          </w:del>
        </m:r>
        <m:sSubSup>
          <m:sSubSupPr>
            <m:ctrlPr>
              <w:del w:id="7320" w:author="محمد زكريا سيد سيد ابوسبع" w:date="2023-03-31T16:34:00Z">
                <w:rPr>
                  <w:rFonts w:ascii="Cambria Math" w:hAnsi="Cambria Math"/>
                  <w:i/>
                </w:rPr>
              </w:del>
            </m:ctrlPr>
          </m:sSubSupPr>
          <m:e>
            <m:r>
              <w:del w:id="7321" w:author="محمد زكريا سيد سيد ابوسبع" w:date="2023-03-31T16:34:00Z">
                <w:rPr>
                  <w:rFonts w:ascii="Cambria Math" w:hAnsi="Cambria Math"/>
                </w:rPr>
                <m:t>L</m:t>
              </w:del>
            </m:r>
          </m:e>
          <m:sub>
            <m:r>
              <w:del w:id="7322" w:author="محمد زكريا سيد سيد ابوسبع" w:date="2023-03-31T16:34:00Z">
                <w:rPr>
                  <w:rFonts w:ascii="Cambria Math" w:hAnsi="Cambria Math"/>
                </w:rPr>
                <m:t>r</m:t>
              </w:del>
            </m:r>
          </m:sub>
          <m:sup>
            <m:r>
              <w:del w:id="7323" w:author="محمد زكريا سيد سيد ابوسبع" w:date="2023-03-31T16:34:00Z">
                <w:rPr>
                  <w:rFonts w:ascii="Cambria Math" w:hAnsi="Cambria Math"/>
                </w:rPr>
                <m:t>*</m:t>
              </w:del>
            </m:r>
          </m:sup>
        </m:sSubSup>
        <m:r>
          <w:del w:id="7324" w:author="محمد زكريا سيد سيد ابوسبع" w:date="2023-03-31T16:34:00Z">
            <w:rPr>
              <w:rFonts w:ascii="Cambria Math" w:hAnsi="Cambria Math"/>
            </w:rPr>
            <m:t xml:space="preserve"> ∆r+ </m:t>
          </w:del>
        </m:r>
        <m:sSubSup>
          <m:sSubSupPr>
            <m:ctrlPr>
              <w:del w:id="7325" w:author="محمد زكريا سيد سيد ابوسبع" w:date="2023-03-31T16:34:00Z">
                <w:rPr>
                  <w:rFonts w:ascii="Cambria Math" w:hAnsi="Cambria Math"/>
                  <w:i/>
                </w:rPr>
              </w:del>
            </m:ctrlPr>
          </m:sSubSupPr>
          <m:e>
            <m:r>
              <w:del w:id="7326" w:author="محمد زكريا سيد سيد ابوسبع" w:date="2023-03-31T16:34:00Z">
                <w:rPr>
                  <w:rFonts w:ascii="Cambria Math" w:hAnsi="Cambria Math"/>
                </w:rPr>
                <m:t>L</m:t>
              </w:del>
            </m:r>
          </m:e>
          <m:sub>
            <m:sSub>
              <m:sSubPr>
                <m:ctrlPr>
                  <w:del w:id="7327" w:author="محمد زكريا سيد سيد ابوسبع" w:date="2023-03-31T16:34:00Z">
                    <w:rPr>
                      <w:rFonts w:ascii="Cambria Math" w:hAnsi="Cambria Math"/>
                      <w:i/>
                    </w:rPr>
                  </w:del>
                </m:ctrlPr>
              </m:sSubPr>
              <m:e>
                <m:r>
                  <w:del w:id="7328" w:author="محمد زكريا سيد سيد ابوسبع" w:date="2023-03-31T16:34:00Z">
                    <w:rPr>
                      <w:rFonts w:ascii="Cambria Math" w:hAnsi="Cambria Math"/>
                    </w:rPr>
                    <m:t>δ</m:t>
                  </w:del>
                </m:r>
              </m:e>
              <m:sub>
                <m:r>
                  <w:del w:id="7329" w:author="محمد زكريا سيد سيد ابوسبع" w:date="2023-03-31T16:34:00Z">
                    <w:rPr>
                      <w:rFonts w:ascii="Cambria Math" w:hAnsi="Cambria Math"/>
                    </w:rPr>
                    <m:t>r</m:t>
                  </w:del>
                </m:r>
              </m:sub>
            </m:sSub>
          </m:sub>
          <m:sup>
            <m:r>
              <w:del w:id="7330" w:author="محمد زكريا سيد سيد ابوسبع" w:date="2023-03-31T16:34:00Z">
                <w:rPr>
                  <w:rFonts w:ascii="Cambria Math" w:hAnsi="Cambria Math"/>
                </w:rPr>
                <m:t>*</m:t>
              </w:del>
            </m:r>
          </m:sup>
        </m:sSubSup>
        <m:r>
          <w:del w:id="7331" w:author="محمد زكريا سيد سيد ابوسبع" w:date="2023-03-31T16:34:00Z">
            <w:rPr>
              <w:rFonts w:ascii="Cambria Math" w:hAnsi="Cambria Math"/>
            </w:rPr>
            <m:t xml:space="preserve"> ∆</m:t>
          </w:del>
        </m:r>
        <m:sSub>
          <m:sSubPr>
            <m:ctrlPr>
              <w:del w:id="7332" w:author="محمد زكريا سيد سيد ابوسبع" w:date="2023-03-31T16:34:00Z">
                <w:rPr>
                  <w:rFonts w:ascii="Cambria Math" w:hAnsi="Cambria Math"/>
                  <w:i/>
                </w:rPr>
              </w:del>
            </m:ctrlPr>
          </m:sSubPr>
          <m:e>
            <m:r>
              <w:del w:id="7333" w:author="محمد زكريا سيد سيد ابوسبع" w:date="2023-03-31T16:34:00Z">
                <w:rPr>
                  <w:rFonts w:ascii="Cambria Math" w:hAnsi="Cambria Math"/>
                </w:rPr>
                <m:t>δ</m:t>
              </w:del>
            </m:r>
          </m:e>
          <m:sub>
            <m:r>
              <w:del w:id="7334" w:author="محمد زكريا سيد سيد ابوسبع" w:date="2023-03-31T16:34:00Z">
                <w:rPr>
                  <w:rFonts w:ascii="Cambria Math" w:hAnsi="Cambria Math"/>
                </w:rPr>
                <m:t>r</m:t>
              </w:del>
            </m:r>
          </m:sub>
        </m:sSub>
        <m:r>
          <w:del w:id="7335" w:author="محمد زكريا سيد سيد ابوسبع" w:date="2023-03-31T16:34:00Z">
            <w:rPr>
              <w:rFonts w:ascii="Cambria Math" w:hAnsi="Cambria Math"/>
            </w:rPr>
            <m:t>+</m:t>
          </w:del>
        </m:r>
        <m:sSubSup>
          <m:sSubSupPr>
            <m:ctrlPr>
              <w:del w:id="7336" w:author="محمد زكريا سيد سيد ابوسبع" w:date="2023-03-31T16:34:00Z">
                <w:rPr>
                  <w:rFonts w:ascii="Cambria Math" w:hAnsi="Cambria Math"/>
                  <w:i/>
                </w:rPr>
              </w:del>
            </m:ctrlPr>
          </m:sSubSupPr>
          <m:e>
            <m:r>
              <w:del w:id="7337" w:author="محمد زكريا سيد سيد ابوسبع" w:date="2023-03-31T16:34:00Z">
                <w:rPr>
                  <w:rFonts w:ascii="Cambria Math" w:hAnsi="Cambria Math"/>
                </w:rPr>
                <m:t>L</m:t>
              </w:del>
            </m:r>
          </m:e>
          <m:sub>
            <m:sSub>
              <m:sSubPr>
                <m:ctrlPr>
                  <w:del w:id="7338" w:author="محمد زكريا سيد سيد ابوسبع" w:date="2023-03-31T16:34:00Z">
                    <w:rPr>
                      <w:rFonts w:ascii="Cambria Math" w:hAnsi="Cambria Math"/>
                      <w:i/>
                    </w:rPr>
                  </w:del>
                </m:ctrlPr>
              </m:sSubPr>
              <m:e>
                <m:r>
                  <w:del w:id="7339" w:author="محمد زكريا سيد سيد ابوسبع" w:date="2023-03-31T16:34:00Z">
                    <w:rPr>
                      <w:rFonts w:ascii="Cambria Math" w:hAnsi="Cambria Math"/>
                    </w:rPr>
                    <m:t>δ</m:t>
                  </w:del>
                </m:r>
              </m:e>
              <m:sub>
                <m:r>
                  <w:del w:id="7340" w:author="محمد زكريا سيد سيد ابوسبع" w:date="2023-03-31T16:34:00Z">
                    <w:rPr>
                      <w:rFonts w:ascii="Cambria Math" w:hAnsi="Cambria Math"/>
                    </w:rPr>
                    <m:t>a</m:t>
                  </w:del>
                </m:r>
              </m:sub>
            </m:sSub>
          </m:sub>
          <m:sup>
            <m:r>
              <w:del w:id="7341" w:author="محمد زكريا سيد سيد ابوسبع" w:date="2023-03-31T16:34:00Z">
                <w:rPr>
                  <w:rFonts w:ascii="Cambria Math" w:hAnsi="Cambria Math"/>
                </w:rPr>
                <m:t>*</m:t>
              </w:del>
            </m:r>
          </m:sup>
        </m:sSubSup>
        <m:r>
          <w:del w:id="7342" w:author="محمد زكريا سيد سيد ابوسبع" w:date="2023-03-31T16:34:00Z">
            <w:rPr>
              <w:rFonts w:ascii="Cambria Math" w:hAnsi="Cambria Math"/>
            </w:rPr>
            <m:t xml:space="preserve"> ∆</m:t>
          </w:del>
        </m:r>
        <m:sSub>
          <m:sSubPr>
            <m:ctrlPr>
              <w:del w:id="7343" w:author="محمد زكريا سيد سيد ابوسبع" w:date="2023-03-31T16:34:00Z">
                <w:rPr>
                  <w:rFonts w:ascii="Cambria Math" w:hAnsi="Cambria Math"/>
                  <w:i/>
                </w:rPr>
              </w:del>
            </m:ctrlPr>
          </m:sSubPr>
          <m:e>
            <m:r>
              <w:del w:id="7344" w:author="محمد زكريا سيد سيد ابوسبع" w:date="2023-03-31T16:34:00Z">
                <w:rPr>
                  <w:rFonts w:ascii="Cambria Math" w:hAnsi="Cambria Math"/>
                </w:rPr>
                <m:t>δ</m:t>
              </w:del>
            </m:r>
          </m:e>
          <m:sub>
            <m:r>
              <w:del w:id="7345" w:author="محمد زكريا سيد سيد ابوسبع" w:date="2023-03-31T16:34:00Z">
                <w:rPr>
                  <w:rFonts w:ascii="Cambria Math" w:hAnsi="Cambria Math"/>
                </w:rPr>
                <m:t>a</m:t>
              </w:del>
            </m:r>
          </m:sub>
        </m:sSub>
      </m:oMath>
    </w:p>
    <w:p w14:paraId="2FA9EBD1" w14:textId="11A3A931" w:rsidR="00590B75" w:rsidRPr="00E223EA" w:rsidDel="00E93874" w:rsidRDefault="00590B75" w:rsidP="00590B75">
      <w:pPr>
        <w:pStyle w:val="ListParagraph"/>
        <w:numPr>
          <w:ilvl w:val="1"/>
          <w:numId w:val="27"/>
        </w:numPr>
        <w:spacing w:after="160" w:line="259" w:lineRule="auto"/>
        <w:ind w:right="0"/>
        <w:jc w:val="left"/>
        <w:rPr>
          <w:del w:id="7346" w:author="محمد زكريا سيد سيد ابوسبع" w:date="2023-03-31T16:34:00Z"/>
          <w:rFonts w:ascii="Cambria Math" w:hAnsi="Cambria Math"/>
          <w:i/>
        </w:rPr>
      </w:pPr>
      <m:oMath>
        <m:r>
          <w:del w:id="7347" w:author="محمد زكريا سيد سيد ابوسبع" w:date="2023-03-31T16:34:00Z">
            <w:rPr>
              <w:rFonts w:ascii="Cambria Math" w:hAnsi="Cambria Math"/>
            </w:rPr>
            <m:t>∴∆</m:t>
          </w:del>
        </m:r>
        <m:acc>
          <m:accPr>
            <m:chr m:val="̇"/>
            <m:ctrlPr>
              <w:del w:id="7348" w:author="محمد زكريا سيد سيد ابوسبع" w:date="2023-03-31T16:34:00Z">
                <w:rPr>
                  <w:rFonts w:ascii="Cambria Math" w:hAnsi="Cambria Math"/>
                  <w:i/>
                </w:rPr>
              </w:del>
            </m:ctrlPr>
          </m:accPr>
          <m:e>
            <m:r>
              <w:del w:id="7349" w:author="محمد زكريا سيد سيد ابوسبع" w:date="2023-03-31T16:34:00Z">
                <w:rPr>
                  <w:rFonts w:ascii="Cambria Math" w:hAnsi="Cambria Math"/>
                </w:rPr>
                <m:t>r</m:t>
              </w:del>
            </m:r>
          </m:e>
        </m:acc>
        <m:r>
          <w:del w:id="7350" w:author="محمد زكريا سيد سيد ابوسبع" w:date="2023-03-31T16:34:00Z">
            <w:rPr>
              <w:rFonts w:ascii="Cambria Math" w:hAnsi="Cambria Math"/>
            </w:rPr>
            <m:t>=</m:t>
          </w:del>
        </m:r>
        <m:nary>
          <m:naryPr>
            <m:chr m:val="∑"/>
            <m:limLoc m:val="undOvr"/>
            <m:subHide m:val="1"/>
            <m:supHide m:val="1"/>
            <m:ctrlPr>
              <w:del w:id="7351" w:author="محمد زكريا سيد سيد ابوسبع" w:date="2023-03-31T16:34:00Z">
                <w:rPr>
                  <w:rFonts w:ascii="Cambria Math" w:hAnsi="Cambria Math"/>
                  <w:i/>
                </w:rPr>
              </w:del>
            </m:ctrlPr>
          </m:naryPr>
          <m:sub/>
          <m:sup/>
          <m:e>
            <m:r>
              <w:del w:id="7352" w:author="محمد زكريا سيد سيد ابوسبع" w:date="2023-03-31T16:34:00Z">
                <w:rPr>
                  <w:rFonts w:ascii="Cambria Math" w:hAnsi="Cambria Math"/>
                </w:rPr>
                <m:t>G*</m:t>
              </w:del>
            </m:r>
            <m:d>
              <m:dPr>
                <m:ctrlPr>
                  <w:del w:id="7353" w:author="محمد زكريا سيد سيد ابوسبع" w:date="2023-03-31T16:34:00Z">
                    <w:rPr>
                      <w:rFonts w:ascii="Cambria Math" w:hAnsi="Cambria Math"/>
                      <w:i/>
                    </w:rPr>
                  </w:del>
                </m:ctrlPr>
              </m:dPr>
              <m:e>
                <m:sSub>
                  <m:sSubPr>
                    <m:ctrlPr>
                      <w:del w:id="7354" w:author="محمد زكريا سيد سيد ابوسبع" w:date="2023-03-31T16:34:00Z">
                        <w:rPr>
                          <w:rFonts w:ascii="Cambria Math" w:hAnsi="Cambria Math"/>
                          <w:i/>
                        </w:rPr>
                      </w:del>
                    </m:ctrlPr>
                  </m:sSubPr>
                  <m:e>
                    <m:r>
                      <w:del w:id="7355" w:author="محمد زكريا سيد سيد ابوسبع" w:date="2023-03-31T16:34:00Z">
                        <w:rPr>
                          <w:rFonts w:ascii="Cambria Math" w:hAnsi="Cambria Math"/>
                        </w:rPr>
                        <m:t>N</m:t>
                      </w:del>
                    </m:r>
                  </m:e>
                  <m:sub>
                    <m:r>
                      <w:del w:id="7356" w:author="محمد زكريا سيد سيد ابوسبع" w:date="2023-03-31T16:34:00Z">
                        <w:rPr>
                          <w:rFonts w:ascii="Cambria Math" w:hAnsi="Cambria Math"/>
                        </w:rPr>
                        <m:t>i</m:t>
                      </w:del>
                    </m:r>
                  </m:sub>
                </m:sSub>
                <m:r>
                  <w:del w:id="7357" w:author="محمد زكريا سيد سيد ابوسبع" w:date="2023-03-31T16:34:00Z">
                    <w:rPr>
                      <w:rFonts w:ascii="Cambria Math" w:hAnsi="Cambria Math"/>
                    </w:rPr>
                    <m:t>+</m:t>
                  </w:del>
                </m:r>
                <m:f>
                  <m:fPr>
                    <m:ctrlPr>
                      <w:del w:id="7358" w:author="محمد زكريا سيد سيد ابوسبع" w:date="2023-03-31T16:34:00Z">
                        <w:rPr>
                          <w:rFonts w:ascii="Cambria Math" w:hAnsi="Cambria Math"/>
                          <w:i/>
                        </w:rPr>
                      </w:del>
                    </m:ctrlPr>
                  </m:fPr>
                  <m:num>
                    <m:sSub>
                      <m:sSubPr>
                        <m:ctrlPr>
                          <w:del w:id="7359" w:author="محمد زكريا سيد سيد ابوسبع" w:date="2023-03-31T16:34:00Z">
                            <w:rPr>
                              <w:rFonts w:ascii="Cambria Math" w:hAnsi="Cambria Math"/>
                              <w:i/>
                            </w:rPr>
                          </w:del>
                        </m:ctrlPr>
                      </m:sSubPr>
                      <m:e>
                        <m:r>
                          <w:del w:id="7360" w:author="محمد زكريا سيد سيد ابوسبع" w:date="2023-03-31T16:34:00Z">
                            <w:rPr>
                              <w:rFonts w:ascii="Cambria Math" w:hAnsi="Cambria Math"/>
                            </w:rPr>
                            <m:t>I</m:t>
                          </w:del>
                        </m:r>
                      </m:e>
                      <m:sub>
                        <m:r>
                          <w:del w:id="7361" w:author="محمد زكريا سيد سيد ابوسبع" w:date="2023-03-31T16:34:00Z">
                            <w:rPr>
                              <w:rFonts w:ascii="Cambria Math" w:hAnsi="Cambria Math"/>
                            </w:rPr>
                            <m:t>xz</m:t>
                          </w:del>
                        </m:r>
                      </m:sub>
                    </m:sSub>
                  </m:num>
                  <m:den>
                    <m:sSub>
                      <m:sSubPr>
                        <m:ctrlPr>
                          <w:del w:id="7362" w:author="محمد زكريا سيد سيد ابوسبع" w:date="2023-03-31T16:34:00Z">
                            <w:rPr>
                              <w:rFonts w:ascii="Cambria Math" w:hAnsi="Cambria Math"/>
                              <w:i/>
                            </w:rPr>
                          </w:del>
                        </m:ctrlPr>
                      </m:sSubPr>
                      <m:e>
                        <m:r>
                          <w:del w:id="7363" w:author="محمد زكريا سيد سيد ابوسبع" w:date="2023-03-31T16:34:00Z">
                            <w:rPr>
                              <w:rFonts w:ascii="Cambria Math" w:hAnsi="Cambria Math"/>
                            </w:rPr>
                            <m:t>I</m:t>
                          </w:del>
                        </m:r>
                      </m:e>
                      <m:sub>
                        <m:r>
                          <w:del w:id="7364" w:author="محمد زكريا سيد سيد ابوسبع" w:date="2023-03-31T16:34:00Z">
                            <w:rPr>
                              <w:rFonts w:ascii="Cambria Math" w:hAnsi="Cambria Math"/>
                            </w:rPr>
                            <m:t>z</m:t>
                          </w:del>
                        </m:r>
                      </m:sub>
                    </m:sSub>
                  </m:den>
                </m:f>
                <m:r>
                  <w:del w:id="7365" w:author="محمد زكريا سيد سيد ابوسبع" w:date="2023-03-31T16:34:00Z">
                    <w:rPr>
                      <w:rFonts w:ascii="Cambria Math" w:hAnsi="Cambria Math"/>
                    </w:rPr>
                    <m:t>*</m:t>
                  </w:del>
                </m:r>
                <m:sSub>
                  <m:sSubPr>
                    <m:ctrlPr>
                      <w:del w:id="7366" w:author="محمد زكريا سيد سيد ابوسبع" w:date="2023-03-31T16:34:00Z">
                        <w:rPr>
                          <w:rFonts w:ascii="Cambria Math" w:hAnsi="Cambria Math"/>
                          <w:i/>
                        </w:rPr>
                      </w:del>
                    </m:ctrlPr>
                  </m:sSubPr>
                  <m:e>
                    <m:r>
                      <w:del w:id="7367" w:author="محمد زكريا سيد سيد ابوسبع" w:date="2023-03-31T16:34:00Z">
                        <w:rPr>
                          <w:rFonts w:ascii="Cambria Math" w:hAnsi="Cambria Math"/>
                        </w:rPr>
                        <m:t>L</m:t>
                      </w:del>
                    </m:r>
                  </m:e>
                  <m:sub>
                    <m:r>
                      <w:del w:id="7368" w:author="محمد زكريا سيد سيد ابوسبع" w:date="2023-03-31T16:34:00Z">
                        <w:rPr>
                          <w:rFonts w:ascii="Cambria Math" w:hAnsi="Cambria Math"/>
                        </w:rPr>
                        <m:t>i</m:t>
                      </w:del>
                    </m:r>
                  </m:sub>
                </m:sSub>
              </m:e>
            </m:d>
            <m:r>
              <w:del w:id="7369" w:author="محمد زكريا سيد سيد ابوسبع" w:date="2023-03-31T16:34:00Z">
                <w:rPr>
                  <w:rFonts w:ascii="Cambria Math" w:hAnsi="Cambria Math"/>
                </w:rPr>
                <m:t>∆i=</m:t>
              </w:del>
            </m:r>
          </m:e>
        </m:nary>
        <m:nary>
          <m:naryPr>
            <m:chr m:val="∑"/>
            <m:limLoc m:val="undOvr"/>
            <m:subHide m:val="1"/>
            <m:supHide m:val="1"/>
            <m:ctrlPr>
              <w:del w:id="7370" w:author="محمد زكريا سيد سيد ابوسبع" w:date="2023-03-31T16:34:00Z">
                <w:rPr>
                  <w:rFonts w:ascii="Cambria Math" w:hAnsi="Cambria Math"/>
                  <w:i/>
                </w:rPr>
              </w:del>
            </m:ctrlPr>
          </m:naryPr>
          <m:sub/>
          <m:sup/>
          <m:e>
            <m:sSubSup>
              <m:sSubSupPr>
                <m:ctrlPr>
                  <w:del w:id="7371" w:author="محمد زكريا سيد سيد ابوسبع" w:date="2023-03-31T16:34:00Z">
                    <w:rPr>
                      <w:rFonts w:ascii="Cambria Math" w:hAnsi="Cambria Math"/>
                      <w:i/>
                    </w:rPr>
                  </w:del>
                </m:ctrlPr>
              </m:sSubSupPr>
              <m:e>
                <m:r>
                  <w:del w:id="7372" w:author="محمد زكريا سيد سيد ابوسبع" w:date="2023-03-31T16:34:00Z">
                    <w:rPr>
                      <w:rFonts w:ascii="Cambria Math" w:hAnsi="Cambria Math"/>
                    </w:rPr>
                    <m:t>N</m:t>
                  </w:del>
                </m:r>
              </m:e>
              <m:sub>
                <m:r>
                  <w:del w:id="7373" w:author="محمد زكريا سيد سيد ابوسبع" w:date="2023-03-31T16:34:00Z">
                    <w:rPr>
                      <w:rFonts w:ascii="Cambria Math" w:hAnsi="Cambria Math"/>
                    </w:rPr>
                    <m:t>i</m:t>
                  </w:del>
                </m:r>
              </m:sub>
              <m:sup>
                <m:r>
                  <w:del w:id="7374" w:author="محمد زكريا سيد سيد ابوسبع" w:date="2023-03-31T16:34:00Z">
                    <w:rPr>
                      <w:rFonts w:ascii="Cambria Math" w:hAnsi="Cambria Math"/>
                    </w:rPr>
                    <m:t>*</m:t>
                  </w:del>
                </m:r>
              </m:sup>
            </m:sSubSup>
            <m:r>
              <w:del w:id="7375" w:author="محمد زكريا سيد سيد ابوسبع" w:date="2023-03-31T16:34:00Z">
                <w:rPr>
                  <w:rFonts w:ascii="Cambria Math" w:hAnsi="Cambria Math"/>
                </w:rPr>
                <m:t xml:space="preserve"> ∆i</m:t>
              </w:del>
            </m:r>
          </m:e>
        </m:nary>
        <m:r>
          <w:del w:id="7376" w:author="محمد زكريا سيد سيد ابوسبع" w:date="2023-03-31T16:34:00Z">
            <w:rPr>
              <w:rFonts w:ascii="Cambria Math" w:hAnsi="Cambria Math"/>
            </w:rPr>
            <m:t>=</m:t>
          </w:del>
        </m:r>
        <m:sSubSup>
          <m:sSubSupPr>
            <m:ctrlPr>
              <w:del w:id="7377" w:author="محمد زكريا سيد سيد ابوسبع" w:date="2023-03-31T16:34:00Z">
                <w:rPr>
                  <w:rFonts w:ascii="Cambria Math" w:hAnsi="Cambria Math"/>
                  <w:i/>
                </w:rPr>
              </w:del>
            </m:ctrlPr>
          </m:sSubSupPr>
          <m:e>
            <m:r>
              <w:del w:id="7378" w:author="محمد زكريا سيد سيد ابوسبع" w:date="2023-03-31T16:34:00Z">
                <w:rPr>
                  <w:rFonts w:ascii="Cambria Math" w:hAnsi="Cambria Math"/>
                </w:rPr>
                <m:t>N</m:t>
              </w:del>
            </m:r>
          </m:e>
          <m:sub>
            <m:r>
              <w:del w:id="7379" w:author="محمد زكريا سيد سيد ابوسبع" w:date="2023-03-31T16:34:00Z">
                <w:rPr>
                  <w:rFonts w:ascii="Cambria Math" w:hAnsi="Cambria Math"/>
                </w:rPr>
                <m:t>β</m:t>
              </w:del>
            </m:r>
          </m:sub>
          <m:sup>
            <m:r>
              <w:del w:id="7380" w:author="محمد زكريا سيد سيد ابوسبع" w:date="2023-03-31T16:34:00Z">
                <w:rPr>
                  <w:rFonts w:ascii="Cambria Math" w:hAnsi="Cambria Math"/>
                </w:rPr>
                <m:t>*</m:t>
              </w:del>
            </m:r>
          </m:sup>
        </m:sSubSup>
        <m:r>
          <w:del w:id="7381" w:author="محمد زكريا سيد سيد ابوسبع" w:date="2023-03-31T16:34:00Z">
            <w:rPr>
              <w:rFonts w:ascii="Cambria Math" w:hAnsi="Cambria Math"/>
            </w:rPr>
            <m:t xml:space="preserve"> ∆β+</m:t>
          </w:del>
        </m:r>
        <m:sSubSup>
          <m:sSubSupPr>
            <m:ctrlPr>
              <w:del w:id="7382" w:author="محمد زكريا سيد سيد ابوسبع" w:date="2023-03-31T16:34:00Z">
                <w:rPr>
                  <w:rFonts w:ascii="Cambria Math" w:hAnsi="Cambria Math"/>
                  <w:i/>
                </w:rPr>
              </w:del>
            </m:ctrlPr>
          </m:sSubSupPr>
          <m:e>
            <m:r>
              <w:del w:id="7383" w:author="محمد زكريا سيد سيد ابوسبع" w:date="2023-03-31T16:34:00Z">
                <w:rPr>
                  <w:rFonts w:ascii="Cambria Math" w:hAnsi="Cambria Math"/>
                </w:rPr>
                <m:t>N</m:t>
              </w:del>
            </m:r>
          </m:e>
          <m:sub>
            <m:r>
              <w:del w:id="7384" w:author="محمد زكريا سيد سيد ابوسبع" w:date="2023-03-31T16:34:00Z">
                <w:rPr>
                  <w:rFonts w:ascii="Cambria Math" w:hAnsi="Cambria Math"/>
                </w:rPr>
                <m:t>p</m:t>
              </w:del>
            </m:r>
          </m:sub>
          <m:sup>
            <m:r>
              <w:del w:id="7385" w:author="محمد زكريا سيد سيد ابوسبع" w:date="2023-03-31T16:34:00Z">
                <w:rPr>
                  <w:rFonts w:ascii="Cambria Math" w:hAnsi="Cambria Math"/>
                </w:rPr>
                <m:t>*</m:t>
              </w:del>
            </m:r>
          </m:sup>
        </m:sSubSup>
        <m:r>
          <w:del w:id="7386" w:author="محمد زكريا سيد سيد ابوسبع" w:date="2023-03-31T16:34:00Z">
            <w:rPr>
              <w:rFonts w:ascii="Cambria Math" w:hAnsi="Cambria Math"/>
            </w:rPr>
            <m:t xml:space="preserve"> ∆p+</m:t>
          </w:del>
        </m:r>
        <m:sSubSup>
          <m:sSubSupPr>
            <m:ctrlPr>
              <w:del w:id="7387" w:author="محمد زكريا سيد سيد ابوسبع" w:date="2023-03-31T16:34:00Z">
                <w:rPr>
                  <w:rFonts w:ascii="Cambria Math" w:hAnsi="Cambria Math"/>
                  <w:i/>
                </w:rPr>
              </w:del>
            </m:ctrlPr>
          </m:sSubSupPr>
          <m:e>
            <m:r>
              <w:del w:id="7388" w:author="محمد زكريا سيد سيد ابوسبع" w:date="2023-03-31T16:34:00Z">
                <w:rPr>
                  <w:rFonts w:ascii="Cambria Math" w:hAnsi="Cambria Math"/>
                </w:rPr>
                <m:t>N</m:t>
              </w:del>
            </m:r>
          </m:e>
          <m:sub>
            <m:r>
              <w:del w:id="7389" w:author="محمد زكريا سيد سيد ابوسبع" w:date="2023-03-31T16:34:00Z">
                <w:rPr>
                  <w:rFonts w:ascii="Cambria Math" w:hAnsi="Cambria Math"/>
                </w:rPr>
                <m:t>r</m:t>
              </w:del>
            </m:r>
          </m:sub>
          <m:sup>
            <m:r>
              <w:del w:id="7390" w:author="محمد زكريا سيد سيد ابوسبع" w:date="2023-03-31T16:34:00Z">
                <w:rPr>
                  <w:rFonts w:ascii="Cambria Math" w:hAnsi="Cambria Math"/>
                </w:rPr>
                <m:t>*</m:t>
              </w:del>
            </m:r>
          </m:sup>
        </m:sSubSup>
        <m:r>
          <w:del w:id="7391" w:author="محمد زكريا سيد سيد ابوسبع" w:date="2023-03-31T16:34:00Z">
            <w:rPr>
              <w:rFonts w:ascii="Cambria Math" w:hAnsi="Cambria Math"/>
            </w:rPr>
            <m:t xml:space="preserve"> ∆r+ </m:t>
          </w:del>
        </m:r>
        <m:sSubSup>
          <m:sSubSupPr>
            <m:ctrlPr>
              <w:del w:id="7392" w:author="محمد زكريا سيد سيد ابوسبع" w:date="2023-03-31T16:34:00Z">
                <w:rPr>
                  <w:rFonts w:ascii="Cambria Math" w:hAnsi="Cambria Math"/>
                  <w:i/>
                </w:rPr>
              </w:del>
            </m:ctrlPr>
          </m:sSubSupPr>
          <m:e>
            <m:r>
              <w:del w:id="7393" w:author="محمد زكريا سيد سيد ابوسبع" w:date="2023-03-31T16:34:00Z">
                <w:rPr>
                  <w:rFonts w:ascii="Cambria Math" w:hAnsi="Cambria Math"/>
                </w:rPr>
                <m:t>N</m:t>
              </w:del>
            </m:r>
          </m:e>
          <m:sub>
            <m:sSub>
              <m:sSubPr>
                <m:ctrlPr>
                  <w:del w:id="7394" w:author="محمد زكريا سيد سيد ابوسبع" w:date="2023-03-31T16:34:00Z">
                    <w:rPr>
                      <w:rFonts w:ascii="Cambria Math" w:hAnsi="Cambria Math"/>
                      <w:i/>
                    </w:rPr>
                  </w:del>
                </m:ctrlPr>
              </m:sSubPr>
              <m:e>
                <m:r>
                  <w:del w:id="7395" w:author="محمد زكريا سيد سيد ابوسبع" w:date="2023-03-31T16:34:00Z">
                    <w:rPr>
                      <w:rFonts w:ascii="Cambria Math" w:hAnsi="Cambria Math"/>
                    </w:rPr>
                    <m:t>δ</m:t>
                  </w:del>
                </m:r>
              </m:e>
              <m:sub>
                <m:r>
                  <w:del w:id="7396" w:author="محمد زكريا سيد سيد ابوسبع" w:date="2023-03-31T16:34:00Z">
                    <w:rPr>
                      <w:rFonts w:ascii="Cambria Math" w:hAnsi="Cambria Math"/>
                    </w:rPr>
                    <m:t>r</m:t>
                  </w:del>
                </m:r>
              </m:sub>
            </m:sSub>
          </m:sub>
          <m:sup>
            <m:r>
              <w:del w:id="7397" w:author="محمد زكريا سيد سيد ابوسبع" w:date="2023-03-31T16:34:00Z">
                <w:rPr>
                  <w:rFonts w:ascii="Cambria Math" w:hAnsi="Cambria Math"/>
                </w:rPr>
                <m:t>*</m:t>
              </w:del>
            </m:r>
          </m:sup>
        </m:sSubSup>
        <m:r>
          <w:del w:id="7398" w:author="محمد زكريا سيد سيد ابوسبع" w:date="2023-03-31T16:34:00Z">
            <w:rPr>
              <w:rFonts w:ascii="Cambria Math" w:hAnsi="Cambria Math"/>
            </w:rPr>
            <m:t xml:space="preserve"> ∆</m:t>
          </w:del>
        </m:r>
        <m:sSub>
          <m:sSubPr>
            <m:ctrlPr>
              <w:del w:id="7399" w:author="محمد زكريا سيد سيد ابوسبع" w:date="2023-03-31T16:34:00Z">
                <w:rPr>
                  <w:rFonts w:ascii="Cambria Math" w:hAnsi="Cambria Math"/>
                  <w:i/>
                </w:rPr>
              </w:del>
            </m:ctrlPr>
          </m:sSubPr>
          <m:e>
            <m:r>
              <w:del w:id="7400" w:author="محمد زكريا سيد سيد ابوسبع" w:date="2023-03-31T16:34:00Z">
                <w:rPr>
                  <w:rFonts w:ascii="Cambria Math" w:hAnsi="Cambria Math"/>
                </w:rPr>
                <m:t>δ</m:t>
              </w:del>
            </m:r>
          </m:e>
          <m:sub>
            <m:r>
              <w:del w:id="7401" w:author="محمد زكريا سيد سيد ابوسبع" w:date="2023-03-31T16:34:00Z">
                <w:rPr>
                  <w:rFonts w:ascii="Cambria Math" w:hAnsi="Cambria Math"/>
                </w:rPr>
                <m:t>r</m:t>
              </w:del>
            </m:r>
          </m:sub>
        </m:sSub>
        <m:r>
          <w:del w:id="7402" w:author="محمد زكريا سيد سيد ابوسبع" w:date="2023-03-31T16:34:00Z">
            <w:rPr>
              <w:rFonts w:ascii="Cambria Math" w:hAnsi="Cambria Math"/>
            </w:rPr>
            <m:t>+</m:t>
          </w:del>
        </m:r>
        <m:sSubSup>
          <m:sSubSupPr>
            <m:ctrlPr>
              <w:del w:id="7403" w:author="محمد زكريا سيد سيد ابوسبع" w:date="2023-03-31T16:34:00Z">
                <w:rPr>
                  <w:rFonts w:ascii="Cambria Math" w:hAnsi="Cambria Math"/>
                  <w:i/>
                </w:rPr>
              </w:del>
            </m:ctrlPr>
          </m:sSubSupPr>
          <m:e>
            <m:r>
              <w:del w:id="7404" w:author="محمد زكريا سيد سيد ابوسبع" w:date="2023-03-31T16:34:00Z">
                <w:rPr>
                  <w:rFonts w:ascii="Cambria Math" w:hAnsi="Cambria Math"/>
                </w:rPr>
                <m:t>N</m:t>
              </w:del>
            </m:r>
          </m:e>
          <m:sub>
            <m:sSub>
              <m:sSubPr>
                <m:ctrlPr>
                  <w:del w:id="7405" w:author="محمد زكريا سيد سيد ابوسبع" w:date="2023-03-31T16:34:00Z">
                    <w:rPr>
                      <w:rFonts w:ascii="Cambria Math" w:hAnsi="Cambria Math"/>
                      <w:i/>
                    </w:rPr>
                  </w:del>
                </m:ctrlPr>
              </m:sSubPr>
              <m:e>
                <m:r>
                  <w:del w:id="7406" w:author="محمد زكريا سيد سيد ابوسبع" w:date="2023-03-31T16:34:00Z">
                    <w:rPr>
                      <w:rFonts w:ascii="Cambria Math" w:hAnsi="Cambria Math"/>
                    </w:rPr>
                    <m:t>δ</m:t>
                  </w:del>
                </m:r>
              </m:e>
              <m:sub>
                <m:r>
                  <w:del w:id="7407" w:author="محمد زكريا سيد سيد ابوسبع" w:date="2023-03-31T16:34:00Z">
                    <w:rPr>
                      <w:rFonts w:ascii="Cambria Math" w:hAnsi="Cambria Math"/>
                    </w:rPr>
                    <m:t>a</m:t>
                  </w:del>
                </m:r>
              </m:sub>
            </m:sSub>
          </m:sub>
          <m:sup>
            <m:r>
              <w:del w:id="7408" w:author="محمد زكريا سيد سيد ابوسبع" w:date="2023-03-31T16:34:00Z">
                <w:rPr>
                  <w:rFonts w:ascii="Cambria Math" w:hAnsi="Cambria Math"/>
                </w:rPr>
                <m:t>*</m:t>
              </w:del>
            </m:r>
          </m:sup>
        </m:sSubSup>
        <m:r>
          <w:del w:id="7409" w:author="محمد زكريا سيد سيد ابوسبع" w:date="2023-03-31T16:34:00Z">
            <w:rPr>
              <w:rFonts w:ascii="Cambria Math" w:hAnsi="Cambria Math"/>
            </w:rPr>
            <m:t xml:space="preserve"> ∆</m:t>
          </w:del>
        </m:r>
        <m:sSub>
          <m:sSubPr>
            <m:ctrlPr>
              <w:del w:id="7410" w:author="محمد زكريا سيد سيد ابوسبع" w:date="2023-03-31T16:34:00Z">
                <w:rPr>
                  <w:rFonts w:ascii="Cambria Math" w:hAnsi="Cambria Math"/>
                  <w:i/>
                </w:rPr>
              </w:del>
            </m:ctrlPr>
          </m:sSubPr>
          <m:e>
            <m:r>
              <w:del w:id="7411" w:author="محمد زكريا سيد سيد ابوسبع" w:date="2023-03-31T16:34:00Z">
                <w:rPr>
                  <w:rFonts w:ascii="Cambria Math" w:hAnsi="Cambria Math"/>
                </w:rPr>
                <m:t>δ</m:t>
              </w:del>
            </m:r>
          </m:e>
          <m:sub>
            <m:r>
              <w:del w:id="7412" w:author="محمد زكريا سيد سيد ابوسبع" w:date="2023-03-31T16:34:00Z">
                <w:rPr>
                  <w:rFonts w:ascii="Cambria Math" w:hAnsi="Cambria Math"/>
                </w:rPr>
                <m:t>a</m:t>
              </w:del>
            </m:r>
          </m:sub>
        </m:sSub>
      </m:oMath>
    </w:p>
    <w:p w14:paraId="24C87A95" w14:textId="1EE5486B" w:rsidR="00590B75" w:rsidRPr="00E223EA" w:rsidDel="00E93874" w:rsidRDefault="00590B75" w:rsidP="00590B75">
      <w:pPr>
        <w:pStyle w:val="ListParagraph"/>
        <w:numPr>
          <w:ilvl w:val="1"/>
          <w:numId w:val="27"/>
        </w:numPr>
        <w:spacing w:after="160" w:line="259" w:lineRule="auto"/>
        <w:ind w:right="0"/>
        <w:jc w:val="left"/>
        <w:rPr>
          <w:del w:id="7413" w:author="محمد زكريا سيد سيد ابوسبع" w:date="2023-03-31T16:34:00Z"/>
          <w:rFonts w:ascii="Cambria Math" w:hAnsi="Cambria Math"/>
          <w:i/>
        </w:rPr>
      </w:pPr>
      <m:oMath>
        <m:r>
          <w:del w:id="7414" w:author="محمد زكريا سيد سيد ابوسبع" w:date="2023-03-31T16:34:00Z">
            <w:rPr>
              <w:rFonts w:ascii="Cambria Math" w:hAnsi="Cambria Math"/>
            </w:rPr>
            <m:t>∴∆</m:t>
          </w:del>
        </m:r>
        <m:acc>
          <m:accPr>
            <m:chr m:val="̇"/>
            <m:ctrlPr>
              <w:del w:id="7415" w:author="محمد زكريا سيد سيد ابوسبع" w:date="2023-03-31T16:34:00Z">
                <w:rPr>
                  <w:rFonts w:ascii="Cambria Math" w:hAnsi="Cambria Math"/>
                  <w:i/>
                </w:rPr>
              </w:del>
            </m:ctrlPr>
          </m:accPr>
          <m:e>
            <m:r>
              <w:del w:id="7416" w:author="محمد زكريا سيد سيد ابوسبع" w:date="2023-03-31T16:34:00Z">
                <w:rPr>
                  <w:rFonts w:ascii="Cambria Math" w:hAnsi="Cambria Math"/>
                </w:rPr>
                <m:t>φ</m:t>
              </w:del>
            </m:r>
          </m:e>
        </m:acc>
        <m:r>
          <w:del w:id="7417" w:author="محمد زكريا سيد سيد ابوسبع" w:date="2023-03-31T16:34:00Z">
            <w:rPr>
              <w:rFonts w:ascii="Cambria Math" w:hAnsi="Cambria Math"/>
            </w:rPr>
            <m:t>=∆p+ ∆r*</m:t>
          </w:del>
        </m:r>
        <m:func>
          <m:funcPr>
            <m:ctrlPr>
              <w:del w:id="7418" w:author="محمد زكريا سيد سيد ابوسبع" w:date="2023-03-31T16:34:00Z">
                <w:rPr>
                  <w:rFonts w:ascii="Cambria Math" w:hAnsi="Cambria Math"/>
                  <w:i/>
                </w:rPr>
              </w:del>
            </m:ctrlPr>
          </m:funcPr>
          <m:fName>
            <m:r>
              <w:del w:id="7419" w:author="محمد زكريا سيد سيد ابوسبع" w:date="2023-03-31T16:34:00Z">
                <w:rPr>
                  <w:rFonts w:ascii="Cambria Math" w:hAnsi="Cambria Math"/>
                </w:rPr>
                <m:t>tan</m:t>
              </w:del>
            </m:r>
          </m:fName>
          <m:e>
            <m:d>
              <m:dPr>
                <m:ctrlPr>
                  <w:del w:id="7420" w:author="محمد زكريا سيد سيد ابوسبع" w:date="2023-03-31T16:34:00Z">
                    <w:rPr>
                      <w:rFonts w:ascii="Cambria Math" w:hAnsi="Cambria Math"/>
                      <w:i/>
                    </w:rPr>
                  </w:del>
                </m:ctrlPr>
              </m:dPr>
              <m:e>
                <m:sSub>
                  <m:sSubPr>
                    <m:ctrlPr>
                      <w:del w:id="7421" w:author="محمد زكريا سيد سيد ابوسبع" w:date="2023-03-31T16:34:00Z">
                        <w:rPr>
                          <w:rFonts w:ascii="Cambria Math" w:hAnsi="Cambria Math"/>
                          <w:i/>
                        </w:rPr>
                      </w:del>
                    </m:ctrlPr>
                  </m:sSubPr>
                  <m:e>
                    <m:r>
                      <w:del w:id="7422" w:author="محمد زكريا سيد سيد ابوسبع" w:date="2023-03-31T16:34:00Z">
                        <w:rPr>
                          <w:rFonts w:ascii="Cambria Math" w:hAnsi="Cambria Math"/>
                        </w:rPr>
                        <m:t>θ</m:t>
                      </w:del>
                    </m:r>
                  </m:e>
                  <m:sub>
                    <m:r>
                      <w:del w:id="7423" w:author="محمد زكريا سيد سيد ابوسبع" w:date="2023-03-31T16:34:00Z">
                        <w:rPr>
                          <w:rFonts w:ascii="Cambria Math" w:hAnsi="Cambria Math"/>
                        </w:rPr>
                        <m:t>0</m:t>
                      </w:del>
                    </m:r>
                  </m:sub>
                </m:sSub>
              </m:e>
            </m:d>
          </m:e>
        </m:func>
      </m:oMath>
    </w:p>
    <w:p w14:paraId="3A136ECF" w14:textId="6B51BFDE" w:rsidR="00590B75" w:rsidRPr="00E223EA" w:rsidDel="00E93874" w:rsidRDefault="00590B75" w:rsidP="00590B75">
      <w:pPr>
        <w:pStyle w:val="ListParagraph"/>
        <w:numPr>
          <w:ilvl w:val="1"/>
          <w:numId w:val="27"/>
        </w:numPr>
        <w:spacing w:after="160" w:line="259" w:lineRule="auto"/>
        <w:ind w:right="0"/>
        <w:jc w:val="left"/>
        <w:rPr>
          <w:del w:id="7424" w:author="محمد زكريا سيد سيد ابوسبع" w:date="2023-03-31T16:34:00Z"/>
          <w:rFonts w:ascii="Cambria Math" w:hAnsi="Cambria Math"/>
          <w:i/>
        </w:rPr>
      </w:pPr>
      <m:oMath>
        <m:r>
          <w:del w:id="7425" w:author="محمد زكريا سيد سيد ابوسبع" w:date="2023-03-31T16:34:00Z">
            <w:rPr>
              <w:rFonts w:ascii="Cambria Math" w:hAnsi="Cambria Math"/>
            </w:rPr>
            <m:t>∴∆</m:t>
          </w:del>
        </m:r>
        <m:acc>
          <m:accPr>
            <m:chr m:val="̇"/>
            <m:ctrlPr>
              <w:del w:id="7426" w:author="محمد زكريا سيد سيد ابوسبع" w:date="2023-03-31T16:34:00Z">
                <w:rPr>
                  <w:rFonts w:ascii="Cambria Math" w:hAnsi="Cambria Math"/>
                  <w:i/>
                </w:rPr>
              </w:del>
            </m:ctrlPr>
          </m:accPr>
          <m:e>
            <m:r>
              <w:del w:id="7427" w:author="محمد زكريا سيد سيد ابوسبع" w:date="2023-03-31T16:34:00Z">
                <w:rPr>
                  <w:rFonts w:ascii="Cambria Math" w:hAnsi="Cambria Math"/>
                </w:rPr>
                <m:t>ψ</m:t>
              </w:del>
            </m:r>
          </m:e>
        </m:acc>
        <m:r>
          <w:del w:id="7428" w:author="محمد زكريا سيد سيد ابوسبع" w:date="2023-03-31T16:34:00Z">
            <w:rPr>
              <w:rFonts w:ascii="Cambria Math" w:hAnsi="Cambria Math"/>
            </w:rPr>
            <m:t>=∆r*</m:t>
          </w:del>
        </m:r>
        <m:func>
          <m:funcPr>
            <m:ctrlPr>
              <w:del w:id="7429" w:author="محمد زكريا سيد سيد ابوسبع" w:date="2023-03-31T16:34:00Z">
                <w:rPr>
                  <w:rFonts w:ascii="Cambria Math" w:hAnsi="Cambria Math"/>
                  <w:i/>
                </w:rPr>
              </w:del>
            </m:ctrlPr>
          </m:funcPr>
          <m:fName>
            <m:r>
              <w:del w:id="7430" w:author="محمد زكريا سيد سيد ابوسبع" w:date="2023-03-31T16:34:00Z">
                <w:rPr>
                  <w:rFonts w:ascii="Cambria Math" w:hAnsi="Cambria Math"/>
                </w:rPr>
                <m:t>sec</m:t>
              </w:del>
            </m:r>
          </m:fName>
          <m:e>
            <m:d>
              <m:dPr>
                <m:ctrlPr>
                  <w:del w:id="7431" w:author="محمد زكريا سيد سيد ابوسبع" w:date="2023-03-31T16:34:00Z">
                    <w:rPr>
                      <w:rFonts w:ascii="Cambria Math" w:hAnsi="Cambria Math"/>
                      <w:i/>
                    </w:rPr>
                  </w:del>
                </m:ctrlPr>
              </m:dPr>
              <m:e>
                <m:sSub>
                  <m:sSubPr>
                    <m:ctrlPr>
                      <w:del w:id="7432" w:author="محمد زكريا سيد سيد ابوسبع" w:date="2023-03-31T16:34:00Z">
                        <w:rPr>
                          <w:rFonts w:ascii="Cambria Math" w:hAnsi="Cambria Math"/>
                          <w:i/>
                        </w:rPr>
                      </w:del>
                    </m:ctrlPr>
                  </m:sSubPr>
                  <m:e>
                    <m:r>
                      <w:del w:id="7433" w:author="محمد زكريا سيد سيد ابوسبع" w:date="2023-03-31T16:34:00Z">
                        <w:rPr>
                          <w:rFonts w:ascii="Cambria Math" w:hAnsi="Cambria Math"/>
                        </w:rPr>
                        <m:t>θ</m:t>
                      </w:del>
                    </m:r>
                  </m:e>
                  <m:sub>
                    <m:r>
                      <w:del w:id="7434" w:author="محمد زكريا سيد سيد ابوسبع" w:date="2023-03-31T16:34:00Z">
                        <w:rPr>
                          <w:rFonts w:ascii="Cambria Math" w:hAnsi="Cambria Math"/>
                        </w:rPr>
                        <m:t>0</m:t>
                      </w:del>
                    </m:r>
                  </m:sub>
                </m:sSub>
              </m:e>
            </m:d>
          </m:e>
        </m:func>
      </m:oMath>
    </w:p>
    <w:p w14:paraId="168EDC62" w14:textId="21762076" w:rsidR="00590B75" w:rsidRPr="004A7924" w:rsidDel="00E93874" w:rsidRDefault="00000000" w:rsidP="00590B75">
      <w:pPr>
        <w:rPr>
          <w:del w:id="7435" w:author="محمد زكريا سيد سيد ابوسبع" w:date="2023-03-31T16:34:00Z"/>
        </w:rPr>
      </w:pPr>
      <m:oMathPara>
        <m:oMathParaPr>
          <m:jc m:val="center"/>
        </m:oMathParaPr>
        <m:oMath>
          <m:d>
            <m:dPr>
              <m:begChr m:val="["/>
              <m:endChr m:val="]"/>
              <m:ctrlPr>
                <w:del w:id="7436" w:author="محمد زكريا سيد سيد ابوسبع" w:date="2023-03-31T16:34:00Z">
                  <w:rPr>
                    <w:rFonts w:ascii="Cambria Math" w:hAnsi="Cambria Math" w:cs="Times New Roman"/>
                    <w:i/>
                  </w:rPr>
                </w:del>
              </m:ctrlPr>
            </m:dPr>
            <m:e>
              <m:eqArr>
                <m:eqArrPr>
                  <m:ctrlPr>
                    <w:del w:id="7437" w:author="محمد زكريا سيد سيد ابوسبع" w:date="2023-03-31T16:34:00Z">
                      <w:rPr>
                        <w:rFonts w:ascii="Cambria Math" w:hAnsi="Cambria Math" w:cs="Times New Roman"/>
                        <w:i/>
                      </w:rPr>
                    </w:del>
                  </m:ctrlPr>
                </m:eqArrPr>
                <m:e>
                  <m:r>
                    <w:del w:id="7438" w:author="محمد زكريا سيد سيد ابوسبع" w:date="2023-03-31T16:34:00Z">
                      <m:rPr>
                        <m:sty m:val="p"/>
                      </m:rPr>
                      <w:rPr>
                        <w:rFonts w:ascii="Cambria Math" w:hAnsi="Cambria Math"/>
                      </w:rPr>
                      <m:t>Δ</m:t>
                    </w:del>
                  </m:r>
                  <m:acc>
                    <m:accPr>
                      <m:chr m:val="̇"/>
                      <m:ctrlPr>
                        <w:del w:id="7439" w:author="محمد زكريا سيد سيد ابوسبع" w:date="2023-03-31T16:34:00Z">
                          <w:rPr>
                            <w:rFonts w:ascii="Cambria Math" w:hAnsi="Cambria Math" w:cs="Times New Roman"/>
                            <w:i/>
                          </w:rPr>
                        </w:del>
                      </m:ctrlPr>
                    </m:accPr>
                    <m:e>
                      <m:r>
                        <w:del w:id="7440" w:author="محمد زكريا سيد سيد ابوسبع" w:date="2023-03-31T16:34:00Z">
                          <w:rPr>
                            <w:rFonts w:ascii="Cambria Math" w:hAnsi="Cambria Math"/>
                          </w:rPr>
                          <m:t>β</m:t>
                        </w:del>
                      </m:r>
                    </m:e>
                  </m:acc>
                </m:e>
                <m:e>
                  <m:r>
                    <w:del w:id="7441" w:author="محمد زكريا سيد سيد ابوسبع" w:date="2023-03-31T16:34:00Z">
                      <m:rPr>
                        <m:sty m:val="p"/>
                      </m:rPr>
                      <w:rPr>
                        <w:rFonts w:ascii="Cambria Math" w:hAnsi="Cambria Math"/>
                      </w:rPr>
                      <m:t>Δ</m:t>
                    </w:del>
                  </m:r>
                  <m:acc>
                    <m:accPr>
                      <m:chr m:val="̇"/>
                      <m:ctrlPr>
                        <w:del w:id="7442" w:author="محمد زكريا سيد سيد ابوسبع" w:date="2023-03-31T16:34:00Z">
                          <w:rPr>
                            <w:rFonts w:ascii="Cambria Math" w:hAnsi="Cambria Math" w:cs="Times New Roman"/>
                            <w:i/>
                          </w:rPr>
                        </w:del>
                      </m:ctrlPr>
                    </m:accPr>
                    <m:e>
                      <m:r>
                        <w:del w:id="7443" w:author="محمد زكريا سيد سيد ابوسبع" w:date="2023-03-31T16:34:00Z">
                          <w:rPr>
                            <w:rFonts w:ascii="Cambria Math" w:hAnsi="Cambria Math"/>
                          </w:rPr>
                          <m:t>p</m:t>
                        </w:del>
                      </m:r>
                    </m:e>
                  </m:acc>
                  <m:ctrlPr>
                    <w:del w:id="7444" w:author="محمد زكريا سيد سيد ابوسبع" w:date="2023-03-31T16:34:00Z">
                      <w:rPr>
                        <w:rFonts w:ascii="Cambria Math" w:eastAsia="Cambria Math" w:hAnsi="Cambria Math" w:cs="Cambria Math"/>
                        <w:i/>
                      </w:rPr>
                    </w:del>
                  </m:ctrlPr>
                </m:e>
                <m:e>
                  <m:r>
                    <w:del w:id="7445" w:author="محمد زكريا سيد سيد ابوسبع" w:date="2023-03-31T16:34:00Z">
                      <m:rPr>
                        <m:sty m:val="p"/>
                      </m:rPr>
                      <w:rPr>
                        <w:rFonts w:ascii="Cambria Math" w:hAnsi="Cambria Math"/>
                      </w:rPr>
                      <m:t>Δ</m:t>
                    </w:del>
                  </m:r>
                  <m:acc>
                    <m:accPr>
                      <m:chr m:val="̇"/>
                      <m:ctrlPr>
                        <w:del w:id="7446" w:author="محمد زكريا سيد سيد ابوسبع" w:date="2023-03-31T16:34:00Z">
                          <w:rPr>
                            <w:rFonts w:ascii="Cambria Math" w:hAnsi="Cambria Math" w:cs="Times New Roman"/>
                            <w:i/>
                          </w:rPr>
                        </w:del>
                      </m:ctrlPr>
                    </m:accPr>
                    <m:e>
                      <m:r>
                        <w:del w:id="7447" w:author="محمد زكريا سيد سيد ابوسبع" w:date="2023-03-31T16:34:00Z">
                          <w:rPr>
                            <w:rFonts w:ascii="Cambria Math" w:hAnsi="Cambria Math"/>
                          </w:rPr>
                          <m:t>r</m:t>
                        </w:del>
                      </m:r>
                    </m:e>
                  </m:acc>
                  <m:ctrlPr>
                    <w:del w:id="7448" w:author="محمد زكريا سيد سيد ابوسبع" w:date="2023-03-31T16:34:00Z">
                      <w:rPr>
                        <w:rFonts w:ascii="Cambria Math" w:eastAsia="Cambria Math" w:hAnsi="Cambria Math" w:cs="Cambria Math"/>
                        <w:i/>
                      </w:rPr>
                    </w:del>
                  </m:ctrlPr>
                </m:e>
                <m:e>
                  <m:r>
                    <w:del w:id="7449" w:author="محمد زكريا سيد سيد ابوسبع" w:date="2023-03-31T16:34:00Z">
                      <m:rPr>
                        <m:sty m:val="p"/>
                      </m:rPr>
                      <w:rPr>
                        <w:rFonts w:ascii="Cambria Math" w:hAnsi="Cambria Math"/>
                      </w:rPr>
                      <m:t>Δ</m:t>
                    </w:del>
                  </m:r>
                  <m:acc>
                    <m:accPr>
                      <m:chr m:val="̇"/>
                      <m:ctrlPr>
                        <w:del w:id="7450" w:author="محمد زكريا سيد سيد ابوسبع" w:date="2023-03-31T16:34:00Z">
                          <w:rPr>
                            <w:rFonts w:ascii="Cambria Math" w:hAnsi="Cambria Math" w:cs="Times New Roman"/>
                            <w:i/>
                          </w:rPr>
                        </w:del>
                      </m:ctrlPr>
                    </m:accPr>
                    <m:e>
                      <m:r>
                        <w:del w:id="7451" w:author="محمد زكريا سيد سيد ابوسبع" w:date="2023-03-31T16:34:00Z">
                          <w:rPr>
                            <w:rFonts w:ascii="Cambria Math" w:hAnsi="Cambria Math"/>
                          </w:rPr>
                          <m:t>φ</m:t>
                        </w:del>
                      </m:r>
                    </m:e>
                  </m:acc>
                  <m:ctrlPr>
                    <w:del w:id="7452" w:author="محمد زكريا سيد سيد ابوسبع" w:date="2023-03-31T16:34:00Z">
                      <w:rPr>
                        <w:rFonts w:ascii="Cambria Math" w:eastAsia="Cambria Math" w:hAnsi="Cambria Math" w:cs="Cambria Math"/>
                        <w:i/>
                      </w:rPr>
                    </w:del>
                  </m:ctrlPr>
                </m:e>
                <m:e>
                  <m:r>
                    <w:del w:id="7453" w:author="محمد زكريا سيد سيد ابوسبع" w:date="2023-03-31T16:34:00Z">
                      <m:rPr>
                        <m:sty m:val="p"/>
                      </m:rPr>
                      <w:rPr>
                        <w:rFonts w:ascii="Cambria Math" w:hAnsi="Cambria Math"/>
                      </w:rPr>
                      <m:t>Δ</m:t>
                    </w:del>
                  </m:r>
                  <m:acc>
                    <m:accPr>
                      <m:chr m:val="̇"/>
                      <m:ctrlPr>
                        <w:del w:id="7454" w:author="محمد زكريا سيد سيد ابوسبع" w:date="2023-03-31T16:34:00Z">
                          <w:rPr>
                            <w:rFonts w:ascii="Cambria Math" w:hAnsi="Cambria Math" w:cs="Times New Roman"/>
                            <w:i/>
                          </w:rPr>
                        </w:del>
                      </m:ctrlPr>
                    </m:accPr>
                    <m:e>
                      <m:r>
                        <w:del w:id="7455" w:author="محمد زكريا سيد سيد ابوسبع" w:date="2023-03-31T16:34:00Z">
                          <w:rPr>
                            <w:rFonts w:ascii="Cambria Math" w:hAnsi="Cambria Math"/>
                          </w:rPr>
                          <m:t>ψ</m:t>
                        </w:del>
                      </m:r>
                    </m:e>
                  </m:acc>
                </m:e>
              </m:eqArr>
            </m:e>
          </m:d>
          <m:r>
            <w:del w:id="7456" w:author="محمد زكريا سيد سيد ابوسبع" w:date="2023-03-31T16:34:00Z">
              <w:rPr>
                <w:rFonts w:ascii="Cambria Math" w:hAnsi="Cambria Math"/>
              </w:rPr>
              <m:t>=</m:t>
            </w:del>
          </m:r>
          <m:d>
            <m:dPr>
              <m:begChr m:val="["/>
              <m:endChr m:val="]"/>
              <m:ctrlPr>
                <w:del w:id="7457" w:author="محمد زكريا سيد سيد ابوسبع" w:date="2023-03-31T16:34:00Z">
                  <w:rPr>
                    <w:rFonts w:ascii="Cambria Math" w:hAnsi="Cambria Math" w:cs="Times New Roman"/>
                    <w:i/>
                  </w:rPr>
                </w:del>
              </m:ctrlPr>
            </m:dPr>
            <m:e>
              <m:m>
                <m:mPr>
                  <m:mcs>
                    <m:mc>
                      <m:mcPr>
                        <m:count m:val="5"/>
                        <m:mcJc m:val="center"/>
                      </m:mcPr>
                    </m:mc>
                  </m:mcs>
                  <m:ctrlPr>
                    <w:del w:id="7458" w:author="محمد زكريا سيد سيد ابوسبع" w:date="2023-03-31T16:34:00Z">
                      <w:rPr>
                        <w:rFonts w:ascii="Cambria Math" w:hAnsi="Cambria Math" w:cs="Times New Roman"/>
                        <w:i/>
                      </w:rPr>
                    </w:del>
                  </m:ctrlPr>
                </m:mPr>
                <m:mr>
                  <m:e>
                    <m:f>
                      <m:fPr>
                        <m:ctrlPr>
                          <w:del w:id="7459" w:author="محمد زكريا سيد سيد ابوسبع" w:date="2023-03-31T16:34:00Z">
                            <w:rPr>
                              <w:rFonts w:ascii="Cambria Math" w:hAnsi="Cambria Math"/>
                              <w:i/>
                            </w:rPr>
                          </w:del>
                        </m:ctrlPr>
                      </m:fPr>
                      <m:num>
                        <m:sSub>
                          <m:sSubPr>
                            <m:ctrlPr>
                              <w:del w:id="7460" w:author="محمد زكريا سيد سيد ابوسبع" w:date="2023-03-31T16:34:00Z">
                                <w:rPr>
                                  <w:rFonts w:ascii="Cambria Math" w:hAnsi="Cambria Math"/>
                                  <w:i/>
                                </w:rPr>
                              </w:del>
                            </m:ctrlPr>
                          </m:sSubPr>
                          <m:e>
                            <m:r>
                              <w:del w:id="7461" w:author="محمد زكريا سيد سيد ابوسبع" w:date="2023-03-31T16:34:00Z">
                                <w:rPr>
                                  <w:rFonts w:ascii="Cambria Math" w:hAnsi="Cambria Math"/>
                                </w:rPr>
                                <m:t>Y</m:t>
                              </w:del>
                            </m:r>
                          </m:e>
                          <m:sub>
                            <m:r>
                              <w:del w:id="7462" w:author="محمد زكريا سيد سيد ابوسبع" w:date="2023-03-31T16:34:00Z">
                                <w:rPr>
                                  <w:rFonts w:ascii="Cambria Math" w:hAnsi="Cambria Math"/>
                                </w:rPr>
                                <m:t>β</m:t>
                              </w:del>
                            </m:r>
                          </m:sub>
                        </m:sSub>
                      </m:num>
                      <m:den>
                        <m:sSub>
                          <m:sSubPr>
                            <m:ctrlPr>
                              <w:del w:id="7463" w:author="محمد زكريا سيد سيد ابوسبع" w:date="2023-03-31T16:34:00Z">
                                <w:rPr>
                                  <w:rFonts w:ascii="Cambria Math" w:hAnsi="Cambria Math" w:cs="Times New Roman"/>
                                  <w:i/>
                                </w:rPr>
                              </w:del>
                            </m:ctrlPr>
                          </m:sSubPr>
                          <m:e>
                            <m:r>
                              <w:del w:id="7464" w:author="محمد زكريا سيد سيد ابوسبع" w:date="2023-03-31T16:34:00Z">
                                <w:rPr>
                                  <w:rFonts w:ascii="Cambria Math" w:hAnsi="Cambria Math"/>
                                </w:rPr>
                                <m:t>V</m:t>
                              </w:del>
                            </m:r>
                          </m:e>
                          <m:sub>
                            <m:r>
                              <w:del w:id="7465" w:author="محمد زكريا سيد سيد ابوسبع" w:date="2023-03-31T16:34:00Z">
                                <w:rPr>
                                  <w:rFonts w:ascii="Cambria Math" w:hAnsi="Cambria Math"/>
                                </w:rPr>
                                <m:t>to</m:t>
                              </w:del>
                            </m:r>
                          </m:sub>
                        </m:sSub>
                      </m:den>
                    </m:f>
                    <m:ctrlPr>
                      <w:del w:id="7466" w:author="محمد زكريا سيد سيد ابوسبع" w:date="2023-03-31T16:34:00Z">
                        <w:rPr>
                          <w:rFonts w:ascii="Cambria Math" w:eastAsia="Cambria Math" w:hAnsi="Cambria Math" w:cs="Cambria Math"/>
                          <w:i/>
                        </w:rPr>
                      </w:del>
                    </m:ctrlPr>
                  </m:e>
                  <m:e>
                    <m:f>
                      <m:fPr>
                        <m:ctrlPr>
                          <w:del w:id="7467" w:author="محمد زكريا سيد سيد ابوسبع" w:date="2023-03-31T16:34:00Z">
                            <w:rPr>
                              <w:rFonts w:ascii="Cambria Math" w:hAnsi="Cambria Math"/>
                              <w:i/>
                            </w:rPr>
                          </w:del>
                        </m:ctrlPr>
                      </m:fPr>
                      <m:num>
                        <m:sSub>
                          <m:sSubPr>
                            <m:ctrlPr>
                              <w:del w:id="7468" w:author="محمد زكريا سيد سيد ابوسبع" w:date="2023-03-31T16:34:00Z">
                                <w:rPr>
                                  <w:rFonts w:ascii="Cambria Math" w:hAnsi="Cambria Math"/>
                                  <w:i/>
                                </w:rPr>
                              </w:del>
                            </m:ctrlPr>
                          </m:sSubPr>
                          <m:e>
                            <m:r>
                              <w:del w:id="7469" w:author="محمد زكريا سيد سيد ابوسبع" w:date="2023-03-31T16:34:00Z">
                                <w:rPr>
                                  <w:rFonts w:ascii="Cambria Math" w:hAnsi="Cambria Math"/>
                                </w:rPr>
                                <m:t>Y</m:t>
                              </w:del>
                            </m:r>
                          </m:e>
                          <m:sub>
                            <m:r>
                              <w:del w:id="7470" w:author="محمد زكريا سيد سيد ابوسبع" w:date="2023-03-31T16:34:00Z">
                                <w:rPr>
                                  <w:rFonts w:ascii="Cambria Math" w:hAnsi="Cambria Math"/>
                                </w:rPr>
                                <m:t>p</m:t>
                              </w:del>
                            </m:r>
                          </m:sub>
                        </m:sSub>
                        <m:r>
                          <w:del w:id="7471" w:author="محمد زكريا سيد سيد ابوسبع" w:date="2023-03-31T16:34:00Z">
                            <w:rPr>
                              <w:rFonts w:ascii="Cambria Math" w:hAnsi="Cambria Math"/>
                            </w:rPr>
                            <m:t>+</m:t>
                          </w:del>
                        </m:r>
                        <m:sSub>
                          <m:sSubPr>
                            <m:ctrlPr>
                              <w:del w:id="7472" w:author="محمد زكريا سيد سيد ابوسبع" w:date="2023-03-31T16:34:00Z">
                                <w:rPr>
                                  <w:rFonts w:ascii="Cambria Math" w:hAnsi="Cambria Math"/>
                                  <w:i/>
                                </w:rPr>
                              </w:del>
                            </m:ctrlPr>
                          </m:sSubPr>
                          <m:e>
                            <m:r>
                              <w:del w:id="7473" w:author="محمد زكريا سيد سيد ابوسبع" w:date="2023-03-31T16:34:00Z">
                                <w:rPr>
                                  <w:rFonts w:ascii="Cambria Math" w:hAnsi="Cambria Math"/>
                                </w:rPr>
                                <m:t>w</m:t>
                              </w:del>
                            </m:r>
                          </m:e>
                          <m:sub>
                            <m:r>
                              <w:del w:id="7474" w:author="محمد زكريا سيد سيد ابوسبع" w:date="2023-03-31T16:34:00Z">
                                <w:rPr>
                                  <w:rFonts w:ascii="Cambria Math" w:hAnsi="Cambria Math"/>
                                </w:rPr>
                                <m:t>o</m:t>
                              </w:del>
                            </m:r>
                          </m:sub>
                        </m:sSub>
                      </m:num>
                      <m:den>
                        <m:sSub>
                          <m:sSubPr>
                            <m:ctrlPr>
                              <w:del w:id="7475" w:author="محمد زكريا سيد سيد ابوسبع" w:date="2023-03-31T16:34:00Z">
                                <w:rPr>
                                  <w:rFonts w:ascii="Cambria Math" w:hAnsi="Cambria Math" w:cs="Times New Roman"/>
                                  <w:i/>
                                </w:rPr>
                              </w:del>
                            </m:ctrlPr>
                          </m:sSubPr>
                          <m:e>
                            <m:r>
                              <w:del w:id="7476" w:author="محمد زكريا سيد سيد ابوسبع" w:date="2023-03-31T16:34:00Z">
                                <w:rPr>
                                  <w:rFonts w:ascii="Cambria Math" w:hAnsi="Cambria Math"/>
                                </w:rPr>
                                <m:t>V</m:t>
                              </w:del>
                            </m:r>
                          </m:e>
                          <m:sub>
                            <m:r>
                              <w:del w:id="7477" w:author="محمد زكريا سيد سيد ابوسبع" w:date="2023-03-31T16:34:00Z">
                                <w:rPr>
                                  <w:rFonts w:ascii="Cambria Math" w:hAnsi="Cambria Math"/>
                                </w:rPr>
                                <m:t>to</m:t>
                              </w:del>
                            </m:r>
                          </m:sub>
                        </m:sSub>
                      </m:den>
                    </m:f>
                    <m:ctrlPr>
                      <w:del w:id="7478" w:author="محمد زكريا سيد سيد ابوسبع" w:date="2023-03-31T16:34:00Z">
                        <w:rPr>
                          <w:rFonts w:ascii="Cambria Math" w:eastAsia="Cambria Math" w:hAnsi="Cambria Math" w:cs="Cambria Math"/>
                          <w:i/>
                        </w:rPr>
                      </w:del>
                    </m:ctrlPr>
                  </m:e>
                  <m:e>
                    <m:f>
                      <m:fPr>
                        <m:ctrlPr>
                          <w:del w:id="7479" w:author="محمد زكريا سيد سيد ابوسبع" w:date="2023-03-31T16:34:00Z">
                            <w:rPr>
                              <w:rFonts w:ascii="Cambria Math" w:hAnsi="Cambria Math"/>
                              <w:i/>
                            </w:rPr>
                          </w:del>
                        </m:ctrlPr>
                      </m:fPr>
                      <m:num>
                        <m:sSub>
                          <m:sSubPr>
                            <m:ctrlPr>
                              <w:del w:id="7480" w:author="محمد زكريا سيد سيد ابوسبع" w:date="2023-03-31T16:34:00Z">
                                <w:rPr>
                                  <w:rFonts w:ascii="Cambria Math" w:hAnsi="Cambria Math"/>
                                  <w:i/>
                                </w:rPr>
                              </w:del>
                            </m:ctrlPr>
                          </m:sSubPr>
                          <m:e>
                            <m:r>
                              <w:del w:id="7481" w:author="محمد زكريا سيد سيد ابوسبع" w:date="2023-03-31T16:34:00Z">
                                <w:rPr>
                                  <w:rFonts w:ascii="Cambria Math" w:hAnsi="Cambria Math"/>
                                </w:rPr>
                                <m:t>Y</m:t>
                              </w:del>
                            </m:r>
                          </m:e>
                          <m:sub>
                            <m:r>
                              <w:del w:id="7482" w:author="محمد زكريا سيد سيد ابوسبع" w:date="2023-03-31T16:34:00Z">
                                <w:rPr>
                                  <w:rFonts w:ascii="Cambria Math" w:hAnsi="Cambria Math"/>
                                </w:rPr>
                                <m:t>r</m:t>
                              </w:del>
                            </m:r>
                          </m:sub>
                        </m:sSub>
                        <m:r>
                          <w:del w:id="7483" w:author="محمد زكريا سيد سيد ابوسبع" w:date="2023-03-31T16:34:00Z">
                            <w:rPr>
                              <w:rFonts w:ascii="Cambria Math" w:hAnsi="Cambria Math"/>
                            </w:rPr>
                            <m:t>-</m:t>
                          </w:del>
                        </m:r>
                        <m:sSub>
                          <m:sSubPr>
                            <m:ctrlPr>
                              <w:del w:id="7484" w:author="محمد زكريا سيد سيد ابوسبع" w:date="2023-03-31T16:34:00Z">
                                <w:rPr>
                                  <w:rFonts w:ascii="Cambria Math" w:hAnsi="Cambria Math"/>
                                  <w:i/>
                                </w:rPr>
                              </w:del>
                            </m:ctrlPr>
                          </m:sSubPr>
                          <m:e>
                            <m:r>
                              <w:del w:id="7485" w:author="محمد زكريا سيد سيد ابوسبع" w:date="2023-03-31T16:34:00Z">
                                <w:rPr>
                                  <w:rFonts w:ascii="Cambria Math" w:hAnsi="Cambria Math"/>
                                </w:rPr>
                                <m:t>u</m:t>
                              </w:del>
                            </m:r>
                          </m:e>
                          <m:sub>
                            <m:r>
                              <w:del w:id="7486" w:author="محمد زكريا سيد سيد ابوسبع" w:date="2023-03-31T16:34:00Z">
                                <w:rPr>
                                  <w:rFonts w:ascii="Cambria Math" w:hAnsi="Cambria Math"/>
                                </w:rPr>
                                <m:t>o</m:t>
                              </w:del>
                            </m:r>
                          </m:sub>
                        </m:sSub>
                      </m:num>
                      <m:den>
                        <m:sSub>
                          <m:sSubPr>
                            <m:ctrlPr>
                              <w:del w:id="7487" w:author="محمد زكريا سيد سيد ابوسبع" w:date="2023-03-31T16:34:00Z">
                                <w:rPr>
                                  <w:rFonts w:ascii="Cambria Math" w:hAnsi="Cambria Math" w:cs="Times New Roman"/>
                                  <w:i/>
                                </w:rPr>
                              </w:del>
                            </m:ctrlPr>
                          </m:sSubPr>
                          <m:e>
                            <m:r>
                              <w:del w:id="7488" w:author="محمد زكريا سيد سيد ابوسبع" w:date="2023-03-31T16:34:00Z">
                                <w:rPr>
                                  <w:rFonts w:ascii="Cambria Math" w:hAnsi="Cambria Math"/>
                                </w:rPr>
                                <m:t>V</m:t>
                              </w:del>
                            </m:r>
                          </m:e>
                          <m:sub>
                            <m:r>
                              <w:del w:id="7489" w:author="محمد زكريا سيد سيد ابوسبع" w:date="2023-03-31T16:34:00Z">
                                <w:rPr>
                                  <w:rFonts w:ascii="Cambria Math" w:hAnsi="Cambria Math"/>
                                </w:rPr>
                                <m:t>to</m:t>
                              </w:del>
                            </m:r>
                          </m:sub>
                        </m:sSub>
                      </m:den>
                    </m:f>
                    <m:ctrlPr>
                      <w:del w:id="7490" w:author="محمد زكريا سيد سيد ابوسبع" w:date="2023-03-31T16:34:00Z">
                        <w:rPr>
                          <w:rFonts w:ascii="Cambria Math" w:eastAsia="Cambria Math" w:hAnsi="Cambria Math" w:cs="Cambria Math"/>
                          <w:i/>
                        </w:rPr>
                      </w:del>
                    </m:ctrlPr>
                  </m:e>
                  <m:e>
                    <m:f>
                      <m:fPr>
                        <m:ctrlPr>
                          <w:del w:id="7491" w:author="محمد زكريا سيد سيد ابوسبع" w:date="2023-03-31T16:34:00Z">
                            <w:rPr>
                              <w:rFonts w:ascii="Cambria Math" w:hAnsi="Cambria Math"/>
                              <w:i/>
                            </w:rPr>
                          </w:del>
                        </m:ctrlPr>
                      </m:fPr>
                      <m:num>
                        <m:r>
                          <w:del w:id="7492" w:author="محمد زكريا سيد سيد ابوسبع" w:date="2023-03-31T16:34:00Z">
                            <w:rPr>
                              <w:rFonts w:ascii="Cambria Math" w:hAnsi="Cambria Math"/>
                            </w:rPr>
                            <m:t>g</m:t>
                          </w:del>
                        </m:r>
                        <m:func>
                          <m:funcPr>
                            <m:ctrlPr>
                              <w:del w:id="7493" w:author="محمد زكريا سيد سيد ابوسبع" w:date="2023-03-31T16:34:00Z">
                                <w:rPr>
                                  <w:rFonts w:ascii="Cambria Math" w:eastAsiaTheme="minorEastAsia" w:hAnsi="Cambria Math" w:cs="Times New Roman"/>
                                  <w:i/>
                                </w:rPr>
                              </w:del>
                            </m:ctrlPr>
                          </m:funcPr>
                          <m:fName>
                            <m:r>
                              <w:del w:id="7494" w:author="محمد زكريا سيد سيد ابوسبع" w:date="2023-03-31T16:34:00Z">
                                <m:rPr>
                                  <m:sty m:val="p"/>
                                </m:rPr>
                                <w:rPr>
                                  <w:rFonts w:ascii="Cambria Math" w:hAnsi="Cambria Math"/>
                                </w:rPr>
                                <m:t>cos</m:t>
                              </w:del>
                            </m:r>
                          </m:fName>
                          <m:e>
                            <m:d>
                              <m:dPr>
                                <m:ctrlPr>
                                  <w:del w:id="7495" w:author="محمد زكريا سيد سيد ابوسبع" w:date="2023-03-31T16:34:00Z">
                                    <w:rPr>
                                      <w:rFonts w:ascii="Cambria Math" w:eastAsiaTheme="minorEastAsia" w:hAnsi="Cambria Math" w:cs="Times New Roman"/>
                                      <w:i/>
                                    </w:rPr>
                                  </w:del>
                                </m:ctrlPr>
                              </m:dPr>
                              <m:e>
                                <m:sSub>
                                  <m:sSubPr>
                                    <m:ctrlPr>
                                      <w:del w:id="7496" w:author="محمد زكريا سيد سيد ابوسبع" w:date="2023-03-31T16:34:00Z">
                                        <w:rPr>
                                          <w:rFonts w:ascii="Cambria Math" w:hAnsi="Cambria Math"/>
                                          <w:i/>
                                        </w:rPr>
                                      </w:del>
                                    </m:ctrlPr>
                                  </m:sSubPr>
                                  <m:e>
                                    <m:r>
                                      <w:del w:id="7497" w:author="محمد زكريا سيد سيد ابوسبع" w:date="2023-03-31T16:34:00Z">
                                        <w:rPr>
                                          <w:rFonts w:ascii="Cambria Math" w:hAnsi="Cambria Math"/>
                                        </w:rPr>
                                        <m:t>θ</m:t>
                                      </w:del>
                                    </m:r>
                                  </m:e>
                                  <m:sub>
                                    <m:r>
                                      <w:del w:id="7498" w:author="محمد زكريا سيد سيد ابوسبع" w:date="2023-03-31T16:34:00Z">
                                        <w:rPr>
                                          <w:rFonts w:ascii="Cambria Math" w:hAnsi="Cambria Math"/>
                                        </w:rPr>
                                        <m:t>o</m:t>
                                      </w:del>
                                    </m:r>
                                  </m:sub>
                                </m:sSub>
                              </m:e>
                            </m:d>
                          </m:e>
                        </m:func>
                      </m:num>
                      <m:den>
                        <m:sSub>
                          <m:sSubPr>
                            <m:ctrlPr>
                              <w:del w:id="7499" w:author="محمد زكريا سيد سيد ابوسبع" w:date="2023-03-31T16:34:00Z">
                                <w:rPr>
                                  <w:rFonts w:ascii="Cambria Math" w:hAnsi="Cambria Math" w:cs="Times New Roman"/>
                                  <w:i/>
                                </w:rPr>
                              </w:del>
                            </m:ctrlPr>
                          </m:sSubPr>
                          <m:e>
                            <m:r>
                              <w:del w:id="7500" w:author="محمد زكريا سيد سيد ابوسبع" w:date="2023-03-31T16:34:00Z">
                                <w:rPr>
                                  <w:rFonts w:ascii="Cambria Math" w:hAnsi="Cambria Math"/>
                                </w:rPr>
                                <m:t>V</m:t>
                              </w:del>
                            </m:r>
                          </m:e>
                          <m:sub>
                            <m:r>
                              <w:del w:id="7501" w:author="محمد زكريا سيد سيد ابوسبع" w:date="2023-03-31T16:34:00Z">
                                <w:rPr>
                                  <w:rFonts w:ascii="Cambria Math" w:hAnsi="Cambria Math"/>
                                </w:rPr>
                                <m:t>to</m:t>
                              </w:del>
                            </m:r>
                          </m:sub>
                        </m:sSub>
                      </m:den>
                    </m:f>
                    <m:r>
                      <w:del w:id="7502" w:author="محمد زكريا سيد سيد ابوسبع" w:date="2023-03-31T16:34:00Z">
                        <w:rPr>
                          <w:rFonts w:ascii="Cambria Math" w:hAnsi="Cambria Math"/>
                        </w:rPr>
                        <m:t xml:space="preserve"> </m:t>
                      </w:del>
                    </m:r>
                    <m:ctrlPr>
                      <w:del w:id="7503" w:author="محمد زكريا سيد سيد ابوسبع" w:date="2023-03-31T16:34:00Z">
                        <w:rPr>
                          <w:rFonts w:ascii="Cambria Math" w:eastAsia="Cambria Math" w:hAnsi="Cambria Math" w:cs="Cambria Math"/>
                          <w:i/>
                        </w:rPr>
                      </w:del>
                    </m:ctrlPr>
                  </m:e>
                  <m:e>
                    <m:r>
                      <w:del w:id="7504" w:author="محمد زكريا سيد سيد ابوسبع" w:date="2023-03-31T16:34:00Z">
                        <w:rPr>
                          <w:rFonts w:ascii="Cambria Math" w:eastAsia="Cambria Math" w:hAnsi="Cambria Math" w:cs="Cambria Math"/>
                        </w:rPr>
                        <m:t>0</m:t>
                      </w:del>
                    </m:r>
                    <m:ctrlPr>
                      <w:del w:id="7505" w:author="محمد زكريا سيد سيد ابوسبع" w:date="2023-03-31T16:34:00Z">
                        <w:rPr>
                          <w:rFonts w:ascii="Cambria Math" w:eastAsia="Cambria Math" w:hAnsi="Cambria Math" w:cs="Cambria Math"/>
                          <w:i/>
                        </w:rPr>
                      </w:del>
                    </m:ctrlPr>
                  </m:e>
                </m:mr>
                <m:mr>
                  <m:e>
                    <m:sSubSup>
                      <m:sSubSupPr>
                        <m:ctrlPr>
                          <w:del w:id="7506" w:author="محمد زكريا سيد سيد ابوسبع" w:date="2023-03-31T16:34:00Z">
                            <w:rPr>
                              <w:rFonts w:ascii="Cambria Math" w:hAnsi="Cambria Math"/>
                              <w:i/>
                            </w:rPr>
                          </w:del>
                        </m:ctrlPr>
                      </m:sSubSupPr>
                      <m:e>
                        <m:r>
                          <w:del w:id="7507" w:author="محمد زكريا سيد سيد ابوسبع" w:date="2023-03-31T16:34:00Z">
                            <w:rPr>
                              <w:rFonts w:ascii="Cambria Math" w:hAnsi="Cambria Math"/>
                            </w:rPr>
                            <m:t>L</m:t>
                          </w:del>
                        </m:r>
                      </m:e>
                      <m:sub>
                        <m:r>
                          <w:del w:id="7508" w:author="محمد زكريا سيد سيد ابوسبع" w:date="2023-03-31T16:34:00Z">
                            <w:rPr>
                              <w:rFonts w:ascii="Cambria Math" w:hAnsi="Cambria Math"/>
                            </w:rPr>
                            <m:t>β</m:t>
                          </w:del>
                        </m:r>
                      </m:sub>
                      <m:sup>
                        <m:r>
                          <w:del w:id="7509" w:author="محمد زكريا سيد سيد ابوسبع" w:date="2023-03-31T16:34:00Z">
                            <w:rPr>
                              <w:rFonts w:ascii="Cambria Math" w:hAnsi="Cambria Math"/>
                            </w:rPr>
                            <m:t>*</m:t>
                          </w:del>
                        </m:r>
                      </m:sup>
                    </m:sSubSup>
                    <m:ctrlPr>
                      <w:del w:id="7510" w:author="محمد زكريا سيد سيد ابوسبع" w:date="2023-03-31T16:34:00Z">
                        <w:rPr>
                          <w:rFonts w:ascii="Cambria Math" w:eastAsia="Cambria Math" w:hAnsi="Cambria Math" w:cs="Cambria Math"/>
                          <w:i/>
                        </w:rPr>
                      </w:del>
                    </m:ctrlPr>
                  </m:e>
                  <m:e>
                    <m:sSubSup>
                      <m:sSubSupPr>
                        <m:ctrlPr>
                          <w:del w:id="7511" w:author="محمد زكريا سيد سيد ابوسبع" w:date="2023-03-31T16:34:00Z">
                            <w:rPr>
                              <w:rFonts w:ascii="Cambria Math" w:hAnsi="Cambria Math"/>
                              <w:i/>
                            </w:rPr>
                          </w:del>
                        </m:ctrlPr>
                      </m:sSubSupPr>
                      <m:e>
                        <m:r>
                          <w:del w:id="7512" w:author="محمد زكريا سيد سيد ابوسبع" w:date="2023-03-31T16:34:00Z">
                            <w:rPr>
                              <w:rFonts w:ascii="Cambria Math" w:hAnsi="Cambria Math"/>
                            </w:rPr>
                            <m:t>L</m:t>
                          </w:del>
                        </m:r>
                      </m:e>
                      <m:sub>
                        <m:r>
                          <w:del w:id="7513" w:author="محمد زكريا سيد سيد ابوسبع" w:date="2023-03-31T16:34:00Z">
                            <w:rPr>
                              <w:rFonts w:ascii="Cambria Math" w:hAnsi="Cambria Math"/>
                            </w:rPr>
                            <m:t>p</m:t>
                          </w:del>
                        </m:r>
                      </m:sub>
                      <m:sup>
                        <m:r>
                          <w:del w:id="7514" w:author="محمد زكريا سيد سيد ابوسبع" w:date="2023-03-31T16:34:00Z">
                            <w:rPr>
                              <w:rFonts w:ascii="Cambria Math" w:hAnsi="Cambria Math"/>
                            </w:rPr>
                            <m:t>*</m:t>
                          </w:del>
                        </m:r>
                      </m:sup>
                    </m:sSubSup>
                    <m:ctrlPr>
                      <w:del w:id="7515" w:author="محمد زكريا سيد سيد ابوسبع" w:date="2023-03-31T16:34:00Z">
                        <w:rPr>
                          <w:rFonts w:ascii="Cambria Math" w:eastAsia="Cambria Math" w:hAnsi="Cambria Math" w:cs="Cambria Math"/>
                          <w:i/>
                        </w:rPr>
                      </w:del>
                    </m:ctrlPr>
                  </m:e>
                  <m:e>
                    <m:sSubSup>
                      <m:sSubSupPr>
                        <m:ctrlPr>
                          <w:del w:id="7516" w:author="محمد زكريا سيد سيد ابوسبع" w:date="2023-03-31T16:34:00Z">
                            <w:rPr>
                              <w:rFonts w:ascii="Cambria Math" w:hAnsi="Cambria Math"/>
                              <w:i/>
                            </w:rPr>
                          </w:del>
                        </m:ctrlPr>
                      </m:sSubSupPr>
                      <m:e>
                        <m:r>
                          <w:del w:id="7517" w:author="محمد زكريا سيد سيد ابوسبع" w:date="2023-03-31T16:34:00Z">
                            <w:rPr>
                              <w:rFonts w:ascii="Cambria Math" w:hAnsi="Cambria Math"/>
                            </w:rPr>
                            <m:t>L</m:t>
                          </w:del>
                        </m:r>
                      </m:e>
                      <m:sub>
                        <m:r>
                          <w:del w:id="7518" w:author="محمد زكريا سيد سيد ابوسبع" w:date="2023-03-31T16:34:00Z">
                            <w:rPr>
                              <w:rFonts w:ascii="Cambria Math" w:hAnsi="Cambria Math"/>
                            </w:rPr>
                            <m:t>r</m:t>
                          </w:del>
                        </m:r>
                      </m:sub>
                      <m:sup>
                        <m:r>
                          <w:del w:id="7519" w:author="محمد زكريا سيد سيد ابوسبع" w:date="2023-03-31T16:34:00Z">
                            <w:rPr>
                              <w:rFonts w:ascii="Cambria Math" w:hAnsi="Cambria Math"/>
                            </w:rPr>
                            <m:t>*</m:t>
                          </w:del>
                        </m:r>
                      </m:sup>
                    </m:sSubSup>
                    <m:r>
                      <w:del w:id="7520" w:author="محمد زكريا سيد سيد ابوسبع" w:date="2023-03-31T16:34:00Z">
                        <w:rPr>
                          <w:rFonts w:ascii="Cambria Math" w:hAnsi="Cambria Math"/>
                        </w:rPr>
                        <m:t xml:space="preserve"> </m:t>
                      </w:del>
                    </m:r>
                    <m:ctrlPr>
                      <w:del w:id="7521" w:author="محمد زكريا سيد سيد ابوسبع" w:date="2023-03-31T16:34:00Z">
                        <w:rPr>
                          <w:rFonts w:ascii="Cambria Math" w:eastAsia="Cambria Math" w:hAnsi="Cambria Math" w:cs="Cambria Math"/>
                          <w:i/>
                        </w:rPr>
                      </w:del>
                    </m:ctrlPr>
                  </m:e>
                  <m:e>
                    <m:r>
                      <w:del w:id="7522" w:author="محمد زكريا سيد سيد ابوسبع" w:date="2023-03-31T16:34:00Z">
                        <w:rPr>
                          <w:rFonts w:ascii="Cambria Math" w:eastAsia="Cambria Math" w:hAnsi="Cambria Math" w:cs="Cambria Math"/>
                        </w:rPr>
                        <m:t>0</m:t>
                      </w:del>
                    </m:r>
                    <m:ctrlPr>
                      <w:del w:id="7523" w:author="محمد زكريا سيد سيد ابوسبع" w:date="2023-03-31T16:34:00Z">
                        <w:rPr>
                          <w:rFonts w:ascii="Cambria Math" w:eastAsia="Cambria Math" w:hAnsi="Cambria Math" w:cs="Cambria Math"/>
                          <w:i/>
                        </w:rPr>
                      </w:del>
                    </m:ctrlPr>
                  </m:e>
                  <m:e>
                    <m:r>
                      <w:del w:id="7524" w:author="محمد زكريا سيد سيد ابوسبع" w:date="2023-03-31T16:34:00Z">
                        <w:rPr>
                          <w:rFonts w:ascii="Cambria Math" w:eastAsia="Cambria Math" w:hAnsi="Cambria Math" w:cs="Cambria Math"/>
                        </w:rPr>
                        <m:t>0</m:t>
                      </w:del>
                    </m:r>
                    <m:ctrlPr>
                      <w:del w:id="7525" w:author="محمد زكريا سيد سيد ابوسبع" w:date="2023-03-31T16:34:00Z">
                        <w:rPr>
                          <w:rFonts w:ascii="Cambria Math" w:eastAsia="Cambria Math" w:hAnsi="Cambria Math" w:cs="Cambria Math"/>
                          <w:i/>
                        </w:rPr>
                      </w:del>
                    </m:ctrlPr>
                  </m:e>
                </m:mr>
                <m:mr>
                  <m:e>
                    <m:sSubSup>
                      <m:sSubSupPr>
                        <m:ctrlPr>
                          <w:del w:id="7526" w:author="محمد زكريا سيد سيد ابوسبع" w:date="2023-03-31T16:34:00Z">
                            <w:rPr>
                              <w:rFonts w:ascii="Cambria Math" w:hAnsi="Cambria Math"/>
                              <w:i/>
                            </w:rPr>
                          </w:del>
                        </m:ctrlPr>
                      </m:sSubSupPr>
                      <m:e>
                        <m:r>
                          <w:del w:id="7527" w:author="محمد زكريا سيد سيد ابوسبع" w:date="2023-03-31T16:34:00Z">
                            <w:rPr>
                              <w:rFonts w:ascii="Cambria Math" w:hAnsi="Cambria Math"/>
                            </w:rPr>
                            <m:t>N</m:t>
                          </w:del>
                        </m:r>
                      </m:e>
                      <m:sub>
                        <m:r>
                          <w:del w:id="7528" w:author="محمد زكريا سيد سيد ابوسبع" w:date="2023-03-31T16:34:00Z">
                            <w:rPr>
                              <w:rFonts w:ascii="Cambria Math" w:hAnsi="Cambria Math"/>
                            </w:rPr>
                            <m:t>β</m:t>
                          </w:del>
                        </m:r>
                      </m:sub>
                      <m:sup>
                        <m:r>
                          <w:del w:id="7529" w:author="محمد زكريا سيد سيد ابوسبع" w:date="2023-03-31T16:34:00Z">
                            <w:rPr>
                              <w:rFonts w:ascii="Cambria Math" w:hAnsi="Cambria Math"/>
                            </w:rPr>
                            <m:t>*</m:t>
                          </w:del>
                        </m:r>
                      </m:sup>
                    </m:sSubSup>
                    <m:r>
                      <w:del w:id="7530" w:author="محمد زكريا سيد سيد ابوسبع" w:date="2023-03-31T16:34:00Z">
                        <w:rPr>
                          <w:rFonts w:ascii="Cambria Math" w:hAnsi="Cambria Math"/>
                        </w:rPr>
                        <m:t xml:space="preserve"> </m:t>
                      </w:del>
                    </m:r>
                  </m:e>
                  <m:e>
                    <m:sSubSup>
                      <m:sSubSupPr>
                        <m:ctrlPr>
                          <w:del w:id="7531" w:author="محمد زكريا سيد سيد ابوسبع" w:date="2023-03-31T16:34:00Z">
                            <w:rPr>
                              <w:rFonts w:ascii="Cambria Math" w:hAnsi="Cambria Math"/>
                              <w:i/>
                            </w:rPr>
                          </w:del>
                        </m:ctrlPr>
                      </m:sSubSupPr>
                      <m:e>
                        <m:r>
                          <w:del w:id="7532" w:author="محمد زكريا سيد سيد ابوسبع" w:date="2023-03-31T16:34:00Z">
                            <w:rPr>
                              <w:rFonts w:ascii="Cambria Math" w:hAnsi="Cambria Math"/>
                            </w:rPr>
                            <m:t>N</m:t>
                          </w:del>
                        </m:r>
                      </m:e>
                      <m:sub>
                        <m:r>
                          <w:del w:id="7533" w:author="محمد زكريا سيد سيد ابوسبع" w:date="2023-03-31T16:34:00Z">
                            <w:rPr>
                              <w:rFonts w:ascii="Cambria Math" w:hAnsi="Cambria Math"/>
                            </w:rPr>
                            <m:t>p</m:t>
                          </w:del>
                        </m:r>
                      </m:sub>
                      <m:sup>
                        <m:r>
                          <w:del w:id="7534" w:author="محمد زكريا سيد سيد ابوسبع" w:date="2023-03-31T16:34:00Z">
                            <w:rPr>
                              <w:rFonts w:ascii="Cambria Math" w:hAnsi="Cambria Math"/>
                            </w:rPr>
                            <m:t>*</m:t>
                          </w:del>
                        </m:r>
                      </m:sup>
                    </m:sSubSup>
                    <m:r>
                      <w:del w:id="7535" w:author="محمد زكريا سيد سيد ابوسبع" w:date="2023-03-31T16:34:00Z">
                        <w:rPr>
                          <w:rFonts w:ascii="Cambria Math" w:hAnsi="Cambria Math"/>
                        </w:rPr>
                        <m:t xml:space="preserve"> </m:t>
                      </w:del>
                    </m:r>
                  </m:e>
                  <m:e>
                    <m:sSubSup>
                      <m:sSubSupPr>
                        <m:ctrlPr>
                          <w:del w:id="7536" w:author="محمد زكريا سيد سيد ابوسبع" w:date="2023-03-31T16:34:00Z">
                            <w:rPr>
                              <w:rFonts w:ascii="Cambria Math" w:hAnsi="Cambria Math"/>
                              <w:i/>
                            </w:rPr>
                          </w:del>
                        </m:ctrlPr>
                      </m:sSubSupPr>
                      <m:e>
                        <m:r>
                          <w:del w:id="7537" w:author="محمد زكريا سيد سيد ابوسبع" w:date="2023-03-31T16:34:00Z">
                            <w:rPr>
                              <w:rFonts w:ascii="Cambria Math" w:hAnsi="Cambria Math"/>
                            </w:rPr>
                            <m:t>N</m:t>
                          </w:del>
                        </m:r>
                      </m:e>
                      <m:sub>
                        <m:r>
                          <w:del w:id="7538" w:author="محمد زكريا سيد سيد ابوسبع" w:date="2023-03-31T16:34:00Z">
                            <w:rPr>
                              <w:rFonts w:ascii="Cambria Math" w:hAnsi="Cambria Math"/>
                            </w:rPr>
                            <m:t>r</m:t>
                          </w:del>
                        </m:r>
                      </m:sub>
                      <m:sup>
                        <m:r>
                          <w:del w:id="7539" w:author="محمد زكريا سيد سيد ابوسبع" w:date="2023-03-31T16:34:00Z">
                            <w:rPr>
                              <w:rFonts w:ascii="Cambria Math" w:hAnsi="Cambria Math"/>
                            </w:rPr>
                            <m:t>*</m:t>
                          </w:del>
                        </m:r>
                      </m:sup>
                    </m:sSubSup>
                    <m:ctrlPr>
                      <w:del w:id="7540" w:author="محمد زكريا سيد سيد ابوسبع" w:date="2023-03-31T16:34:00Z">
                        <w:rPr>
                          <w:rFonts w:ascii="Cambria Math" w:eastAsia="Cambria Math" w:hAnsi="Cambria Math" w:cs="Cambria Math"/>
                          <w:i/>
                        </w:rPr>
                      </w:del>
                    </m:ctrlPr>
                  </m:e>
                  <m:e>
                    <m:r>
                      <w:del w:id="7541" w:author="محمد زكريا سيد سيد ابوسبع" w:date="2023-03-31T16:34:00Z">
                        <w:rPr>
                          <w:rFonts w:ascii="Cambria Math" w:eastAsia="Cambria Math" w:hAnsi="Cambria Math" w:cs="Cambria Math"/>
                        </w:rPr>
                        <m:t>0</m:t>
                      </w:del>
                    </m:r>
                    <m:ctrlPr>
                      <w:del w:id="7542" w:author="محمد زكريا سيد سيد ابوسبع" w:date="2023-03-31T16:34:00Z">
                        <w:rPr>
                          <w:rFonts w:ascii="Cambria Math" w:eastAsia="Cambria Math" w:hAnsi="Cambria Math" w:cs="Cambria Math"/>
                          <w:i/>
                        </w:rPr>
                      </w:del>
                    </m:ctrlPr>
                  </m:e>
                  <m:e>
                    <m:r>
                      <w:del w:id="7543" w:author="محمد زكريا سيد سيد ابوسبع" w:date="2023-03-31T16:34:00Z">
                        <w:rPr>
                          <w:rFonts w:ascii="Cambria Math" w:eastAsia="Cambria Math" w:hAnsi="Cambria Math" w:cs="Cambria Math"/>
                        </w:rPr>
                        <m:t>0</m:t>
                      </w:del>
                    </m:r>
                  </m:e>
                </m:mr>
                <m:mr>
                  <m:e>
                    <m:r>
                      <w:del w:id="7544" w:author="محمد زكريا سيد سيد ابوسبع" w:date="2023-03-31T16:34:00Z">
                        <w:rPr>
                          <w:rFonts w:ascii="Cambria Math" w:hAnsi="Cambria Math" w:cs="Times New Roman"/>
                        </w:rPr>
                        <m:t>0</m:t>
                      </w:del>
                    </m:r>
                  </m:e>
                  <m:e>
                    <m:r>
                      <w:del w:id="7545" w:author="محمد زكريا سيد سيد ابوسبع" w:date="2023-03-31T16:34:00Z">
                        <w:rPr>
                          <w:rFonts w:ascii="Cambria Math" w:hAnsi="Cambria Math" w:cs="Times New Roman"/>
                        </w:rPr>
                        <m:t>1</m:t>
                      </w:del>
                    </m:r>
                  </m:e>
                  <m:e>
                    <m:func>
                      <m:funcPr>
                        <m:ctrlPr>
                          <w:del w:id="7546" w:author="محمد زكريا سيد سيد ابوسبع" w:date="2023-03-31T16:34:00Z">
                            <w:rPr>
                              <w:rFonts w:ascii="Cambria Math" w:hAnsi="Cambria Math"/>
                              <w:i/>
                            </w:rPr>
                          </w:del>
                        </m:ctrlPr>
                      </m:funcPr>
                      <m:fName>
                        <m:r>
                          <w:del w:id="7547" w:author="محمد زكريا سيد سيد ابوسبع" w:date="2023-03-31T16:34:00Z">
                            <m:rPr>
                              <m:sty m:val="p"/>
                            </m:rPr>
                            <w:rPr>
                              <w:rFonts w:ascii="Cambria Math" w:hAnsi="Cambria Math"/>
                            </w:rPr>
                            <m:t>tan</m:t>
                          </w:del>
                        </m:r>
                      </m:fName>
                      <m:e>
                        <m:d>
                          <m:dPr>
                            <m:ctrlPr>
                              <w:del w:id="7548" w:author="محمد زكريا سيد سيد ابوسبع" w:date="2023-03-31T16:34:00Z">
                                <w:rPr>
                                  <w:rFonts w:ascii="Cambria Math" w:hAnsi="Cambria Math"/>
                                  <w:i/>
                                </w:rPr>
                              </w:del>
                            </m:ctrlPr>
                          </m:dPr>
                          <m:e>
                            <m:sSub>
                              <m:sSubPr>
                                <m:ctrlPr>
                                  <w:del w:id="7549" w:author="محمد زكريا سيد سيد ابوسبع" w:date="2023-03-31T16:34:00Z">
                                    <w:rPr>
                                      <w:rFonts w:ascii="Cambria Math" w:hAnsi="Cambria Math"/>
                                      <w:i/>
                                      <w:color w:val="161718" w:themeColor="text1"/>
                                    </w:rPr>
                                  </w:del>
                                </m:ctrlPr>
                              </m:sSubPr>
                              <m:e>
                                <m:r>
                                  <w:del w:id="7550" w:author="محمد زكريا سيد سيد ابوسبع" w:date="2023-03-31T16:34:00Z">
                                    <w:rPr>
                                      <w:rFonts w:ascii="Cambria Math" w:hAnsi="Cambria Math"/>
                                      <w:color w:val="161718" w:themeColor="text1"/>
                                    </w:rPr>
                                    <m:t>θ</m:t>
                                  </w:del>
                                </m:r>
                              </m:e>
                              <m:sub>
                                <m:r>
                                  <w:del w:id="7551" w:author="محمد زكريا سيد سيد ابوسبع" w:date="2023-03-31T16:34:00Z">
                                    <w:rPr>
                                      <w:rFonts w:ascii="Cambria Math" w:hAnsi="Cambria Math"/>
                                      <w:color w:val="161718" w:themeColor="text1"/>
                                    </w:rPr>
                                    <m:t>0</m:t>
                                  </w:del>
                                </m:r>
                              </m:sub>
                            </m:sSub>
                          </m:e>
                        </m:d>
                      </m:e>
                    </m:func>
                    <m:ctrlPr>
                      <w:del w:id="7552" w:author="محمد زكريا سيد سيد ابوسبع" w:date="2023-03-31T16:34:00Z">
                        <w:rPr>
                          <w:rFonts w:ascii="Cambria Math" w:eastAsia="Cambria Math" w:hAnsi="Cambria Math" w:cs="Cambria Math"/>
                          <w:i/>
                        </w:rPr>
                      </w:del>
                    </m:ctrlPr>
                  </m:e>
                  <m:e>
                    <m:r>
                      <w:del w:id="7553" w:author="محمد زكريا سيد سيد ابوسبع" w:date="2023-03-31T16:34:00Z">
                        <w:rPr>
                          <w:rFonts w:ascii="Cambria Math" w:eastAsia="Cambria Math" w:hAnsi="Cambria Math" w:cs="Cambria Math"/>
                        </w:rPr>
                        <m:t>0</m:t>
                      </w:del>
                    </m:r>
                    <m:ctrlPr>
                      <w:del w:id="7554" w:author="محمد زكريا سيد سيد ابوسبع" w:date="2023-03-31T16:34:00Z">
                        <w:rPr>
                          <w:rFonts w:ascii="Cambria Math" w:eastAsia="Cambria Math" w:hAnsi="Cambria Math" w:cs="Cambria Math"/>
                          <w:i/>
                        </w:rPr>
                      </w:del>
                    </m:ctrlPr>
                  </m:e>
                  <m:e>
                    <m:r>
                      <w:del w:id="7555" w:author="محمد زكريا سيد سيد ابوسبع" w:date="2023-03-31T16:34:00Z">
                        <w:rPr>
                          <w:rFonts w:ascii="Cambria Math" w:eastAsia="Cambria Math" w:hAnsi="Cambria Math" w:cs="Cambria Math"/>
                        </w:rPr>
                        <m:t>0</m:t>
                      </w:del>
                    </m:r>
                  </m:e>
                </m:mr>
                <m:mr>
                  <m:e>
                    <m:r>
                      <w:del w:id="7556" w:author="محمد زكريا سيد سيد ابوسبع" w:date="2023-03-31T16:34:00Z">
                        <w:rPr>
                          <w:rFonts w:ascii="Cambria Math" w:hAnsi="Cambria Math" w:cs="Times New Roman"/>
                        </w:rPr>
                        <m:t>0</m:t>
                      </w:del>
                    </m:r>
                  </m:e>
                  <m:e>
                    <m:r>
                      <w:del w:id="7557" w:author="محمد زكريا سيد سيد ابوسبع" w:date="2023-03-31T16:34:00Z">
                        <w:rPr>
                          <w:rFonts w:ascii="Cambria Math" w:hAnsi="Cambria Math" w:cs="Times New Roman"/>
                        </w:rPr>
                        <m:t>0</m:t>
                      </w:del>
                    </m:r>
                  </m:e>
                  <m:e>
                    <m:func>
                      <m:funcPr>
                        <m:ctrlPr>
                          <w:del w:id="7558" w:author="محمد زكريا سيد سيد ابوسبع" w:date="2023-03-31T16:34:00Z">
                            <w:rPr>
                              <w:rFonts w:ascii="Cambria Math" w:hAnsi="Cambria Math"/>
                              <w:i/>
                            </w:rPr>
                          </w:del>
                        </m:ctrlPr>
                      </m:funcPr>
                      <m:fName>
                        <m:r>
                          <w:del w:id="7559" w:author="محمد زكريا سيد سيد ابوسبع" w:date="2023-03-31T16:34:00Z">
                            <m:rPr>
                              <m:sty m:val="p"/>
                            </m:rPr>
                            <w:rPr>
                              <w:rFonts w:ascii="Cambria Math" w:hAnsi="Cambria Math"/>
                            </w:rPr>
                            <m:t>sec</m:t>
                          </w:del>
                        </m:r>
                      </m:fName>
                      <m:e>
                        <m:d>
                          <m:dPr>
                            <m:ctrlPr>
                              <w:del w:id="7560" w:author="محمد زكريا سيد سيد ابوسبع" w:date="2023-03-31T16:34:00Z">
                                <w:rPr>
                                  <w:rFonts w:ascii="Cambria Math" w:hAnsi="Cambria Math"/>
                                  <w:i/>
                                </w:rPr>
                              </w:del>
                            </m:ctrlPr>
                          </m:dPr>
                          <m:e>
                            <m:sSub>
                              <m:sSubPr>
                                <m:ctrlPr>
                                  <w:del w:id="7561" w:author="محمد زكريا سيد سيد ابوسبع" w:date="2023-03-31T16:34:00Z">
                                    <w:rPr>
                                      <w:rFonts w:ascii="Cambria Math" w:hAnsi="Cambria Math"/>
                                      <w:i/>
                                      <w:color w:val="161718" w:themeColor="text1"/>
                                    </w:rPr>
                                  </w:del>
                                </m:ctrlPr>
                              </m:sSubPr>
                              <m:e>
                                <m:r>
                                  <w:del w:id="7562" w:author="محمد زكريا سيد سيد ابوسبع" w:date="2023-03-31T16:34:00Z">
                                    <w:rPr>
                                      <w:rFonts w:ascii="Cambria Math" w:hAnsi="Cambria Math"/>
                                      <w:color w:val="161718" w:themeColor="text1"/>
                                    </w:rPr>
                                    <m:t>θ</m:t>
                                  </w:del>
                                </m:r>
                              </m:e>
                              <m:sub>
                                <m:r>
                                  <w:del w:id="7563" w:author="محمد زكريا سيد سيد ابوسبع" w:date="2023-03-31T16:34:00Z">
                                    <w:rPr>
                                      <w:rFonts w:ascii="Cambria Math" w:hAnsi="Cambria Math"/>
                                      <w:color w:val="161718" w:themeColor="text1"/>
                                    </w:rPr>
                                    <m:t>0</m:t>
                                  </w:del>
                                </m:r>
                              </m:sub>
                            </m:sSub>
                          </m:e>
                        </m:d>
                      </m:e>
                    </m:func>
                    <m:ctrlPr>
                      <w:del w:id="7564" w:author="محمد زكريا سيد سيد ابوسبع" w:date="2023-03-31T16:34:00Z">
                        <w:rPr>
                          <w:rFonts w:ascii="Cambria Math" w:eastAsia="Cambria Math" w:hAnsi="Cambria Math" w:cs="Cambria Math"/>
                          <w:i/>
                        </w:rPr>
                      </w:del>
                    </m:ctrlPr>
                  </m:e>
                  <m:e>
                    <m:r>
                      <w:del w:id="7565" w:author="محمد زكريا سيد سيد ابوسبع" w:date="2023-03-31T16:34:00Z">
                        <w:rPr>
                          <w:rFonts w:ascii="Cambria Math" w:eastAsia="Cambria Math" w:hAnsi="Cambria Math" w:cs="Cambria Math"/>
                        </w:rPr>
                        <m:t>0</m:t>
                      </w:del>
                    </m:r>
                    <m:ctrlPr>
                      <w:del w:id="7566" w:author="محمد زكريا سيد سيد ابوسبع" w:date="2023-03-31T16:34:00Z">
                        <w:rPr>
                          <w:rFonts w:ascii="Cambria Math" w:eastAsia="Cambria Math" w:hAnsi="Cambria Math" w:cs="Cambria Math"/>
                          <w:i/>
                        </w:rPr>
                      </w:del>
                    </m:ctrlPr>
                  </m:e>
                  <m:e>
                    <m:r>
                      <w:del w:id="7567" w:author="محمد زكريا سيد سيد ابوسبع" w:date="2023-03-31T16:34:00Z">
                        <w:rPr>
                          <w:rFonts w:ascii="Cambria Math" w:eastAsia="Cambria Math" w:hAnsi="Cambria Math" w:cs="Cambria Math"/>
                        </w:rPr>
                        <m:t>0</m:t>
                      </w:del>
                    </m:r>
                  </m:e>
                </m:mr>
              </m:m>
            </m:e>
          </m:d>
          <m:d>
            <m:dPr>
              <m:begChr m:val="["/>
              <m:endChr m:val="]"/>
              <m:ctrlPr>
                <w:del w:id="7568" w:author="محمد زكريا سيد سيد ابوسبع" w:date="2023-03-31T16:34:00Z">
                  <w:rPr>
                    <w:rFonts w:ascii="Cambria Math" w:hAnsi="Cambria Math" w:cs="Times New Roman"/>
                    <w:i/>
                  </w:rPr>
                </w:del>
              </m:ctrlPr>
            </m:dPr>
            <m:e>
              <m:eqArr>
                <m:eqArrPr>
                  <m:ctrlPr>
                    <w:del w:id="7569" w:author="محمد زكريا سيد سيد ابوسبع" w:date="2023-03-31T16:34:00Z">
                      <w:rPr>
                        <w:rFonts w:ascii="Cambria Math" w:hAnsi="Cambria Math" w:cs="Times New Roman"/>
                        <w:i/>
                      </w:rPr>
                    </w:del>
                  </m:ctrlPr>
                </m:eqArrPr>
                <m:e>
                  <m:r>
                    <w:del w:id="7570" w:author="محمد زكريا سيد سيد ابوسبع" w:date="2023-03-31T16:34:00Z">
                      <m:rPr>
                        <m:sty m:val="p"/>
                      </m:rPr>
                      <w:rPr>
                        <w:rFonts w:ascii="Cambria Math" w:hAnsi="Cambria Math"/>
                      </w:rPr>
                      <m:t>Δ</m:t>
                    </w:del>
                  </m:r>
                  <m:r>
                    <w:del w:id="7571" w:author="محمد زكريا سيد سيد ابوسبع" w:date="2023-03-31T16:34:00Z">
                      <w:rPr>
                        <w:rFonts w:ascii="Cambria Math" w:hAnsi="Cambria Math"/>
                      </w:rPr>
                      <m:t>β</m:t>
                    </w:del>
                  </m:r>
                </m:e>
                <m:e>
                  <m:r>
                    <w:del w:id="7572" w:author="محمد زكريا سيد سيد ابوسبع" w:date="2023-03-31T16:34:00Z">
                      <m:rPr>
                        <m:sty m:val="p"/>
                      </m:rPr>
                      <w:rPr>
                        <w:rFonts w:ascii="Cambria Math" w:hAnsi="Cambria Math"/>
                      </w:rPr>
                      <m:t>Δ</m:t>
                    </w:del>
                  </m:r>
                  <m:r>
                    <w:del w:id="7573" w:author="محمد زكريا سيد سيد ابوسبع" w:date="2023-03-31T16:34:00Z">
                      <w:rPr>
                        <w:rFonts w:ascii="Cambria Math" w:hAnsi="Cambria Math"/>
                      </w:rPr>
                      <m:t>p</m:t>
                    </w:del>
                  </m:r>
                  <m:ctrlPr>
                    <w:del w:id="7574" w:author="محمد زكريا سيد سيد ابوسبع" w:date="2023-03-31T16:34:00Z">
                      <w:rPr>
                        <w:rFonts w:ascii="Cambria Math" w:eastAsia="Cambria Math" w:hAnsi="Cambria Math" w:cs="Cambria Math"/>
                        <w:i/>
                      </w:rPr>
                    </w:del>
                  </m:ctrlPr>
                </m:e>
                <m:e>
                  <m:r>
                    <w:del w:id="7575" w:author="محمد زكريا سيد سيد ابوسبع" w:date="2023-03-31T16:34:00Z">
                      <m:rPr>
                        <m:sty m:val="p"/>
                      </m:rPr>
                      <w:rPr>
                        <w:rFonts w:ascii="Cambria Math" w:hAnsi="Cambria Math"/>
                      </w:rPr>
                      <m:t>Δ</m:t>
                    </w:del>
                  </m:r>
                  <m:r>
                    <w:del w:id="7576" w:author="محمد زكريا سيد سيد ابوسبع" w:date="2023-03-31T16:34:00Z">
                      <w:rPr>
                        <w:rFonts w:ascii="Cambria Math" w:hAnsi="Cambria Math"/>
                      </w:rPr>
                      <m:t>r</m:t>
                    </w:del>
                  </m:r>
                  <m:ctrlPr>
                    <w:del w:id="7577" w:author="محمد زكريا سيد سيد ابوسبع" w:date="2023-03-31T16:34:00Z">
                      <w:rPr>
                        <w:rFonts w:ascii="Cambria Math" w:eastAsia="Cambria Math" w:hAnsi="Cambria Math" w:cs="Cambria Math"/>
                        <w:i/>
                      </w:rPr>
                    </w:del>
                  </m:ctrlPr>
                </m:e>
                <m:e>
                  <m:r>
                    <w:del w:id="7578" w:author="محمد زكريا سيد سيد ابوسبع" w:date="2023-03-31T16:34:00Z">
                      <m:rPr>
                        <m:sty m:val="p"/>
                      </m:rPr>
                      <w:rPr>
                        <w:rFonts w:ascii="Cambria Math" w:hAnsi="Cambria Math"/>
                      </w:rPr>
                      <m:t>Δ</m:t>
                    </w:del>
                  </m:r>
                  <m:r>
                    <w:del w:id="7579" w:author="محمد زكريا سيد سيد ابوسبع" w:date="2023-03-31T16:34:00Z">
                      <w:rPr>
                        <w:rFonts w:ascii="Cambria Math" w:hAnsi="Cambria Math"/>
                      </w:rPr>
                      <m:t>φ</m:t>
                    </w:del>
                  </m:r>
                  <m:ctrlPr>
                    <w:del w:id="7580" w:author="محمد زكريا سيد سيد ابوسبع" w:date="2023-03-31T16:34:00Z">
                      <w:rPr>
                        <w:rFonts w:ascii="Cambria Math" w:eastAsia="Cambria Math" w:hAnsi="Cambria Math" w:cs="Cambria Math"/>
                        <w:i/>
                      </w:rPr>
                    </w:del>
                  </m:ctrlPr>
                </m:e>
                <m:e>
                  <m:r>
                    <w:del w:id="7581" w:author="محمد زكريا سيد سيد ابوسبع" w:date="2023-03-31T16:34:00Z">
                      <m:rPr>
                        <m:sty m:val="p"/>
                      </m:rPr>
                      <w:rPr>
                        <w:rFonts w:ascii="Cambria Math" w:hAnsi="Cambria Math"/>
                      </w:rPr>
                      <m:t>Δ</m:t>
                    </w:del>
                  </m:r>
                  <m:r>
                    <w:del w:id="7582" w:author="محمد زكريا سيد سيد ابوسبع" w:date="2023-03-31T16:34:00Z">
                      <w:rPr>
                        <w:rFonts w:ascii="Cambria Math" w:hAnsi="Cambria Math"/>
                      </w:rPr>
                      <m:t>ψ</m:t>
                    </w:del>
                  </m:r>
                </m:e>
              </m:eqArr>
            </m:e>
          </m:d>
          <m:r>
            <w:del w:id="7583" w:author="محمد زكريا سيد سيد ابوسبع" w:date="2023-03-31T16:34:00Z">
              <w:rPr>
                <w:rFonts w:ascii="Cambria Math" w:hAnsi="Cambria Math"/>
              </w:rPr>
              <m:t>+</m:t>
            </w:del>
          </m:r>
          <m:d>
            <m:dPr>
              <m:begChr m:val="["/>
              <m:endChr m:val="]"/>
              <m:ctrlPr>
                <w:del w:id="7584" w:author="محمد زكريا سيد سيد ابوسبع" w:date="2023-03-31T16:34:00Z">
                  <w:rPr>
                    <w:rFonts w:ascii="Cambria Math" w:hAnsi="Cambria Math" w:cs="Times New Roman"/>
                    <w:i/>
                  </w:rPr>
                </w:del>
              </m:ctrlPr>
            </m:dPr>
            <m:e>
              <m:m>
                <m:mPr>
                  <m:mcs>
                    <m:mc>
                      <m:mcPr>
                        <m:count m:val="2"/>
                        <m:mcJc m:val="center"/>
                      </m:mcPr>
                    </m:mc>
                  </m:mcs>
                  <m:ctrlPr>
                    <w:del w:id="7585" w:author="محمد زكريا سيد سيد ابوسبع" w:date="2023-03-31T16:34:00Z">
                      <w:rPr>
                        <w:rFonts w:ascii="Cambria Math" w:hAnsi="Cambria Math" w:cs="Times New Roman"/>
                        <w:i/>
                      </w:rPr>
                    </w:del>
                  </m:ctrlPr>
                </m:mPr>
                <m:mr>
                  <m:e>
                    <m:f>
                      <m:fPr>
                        <m:ctrlPr>
                          <w:del w:id="7586" w:author="محمد زكريا سيد سيد ابوسبع" w:date="2023-03-31T16:34:00Z">
                            <w:rPr>
                              <w:rFonts w:ascii="Cambria Math" w:hAnsi="Cambria Math"/>
                              <w:i/>
                            </w:rPr>
                          </w:del>
                        </m:ctrlPr>
                      </m:fPr>
                      <m:num>
                        <m:sSub>
                          <m:sSubPr>
                            <m:ctrlPr>
                              <w:del w:id="7587" w:author="محمد زكريا سيد سيد ابوسبع" w:date="2023-03-31T16:34:00Z">
                                <w:rPr>
                                  <w:rFonts w:ascii="Cambria Math" w:hAnsi="Cambria Math"/>
                                  <w:i/>
                                </w:rPr>
                              </w:del>
                            </m:ctrlPr>
                          </m:sSubPr>
                          <m:e>
                            <m:r>
                              <w:del w:id="7588" w:author="محمد زكريا سيد سيد ابوسبع" w:date="2023-03-31T16:34:00Z">
                                <w:rPr>
                                  <w:rFonts w:ascii="Cambria Math" w:hAnsi="Cambria Math"/>
                                </w:rPr>
                                <m:t>Y</m:t>
                              </w:del>
                            </m:r>
                          </m:e>
                          <m:sub>
                            <m:r>
                              <w:del w:id="7589" w:author="محمد زكريا سيد سيد ابوسبع" w:date="2023-03-31T16:34:00Z">
                                <w:rPr>
                                  <w:rFonts w:ascii="Cambria Math" w:hAnsi="Cambria Math"/>
                                </w:rPr>
                                <m:t>δa</m:t>
                              </w:del>
                            </m:r>
                          </m:sub>
                        </m:sSub>
                        <m:ctrlPr>
                          <w:del w:id="7590" w:author="محمد زكريا سيد سيد ابوسبع" w:date="2023-03-31T16:34:00Z">
                            <w:rPr>
                              <w:rFonts w:ascii="Cambria Math" w:eastAsiaTheme="minorEastAsia" w:hAnsi="Cambria Math"/>
                              <w:i/>
                            </w:rPr>
                          </w:del>
                        </m:ctrlPr>
                      </m:num>
                      <m:den>
                        <m:sSub>
                          <m:sSubPr>
                            <m:ctrlPr>
                              <w:del w:id="7591" w:author="محمد زكريا سيد سيد ابوسبع" w:date="2023-03-31T16:34:00Z">
                                <w:rPr>
                                  <w:rFonts w:ascii="Cambria Math" w:hAnsi="Cambria Math" w:cs="Times New Roman"/>
                                  <w:i/>
                                </w:rPr>
                              </w:del>
                            </m:ctrlPr>
                          </m:sSubPr>
                          <m:e>
                            <m:r>
                              <w:del w:id="7592" w:author="محمد زكريا سيد سيد ابوسبع" w:date="2023-03-31T16:34:00Z">
                                <w:rPr>
                                  <w:rFonts w:ascii="Cambria Math" w:hAnsi="Cambria Math"/>
                                </w:rPr>
                                <m:t>V</m:t>
                              </w:del>
                            </m:r>
                          </m:e>
                          <m:sub>
                            <m:r>
                              <w:del w:id="7593" w:author="محمد زكريا سيد سيد ابوسبع" w:date="2023-03-31T16:34:00Z">
                                <w:rPr>
                                  <w:rFonts w:ascii="Cambria Math" w:hAnsi="Cambria Math"/>
                                </w:rPr>
                                <m:t>to</m:t>
                              </w:del>
                            </m:r>
                          </m:sub>
                        </m:sSub>
                      </m:den>
                    </m:f>
                  </m:e>
                  <m:e>
                    <m:f>
                      <m:fPr>
                        <m:ctrlPr>
                          <w:del w:id="7594" w:author="محمد زكريا سيد سيد ابوسبع" w:date="2023-03-31T16:34:00Z">
                            <w:rPr>
                              <w:rFonts w:ascii="Cambria Math" w:hAnsi="Cambria Math"/>
                              <w:i/>
                            </w:rPr>
                          </w:del>
                        </m:ctrlPr>
                      </m:fPr>
                      <m:num>
                        <m:sSub>
                          <m:sSubPr>
                            <m:ctrlPr>
                              <w:del w:id="7595" w:author="محمد زكريا سيد سيد ابوسبع" w:date="2023-03-31T16:34:00Z">
                                <w:rPr>
                                  <w:rFonts w:ascii="Cambria Math" w:hAnsi="Cambria Math"/>
                                  <w:i/>
                                </w:rPr>
                              </w:del>
                            </m:ctrlPr>
                          </m:sSubPr>
                          <m:e>
                            <m:r>
                              <w:del w:id="7596" w:author="محمد زكريا سيد سيد ابوسبع" w:date="2023-03-31T16:34:00Z">
                                <w:rPr>
                                  <w:rFonts w:ascii="Cambria Math" w:hAnsi="Cambria Math"/>
                                </w:rPr>
                                <m:t>Y</m:t>
                              </w:del>
                            </m:r>
                          </m:e>
                          <m:sub>
                            <m:sSub>
                              <m:sSubPr>
                                <m:ctrlPr>
                                  <w:del w:id="7597" w:author="محمد زكريا سيد سيد ابوسبع" w:date="2023-03-31T16:34:00Z">
                                    <w:rPr>
                                      <w:rFonts w:ascii="Cambria Math" w:hAnsi="Cambria Math"/>
                                      <w:i/>
                                    </w:rPr>
                                  </w:del>
                                </m:ctrlPr>
                              </m:sSubPr>
                              <m:e>
                                <m:r>
                                  <w:del w:id="7598" w:author="محمد زكريا سيد سيد ابوسبع" w:date="2023-03-31T16:34:00Z">
                                    <w:rPr>
                                      <w:rFonts w:ascii="Cambria Math" w:hAnsi="Cambria Math"/>
                                    </w:rPr>
                                    <m:t>δ</m:t>
                                  </w:del>
                                </m:r>
                              </m:e>
                              <m:sub>
                                <m:r>
                                  <w:del w:id="7599" w:author="محمد زكريا سيد سيد ابوسبع" w:date="2023-03-31T16:34:00Z">
                                    <w:rPr>
                                      <w:rFonts w:ascii="Cambria Math" w:hAnsi="Cambria Math"/>
                                    </w:rPr>
                                    <m:t>r</m:t>
                                  </w:del>
                                </m:r>
                              </m:sub>
                            </m:sSub>
                          </m:sub>
                        </m:sSub>
                      </m:num>
                      <m:den>
                        <m:sSub>
                          <m:sSubPr>
                            <m:ctrlPr>
                              <w:del w:id="7600" w:author="محمد زكريا سيد سيد ابوسبع" w:date="2023-03-31T16:34:00Z">
                                <w:rPr>
                                  <w:rFonts w:ascii="Cambria Math" w:hAnsi="Cambria Math" w:cs="Times New Roman"/>
                                  <w:i/>
                                </w:rPr>
                              </w:del>
                            </m:ctrlPr>
                          </m:sSubPr>
                          <m:e>
                            <m:r>
                              <w:del w:id="7601" w:author="محمد زكريا سيد سيد ابوسبع" w:date="2023-03-31T16:34:00Z">
                                <w:rPr>
                                  <w:rFonts w:ascii="Cambria Math" w:hAnsi="Cambria Math"/>
                                </w:rPr>
                                <m:t>V</m:t>
                              </w:del>
                            </m:r>
                          </m:e>
                          <m:sub>
                            <m:r>
                              <w:del w:id="7602" w:author="محمد زكريا سيد سيد ابوسبع" w:date="2023-03-31T16:34:00Z">
                                <w:rPr>
                                  <w:rFonts w:ascii="Cambria Math" w:hAnsi="Cambria Math"/>
                                </w:rPr>
                                <m:t>to</m:t>
                              </w:del>
                            </m:r>
                          </m:sub>
                        </m:sSub>
                      </m:den>
                    </m:f>
                  </m:e>
                </m:mr>
                <m:mr>
                  <m:e>
                    <m:sSubSup>
                      <m:sSubSupPr>
                        <m:ctrlPr>
                          <w:del w:id="7603" w:author="محمد زكريا سيد سيد ابوسبع" w:date="2023-03-31T16:34:00Z">
                            <w:rPr>
                              <w:rFonts w:ascii="Cambria Math" w:hAnsi="Cambria Math"/>
                              <w:i/>
                            </w:rPr>
                          </w:del>
                        </m:ctrlPr>
                      </m:sSubSupPr>
                      <m:e>
                        <m:r>
                          <w:del w:id="7604" w:author="محمد زكريا سيد سيد ابوسبع" w:date="2023-03-31T16:34:00Z">
                            <w:rPr>
                              <w:rFonts w:ascii="Cambria Math" w:hAnsi="Cambria Math"/>
                            </w:rPr>
                            <m:t>L</m:t>
                          </w:del>
                        </m:r>
                      </m:e>
                      <m:sub>
                        <m:sSub>
                          <m:sSubPr>
                            <m:ctrlPr>
                              <w:del w:id="7605" w:author="محمد زكريا سيد سيد ابوسبع" w:date="2023-03-31T16:34:00Z">
                                <w:rPr>
                                  <w:rFonts w:ascii="Cambria Math" w:hAnsi="Cambria Math"/>
                                  <w:i/>
                                </w:rPr>
                              </w:del>
                            </m:ctrlPr>
                          </m:sSubPr>
                          <m:e>
                            <m:r>
                              <w:del w:id="7606" w:author="محمد زكريا سيد سيد ابوسبع" w:date="2023-03-31T16:34:00Z">
                                <w:rPr>
                                  <w:rFonts w:ascii="Cambria Math" w:hAnsi="Cambria Math"/>
                                </w:rPr>
                                <m:t>δ</m:t>
                              </w:del>
                            </m:r>
                          </m:e>
                          <m:sub>
                            <m:r>
                              <w:del w:id="7607" w:author="محمد زكريا سيد سيد ابوسبع" w:date="2023-03-31T16:34:00Z">
                                <w:rPr>
                                  <w:rFonts w:ascii="Cambria Math" w:hAnsi="Cambria Math"/>
                                </w:rPr>
                                <m:t>a</m:t>
                              </w:del>
                            </m:r>
                          </m:sub>
                        </m:sSub>
                      </m:sub>
                      <m:sup>
                        <m:r>
                          <w:del w:id="7608" w:author="محمد زكريا سيد سيد ابوسبع" w:date="2023-03-31T16:34:00Z">
                            <w:rPr>
                              <w:rFonts w:ascii="Cambria Math" w:hAnsi="Cambria Math"/>
                            </w:rPr>
                            <m:t>*</m:t>
                          </w:del>
                        </m:r>
                      </m:sup>
                    </m:sSubSup>
                    <m:ctrlPr>
                      <w:del w:id="7609" w:author="محمد زكريا سيد سيد ابوسبع" w:date="2023-03-31T16:34:00Z">
                        <w:rPr>
                          <w:rFonts w:ascii="Cambria Math" w:eastAsia="Cambria Math" w:hAnsi="Cambria Math" w:cs="Cambria Math"/>
                          <w:i/>
                        </w:rPr>
                      </w:del>
                    </m:ctrlPr>
                  </m:e>
                  <m:e>
                    <m:r>
                      <w:del w:id="7610" w:author="محمد زكريا سيد سيد ابوسبع" w:date="2023-03-31T16:34:00Z">
                        <w:rPr>
                          <w:rFonts w:ascii="Cambria Math" w:eastAsiaTheme="minorEastAsia" w:hAnsi="Cambria Math"/>
                        </w:rPr>
                        <m:t xml:space="preserve"> </m:t>
                      </w:del>
                    </m:r>
                    <m:sSubSup>
                      <m:sSubSupPr>
                        <m:ctrlPr>
                          <w:del w:id="7611" w:author="محمد زكريا سيد سيد ابوسبع" w:date="2023-03-31T16:34:00Z">
                            <w:rPr>
                              <w:rFonts w:ascii="Cambria Math" w:hAnsi="Cambria Math"/>
                              <w:i/>
                            </w:rPr>
                          </w:del>
                        </m:ctrlPr>
                      </m:sSubSupPr>
                      <m:e>
                        <m:r>
                          <w:del w:id="7612" w:author="محمد زكريا سيد سيد ابوسبع" w:date="2023-03-31T16:34:00Z">
                            <w:rPr>
                              <w:rFonts w:ascii="Cambria Math" w:hAnsi="Cambria Math"/>
                            </w:rPr>
                            <m:t>L</m:t>
                          </w:del>
                        </m:r>
                      </m:e>
                      <m:sub>
                        <m:sSub>
                          <m:sSubPr>
                            <m:ctrlPr>
                              <w:del w:id="7613" w:author="محمد زكريا سيد سيد ابوسبع" w:date="2023-03-31T16:34:00Z">
                                <w:rPr>
                                  <w:rFonts w:ascii="Cambria Math" w:hAnsi="Cambria Math"/>
                                  <w:i/>
                                </w:rPr>
                              </w:del>
                            </m:ctrlPr>
                          </m:sSubPr>
                          <m:e>
                            <m:r>
                              <w:del w:id="7614" w:author="محمد زكريا سيد سيد ابوسبع" w:date="2023-03-31T16:34:00Z">
                                <w:rPr>
                                  <w:rFonts w:ascii="Cambria Math" w:hAnsi="Cambria Math"/>
                                </w:rPr>
                                <m:t>δ</m:t>
                              </w:del>
                            </m:r>
                          </m:e>
                          <m:sub>
                            <m:r>
                              <w:del w:id="7615" w:author="محمد زكريا سيد سيد ابوسبع" w:date="2023-03-31T16:34:00Z">
                                <w:rPr>
                                  <w:rFonts w:ascii="Cambria Math" w:hAnsi="Cambria Math"/>
                                </w:rPr>
                                <m:t>r</m:t>
                              </w:del>
                            </m:r>
                          </m:sub>
                        </m:sSub>
                      </m:sub>
                      <m:sup>
                        <m:r>
                          <w:del w:id="7616" w:author="محمد زكريا سيد سيد ابوسبع" w:date="2023-03-31T16:34:00Z">
                            <w:rPr>
                              <w:rFonts w:ascii="Cambria Math" w:hAnsi="Cambria Math"/>
                            </w:rPr>
                            <m:t>*</m:t>
                          </w:del>
                        </m:r>
                      </m:sup>
                    </m:sSubSup>
                    <m:ctrlPr>
                      <w:del w:id="7617" w:author="محمد زكريا سيد سيد ابوسبع" w:date="2023-03-31T16:34:00Z">
                        <w:rPr>
                          <w:rFonts w:ascii="Cambria Math" w:eastAsia="Cambria Math" w:hAnsi="Cambria Math" w:cs="Cambria Math"/>
                          <w:i/>
                        </w:rPr>
                      </w:del>
                    </m:ctrlPr>
                  </m:e>
                </m:mr>
                <m:mr>
                  <m:e>
                    <m:r>
                      <w:del w:id="7618" w:author="محمد زكريا سيد سيد ابوسبع" w:date="2023-03-31T16:34:00Z">
                        <w:rPr>
                          <w:rFonts w:ascii="Cambria Math" w:hAnsi="Cambria Math"/>
                        </w:rPr>
                        <m:t>∆</m:t>
                      </w:del>
                    </m:r>
                    <m:sSub>
                      <m:sSubPr>
                        <m:ctrlPr>
                          <w:del w:id="7619" w:author="محمد زكريا سيد سيد ابوسبع" w:date="2023-03-31T16:34:00Z">
                            <w:rPr>
                              <w:rFonts w:ascii="Cambria Math" w:hAnsi="Cambria Math"/>
                              <w:i/>
                            </w:rPr>
                          </w:del>
                        </m:ctrlPr>
                      </m:sSubPr>
                      <m:e>
                        <m:r>
                          <w:del w:id="7620" w:author="محمد زكريا سيد سيد ابوسبع" w:date="2023-03-31T16:34:00Z">
                            <w:rPr>
                              <w:rFonts w:ascii="Cambria Math" w:hAnsi="Cambria Math"/>
                            </w:rPr>
                            <m:t>δ</m:t>
                          </w:del>
                        </m:r>
                      </m:e>
                      <m:sub>
                        <m:r>
                          <w:del w:id="7621" w:author="محمد زكريا سيد سيد ابوسبع" w:date="2023-03-31T16:34:00Z">
                            <w:rPr>
                              <w:rFonts w:ascii="Cambria Math" w:hAnsi="Cambria Math"/>
                            </w:rPr>
                            <m:t>a</m:t>
                          </w:del>
                        </m:r>
                      </m:sub>
                    </m:sSub>
                    <m:ctrlPr>
                      <w:del w:id="7622" w:author="محمد زكريا سيد سيد ابوسبع" w:date="2023-03-31T16:34:00Z">
                        <w:rPr>
                          <w:rFonts w:ascii="Cambria Math" w:eastAsia="Cambria Math" w:hAnsi="Cambria Math" w:cs="Cambria Math"/>
                          <w:i/>
                        </w:rPr>
                      </w:del>
                    </m:ctrlPr>
                  </m:e>
                  <m:e>
                    <m:r>
                      <w:del w:id="7623" w:author="محمد زكريا سيد سيد ابوسبع" w:date="2023-03-31T16:34:00Z">
                        <w:rPr>
                          <w:rFonts w:ascii="Cambria Math" w:eastAsiaTheme="minorEastAsia" w:hAnsi="Cambria Math"/>
                        </w:rPr>
                        <m:t xml:space="preserve"> </m:t>
                      </w:del>
                    </m:r>
                    <m:sSubSup>
                      <m:sSubSupPr>
                        <m:ctrlPr>
                          <w:del w:id="7624" w:author="محمد زكريا سيد سيد ابوسبع" w:date="2023-03-31T16:34:00Z">
                            <w:rPr>
                              <w:rFonts w:ascii="Cambria Math" w:hAnsi="Cambria Math"/>
                              <w:i/>
                            </w:rPr>
                          </w:del>
                        </m:ctrlPr>
                      </m:sSubSupPr>
                      <m:e>
                        <m:r>
                          <w:del w:id="7625" w:author="محمد زكريا سيد سيد ابوسبع" w:date="2023-03-31T16:34:00Z">
                            <w:rPr>
                              <w:rFonts w:ascii="Cambria Math" w:hAnsi="Cambria Math"/>
                            </w:rPr>
                            <m:t>N</m:t>
                          </w:del>
                        </m:r>
                      </m:e>
                      <m:sub>
                        <m:sSub>
                          <m:sSubPr>
                            <m:ctrlPr>
                              <w:del w:id="7626" w:author="محمد زكريا سيد سيد ابوسبع" w:date="2023-03-31T16:34:00Z">
                                <w:rPr>
                                  <w:rFonts w:ascii="Cambria Math" w:hAnsi="Cambria Math"/>
                                  <w:i/>
                                </w:rPr>
                              </w:del>
                            </m:ctrlPr>
                          </m:sSubPr>
                          <m:e>
                            <m:r>
                              <w:del w:id="7627" w:author="محمد زكريا سيد سيد ابوسبع" w:date="2023-03-31T16:34:00Z">
                                <w:rPr>
                                  <w:rFonts w:ascii="Cambria Math" w:hAnsi="Cambria Math"/>
                                </w:rPr>
                                <m:t>δ</m:t>
                              </w:del>
                            </m:r>
                          </m:e>
                          <m:sub>
                            <m:r>
                              <w:del w:id="7628" w:author="محمد زكريا سيد سيد ابوسبع" w:date="2023-03-31T16:34:00Z">
                                <w:rPr>
                                  <w:rFonts w:ascii="Cambria Math" w:hAnsi="Cambria Math"/>
                                </w:rPr>
                                <m:t>r</m:t>
                              </w:del>
                            </m:r>
                          </m:sub>
                        </m:sSub>
                      </m:sub>
                      <m:sup>
                        <m:r>
                          <w:del w:id="7629" w:author="محمد زكريا سيد سيد ابوسبع" w:date="2023-03-31T16:34:00Z">
                            <w:rPr>
                              <w:rFonts w:ascii="Cambria Math" w:hAnsi="Cambria Math"/>
                            </w:rPr>
                            <m:t>*</m:t>
                          </w:del>
                        </m:r>
                      </m:sup>
                    </m:sSubSup>
                    <m:ctrlPr>
                      <w:del w:id="7630" w:author="محمد زكريا سيد سيد ابوسبع" w:date="2023-03-31T16:34:00Z">
                        <w:rPr>
                          <w:rFonts w:ascii="Cambria Math" w:eastAsia="Cambria Math" w:hAnsi="Cambria Math" w:cs="Cambria Math"/>
                          <w:i/>
                        </w:rPr>
                      </w:del>
                    </m:ctrlPr>
                  </m:e>
                </m:mr>
                <m:mr>
                  <m:e>
                    <m:r>
                      <w:del w:id="7631" w:author="محمد زكريا سيد سيد ابوسبع" w:date="2023-03-31T16:34:00Z">
                        <w:rPr>
                          <w:rFonts w:ascii="Cambria Math" w:eastAsia="Cambria Math" w:hAnsi="Cambria Math" w:cs="Cambria Math"/>
                        </w:rPr>
                        <m:t>0</m:t>
                      </w:del>
                    </m:r>
                  </m:e>
                  <m:e>
                    <m:r>
                      <w:del w:id="7632" w:author="محمد زكريا سيد سيد ابوسبع" w:date="2023-03-31T16:34:00Z">
                        <w:rPr>
                          <w:rFonts w:ascii="Cambria Math" w:hAnsi="Cambria Math" w:cs="Times New Roman"/>
                        </w:rPr>
                        <m:t>0</m:t>
                      </w:del>
                    </m:r>
                  </m:e>
                </m:mr>
                <m:mr>
                  <m:e>
                    <m:r>
                      <w:del w:id="7633" w:author="محمد زكريا سيد سيد ابوسبع" w:date="2023-03-31T16:34:00Z">
                        <w:rPr>
                          <w:rFonts w:ascii="Cambria Math" w:hAnsi="Cambria Math" w:cs="Times New Roman"/>
                        </w:rPr>
                        <m:t>0</m:t>
                      </w:del>
                    </m:r>
                  </m:e>
                  <m:e>
                    <m:r>
                      <w:del w:id="7634" w:author="محمد زكريا سيد سيد ابوسبع" w:date="2023-03-31T16:34:00Z">
                        <w:rPr>
                          <w:rFonts w:ascii="Cambria Math" w:hAnsi="Cambria Math" w:cs="Times New Roman"/>
                        </w:rPr>
                        <m:t>0</m:t>
                      </w:del>
                    </m:r>
                  </m:e>
                </m:mr>
              </m:m>
            </m:e>
          </m:d>
          <m:d>
            <m:dPr>
              <m:begChr m:val="["/>
              <m:endChr m:val="]"/>
              <m:ctrlPr>
                <w:del w:id="7635" w:author="محمد زكريا سيد سيد ابوسبع" w:date="2023-03-31T16:34:00Z">
                  <w:rPr>
                    <w:rFonts w:ascii="Cambria Math" w:hAnsi="Cambria Math" w:cs="Times New Roman"/>
                    <w:i/>
                  </w:rPr>
                </w:del>
              </m:ctrlPr>
            </m:dPr>
            <m:e>
              <m:eqArr>
                <m:eqArrPr>
                  <m:ctrlPr>
                    <w:del w:id="7636" w:author="محمد زكريا سيد سيد ابوسبع" w:date="2023-03-31T16:34:00Z">
                      <w:rPr>
                        <w:rFonts w:ascii="Cambria Math" w:hAnsi="Cambria Math" w:cs="Times New Roman"/>
                        <w:i/>
                      </w:rPr>
                    </w:del>
                  </m:ctrlPr>
                </m:eqArrPr>
                <m:e>
                  <m:r>
                    <w:del w:id="7637" w:author="محمد زكريا سيد سيد ابوسبع" w:date="2023-03-31T16:34:00Z">
                      <w:rPr>
                        <w:rFonts w:ascii="Cambria Math" w:hAnsi="Cambria Math"/>
                      </w:rPr>
                      <m:t xml:space="preserve"> ∆</m:t>
                    </w:del>
                  </m:r>
                  <m:sSub>
                    <m:sSubPr>
                      <m:ctrlPr>
                        <w:del w:id="7638" w:author="محمد زكريا سيد سيد ابوسبع" w:date="2023-03-31T16:34:00Z">
                          <w:rPr>
                            <w:rFonts w:ascii="Cambria Math" w:hAnsi="Cambria Math" w:cs="Times New Roman"/>
                            <w:i/>
                          </w:rPr>
                        </w:del>
                      </m:ctrlPr>
                    </m:sSubPr>
                    <m:e>
                      <m:r>
                        <w:del w:id="7639" w:author="محمد زكريا سيد سيد ابوسبع" w:date="2023-03-31T16:34:00Z">
                          <w:rPr>
                            <w:rFonts w:ascii="Cambria Math" w:hAnsi="Cambria Math"/>
                          </w:rPr>
                          <m:t>δ</m:t>
                        </w:del>
                      </m:r>
                    </m:e>
                    <m:sub>
                      <m:r>
                        <w:del w:id="7640" w:author="محمد زكريا سيد سيد ابوسبع" w:date="2023-03-31T16:34:00Z">
                          <w:rPr>
                            <w:rFonts w:ascii="Cambria Math" w:hAnsi="Cambria Math"/>
                          </w:rPr>
                          <m:t>a</m:t>
                        </w:del>
                      </m:r>
                    </m:sub>
                  </m:sSub>
                </m:e>
                <m:e>
                  <m:r>
                    <w:del w:id="7641" w:author="محمد زكريا سيد سيد ابوسبع" w:date="2023-03-31T16:34:00Z">
                      <w:rPr>
                        <w:rFonts w:ascii="Cambria Math" w:hAnsi="Cambria Math"/>
                      </w:rPr>
                      <m:t xml:space="preserve"> ∆</m:t>
                    </w:del>
                  </m:r>
                  <m:sSub>
                    <m:sSubPr>
                      <m:ctrlPr>
                        <w:del w:id="7642" w:author="محمد زكريا سيد سيد ابوسبع" w:date="2023-03-31T16:34:00Z">
                          <w:rPr>
                            <w:rFonts w:ascii="Cambria Math" w:hAnsi="Cambria Math" w:cs="Times New Roman"/>
                            <w:i/>
                          </w:rPr>
                        </w:del>
                      </m:ctrlPr>
                    </m:sSubPr>
                    <m:e>
                      <m:r>
                        <w:del w:id="7643" w:author="محمد زكريا سيد سيد ابوسبع" w:date="2023-03-31T16:34:00Z">
                          <w:rPr>
                            <w:rFonts w:ascii="Cambria Math" w:hAnsi="Cambria Math"/>
                          </w:rPr>
                          <m:t>δ</m:t>
                        </w:del>
                      </m:r>
                    </m:e>
                    <m:sub>
                      <m:r>
                        <w:del w:id="7644" w:author="محمد زكريا سيد سيد ابوسبع" w:date="2023-03-31T16:34:00Z">
                          <w:rPr>
                            <w:rFonts w:ascii="Cambria Math" w:hAnsi="Cambria Math"/>
                          </w:rPr>
                          <m:t>r</m:t>
                        </w:del>
                      </m:r>
                    </m:sub>
                  </m:sSub>
                </m:e>
              </m:eqArr>
            </m:e>
          </m:d>
        </m:oMath>
      </m:oMathPara>
    </w:p>
    <w:p w14:paraId="01A965A3" w14:textId="5502E523" w:rsidR="00590B75" w:rsidRPr="00E223EA" w:rsidDel="00E93874" w:rsidRDefault="00590B75" w:rsidP="00590B75">
      <w:pPr>
        <w:rPr>
          <w:del w:id="7645" w:author="محمد زكريا سيد سيد ابوسبع" w:date="2023-03-31T16:34:00Z"/>
          <w:rFonts w:eastAsiaTheme="minorEastAsia"/>
          <w:u w:val="single"/>
        </w:rPr>
      </w:pPr>
      <w:del w:id="7646" w:author="محمد زكريا سيد سيد ابوسبع" w:date="2023-03-31T16:34:00Z">
        <w:r w:rsidRPr="00E223EA" w:rsidDel="00E93874">
          <w:rPr>
            <w:rFonts w:eastAsiaTheme="minorEastAsia"/>
            <w:u w:val="single"/>
          </w:rPr>
          <w:delText>where:</w:delText>
        </w:r>
      </w:del>
    </w:p>
    <w:p w14:paraId="5AACBD02" w14:textId="6B1D54F1" w:rsidR="00590B75" w:rsidDel="00E93874" w:rsidRDefault="00590B75" w:rsidP="00590B75">
      <w:pPr>
        <w:rPr>
          <w:del w:id="7647" w:author="محمد زكريا سيد سيد ابوسبع" w:date="2023-03-31T16:34:00Z"/>
          <w:rFonts w:eastAsiaTheme="minorEastAsia"/>
          <w:rtl/>
        </w:rPr>
      </w:pPr>
    </w:p>
    <w:tbl>
      <w:tblPr>
        <w:tblStyle w:val="TableGrid"/>
        <w:tblW w:w="0" w:type="auto"/>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4640"/>
        <w:gridCol w:w="4853"/>
      </w:tblGrid>
      <w:tr w:rsidR="00590B75" w:rsidDel="00E93874" w14:paraId="33B3F04F" w14:textId="070CA0CA" w:rsidTr="00E52788">
        <w:trPr>
          <w:trHeight w:val="455"/>
          <w:del w:id="7648" w:author="محمد زكريا سيد سيد ابوسبع" w:date="2023-03-31T16:34:00Z"/>
        </w:trPr>
        <w:tc>
          <w:tcPr>
            <w:tcW w:w="4640" w:type="dxa"/>
            <w:tcBorders>
              <w:top w:val="single" w:sz="4" w:space="0" w:color="auto"/>
              <w:left w:val="single" w:sz="4" w:space="0" w:color="auto"/>
              <w:right w:val="single" w:sz="4" w:space="0" w:color="auto"/>
            </w:tcBorders>
          </w:tcPr>
          <w:p w14:paraId="2FDBE8AB" w14:textId="6D2E175C" w:rsidR="00590B75" w:rsidRPr="002B35C7" w:rsidDel="00E93874" w:rsidRDefault="00000000" w:rsidP="00E52788">
            <w:pPr>
              <w:rPr>
                <w:del w:id="7649" w:author="محمد زكريا سيد سيد ابوسبع" w:date="2023-03-31T16:34:00Z"/>
              </w:rPr>
            </w:pPr>
            <m:oMathPara>
              <m:oMathParaPr>
                <m:jc m:val="left"/>
              </m:oMathParaPr>
              <m:oMath>
                <m:sSup>
                  <m:sSupPr>
                    <m:ctrlPr>
                      <w:del w:id="7650" w:author="محمد زكريا سيد سيد ابوسبع" w:date="2023-03-31T16:34:00Z">
                        <w:rPr>
                          <w:rFonts w:ascii="Cambria Math" w:hAnsi="Cambria Math"/>
                          <w:i/>
                        </w:rPr>
                      </w:del>
                    </m:ctrlPr>
                  </m:sSupPr>
                  <m:e>
                    <m:sSub>
                      <m:sSubPr>
                        <m:ctrlPr>
                          <w:del w:id="7651" w:author="محمد زكريا سيد سيد ابوسبع" w:date="2023-03-31T16:34:00Z">
                            <w:rPr>
                              <w:rFonts w:ascii="Cambria Math" w:hAnsi="Cambria Math"/>
                              <w:i/>
                            </w:rPr>
                          </w:del>
                        </m:ctrlPr>
                      </m:sSubPr>
                      <m:e>
                        <m:r>
                          <w:del w:id="7652" w:author="محمد زكريا سيد سيد ابوسبع" w:date="2023-03-31T16:34:00Z">
                            <w:rPr>
                              <w:rFonts w:ascii="Cambria Math" w:hAnsi="Cambria Math"/>
                            </w:rPr>
                            <m:t>Y</m:t>
                          </w:del>
                        </m:r>
                      </m:e>
                      <m:sub>
                        <m:sSub>
                          <m:sSubPr>
                            <m:ctrlPr>
                              <w:del w:id="7653" w:author="محمد زكريا سيد سيد ابوسبع" w:date="2023-03-31T16:34:00Z">
                                <w:rPr>
                                  <w:rFonts w:ascii="Cambria Math" w:hAnsi="Cambria Math"/>
                                  <w:i/>
                                </w:rPr>
                              </w:del>
                            </m:ctrlPr>
                          </m:sSubPr>
                          <m:e>
                            <m:r>
                              <w:del w:id="7654" w:author="محمد زكريا سيد سيد ابوسبع" w:date="2023-03-31T16:34:00Z">
                                <w:rPr>
                                  <w:rFonts w:ascii="Cambria Math" w:hAnsi="Cambria Math"/>
                                </w:rPr>
                                <m:t>δ</m:t>
                              </w:del>
                            </m:r>
                          </m:e>
                          <m:sub>
                            <m:r>
                              <w:del w:id="7655" w:author="محمد زكريا سيد سيد ابوسبع" w:date="2023-03-31T16:34:00Z">
                                <w:rPr>
                                  <w:rFonts w:ascii="Cambria Math" w:hAnsi="Cambria Math"/>
                                </w:rPr>
                                <m:t>a</m:t>
                              </w:del>
                            </m:r>
                          </m:sub>
                        </m:sSub>
                      </m:sub>
                    </m:sSub>
                  </m:e>
                  <m:sup>
                    <m:r>
                      <w:del w:id="7656" w:author="محمد زكريا سيد سيد ابوسبع" w:date="2023-03-31T16:34:00Z">
                        <w:rPr>
                          <w:rFonts w:ascii="Cambria Math" w:hAnsi="Cambria Math"/>
                        </w:rPr>
                        <m:t>*</m:t>
                      </w:del>
                    </m:r>
                  </m:sup>
                </m:sSup>
                <m:r>
                  <w:del w:id="7657" w:author="محمد زكريا سيد سيد ابوسبع" w:date="2023-03-31T16:34:00Z">
                    <w:rPr>
                      <w:rFonts w:ascii="Cambria Math" w:eastAsiaTheme="minorEastAsia" w:hAnsi="Cambria Math"/>
                    </w:rPr>
                    <m:t>=</m:t>
                  </w:del>
                </m:r>
                <m:f>
                  <m:fPr>
                    <m:type m:val="skw"/>
                    <m:ctrlPr>
                      <w:del w:id="7658" w:author="محمد زكريا سيد سيد ابوسبع" w:date="2023-03-31T16:34:00Z">
                        <w:rPr>
                          <w:rFonts w:ascii="Cambria Math" w:hAnsi="Cambria Math"/>
                          <w:i/>
                        </w:rPr>
                      </w:del>
                    </m:ctrlPr>
                  </m:fPr>
                  <m:num>
                    <m:sSub>
                      <m:sSubPr>
                        <m:ctrlPr>
                          <w:del w:id="7659" w:author="محمد زكريا سيد سيد ابوسبع" w:date="2023-03-31T16:34:00Z">
                            <w:rPr>
                              <w:rFonts w:ascii="Cambria Math" w:hAnsi="Cambria Math"/>
                              <w:i/>
                            </w:rPr>
                          </w:del>
                        </m:ctrlPr>
                      </m:sSubPr>
                      <m:e>
                        <m:r>
                          <w:del w:id="7660" w:author="محمد زكريا سيد سيد ابوسبع" w:date="2023-03-31T16:34:00Z">
                            <w:rPr>
                              <w:rFonts w:ascii="Cambria Math" w:hAnsi="Cambria Math"/>
                            </w:rPr>
                            <m:t xml:space="preserve">  Y</m:t>
                          </w:del>
                        </m:r>
                      </m:e>
                      <m:sub>
                        <m:sSub>
                          <m:sSubPr>
                            <m:ctrlPr>
                              <w:del w:id="7661" w:author="محمد زكريا سيد سيد ابوسبع" w:date="2023-03-31T16:34:00Z">
                                <w:rPr>
                                  <w:rFonts w:ascii="Cambria Math" w:hAnsi="Cambria Math"/>
                                  <w:i/>
                                </w:rPr>
                              </w:del>
                            </m:ctrlPr>
                          </m:sSubPr>
                          <m:e>
                            <m:r>
                              <w:del w:id="7662" w:author="محمد زكريا سيد سيد ابوسبع" w:date="2023-03-31T16:34:00Z">
                                <w:rPr>
                                  <w:rFonts w:ascii="Cambria Math" w:hAnsi="Cambria Math"/>
                                </w:rPr>
                                <m:t>δ</m:t>
                              </w:del>
                            </m:r>
                          </m:e>
                          <m:sub>
                            <m:r>
                              <w:del w:id="7663" w:author="محمد زكريا سيد سيد ابوسبع" w:date="2023-03-31T16:34:00Z">
                                <w:rPr>
                                  <w:rFonts w:ascii="Cambria Math" w:hAnsi="Cambria Math"/>
                                </w:rPr>
                                <m:t>a</m:t>
                              </w:del>
                            </m:r>
                          </m:sub>
                        </m:sSub>
                      </m:sub>
                    </m:sSub>
                  </m:num>
                  <m:den>
                    <m:sSub>
                      <m:sSubPr>
                        <m:ctrlPr>
                          <w:del w:id="7664" w:author="محمد زكريا سيد سيد ابوسبع" w:date="2023-03-31T16:34:00Z">
                            <w:rPr>
                              <w:rFonts w:ascii="Cambria Math" w:hAnsi="Cambria Math"/>
                              <w:i/>
                            </w:rPr>
                          </w:del>
                        </m:ctrlPr>
                      </m:sSubPr>
                      <m:e>
                        <m:r>
                          <w:del w:id="7665" w:author="محمد زكريا سيد سيد ابوسبع" w:date="2023-03-31T16:34:00Z">
                            <w:rPr>
                              <w:rFonts w:ascii="Cambria Math" w:hAnsi="Cambria Math"/>
                            </w:rPr>
                            <m:t>V</m:t>
                          </w:del>
                        </m:r>
                      </m:e>
                      <m:sub>
                        <m:r>
                          <w:del w:id="7666" w:author="محمد زكريا سيد سيد ابوسبع" w:date="2023-03-31T16:34:00Z">
                            <w:rPr>
                              <w:rFonts w:ascii="Cambria Math" w:hAnsi="Cambria Math"/>
                            </w:rPr>
                            <m:t>to</m:t>
                          </w:del>
                        </m:r>
                      </m:sub>
                    </m:sSub>
                  </m:den>
                </m:f>
              </m:oMath>
            </m:oMathPara>
          </w:p>
        </w:tc>
        <w:tc>
          <w:tcPr>
            <w:tcW w:w="4853" w:type="dxa"/>
            <w:tcBorders>
              <w:top w:val="single" w:sz="4" w:space="0" w:color="auto"/>
              <w:left w:val="single" w:sz="4" w:space="0" w:color="auto"/>
              <w:bottom w:val="nil"/>
              <w:right w:val="single" w:sz="4" w:space="0" w:color="auto"/>
            </w:tcBorders>
          </w:tcPr>
          <w:p w14:paraId="2279BF7D" w14:textId="483DD476" w:rsidR="00590B75" w:rsidRPr="002B35C7" w:rsidDel="00E93874" w:rsidRDefault="00000000" w:rsidP="00E52788">
            <w:pPr>
              <w:rPr>
                <w:del w:id="7667" w:author="محمد زكريا سيد سيد ابوسبع" w:date="2023-03-31T16:34:00Z"/>
              </w:rPr>
            </w:pPr>
            <m:oMathPara>
              <m:oMathParaPr>
                <m:jc m:val="left"/>
              </m:oMathParaPr>
              <m:oMath>
                <m:sSup>
                  <m:sSupPr>
                    <m:ctrlPr>
                      <w:del w:id="7668" w:author="محمد زكريا سيد سيد ابوسبع" w:date="2023-03-31T16:34:00Z">
                        <w:rPr>
                          <w:rFonts w:ascii="Cambria Math" w:hAnsi="Cambria Math"/>
                          <w:i/>
                        </w:rPr>
                      </w:del>
                    </m:ctrlPr>
                  </m:sSupPr>
                  <m:e>
                    <m:sSub>
                      <m:sSubPr>
                        <m:ctrlPr>
                          <w:del w:id="7669" w:author="محمد زكريا سيد سيد ابوسبع" w:date="2023-03-31T16:34:00Z">
                            <w:rPr>
                              <w:rFonts w:ascii="Cambria Math" w:hAnsi="Cambria Math"/>
                              <w:i/>
                            </w:rPr>
                          </w:del>
                        </m:ctrlPr>
                      </m:sSubPr>
                      <m:e>
                        <m:r>
                          <w:del w:id="7670" w:author="محمد زكريا سيد سيد ابوسبع" w:date="2023-03-31T16:34:00Z">
                            <w:rPr>
                              <w:rFonts w:ascii="Cambria Math" w:hAnsi="Cambria Math"/>
                            </w:rPr>
                            <m:t>Y</m:t>
                          </w:del>
                        </m:r>
                      </m:e>
                      <m:sub>
                        <m:sSub>
                          <m:sSubPr>
                            <m:ctrlPr>
                              <w:del w:id="7671" w:author="محمد زكريا سيد سيد ابوسبع" w:date="2023-03-31T16:34:00Z">
                                <w:rPr>
                                  <w:rFonts w:ascii="Cambria Math" w:hAnsi="Cambria Math"/>
                                  <w:i/>
                                </w:rPr>
                              </w:del>
                            </m:ctrlPr>
                          </m:sSubPr>
                          <m:e>
                            <m:r>
                              <w:del w:id="7672" w:author="محمد زكريا سيد سيد ابوسبع" w:date="2023-03-31T16:34:00Z">
                                <w:rPr>
                                  <w:rFonts w:ascii="Cambria Math" w:hAnsi="Cambria Math"/>
                                </w:rPr>
                                <m:t>δ</m:t>
                              </w:del>
                            </m:r>
                          </m:e>
                          <m:sub>
                            <m:r>
                              <w:del w:id="7673" w:author="محمد زكريا سيد سيد ابوسبع" w:date="2023-03-31T16:34:00Z">
                                <w:rPr>
                                  <w:rFonts w:ascii="Cambria Math" w:hAnsi="Cambria Math"/>
                                </w:rPr>
                                <m:t>r</m:t>
                              </w:del>
                            </m:r>
                          </m:sub>
                        </m:sSub>
                      </m:sub>
                    </m:sSub>
                  </m:e>
                  <m:sup>
                    <m:r>
                      <w:del w:id="7674" w:author="محمد زكريا سيد سيد ابوسبع" w:date="2023-03-31T16:34:00Z">
                        <w:rPr>
                          <w:rFonts w:ascii="Cambria Math" w:hAnsi="Cambria Math"/>
                        </w:rPr>
                        <m:t>*</m:t>
                      </w:del>
                    </m:r>
                  </m:sup>
                </m:sSup>
                <m:r>
                  <w:del w:id="7675" w:author="محمد زكريا سيد سيد ابوسبع" w:date="2023-03-31T16:34:00Z">
                    <w:rPr>
                      <w:rFonts w:ascii="Cambria Math" w:eastAsiaTheme="minorEastAsia" w:hAnsi="Cambria Math"/>
                    </w:rPr>
                    <m:t>=</m:t>
                  </w:del>
                </m:r>
                <m:f>
                  <m:fPr>
                    <m:type m:val="skw"/>
                    <m:ctrlPr>
                      <w:del w:id="7676" w:author="محمد زكريا سيد سيد ابوسبع" w:date="2023-03-31T16:34:00Z">
                        <w:rPr>
                          <w:rFonts w:ascii="Cambria Math" w:hAnsi="Cambria Math"/>
                          <w:i/>
                        </w:rPr>
                      </w:del>
                    </m:ctrlPr>
                  </m:fPr>
                  <m:num>
                    <m:sSub>
                      <m:sSubPr>
                        <m:ctrlPr>
                          <w:del w:id="7677" w:author="محمد زكريا سيد سيد ابوسبع" w:date="2023-03-31T16:34:00Z">
                            <w:rPr>
                              <w:rFonts w:ascii="Cambria Math" w:hAnsi="Cambria Math"/>
                              <w:i/>
                            </w:rPr>
                          </w:del>
                        </m:ctrlPr>
                      </m:sSubPr>
                      <m:e>
                        <m:r>
                          <w:del w:id="7678" w:author="محمد زكريا سيد سيد ابوسبع" w:date="2023-03-31T16:34:00Z">
                            <w:rPr>
                              <w:rFonts w:ascii="Cambria Math" w:hAnsi="Cambria Math"/>
                            </w:rPr>
                            <m:t xml:space="preserve">  Y</m:t>
                          </w:del>
                        </m:r>
                      </m:e>
                      <m:sub>
                        <m:sSub>
                          <m:sSubPr>
                            <m:ctrlPr>
                              <w:del w:id="7679" w:author="محمد زكريا سيد سيد ابوسبع" w:date="2023-03-31T16:34:00Z">
                                <w:rPr>
                                  <w:rFonts w:ascii="Cambria Math" w:hAnsi="Cambria Math"/>
                                  <w:i/>
                                </w:rPr>
                              </w:del>
                            </m:ctrlPr>
                          </m:sSubPr>
                          <m:e>
                            <m:r>
                              <w:del w:id="7680" w:author="محمد زكريا سيد سيد ابوسبع" w:date="2023-03-31T16:34:00Z">
                                <w:rPr>
                                  <w:rFonts w:ascii="Cambria Math" w:hAnsi="Cambria Math"/>
                                </w:rPr>
                                <m:t>δ</m:t>
                              </w:del>
                            </m:r>
                          </m:e>
                          <m:sub>
                            <m:r>
                              <w:del w:id="7681" w:author="محمد زكريا سيد سيد ابوسبع" w:date="2023-03-31T16:34:00Z">
                                <w:rPr>
                                  <w:rFonts w:ascii="Cambria Math" w:hAnsi="Cambria Math"/>
                                </w:rPr>
                                <m:t>r</m:t>
                              </w:del>
                            </m:r>
                          </m:sub>
                        </m:sSub>
                      </m:sub>
                    </m:sSub>
                  </m:num>
                  <m:den>
                    <m:sSub>
                      <m:sSubPr>
                        <m:ctrlPr>
                          <w:del w:id="7682" w:author="محمد زكريا سيد سيد ابوسبع" w:date="2023-03-31T16:34:00Z">
                            <w:rPr>
                              <w:rFonts w:ascii="Cambria Math" w:hAnsi="Cambria Math"/>
                              <w:i/>
                            </w:rPr>
                          </w:del>
                        </m:ctrlPr>
                      </m:sSubPr>
                      <m:e>
                        <m:r>
                          <w:del w:id="7683" w:author="محمد زكريا سيد سيد ابوسبع" w:date="2023-03-31T16:34:00Z">
                            <w:rPr>
                              <w:rFonts w:ascii="Cambria Math" w:hAnsi="Cambria Math"/>
                            </w:rPr>
                            <m:t>V</m:t>
                          </w:del>
                        </m:r>
                      </m:e>
                      <m:sub>
                        <m:r>
                          <w:del w:id="7684" w:author="محمد زكريا سيد سيد ابوسبع" w:date="2023-03-31T16:34:00Z">
                            <w:rPr>
                              <w:rFonts w:ascii="Cambria Math" w:hAnsi="Cambria Math"/>
                            </w:rPr>
                            <m:t>to</m:t>
                          </w:del>
                        </m:r>
                      </m:sub>
                    </m:sSub>
                  </m:den>
                </m:f>
              </m:oMath>
            </m:oMathPara>
          </w:p>
        </w:tc>
      </w:tr>
      <w:tr w:rsidR="00590B75" w:rsidDel="00E93874" w14:paraId="31C9DF5C" w14:textId="3A75B7DA" w:rsidTr="00E52788">
        <w:trPr>
          <w:trHeight w:val="455"/>
          <w:del w:id="7685" w:author="محمد زكريا سيد سيد ابوسبع" w:date="2023-03-31T16:34:00Z"/>
        </w:trPr>
        <w:tc>
          <w:tcPr>
            <w:tcW w:w="4640" w:type="dxa"/>
            <w:tcBorders>
              <w:left w:val="single" w:sz="4" w:space="0" w:color="auto"/>
              <w:right w:val="single" w:sz="4" w:space="0" w:color="auto"/>
            </w:tcBorders>
          </w:tcPr>
          <w:p w14:paraId="1916CEA2" w14:textId="462E56CD" w:rsidR="00590B75" w:rsidRPr="002B35C7" w:rsidDel="00E93874" w:rsidRDefault="00000000" w:rsidP="00E52788">
            <w:pPr>
              <w:rPr>
                <w:del w:id="7686" w:author="محمد زكريا سيد سيد ابوسبع" w:date="2023-03-31T16:34:00Z"/>
              </w:rPr>
            </w:pPr>
            <m:oMathPara>
              <m:oMathParaPr>
                <m:jc m:val="left"/>
              </m:oMathParaPr>
              <m:oMath>
                <m:acc>
                  <m:accPr>
                    <m:chr m:val="̀"/>
                    <m:ctrlPr>
                      <w:del w:id="7687" w:author="محمد زكريا سيد سيد ابوسبع" w:date="2023-03-31T16:34:00Z">
                        <w:rPr>
                          <w:rFonts w:ascii="Cambria Math" w:hAnsi="Cambria Math"/>
                          <w:i/>
                        </w:rPr>
                      </w:del>
                    </m:ctrlPr>
                  </m:accPr>
                  <m:e>
                    <m:sSub>
                      <m:sSubPr>
                        <m:ctrlPr>
                          <w:del w:id="7688" w:author="محمد زكريا سيد سيد ابوسبع" w:date="2023-03-31T16:34:00Z">
                            <w:rPr>
                              <w:rFonts w:ascii="Cambria Math" w:hAnsi="Cambria Math"/>
                              <w:i/>
                            </w:rPr>
                          </w:del>
                        </m:ctrlPr>
                      </m:sSubPr>
                      <m:e>
                        <m:r>
                          <w:del w:id="7689" w:author="محمد زكريا سيد سيد ابوسبع" w:date="2023-03-31T16:34:00Z">
                            <w:rPr>
                              <w:rFonts w:ascii="Cambria Math" w:hAnsi="Cambria Math"/>
                            </w:rPr>
                            <m:t>L</m:t>
                          </w:del>
                        </m:r>
                      </m:e>
                      <m:sub>
                        <m:r>
                          <w:del w:id="7690" w:author="محمد زكريا سيد سيد ابوسبع" w:date="2023-03-31T16:34:00Z">
                            <w:rPr>
                              <w:rFonts w:ascii="Cambria Math" w:hAnsi="Cambria Math"/>
                            </w:rPr>
                            <m:t>β</m:t>
                          </w:del>
                        </m:r>
                      </m:sub>
                    </m:sSub>
                  </m:e>
                </m:acc>
                <m:r>
                  <w:del w:id="7691" w:author="محمد زكريا سيد سيد ابوسبع" w:date="2023-03-31T16:34:00Z">
                    <w:rPr>
                      <w:rFonts w:ascii="Cambria Math" w:eastAsiaTheme="minorEastAsia" w:hAnsi="Cambria Math"/>
                    </w:rPr>
                    <m:t>=</m:t>
                  </w:del>
                </m:r>
                <m:d>
                  <m:dPr>
                    <m:ctrlPr>
                      <w:del w:id="7692" w:author="محمد زكريا سيد سيد ابوسبع" w:date="2023-03-31T16:34:00Z">
                        <w:rPr>
                          <w:rFonts w:ascii="Cambria Math" w:eastAsiaTheme="minorEastAsia" w:hAnsi="Cambria Math"/>
                          <w:i/>
                        </w:rPr>
                      </w:del>
                    </m:ctrlPr>
                  </m:dPr>
                  <m:e>
                    <m:sSub>
                      <m:sSubPr>
                        <m:ctrlPr>
                          <w:del w:id="7693" w:author="محمد زكريا سيد سيد ابوسبع" w:date="2023-03-31T16:34:00Z">
                            <w:rPr>
                              <w:rFonts w:ascii="Cambria Math" w:hAnsi="Cambria Math"/>
                              <w:i/>
                            </w:rPr>
                          </w:del>
                        </m:ctrlPr>
                      </m:sSubPr>
                      <m:e>
                        <m:r>
                          <w:del w:id="7694" w:author="محمد زكريا سيد سيد ابوسبع" w:date="2023-03-31T16:34:00Z">
                            <w:rPr>
                              <w:rFonts w:ascii="Cambria Math" w:hAnsi="Cambria Math"/>
                            </w:rPr>
                            <m:t>L</m:t>
                          </w:del>
                        </m:r>
                      </m:e>
                      <m:sub>
                        <m:r>
                          <w:del w:id="7695" w:author="محمد زكريا سيد سيد ابوسبع" w:date="2023-03-31T16:34:00Z">
                            <w:rPr>
                              <w:rFonts w:ascii="Cambria Math" w:hAnsi="Cambria Math"/>
                            </w:rPr>
                            <m:t>β</m:t>
                          </w:del>
                        </m:r>
                      </m:sub>
                    </m:sSub>
                    <m:r>
                      <w:del w:id="7696" w:author="محمد زكريا سيد سيد ابوسبع" w:date="2023-03-31T16:34:00Z">
                        <w:rPr>
                          <w:rFonts w:ascii="Cambria Math" w:hAnsi="Cambria Math"/>
                        </w:rPr>
                        <m:t>+</m:t>
                      </w:del>
                    </m:r>
                    <m:f>
                      <m:fPr>
                        <m:type m:val="lin"/>
                        <m:ctrlPr>
                          <w:del w:id="7697" w:author="محمد زكريا سيد سيد ابوسبع" w:date="2023-03-31T16:34:00Z">
                            <w:rPr>
                              <w:rFonts w:ascii="Cambria Math" w:hAnsi="Cambria Math"/>
                              <w:i/>
                            </w:rPr>
                          </w:del>
                        </m:ctrlPr>
                      </m:fPr>
                      <m:num>
                        <m:d>
                          <m:dPr>
                            <m:ctrlPr>
                              <w:del w:id="7698" w:author="محمد زكريا سيد سيد ابوسبع" w:date="2023-03-31T16:34:00Z">
                                <w:rPr>
                                  <w:rFonts w:ascii="Cambria Math" w:hAnsi="Cambria Math"/>
                                  <w:i/>
                                </w:rPr>
                              </w:del>
                            </m:ctrlPr>
                          </m:dPr>
                          <m:e>
                            <m:sSub>
                              <m:sSubPr>
                                <m:ctrlPr>
                                  <w:del w:id="7699" w:author="محمد زكريا سيد سيد ابوسبع" w:date="2023-03-31T16:34:00Z">
                                    <w:rPr>
                                      <w:rFonts w:ascii="Cambria Math" w:eastAsiaTheme="minorEastAsia" w:hAnsi="Cambria Math"/>
                                      <w:i/>
                                    </w:rPr>
                                  </w:del>
                                </m:ctrlPr>
                              </m:sSubPr>
                              <m:e>
                                <m:r>
                                  <w:del w:id="7700" w:author="محمد زكريا سيد سيد ابوسبع" w:date="2023-03-31T16:34:00Z">
                                    <w:rPr>
                                      <w:rFonts w:ascii="Cambria Math" w:eastAsiaTheme="minorEastAsia" w:hAnsi="Cambria Math"/>
                                    </w:rPr>
                                    <m:t>I</m:t>
                                  </w:del>
                                </m:r>
                              </m:e>
                              <m:sub>
                                <m:r>
                                  <w:del w:id="7701" w:author="محمد زكريا سيد سيد ابوسبع" w:date="2023-03-31T16:34:00Z">
                                    <w:rPr>
                                      <w:rFonts w:ascii="Cambria Math" w:eastAsiaTheme="minorEastAsia" w:hAnsi="Cambria Math"/>
                                    </w:rPr>
                                    <m:t>xz</m:t>
                                  </w:del>
                                </m:r>
                              </m:sub>
                            </m:sSub>
                            <m:r>
                              <w:del w:id="7702" w:author="محمد زكريا سيد سيد ابوسبع" w:date="2023-03-31T16:34:00Z">
                                <w:rPr>
                                  <w:rFonts w:ascii="Cambria Math" w:eastAsiaTheme="minorEastAsia" w:hAnsi="Cambria Math"/>
                                </w:rPr>
                                <m:t xml:space="preserve"> </m:t>
                              </w:del>
                            </m:r>
                            <m:sSub>
                              <m:sSubPr>
                                <m:ctrlPr>
                                  <w:del w:id="7703" w:author="محمد زكريا سيد سيد ابوسبع" w:date="2023-03-31T16:34:00Z">
                                    <w:rPr>
                                      <w:rFonts w:ascii="Cambria Math" w:hAnsi="Cambria Math"/>
                                      <w:i/>
                                    </w:rPr>
                                  </w:del>
                                </m:ctrlPr>
                              </m:sSubPr>
                              <m:e>
                                <m:r>
                                  <w:del w:id="7704" w:author="محمد زكريا سيد سيد ابوسبع" w:date="2023-03-31T16:34:00Z">
                                    <w:rPr>
                                      <w:rFonts w:ascii="Cambria Math" w:hAnsi="Cambria Math"/>
                                    </w:rPr>
                                    <m:t>N</m:t>
                                  </w:del>
                                </m:r>
                              </m:e>
                              <m:sub>
                                <m:r>
                                  <w:del w:id="7705" w:author="محمد زكريا سيد سيد ابوسبع" w:date="2023-03-31T16:34:00Z">
                                    <w:rPr>
                                      <w:rFonts w:ascii="Cambria Math" w:hAnsi="Cambria Math"/>
                                    </w:rPr>
                                    <m:t>β</m:t>
                                  </w:del>
                                </m:r>
                              </m:sub>
                            </m:sSub>
                          </m:e>
                        </m:d>
                      </m:num>
                      <m:den>
                        <m:sSub>
                          <m:sSubPr>
                            <m:ctrlPr>
                              <w:del w:id="7706" w:author="محمد زكريا سيد سيد ابوسبع" w:date="2023-03-31T16:34:00Z">
                                <w:rPr>
                                  <w:rFonts w:ascii="Cambria Math" w:eastAsiaTheme="minorEastAsia" w:hAnsi="Cambria Math"/>
                                  <w:i/>
                                </w:rPr>
                              </w:del>
                            </m:ctrlPr>
                          </m:sSubPr>
                          <m:e>
                            <m:r>
                              <w:del w:id="7707" w:author="محمد زكريا سيد سيد ابوسبع" w:date="2023-03-31T16:34:00Z">
                                <w:rPr>
                                  <w:rFonts w:ascii="Cambria Math" w:eastAsiaTheme="minorEastAsia" w:hAnsi="Cambria Math"/>
                                </w:rPr>
                                <m:t>I</m:t>
                              </w:del>
                            </m:r>
                          </m:e>
                          <m:sub>
                            <m:r>
                              <w:del w:id="7708" w:author="محمد زكريا سيد سيد ابوسبع" w:date="2023-03-31T16:34:00Z">
                                <w:rPr>
                                  <w:rFonts w:ascii="Cambria Math" w:eastAsiaTheme="minorEastAsia" w:hAnsi="Cambria Math"/>
                                </w:rPr>
                                <m:t>x</m:t>
                              </w:del>
                            </m:r>
                          </m:sub>
                        </m:sSub>
                      </m:den>
                    </m:f>
                  </m:e>
                </m:d>
                <m:r>
                  <w:del w:id="7709" w:author="محمد زكريا سيد سيد ابوسبع" w:date="2023-03-31T16:34:00Z">
                    <w:rPr>
                      <w:rFonts w:ascii="Cambria Math" w:eastAsiaTheme="minorEastAsia" w:hAnsi="Cambria Math"/>
                    </w:rPr>
                    <m:t>G</m:t>
                  </w:del>
                </m:r>
              </m:oMath>
            </m:oMathPara>
          </w:p>
        </w:tc>
        <w:tc>
          <w:tcPr>
            <w:tcW w:w="4853" w:type="dxa"/>
            <w:tcBorders>
              <w:top w:val="nil"/>
              <w:left w:val="single" w:sz="4" w:space="0" w:color="auto"/>
              <w:bottom w:val="nil"/>
              <w:right w:val="single" w:sz="4" w:space="0" w:color="auto"/>
            </w:tcBorders>
          </w:tcPr>
          <w:p w14:paraId="1B01DEB7" w14:textId="44743DDA" w:rsidR="00590B75" w:rsidRPr="002B35C7" w:rsidDel="00E93874" w:rsidRDefault="00000000" w:rsidP="00E52788">
            <w:pPr>
              <w:rPr>
                <w:del w:id="7710" w:author="محمد زكريا سيد سيد ابوسبع" w:date="2023-03-31T16:34:00Z"/>
              </w:rPr>
            </w:pPr>
            <m:oMathPara>
              <m:oMathParaPr>
                <m:jc m:val="left"/>
              </m:oMathParaPr>
              <m:oMath>
                <m:acc>
                  <m:accPr>
                    <m:chr m:val="̀"/>
                    <m:ctrlPr>
                      <w:del w:id="7711" w:author="محمد زكريا سيد سيد ابوسبع" w:date="2023-03-31T16:34:00Z">
                        <w:rPr>
                          <w:rFonts w:ascii="Cambria Math" w:hAnsi="Cambria Math"/>
                          <w:i/>
                        </w:rPr>
                      </w:del>
                    </m:ctrlPr>
                  </m:accPr>
                  <m:e>
                    <m:sSub>
                      <m:sSubPr>
                        <m:ctrlPr>
                          <w:del w:id="7712" w:author="محمد زكريا سيد سيد ابوسبع" w:date="2023-03-31T16:34:00Z">
                            <w:rPr>
                              <w:rFonts w:ascii="Cambria Math" w:hAnsi="Cambria Math"/>
                              <w:i/>
                            </w:rPr>
                          </w:del>
                        </m:ctrlPr>
                      </m:sSubPr>
                      <m:e>
                        <m:r>
                          <w:del w:id="7713" w:author="محمد زكريا سيد سيد ابوسبع" w:date="2023-03-31T16:34:00Z">
                            <w:rPr>
                              <w:rFonts w:ascii="Cambria Math" w:hAnsi="Cambria Math"/>
                            </w:rPr>
                            <m:t>N</m:t>
                          </w:del>
                        </m:r>
                      </m:e>
                      <m:sub>
                        <m:r>
                          <w:del w:id="7714" w:author="محمد زكريا سيد سيد ابوسبع" w:date="2023-03-31T16:34:00Z">
                            <w:rPr>
                              <w:rFonts w:ascii="Cambria Math" w:hAnsi="Cambria Math"/>
                            </w:rPr>
                            <m:t>β</m:t>
                          </w:del>
                        </m:r>
                      </m:sub>
                    </m:sSub>
                  </m:e>
                </m:acc>
                <m:r>
                  <w:del w:id="7715" w:author="محمد زكريا سيد سيد ابوسبع" w:date="2023-03-31T16:34:00Z">
                    <w:rPr>
                      <w:rFonts w:ascii="Cambria Math" w:hAnsi="Cambria Math"/>
                    </w:rPr>
                    <m:t>=</m:t>
                  </w:del>
                </m:r>
                <m:d>
                  <m:dPr>
                    <m:ctrlPr>
                      <w:del w:id="7716" w:author="محمد زكريا سيد سيد ابوسبع" w:date="2023-03-31T16:34:00Z">
                        <w:rPr>
                          <w:rFonts w:ascii="Cambria Math" w:eastAsiaTheme="minorEastAsia" w:hAnsi="Cambria Math"/>
                          <w:i/>
                        </w:rPr>
                      </w:del>
                    </m:ctrlPr>
                  </m:dPr>
                  <m:e>
                    <m:sSub>
                      <m:sSubPr>
                        <m:ctrlPr>
                          <w:del w:id="7717" w:author="محمد زكريا سيد سيد ابوسبع" w:date="2023-03-31T16:34:00Z">
                            <w:rPr>
                              <w:rFonts w:ascii="Cambria Math" w:hAnsi="Cambria Math"/>
                              <w:i/>
                            </w:rPr>
                          </w:del>
                        </m:ctrlPr>
                      </m:sSubPr>
                      <m:e>
                        <m:r>
                          <w:del w:id="7718" w:author="محمد زكريا سيد سيد ابوسبع" w:date="2023-03-31T16:34:00Z">
                            <w:rPr>
                              <w:rFonts w:ascii="Cambria Math" w:hAnsi="Cambria Math"/>
                            </w:rPr>
                            <m:t>N</m:t>
                          </w:del>
                        </m:r>
                      </m:e>
                      <m:sub>
                        <m:r>
                          <w:del w:id="7719" w:author="محمد زكريا سيد سيد ابوسبع" w:date="2023-03-31T16:34:00Z">
                            <w:rPr>
                              <w:rFonts w:ascii="Cambria Math" w:hAnsi="Cambria Math"/>
                            </w:rPr>
                            <m:t>β</m:t>
                          </w:del>
                        </m:r>
                      </m:sub>
                    </m:sSub>
                    <m:r>
                      <w:del w:id="7720" w:author="محمد زكريا سيد سيد ابوسبع" w:date="2023-03-31T16:34:00Z">
                        <w:rPr>
                          <w:rFonts w:ascii="Cambria Math" w:hAnsi="Cambria Math"/>
                        </w:rPr>
                        <m:t>+</m:t>
                      </w:del>
                    </m:r>
                    <m:f>
                      <m:fPr>
                        <m:type m:val="lin"/>
                        <m:ctrlPr>
                          <w:del w:id="7721" w:author="محمد زكريا سيد سيد ابوسبع" w:date="2023-03-31T16:34:00Z">
                            <w:rPr>
                              <w:rFonts w:ascii="Cambria Math" w:hAnsi="Cambria Math"/>
                              <w:i/>
                            </w:rPr>
                          </w:del>
                        </m:ctrlPr>
                      </m:fPr>
                      <m:num>
                        <m:d>
                          <m:dPr>
                            <m:ctrlPr>
                              <w:del w:id="7722" w:author="محمد زكريا سيد سيد ابوسبع" w:date="2023-03-31T16:34:00Z">
                                <w:rPr>
                                  <w:rFonts w:ascii="Cambria Math" w:hAnsi="Cambria Math"/>
                                  <w:i/>
                                </w:rPr>
                              </w:del>
                            </m:ctrlPr>
                          </m:dPr>
                          <m:e>
                            <m:sSub>
                              <m:sSubPr>
                                <m:ctrlPr>
                                  <w:del w:id="7723" w:author="محمد زكريا سيد سيد ابوسبع" w:date="2023-03-31T16:34:00Z">
                                    <w:rPr>
                                      <w:rFonts w:ascii="Cambria Math" w:eastAsiaTheme="minorEastAsia" w:hAnsi="Cambria Math"/>
                                      <w:i/>
                                    </w:rPr>
                                  </w:del>
                                </m:ctrlPr>
                              </m:sSubPr>
                              <m:e>
                                <m:r>
                                  <w:del w:id="7724" w:author="محمد زكريا سيد سيد ابوسبع" w:date="2023-03-31T16:34:00Z">
                                    <w:rPr>
                                      <w:rFonts w:ascii="Cambria Math" w:eastAsiaTheme="minorEastAsia" w:hAnsi="Cambria Math"/>
                                    </w:rPr>
                                    <m:t>I</m:t>
                                  </w:del>
                                </m:r>
                              </m:e>
                              <m:sub>
                                <m:r>
                                  <w:del w:id="7725" w:author="محمد زكريا سيد سيد ابوسبع" w:date="2023-03-31T16:34:00Z">
                                    <w:rPr>
                                      <w:rFonts w:ascii="Cambria Math" w:eastAsiaTheme="minorEastAsia" w:hAnsi="Cambria Math"/>
                                    </w:rPr>
                                    <m:t>xz</m:t>
                                  </w:del>
                                </m:r>
                              </m:sub>
                            </m:sSub>
                            <m:r>
                              <w:del w:id="7726" w:author="محمد زكريا سيد سيد ابوسبع" w:date="2023-03-31T16:34:00Z">
                                <w:rPr>
                                  <w:rFonts w:ascii="Cambria Math" w:eastAsiaTheme="minorEastAsia" w:hAnsi="Cambria Math"/>
                                </w:rPr>
                                <m:t xml:space="preserve"> </m:t>
                              </w:del>
                            </m:r>
                            <m:sSub>
                              <m:sSubPr>
                                <m:ctrlPr>
                                  <w:del w:id="7727" w:author="محمد زكريا سيد سيد ابوسبع" w:date="2023-03-31T16:34:00Z">
                                    <w:rPr>
                                      <w:rFonts w:ascii="Cambria Math" w:hAnsi="Cambria Math"/>
                                      <w:i/>
                                    </w:rPr>
                                  </w:del>
                                </m:ctrlPr>
                              </m:sSubPr>
                              <m:e>
                                <m:r>
                                  <w:del w:id="7728" w:author="محمد زكريا سيد سيد ابوسبع" w:date="2023-03-31T16:34:00Z">
                                    <w:rPr>
                                      <w:rFonts w:ascii="Cambria Math" w:hAnsi="Cambria Math"/>
                                    </w:rPr>
                                    <m:t>L</m:t>
                                  </w:del>
                                </m:r>
                              </m:e>
                              <m:sub>
                                <m:r>
                                  <w:del w:id="7729" w:author="محمد زكريا سيد سيد ابوسبع" w:date="2023-03-31T16:34:00Z">
                                    <w:rPr>
                                      <w:rFonts w:ascii="Cambria Math" w:hAnsi="Cambria Math"/>
                                    </w:rPr>
                                    <m:t>β</m:t>
                                  </w:del>
                                </m:r>
                              </m:sub>
                            </m:sSub>
                          </m:e>
                        </m:d>
                      </m:num>
                      <m:den>
                        <m:sSub>
                          <m:sSubPr>
                            <m:ctrlPr>
                              <w:del w:id="7730" w:author="محمد زكريا سيد سيد ابوسبع" w:date="2023-03-31T16:34:00Z">
                                <w:rPr>
                                  <w:rFonts w:ascii="Cambria Math" w:eastAsiaTheme="minorEastAsia" w:hAnsi="Cambria Math"/>
                                  <w:i/>
                                </w:rPr>
                              </w:del>
                            </m:ctrlPr>
                          </m:sSubPr>
                          <m:e>
                            <m:r>
                              <w:del w:id="7731" w:author="محمد زكريا سيد سيد ابوسبع" w:date="2023-03-31T16:34:00Z">
                                <w:rPr>
                                  <w:rFonts w:ascii="Cambria Math" w:eastAsiaTheme="minorEastAsia" w:hAnsi="Cambria Math"/>
                                </w:rPr>
                                <m:t>I</m:t>
                              </w:del>
                            </m:r>
                          </m:e>
                          <m:sub>
                            <m:r>
                              <w:del w:id="7732" w:author="محمد زكريا سيد سيد ابوسبع" w:date="2023-03-31T16:34:00Z">
                                <w:rPr>
                                  <w:rFonts w:ascii="Cambria Math" w:eastAsiaTheme="minorEastAsia" w:hAnsi="Cambria Math"/>
                                </w:rPr>
                                <m:t>z</m:t>
                              </w:del>
                            </m:r>
                          </m:sub>
                        </m:sSub>
                      </m:den>
                    </m:f>
                  </m:e>
                </m:d>
                <m:r>
                  <w:del w:id="7733" w:author="محمد زكريا سيد سيد ابوسبع" w:date="2023-03-31T16:34:00Z">
                    <w:rPr>
                      <w:rFonts w:ascii="Cambria Math" w:eastAsiaTheme="minorEastAsia" w:hAnsi="Cambria Math"/>
                    </w:rPr>
                    <m:t>G</m:t>
                  </w:del>
                </m:r>
              </m:oMath>
            </m:oMathPara>
          </w:p>
        </w:tc>
      </w:tr>
      <w:tr w:rsidR="00590B75" w:rsidDel="00E93874" w14:paraId="74C2B61F" w14:textId="1299A90A" w:rsidTr="00E52788">
        <w:trPr>
          <w:trHeight w:val="455"/>
          <w:del w:id="7734" w:author="محمد زكريا سيد سيد ابوسبع" w:date="2023-03-31T16:34:00Z"/>
        </w:trPr>
        <w:tc>
          <w:tcPr>
            <w:tcW w:w="4640" w:type="dxa"/>
            <w:tcBorders>
              <w:left w:val="single" w:sz="4" w:space="0" w:color="auto"/>
              <w:right w:val="single" w:sz="4" w:space="0" w:color="auto"/>
            </w:tcBorders>
          </w:tcPr>
          <w:p w14:paraId="288A8DD6" w14:textId="7947E37F" w:rsidR="00590B75" w:rsidRPr="002B35C7" w:rsidDel="00E93874" w:rsidRDefault="00000000" w:rsidP="00E52788">
            <w:pPr>
              <w:rPr>
                <w:del w:id="7735" w:author="محمد زكريا سيد سيد ابوسبع" w:date="2023-03-31T16:34:00Z"/>
              </w:rPr>
            </w:pPr>
            <m:oMathPara>
              <m:oMathParaPr>
                <m:jc m:val="left"/>
              </m:oMathParaPr>
              <m:oMath>
                <m:acc>
                  <m:accPr>
                    <m:chr m:val="̀"/>
                    <m:ctrlPr>
                      <w:del w:id="7736" w:author="محمد زكريا سيد سيد ابوسبع" w:date="2023-03-31T16:34:00Z">
                        <w:rPr>
                          <w:rFonts w:ascii="Cambria Math" w:hAnsi="Cambria Math"/>
                          <w:i/>
                        </w:rPr>
                      </w:del>
                    </m:ctrlPr>
                  </m:accPr>
                  <m:e>
                    <m:sSub>
                      <m:sSubPr>
                        <m:ctrlPr>
                          <w:del w:id="7737" w:author="محمد زكريا سيد سيد ابوسبع" w:date="2023-03-31T16:34:00Z">
                            <w:rPr>
                              <w:rFonts w:ascii="Cambria Math" w:hAnsi="Cambria Math"/>
                              <w:i/>
                            </w:rPr>
                          </w:del>
                        </m:ctrlPr>
                      </m:sSubPr>
                      <m:e>
                        <m:r>
                          <w:del w:id="7738" w:author="محمد زكريا سيد سيد ابوسبع" w:date="2023-03-31T16:34:00Z">
                            <w:rPr>
                              <w:rFonts w:ascii="Cambria Math" w:hAnsi="Cambria Math"/>
                            </w:rPr>
                            <m:t>L</m:t>
                          </w:del>
                        </m:r>
                      </m:e>
                      <m:sub>
                        <m:r>
                          <w:del w:id="7739" w:author="محمد زكريا سيد سيد ابوسبع" w:date="2023-03-31T16:34:00Z">
                            <w:rPr>
                              <w:rFonts w:ascii="Cambria Math" w:hAnsi="Cambria Math"/>
                            </w:rPr>
                            <m:t>p</m:t>
                          </w:del>
                        </m:r>
                      </m:sub>
                    </m:sSub>
                  </m:e>
                </m:acc>
                <m:r>
                  <w:del w:id="7740" w:author="محمد زكريا سيد سيد ابوسبع" w:date="2023-03-31T16:34:00Z">
                    <w:rPr>
                      <w:rFonts w:ascii="Cambria Math" w:eastAsiaTheme="minorEastAsia" w:hAnsi="Cambria Math"/>
                    </w:rPr>
                    <m:t>=</m:t>
                  </w:del>
                </m:r>
                <m:d>
                  <m:dPr>
                    <m:ctrlPr>
                      <w:del w:id="7741" w:author="محمد زكريا سيد سيد ابوسبع" w:date="2023-03-31T16:34:00Z">
                        <w:rPr>
                          <w:rFonts w:ascii="Cambria Math" w:eastAsiaTheme="minorEastAsia" w:hAnsi="Cambria Math"/>
                          <w:i/>
                        </w:rPr>
                      </w:del>
                    </m:ctrlPr>
                  </m:dPr>
                  <m:e>
                    <m:sSub>
                      <m:sSubPr>
                        <m:ctrlPr>
                          <w:del w:id="7742" w:author="محمد زكريا سيد سيد ابوسبع" w:date="2023-03-31T16:34:00Z">
                            <w:rPr>
                              <w:rFonts w:ascii="Cambria Math" w:hAnsi="Cambria Math"/>
                              <w:i/>
                            </w:rPr>
                          </w:del>
                        </m:ctrlPr>
                      </m:sSubPr>
                      <m:e>
                        <m:r>
                          <w:del w:id="7743" w:author="محمد زكريا سيد سيد ابوسبع" w:date="2023-03-31T16:34:00Z">
                            <w:rPr>
                              <w:rFonts w:ascii="Cambria Math" w:hAnsi="Cambria Math"/>
                            </w:rPr>
                            <m:t>L</m:t>
                          </w:del>
                        </m:r>
                      </m:e>
                      <m:sub>
                        <m:r>
                          <w:del w:id="7744" w:author="محمد زكريا سيد سيد ابوسبع" w:date="2023-03-31T16:34:00Z">
                            <w:rPr>
                              <w:rFonts w:ascii="Cambria Math" w:hAnsi="Cambria Math"/>
                            </w:rPr>
                            <m:t>p</m:t>
                          </w:del>
                        </m:r>
                      </m:sub>
                    </m:sSub>
                    <m:r>
                      <w:del w:id="7745" w:author="محمد زكريا سيد سيد ابوسبع" w:date="2023-03-31T16:34:00Z">
                        <w:rPr>
                          <w:rFonts w:ascii="Cambria Math" w:hAnsi="Cambria Math"/>
                        </w:rPr>
                        <m:t>+</m:t>
                      </w:del>
                    </m:r>
                    <m:f>
                      <m:fPr>
                        <m:type m:val="lin"/>
                        <m:ctrlPr>
                          <w:del w:id="7746" w:author="محمد زكريا سيد سيد ابوسبع" w:date="2023-03-31T16:34:00Z">
                            <w:rPr>
                              <w:rFonts w:ascii="Cambria Math" w:hAnsi="Cambria Math"/>
                              <w:i/>
                            </w:rPr>
                          </w:del>
                        </m:ctrlPr>
                      </m:fPr>
                      <m:num>
                        <m:d>
                          <m:dPr>
                            <m:ctrlPr>
                              <w:del w:id="7747" w:author="محمد زكريا سيد سيد ابوسبع" w:date="2023-03-31T16:34:00Z">
                                <w:rPr>
                                  <w:rFonts w:ascii="Cambria Math" w:hAnsi="Cambria Math"/>
                                  <w:i/>
                                </w:rPr>
                              </w:del>
                            </m:ctrlPr>
                          </m:dPr>
                          <m:e>
                            <m:sSub>
                              <m:sSubPr>
                                <m:ctrlPr>
                                  <w:del w:id="7748" w:author="محمد زكريا سيد سيد ابوسبع" w:date="2023-03-31T16:34:00Z">
                                    <w:rPr>
                                      <w:rFonts w:ascii="Cambria Math" w:eastAsiaTheme="minorEastAsia" w:hAnsi="Cambria Math"/>
                                      <w:i/>
                                    </w:rPr>
                                  </w:del>
                                </m:ctrlPr>
                              </m:sSubPr>
                              <m:e>
                                <m:r>
                                  <w:del w:id="7749" w:author="محمد زكريا سيد سيد ابوسبع" w:date="2023-03-31T16:34:00Z">
                                    <w:rPr>
                                      <w:rFonts w:ascii="Cambria Math" w:eastAsiaTheme="minorEastAsia" w:hAnsi="Cambria Math"/>
                                    </w:rPr>
                                    <m:t>I</m:t>
                                  </w:del>
                                </m:r>
                              </m:e>
                              <m:sub>
                                <m:r>
                                  <w:del w:id="7750" w:author="محمد زكريا سيد سيد ابوسبع" w:date="2023-03-31T16:34:00Z">
                                    <w:rPr>
                                      <w:rFonts w:ascii="Cambria Math" w:eastAsiaTheme="minorEastAsia" w:hAnsi="Cambria Math"/>
                                    </w:rPr>
                                    <m:t>xz</m:t>
                                  </w:del>
                                </m:r>
                              </m:sub>
                            </m:sSub>
                            <m:r>
                              <w:del w:id="7751" w:author="محمد زكريا سيد سيد ابوسبع" w:date="2023-03-31T16:34:00Z">
                                <w:rPr>
                                  <w:rFonts w:ascii="Cambria Math" w:eastAsiaTheme="minorEastAsia" w:hAnsi="Cambria Math"/>
                                </w:rPr>
                                <m:t xml:space="preserve"> </m:t>
                              </w:del>
                            </m:r>
                            <m:sSub>
                              <m:sSubPr>
                                <m:ctrlPr>
                                  <w:del w:id="7752" w:author="محمد زكريا سيد سيد ابوسبع" w:date="2023-03-31T16:34:00Z">
                                    <w:rPr>
                                      <w:rFonts w:ascii="Cambria Math" w:hAnsi="Cambria Math"/>
                                      <w:i/>
                                    </w:rPr>
                                  </w:del>
                                </m:ctrlPr>
                              </m:sSubPr>
                              <m:e>
                                <m:r>
                                  <w:del w:id="7753" w:author="محمد زكريا سيد سيد ابوسبع" w:date="2023-03-31T16:34:00Z">
                                    <w:rPr>
                                      <w:rFonts w:ascii="Cambria Math" w:hAnsi="Cambria Math"/>
                                    </w:rPr>
                                    <m:t>N</m:t>
                                  </w:del>
                                </m:r>
                              </m:e>
                              <m:sub>
                                <m:r>
                                  <w:del w:id="7754" w:author="محمد زكريا سيد سيد ابوسبع" w:date="2023-03-31T16:34:00Z">
                                    <w:rPr>
                                      <w:rFonts w:ascii="Cambria Math" w:hAnsi="Cambria Math"/>
                                    </w:rPr>
                                    <m:t>p</m:t>
                                  </w:del>
                                </m:r>
                              </m:sub>
                            </m:sSub>
                          </m:e>
                        </m:d>
                      </m:num>
                      <m:den>
                        <m:sSub>
                          <m:sSubPr>
                            <m:ctrlPr>
                              <w:del w:id="7755" w:author="محمد زكريا سيد سيد ابوسبع" w:date="2023-03-31T16:34:00Z">
                                <w:rPr>
                                  <w:rFonts w:ascii="Cambria Math" w:eastAsiaTheme="minorEastAsia" w:hAnsi="Cambria Math"/>
                                  <w:i/>
                                </w:rPr>
                              </w:del>
                            </m:ctrlPr>
                          </m:sSubPr>
                          <m:e>
                            <m:r>
                              <w:del w:id="7756" w:author="محمد زكريا سيد سيد ابوسبع" w:date="2023-03-31T16:34:00Z">
                                <w:rPr>
                                  <w:rFonts w:ascii="Cambria Math" w:eastAsiaTheme="minorEastAsia" w:hAnsi="Cambria Math"/>
                                </w:rPr>
                                <m:t>I</m:t>
                              </w:del>
                            </m:r>
                          </m:e>
                          <m:sub>
                            <m:r>
                              <w:del w:id="7757" w:author="محمد زكريا سيد سيد ابوسبع" w:date="2023-03-31T16:34:00Z">
                                <w:rPr>
                                  <w:rFonts w:ascii="Cambria Math" w:eastAsiaTheme="minorEastAsia" w:hAnsi="Cambria Math"/>
                                </w:rPr>
                                <m:t>x</m:t>
                              </w:del>
                            </m:r>
                          </m:sub>
                        </m:sSub>
                      </m:den>
                    </m:f>
                  </m:e>
                </m:d>
                <m:r>
                  <w:del w:id="7758" w:author="محمد زكريا سيد سيد ابوسبع" w:date="2023-03-31T16:34:00Z">
                    <w:rPr>
                      <w:rFonts w:ascii="Cambria Math" w:eastAsiaTheme="minorEastAsia" w:hAnsi="Cambria Math"/>
                    </w:rPr>
                    <m:t>G</m:t>
                  </w:del>
                </m:r>
              </m:oMath>
            </m:oMathPara>
          </w:p>
        </w:tc>
        <w:tc>
          <w:tcPr>
            <w:tcW w:w="4853" w:type="dxa"/>
            <w:tcBorders>
              <w:top w:val="nil"/>
              <w:left w:val="single" w:sz="4" w:space="0" w:color="auto"/>
              <w:bottom w:val="nil"/>
              <w:right w:val="single" w:sz="4" w:space="0" w:color="auto"/>
            </w:tcBorders>
          </w:tcPr>
          <w:p w14:paraId="6670142B" w14:textId="58AA26A7" w:rsidR="00590B75" w:rsidRPr="002B35C7" w:rsidDel="00E93874" w:rsidRDefault="00000000" w:rsidP="00E52788">
            <w:pPr>
              <w:rPr>
                <w:del w:id="7759" w:author="محمد زكريا سيد سيد ابوسبع" w:date="2023-03-31T16:34:00Z"/>
              </w:rPr>
            </w:pPr>
            <m:oMathPara>
              <m:oMathParaPr>
                <m:jc m:val="left"/>
              </m:oMathParaPr>
              <m:oMath>
                <m:acc>
                  <m:accPr>
                    <m:chr m:val="̀"/>
                    <m:ctrlPr>
                      <w:del w:id="7760" w:author="محمد زكريا سيد سيد ابوسبع" w:date="2023-03-31T16:34:00Z">
                        <w:rPr>
                          <w:rFonts w:ascii="Cambria Math" w:hAnsi="Cambria Math"/>
                          <w:i/>
                        </w:rPr>
                      </w:del>
                    </m:ctrlPr>
                  </m:accPr>
                  <m:e>
                    <m:sSub>
                      <m:sSubPr>
                        <m:ctrlPr>
                          <w:del w:id="7761" w:author="محمد زكريا سيد سيد ابوسبع" w:date="2023-03-31T16:34:00Z">
                            <w:rPr>
                              <w:rFonts w:ascii="Cambria Math" w:hAnsi="Cambria Math"/>
                              <w:i/>
                            </w:rPr>
                          </w:del>
                        </m:ctrlPr>
                      </m:sSubPr>
                      <m:e>
                        <m:r>
                          <w:del w:id="7762" w:author="محمد زكريا سيد سيد ابوسبع" w:date="2023-03-31T16:34:00Z">
                            <w:rPr>
                              <w:rFonts w:ascii="Cambria Math" w:hAnsi="Cambria Math"/>
                            </w:rPr>
                            <m:t>N</m:t>
                          </w:del>
                        </m:r>
                      </m:e>
                      <m:sub>
                        <m:r>
                          <w:del w:id="7763" w:author="محمد زكريا سيد سيد ابوسبع" w:date="2023-03-31T16:34:00Z">
                            <w:rPr>
                              <w:rFonts w:ascii="Cambria Math" w:hAnsi="Cambria Math"/>
                            </w:rPr>
                            <m:t>p</m:t>
                          </w:del>
                        </m:r>
                      </m:sub>
                    </m:sSub>
                  </m:e>
                </m:acc>
                <m:d>
                  <m:dPr>
                    <m:ctrlPr>
                      <w:del w:id="7764" w:author="محمد زكريا سيد سيد ابوسبع" w:date="2023-03-31T16:34:00Z">
                        <w:rPr>
                          <w:rFonts w:ascii="Cambria Math" w:eastAsiaTheme="minorEastAsia" w:hAnsi="Cambria Math"/>
                          <w:i/>
                        </w:rPr>
                      </w:del>
                    </m:ctrlPr>
                  </m:dPr>
                  <m:e>
                    <m:sSub>
                      <m:sSubPr>
                        <m:ctrlPr>
                          <w:del w:id="7765" w:author="محمد زكريا سيد سيد ابوسبع" w:date="2023-03-31T16:34:00Z">
                            <w:rPr>
                              <w:rFonts w:ascii="Cambria Math" w:hAnsi="Cambria Math"/>
                              <w:i/>
                            </w:rPr>
                          </w:del>
                        </m:ctrlPr>
                      </m:sSubPr>
                      <m:e>
                        <m:r>
                          <w:del w:id="7766" w:author="محمد زكريا سيد سيد ابوسبع" w:date="2023-03-31T16:34:00Z">
                            <w:rPr>
                              <w:rFonts w:ascii="Cambria Math" w:hAnsi="Cambria Math"/>
                            </w:rPr>
                            <m:t>N</m:t>
                          </w:del>
                        </m:r>
                      </m:e>
                      <m:sub>
                        <m:r>
                          <w:del w:id="7767" w:author="محمد زكريا سيد سيد ابوسبع" w:date="2023-03-31T16:34:00Z">
                            <w:rPr>
                              <w:rFonts w:ascii="Cambria Math" w:hAnsi="Cambria Math"/>
                            </w:rPr>
                            <m:t>p</m:t>
                          </w:del>
                        </m:r>
                      </m:sub>
                    </m:sSub>
                    <m:r>
                      <w:del w:id="7768" w:author="محمد زكريا سيد سيد ابوسبع" w:date="2023-03-31T16:34:00Z">
                        <w:rPr>
                          <w:rFonts w:ascii="Cambria Math" w:hAnsi="Cambria Math"/>
                        </w:rPr>
                        <m:t>+</m:t>
                      </w:del>
                    </m:r>
                    <m:f>
                      <m:fPr>
                        <m:type m:val="lin"/>
                        <m:ctrlPr>
                          <w:del w:id="7769" w:author="محمد زكريا سيد سيد ابوسبع" w:date="2023-03-31T16:34:00Z">
                            <w:rPr>
                              <w:rFonts w:ascii="Cambria Math" w:hAnsi="Cambria Math"/>
                              <w:i/>
                            </w:rPr>
                          </w:del>
                        </m:ctrlPr>
                      </m:fPr>
                      <m:num>
                        <m:d>
                          <m:dPr>
                            <m:ctrlPr>
                              <w:del w:id="7770" w:author="محمد زكريا سيد سيد ابوسبع" w:date="2023-03-31T16:34:00Z">
                                <w:rPr>
                                  <w:rFonts w:ascii="Cambria Math" w:hAnsi="Cambria Math"/>
                                  <w:i/>
                                </w:rPr>
                              </w:del>
                            </m:ctrlPr>
                          </m:dPr>
                          <m:e>
                            <m:sSub>
                              <m:sSubPr>
                                <m:ctrlPr>
                                  <w:del w:id="7771" w:author="محمد زكريا سيد سيد ابوسبع" w:date="2023-03-31T16:34:00Z">
                                    <w:rPr>
                                      <w:rFonts w:ascii="Cambria Math" w:eastAsiaTheme="minorEastAsia" w:hAnsi="Cambria Math"/>
                                      <w:i/>
                                    </w:rPr>
                                  </w:del>
                                </m:ctrlPr>
                              </m:sSubPr>
                              <m:e>
                                <m:r>
                                  <w:del w:id="7772" w:author="محمد زكريا سيد سيد ابوسبع" w:date="2023-03-31T16:34:00Z">
                                    <w:rPr>
                                      <w:rFonts w:ascii="Cambria Math" w:eastAsiaTheme="minorEastAsia" w:hAnsi="Cambria Math"/>
                                    </w:rPr>
                                    <m:t>I</m:t>
                                  </w:del>
                                </m:r>
                              </m:e>
                              <m:sub>
                                <m:r>
                                  <w:del w:id="7773" w:author="محمد زكريا سيد سيد ابوسبع" w:date="2023-03-31T16:34:00Z">
                                    <w:rPr>
                                      <w:rFonts w:ascii="Cambria Math" w:eastAsiaTheme="minorEastAsia" w:hAnsi="Cambria Math"/>
                                    </w:rPr>
                                    <m:t>xz</m:t>
                                  </w:del>
                                </m:r>
                              </m:sub>
                            </m:sSub>
                            <m:r>
                              <w:del w:id="7774" w:author="محمد زكريا سيد سيد ابوسبع" w:date="2023-03-31T16:34:00Z">
                                <w:rPr>
                                  <w:rFonts w:ascii="Cambria Math" w:eastAsiaTheme="minorEastAsia" w:hAnsi="Cambria Math"/>
                                </w:rPr>
                                <m:t xml:space="preserve"> </m:t>
                              </w:del>
                            </m:r>
                            <m:sSub>
                              <m:sSubPr>
                                <m:ctrlPr>
                                  <w:del w:id="7775" w:author="محمد زكريا سيد سيد ابوسبع" w:date="2023-03-31T16:34:00Z">
                                    <w:rPr>
                                      <w:rFonts w:ascii="Cambria Math" w:hAnsi="Cambria Math"/>
                                      <w:i/>
                                    </w:rPr>
                                  </w:del>
                                </m:ctrlPr>
                              </m:sSubPr>
                              <m:e>
                                <m:r>
                                  <w:del w:id="7776" w:author="محمد زكريا سيد سيد ابوسبع" w:date="2023-03-31T16:34:00Z">
                                    <w:rPr>
                                      <w:rFonts w:ascii="Cambria Math" w:hAnsi="Cambria Math"/>
                                    </w:rPr>
                                    <m:t>L</m:t>
                                  </w:del>
                                </m:r>
                              </m:e>
                              <m:sub>
                                <m:r>
                                  <w:del w:id="7777" w:author="محمد زكريا سيد سيد ابوسبع" w:date="2023-03-31T16:34:00Z">
                                    <w:rPr>
                                      <w:rFonts w:ascii="Cambria Math" w:hAnsi="Cambria Math"/>
                                    </w:rPr>
                                    <m:t>p</m:t>
                                  </w:del>
                                </m:r>
                              </m:sub>
                            </m:sSub>
                          </m:e>
                        </m:d>
                      </m:num>
                      <m:den>
                        <m:sSub>
                          <m:sSubPr>
                            <m:ctrlPr>
                              <w:del w:id="7778" w:author="محمد زكريا سيد سيد ابوسبع" w:date="2023-03-31T16:34:00Z">
                                <w:rPr>
                                  <w:rFonts w:ascii="Cambria Math" w:eastAsiaTheme="minorEastAsia" w:hAnsi="Cambria Math"/>
                                  <w:i/>
                                </w:rPr>
                              </w:del>
                            </m:ctrlPr>
                          </m:sSubPr>
                          <m:e>
                            <m:r>
                              <w:del w:id="7779" w:author="محمد زكريا سيد سيد ابوسبع" w:date="2023-03-31T16:34:00Z">
                                <w:rPr>
                                  <w:rFonts w:ascii="Cambria Math" w:eastAsiaTheme="minorEastAsia" w:hAnsi="Cambria Math"/>
                                </w:rPr>
                                <m:t>I</m:t>
                              </w:del>
                            </m:r>
                          </m:e>
                          <m:sub>
                            <m:r>
                              <w:del w:id="7780" w:author="محمد زكريا سيد سيد ابوسبع" w:date="2023-03-31T16:34:00Z">
                                <w:rPr>
                                  <w:rFonts w:ascii="Cambria Math" w:eastAsiaTheme="minorEastAsia" w:hAnsi="Cambria Math"/>
                                </w:rPr>
                                <m:t>z</m:t>
                              </w:del>
                            </m:r>
                          </m:sub>
                        </m:sSub>
                      </m:den>
                    </m:f>
                  </m:e>
                </m:d>
                <m:r>
                  <w:del w:id="7781" w:author="محمد زكريا سيد سيد ابوسبع" w:date="2023-03-31T16:34:00Z">
                    <w:rPr>
                      <w:rFonts w:ascii="Cambria Math" w:eastAsiaTheme="minorEastAsia" w:hAnsi="Cambria Math"/>
                    </w:rPr>
                    <m:t>G</m:t>
                  </w:del>
                </m:r>
              </m:oMath>
            </m:oMathPara>
          </w:p>
        </w:tc>
      </w:tr>
      <w:tr w:rsidR="00590B75" w:rsidDel="00E93874" w14:paraId="0A27A15A" w14:textId="62801D78" w:rsidTr="00E52788">
        <w:trPr>
          <w:trHeight w:val="455"/>
          <w:del w:id="7782" w:author="محمد زكريا سيد سيد ابوسبع" w:date="2023-03-31T16:34:00Z"/>
        </w:trPr>
        <w:tc>
          <w:tcPr>
            <w:tcW w:w="4640" w:type="dxa"/>
            <w:tcBorders>
              <w:left w:val="single" w:sz="4" w:space="0" w:color="auto"/>
              <w:right w:val="single" w:sz="4" w:space="0" w:color="auto"/>
            </w:tcBorders>
          </w:tcPr>
          <w:p w14:paraId="6CD1B0CE" w14:textId="74FBC656" w:rsidR="00590B75" w:rsidRPr="002B35C7" w:rsidDel="00E93874" w:rsidRDefault="00000000" w:rsidP="00E52788">
            <w:pPr>
              <w:rPr>
                <w:del w:id="7783" w:author="محمد زكريا سيد سيد ابوسبع" w:date="2023-03-31T16:34:00Z"/>
              </w:rPr>
            </w:pPr>
            <m:oMathPara>
              <m:oMathParaPr>
                <m:jc m:val="left"/>
              </m:oMathParaPr>
              <m:oMath>
                <m:acc>
                  <m:accPr>
                    <m:chr m:val="̀"/>
                    <m:ctrlPr>
                      <w:del w:id="7784" w:author="محمد زكريا سيد سيد ابوسبع" w:date="2023-03-31T16:34:00Z">
                        <w:rPr>
                          <w:rFonts w:ascii="Cambria Math" w:hAnsi="Cambria Math"/>
                          <w:i/>
                        </w:rPr>
                      </w:del>
                    </m:ctrlPr>
                  </m:accPr>
                  <m:e>
                    <m:sSub>
                      <m:sSubPr>
                        <m:ctrlPr>
                          <w:del w:id="7785" w:author="محمد زكريا سيد سيد ابوسبع" w:date="2023-03-31T16:34:00Z">
                            <w:rPr>
                              <w:rFonts w:ascii="Cambria Math" w:hAnsi="Cambria Math"/>
                              <w:i/>
                            </w:rPr>
                          </w:del>
                        </m:ctrlPr>
                      </m:sSubPr>
                      <m:e>
                        <m:r>
                          <w:del w:id="7786" w:author="محمد زكريا سيد سيد ابوسبع" w:date="2023-03-31T16:34:00Z">
                            <w:rPr>
                              <w:rFonts w:ascii="Cambria Math" w:hAnsi="Cambria Math"/>
                            </w:rPr>
                            <m:t>L</m:t>
                          </w:del>
                        </m:r>
                      </m:e>
                      <m:sub>
                        <m:r>
                          <w:del w:id="7787" w:author="محمد زكريا سيد سيد ابوسبع" w:date="2023-03-31T16:34:00Z">
                            <w:rPr>
                              <w:rFonts w:ascii="Cambria Math" w:hAnsi="Cambria Math"/>
                            </w:rPr>
                            <m:t>r</m:t>
                          </w:del>
                        </m:r>
                      </m:sub>
                    </m:sSub>
                  </m:e>
                </m:acc>
                <m:r>
                  <w:del w:id="7788" w:author="محمد زكريا سيد سيد ابوسبع" w:date="2023-03-31T16:34:00Z">
                    <w:rPr>
                      <w:rFonts w:ascii="Cambria Math" w:eastAsiaTheme="minorEastAsia" w:hAnsi="Cambria Math"/>
                    </w:rPr>
                    <m:t>=</m:t>
                  </w:del>
                </m:r>
                <m:d>
                  <m:dPr>
                    <m:ctrlPr>
                      <w:del w:id="7789" w:author="محمد زكريا سيد سيد ابوسبع" w:date="2023-03-31T16:34:00Z">
                        <w:rPr>
                          <w:rFonts w:ascii="Cambria Math" w:eastAsiaTheme="minorEastAsia" w:hAnsi="Cambria Math"/>
                          <w:i/>
                        </w:rPr>
                      </w:del>
                    </m:ctrlPr>
                  </m:dPr>
                  <m:e>
                    <m:sSub>
                      <m:sSubPr>
                        <m:ctrlPr>
                          <w:del w:id="7790" w:author="محمد زكريا سيد سيد ابوسبع" w:date="2023-03-31T16:34:00Z">
                            <w:rPr>
                              <w:rFonts w:ascii="Cambria Math" w:hAnsi="Cambria Math"/>
                              <w:i/>
                            </w:rPr>
                          </w:del>
                        </m:ctrlPr>
                      </m:sSubPr>
                      <m:e>
                        <m:r>
                          <w:del w:id="7791" w:author="محمد زكريا سيد سيد ابوسبع" w:date="2023-03-31T16:34:00Z">
                            <w:rPr>
                              <w:rFonts w:ascii="Cambria Math" w:hAnsi="Cambria Math"/>
                            </w:rPr>
                            <m:t>L</m:t>
                          </w:del>
                        </m:r>
                      </m:e>
                      <m:sub>
                        <m:r>
                          <w:del w:id="7792" w:author="محمد زكريا سيد سيد ابوسبع" w:date="2023-03-31T16:34:00Z">
                            <w:rPr>
                              <w:rFonts w:ascii="Cambria Math" w:hAnsi="Cambria Math"/>
                            </w:rPr>
                            <m:t>r</m:t>
                          </w:del>
                        </m:r>
                      </m:sub>
                    </m:sSub>
                    <m:r>
                      <w:del w:id="7793" w:author="محمد زكريا سيد سيد ابوسبع" w:date="2023-03-31T16:34:00Z">
                        <w:rPr>
                          <w:rFonts w:ascii="Cambria Math" w:hAnsi="Cambria Math"/>
                        </w:rPr>
                        <m:t>+</m:t>
                      </w:del>
                    </m:r>
                    <m:f>
                      <m:fPr>
                        <m:type m:val="lin"/>
                        <m:ctrlPr>
                          <w:del w:id="7794" w:author="محمد زكريا سيد سيد ابوسبع" w:date="2023-03-31T16:34:00Z">
                            <w:rPr>
                              <w:rFonts w:ascii="Cambria Math" w:hAnsi="Cambria Math"/>
                              <w:i/>
                            </w:rPr>
                          </w:del>
                        </m:ctrlPr>
                      </m:fPr>
                      <m:num>
                        <m:d>
                          <m:dPr>
                            <m:ctrlPr>
                              <w:del w:id="7795" w:author="محمد زكريا سيد سيد ابوسبع" w:date="2023-03-31T16:34:00Z">
                                <w:rPr>
                                  <w:rFonts w:ascii="Cambria Math" w:hAnsi="Cambria Math"/>
                                  <w:i/>
                                </w:rPr>
                              </w:del>
                            </m:ctrlPr>
                          </m:dPr>
                          <m:e>
                            <m:sSub>
                              <m:sSubPr>
                                <m:ctrlPr>
                                  <w:del w:id="7796" w:author="محمد زكريا سيد سيد ابوسبع" w:date="2023-03-31T16:34:00Z">
                                    <w:rPr>
                                      <w:rFonts w:ascii="Cambria Math" w:eastAsiaTheme="minorEastAsia" w:hAnsi="Cambria Math"/>
                                      <w:i/>
                                    </w:rPr>
                                  </w:del>
                                </m:ctrlPr>
                              </m:sSubPr>
                              <m:e>
                                <m:r>
                                  <w:del w:id="7797" w:author="محمد زكريا سيد سيد ابوسبع" w:date="2023-03-31T16:34:00Z">
                                    <w:rPr>
                                      <w:rFonts w:ascii="Cambria Math" w:eastAsiaTheme="minorEastAsia" w:hAnsi="Cambria Math"/>
                                    </w:rPr>
                                    <m:t>I</m:t>
                                  </w:del>
                                </m:r>
                              </m:e>
                              <m:sub>
                                <m:r>
                                  <w:del w:id="7798" w:author="محمد زكريا سيد سيد ابوسبع" w:date="2023-03-31T16:34:00Z">
                                    <w:rPr>
                                      <w:rFonts w:ascii="Cambria Math" w:eastAsiaTheme="minorEastAsia" w:hAnsi="Cambria Math"/>
                                    </w:rPr>
                                    <m:t>xz</m:t>
                                  </w:del>
                                </m:r>
                              </m:sub>
                            </m:sSub>
                            <m:r>
                              <w:del w:id="7799" w:author="محمد زكريا سيد سيد ابوسبع" w:date="2023-03-31T16:34:00Z">
                                <w:rPr>
                                  <w:rFonts w:ascii="Cambria Math" w:eastAsiaTheme="minorEastAsia" w:hAnsi="Cambria Math"/>
                                </w:rPr>
                                <m:t xml:space="preserve"> </m:t>
                              </w:del>
                            </m:r>
                            <m:sSub>
                              <m:sSubPr>
                                <m:ctrlPr>
                                  <w:del w:id="7800" w:author="محمد زكريا سيد سيد ابوسبع" w:date="2023-03-31T16:34:00Z">
                                    <w:rPr>
                                      <w:rFonts w:ascii="Cambria Math" w:hAnsi="Cambria Math"/>
                                      <w:i/>
                                    </w:rPr>
                                  </w:del>
                                </m:ctrlPr>
                              </m:sSubPr>
                              <m:e>
                                <m:r>
                                  <w:del w:id="7801" w:author="محمد زكريا سيد سيد ابوسبع" w:date="2023-03-31T16:34:00Z">
                                    <w:rPr>
                                      <w:rFonts w:ascii="Cambria Math" w:hAnsi="Cambria Math"/>
                                    </w:rPr>
                                    <m:t>N</m:t>
                                  </w:del>
                                </m:r>
                              </m:e>
                              <m:sub>
                                <m:r>
                                  <w:del w:id="7802" w:author="محمد زكريا سيد سيد ابوسبع" w:date="2023-03-31T16:34:00Z">
                                    <w:rPr>
                                      <w:rFonts w:ascii="Cambria Math" w:hAnsi="Cambria Math"/>
                                    </w:rPr>
                                    <m:t>r</m:t>
                                  </w:del>
                                </m:r>
                              </m:sub>
                            </m:sSub>
                          </m:e>
                        </m:d>
                      </m:num>
                      <m:den>
                        <m:sSub>
                          <m:sSubPr>
                            <m:ctrlPr>
                              <w:del w:id="7803" w:author="محمد زكريا سيد سيد ابوسبع" w:date="2023-03-31T16:34:00Z">
                                <w:rPr>
                                  <w:rFonts w:ascii="Cambria Math" w:eastAsiaTheme="minorEastAsia" w:hAnsi="Cambria Math"/>
                                  <w:i/>
                                </w:rPr>
                              </w:del>
                            </m:ctrlPr>
                          </m:sSubPr>
                          <m:e>
                            <m:r>
                              <w:del w:id="7804" w:author="محمد زكريا سيد سيد ابوسبع" w:date="2023-03-31T16:34:00Z">
                                <w:rPr>
                                  <w:rFonts w:ascii="Cambria Math" w:eastAsiaTheme="minorEastAsia" w:hAnsi="Cambria Math"/>
                                </w:rPr>
                                <m:t>I</m:t>
                              </w:del>
                            </m:r>
                          </m:e>
                          <m:sub>
                            <m:r>
                              <w:del w:id="7805" w:author="محمد زكريا سيد سيد ابوسبع" w:date="2023-03-31T16:34:00Z">
                                <w:rPr>
                                  <w:rFonts w:ascii="Cambria Math" w:eastAsiaTheme="minorEastAsia" w:hAnsi="Cambria Math"/>
                                </w:rPr>
                                <m:t>x</m:t>
                              </w:del>
                            </m:r>
                          </m:sub>
                        </m:sSub>
                      </m:den>
                    </m:f>
                  </m:e>
                </m:d>
                <m:r>
                  <w:del w:id="7806" w:author="محمد زكريا سيد سيد ابوسبع" w:date="2023-03-31T16:34:00Z">
                    <w:rPr>
                      <w:rFonts w:ascii="Cambria Math" w:eastAsiaTheme="minorEastAsia" w:hAnsi="Cambria Math"/>
                    </w:rPr>
                    <m:t>G</m:t>
                  </w:del>
                </m:r>
              </m:oMath>
            </m:oMathPara>
          </w:p>
        </w:tc>
        <w:tc>
          <w:tcPr>
            <w:tcW w:w="4853" w:type="dxa"/>
            <w:tcBorders>
              <w:top w:val="nil"/>
              <w:left w:val="single" w:sz="4" w:space="0" w:color="auto"/>
              <w:bottom w:val="nil"/>
              <w:right w:val="single" w:sz="4" w:space="0" w:color="auto"/>
            </w:tcBorders>
          </w:tcPr>
          <w:p w14:paraId="4378BE41" w14:textId="1AE51C6C" w:rsidR="00590B75" w:rsidRPr="002B35C7" w:rsidDel="00E93874" w:rsidRDefault="00000000" w:rsidP="00E52788">
            <w:pPr>
              <w:rPr>
                <w:del w:id="7807" w:author="محمد زكريا سيد سيد ابوسبع" w:date="2023-03-31T16:34:00Z"/>
              </w:rPr>
            </w:pPr>
            <m:oMathPara>
              <m:oMathParaPr>
                <m:jc m:val="left"/>
              </m:oMathParaPr>
              <m:oMath>
                <m:acc>
                  <m:accPr>
                    <m:chr m:val="̀"/>
                    <m:ctrlPr>
                      <w:del w:id="7808" w:author="محمد زكريا سيد سيد ابوسبع" w:date="2023-03-31T16:34:00Z">
                        <w:rPr>
                          <w:rFonts w:ascii="Cambria Math" w:hAnsi="Cambria Math"/>
                          <w:i/>
                        </w:rPr>
                      </w:del>
                    </m:ctrlPr>
                  </m:accPr>
                  <m:e>
                    <m:sSub>
                      <m:sSubPr>
                        <m:ctrlPr>
                          <w:del w:id="7809" w:author="محمد زكريا سيد سيد ابوسبع" w:date="2023-03-31T16:34:00Z">
                            <w:rPr>
                              <w:rFonts w:ascii="Cambria Math" w:hAnsi="Cambria Math"/>
                              <w:i/>
                            </w:rPr>
                          </w:del>
                        </m:ctrlPr>
                      </m:sSubPr>
                      <m:e>
                        <m:r>
                          <w:del w:id="7810" w:author="محمد زكريا سيد سيد ابوسبع" w:date="2023-03-31T16:34:00Z">
                            <w:rPr>
                              <w:rFonts w:ascii="Cambria Math" w:hAnsi="Cambria Math"/>
                            </w:rPr>
                            <m:t>N</m:t>
                          </w:del>
                        </m:r>
                      </m:e>
                      <m:sub>
                        <m:r>
                          <w:del w:id="7811" w:author="محمد زكريا سيد سيد ابوسبع" w:date="2023-03-31T16:34:00Z">
                            <w:rPr>
                              <w:rFonts w:ascii="Cambria Math" w:hAnsi="Cambria Math"/>
                            </w:rPr>
                            <m:t>r</m:t>
                          </w:del>
                        </m:r>
                      </m:sub>
                    </m:sSub>
                  </m:e>
                </m:acc>
                <m:d>
                  <m:dPr>
                    <m:ctrlPr>
                      <w:del w:id="7812" w:author="محمد زكريا سيد سيد ابوسبع" w:date="2023-03-31T16:34:00Z">
                        <w:rPr>
                          <w:rFonts w:ascii="Cambria Math" w:eastAsiaTheme="minorEastAsia" w:hAnsi="Cambria Math"/>
                          <w:i/>
                        </w:rPr>
                      </w:del>
                    </m:ctrlPr>
                  </m:dPr>
                  <m:e>
                    <m:sSub>
                      <m:sSubPr>
                        <m:ctrlPr>
                          <w:del w:id="7813" w:author="محمد زكريا سيد سيد ابوسبع" w:date="2023-03-31T16:34:00Z">
                            <w:rPr>
                              <w:rFonts w:ascii="Cambria Math" w:hAnsi="Cambria Math"/>
                              <w:i/>
                            </w:rPr>
                          </w:del>
                        </m:ctrlPr>
                      </m:sSubPr>
                      <m:e>
                        <m:r>
                          <w:del w:id="7814" w:author="محمد زكريا سيد سيد ابوسبع" w:date="2023-03-31T16:34:00Z">
                            <w:rPr>
                              <w:rFonts w:ascii="Cambria Math" w:hAnsi="Cambria Math"/>
                            </w:rPr>
                            <m:t>N</m:t>
                          </w:del>
                        </m:r>
                      </m:e>
                      <m:sub>
                        <m:r>
                          <w:del w:id="7815" w:author="محمد زكريا سيد سيد ابوسبع" w:date="2023-03-31T16:34:00Z">
                            <w:rPr>
                              <w:rFonts w:ascii="Cambria Math" w:hAnsi="Cambria Math"/>
                            </w:rPr>
                            <m:t>r</m:t>
                          </w:del>
                        </m:r>
                      </m:sub>
                    </m:sSub>
                    <m:r>
                      <w:del w:id="7816" w:author="محمد زكريا سيد سيد ابوسبع" w:date="2023-03-31T16:34:00Z">
                        <w:rPr>
                          <w:rFonts w:ascii="Cambria Math" w:hAnsi="Cambria Math"/>
                        </w:rPr>
                        <m:t>+</m:t>
                      </w:del>
                    </m:r>
                    <m:f>
                      <m:fPr>
                        <m:type m:val="lin"/>
                        <m:ctrlPr>
                          <w:del w:id="7817" w:author="محمد زكريا سيد سيد ابوسبع" w:date="2023-03-31T16:34:00Z">
                            <w:rPr>
                              <w:rFonts w:ascii="Cambria Math" w:hAnsi="Cambria Math"/>
                              <w:i/>
                            </w:rPr>
                          </w:del>
                        </m:ctrlPr>
                      </m:fPr>
                      <m:num>
                        <m:d>
                          <m:dPr>
                            <m:ctrlPr>
                              <w:del w:id="7818" w:author="محمد زكريا سيد سيد ابوسبع" w:date="2023-03-31T16:34:00Z">
                                <w:rPr>
                                  <w:rFonts w:ascii="Cambria Math" w:hAnsi="Cambria Math"/>
                                  <w:i/>
                                </w:rPr>
                              </w:del>
                            </m:ctrlPr>
                          </m:dPr>
                          <m:e>
                            <m:sSub>
                              <m:sSubPr>
                                <m:ctrlPr>
                                  <w:del w:id="7819" w:author="محمد زكريا سيد سيد ابوسبع" w:date="2023-03-31T16:34:00Z">
                                    <w:rPr>
                                      <w:rFonts w:ascii="Cambria Math" w:eastAsiaTheme="minorEastAsia" w:hAnsi="Cambria Math"/>
                                      <w:i/>
                                    </w:rPr>
                                  </w:del>
                                </m:ctrlPr>
                              </m:sSubPr>
                              <m:e>
                                <m:r>
                                  <w:del w:id="7820" w:author="محمد زكريا سيد سيد ابوسبع" w:date="2023-03-31T16:34:00Z">
                                    <w:rPr>
                                      <w:rFonts w:ascii="Cambria Math" w:eastAsiaTheme="minorEastAsia" w:hAnsi="Cambria Math"/>
                                    </w:rPr>
                                    <m:t>I</m:t>
                                  </w:del>
                                </m:r>
                              </m:e>
                              <m:sub>
                                <m:r>
                                  <w:del w:id="7821" w:author="محمد زكريا سيد سيد ابوسبع" w:date="2023-03-31T16:34:00Z">
                                    <w:rPr>
                                      <w:rFonts w:ascii="Cambria Math" w:eastAsiaTheme="minorEastAsia" w:hAnsi="Cambria Math"/>
                                    </w:rPr>
                                    <m:t>xz</m:t>
                                  </w:del>
                                </m:r>
                              </m:sub>
                            </m:sSub>
                            <m:r>
                              <w:del w:id="7822" w:author="محمد زكريا سيد سيد ابوسبع" w:date="2023-03-31T16:34:00Z">
                                <w:rPr>
                                  <w:rFonts w:ascii="Cambria Math" w:eastAsiaTheme="minorEastAsia" w:hAnsi="Cambria Math"/>
                                </w:rPr>
                                <m:t xml:space="preserve"> </m:t>
                              </w:del>
                            </m:r>
                            <m:sSub>
                              <m:sSubPr>
                                <m:ctrlPr>
                                  <w:del w:id="7823" w:author="محمد زكريا سيد سيد ابوسبع" w:date="2023-03-31T16:34:00Z">
                                    <w:rPr>
                                      <w:rFonts w:ascii="Cambria Math" w:hAnsi="Cambria Math"/>
                                      <w:i/>
                                    </w:rPr>
                                  </w:del>
                                </m:ctrlPr>
                              </m:sSubPr>
                              <m:e>
                                <m:r>
                                  <w:del w:id="7824" w:author="محمد زكريا سيد سيد ابوسبع" w:date="2023-03-31T16:34:00Z">
                                    <w:rPr>
                                      <w:rFonts w:ascii="Cambria Math" w:hAnsi="Cambria Math"/>
                                    </w:rPr>
                                    <m:t>L</m:t>
                                  </w:del>
                                </m:r>
                              </m:e>
                              <m:sub>
                                <m:r>
                                  <w:del w:id="7825" w:author="محمد زكريا سيد سيد ابوسبع" w:date="2023-03-31T16:34:00Z">
                                    <w:rPr>
                                      <w:rFonts w:ascii="Cambria Math" w:hAnsi="Cambria Math"/>
                                    </w:rPr>
                                    <m:t>r</m:t>
                                  </w:del>
                                </m:r>
                              </m:sub>
                            </m:sSub>
                          </m:e>
                        </m:d>
                      </m:num>
                      <m:den>
                        <m:sSub>
                          <m:sSubPr>
                            <m:ctrlPr>
                              <w:del w:id="7826" w:author="محمد زكريا سيد سيد ابوسبع" w:date="2023-03-31T16:34:00Z">
                                <w:rPr>
                                  <w:rFonts w:ascii="Cambria Math" w:eastAsiaTheme="minorEastAsia" w:hAnsi="Cambria Math"/>
                                  <w:i/>
                                </w:rPr>
                              </w:del>
                            </m:ctrlPr>
                          </m:sSubPr>
                          <m:e>
                            <m:r>
                              <w:del w:id="7827" w:author="محمد زكريا سيد سيد ابوسبع" w:date="2023-03-31T16:34:00Z">
                                <w:rPr>
                                  <w:rFonts w:ascii="Cambria Math" w:eastAsiaTheme="minorEastAsia" w:hAnsi="Cambria Math"/>
                                </w:rPr>
                                <m:t>I</m:t>
                              </w:del>
                            </m:r>
                          </m:e>
                          <m:sub>
                            <m:r>
                              <w:del w:id="7828" w:author="محمد زكريا سيد سيد ابوسبع" w:date="2023-03-31T16:34:00Z">
                                <w:rPr>
                                  <w:rFonts w:ascii="Cambria Math" w:eastAsiaTheme="minorEastAsia" w:hAnsi="Cambria Math"/>
                                </w:rPr>
                                <m:t>z</m:t>
                              </w:del>
                            </m:r>
                          </m:sub>
                        </m:sSub>
                      </m:den>
                    </m:f>
                  </m:e>
                </m:d>
                <m:r>
                  <w:del w:id="7829" w:author="محمد زكريا سيد سيد ابوسبع" w:date="2023-03-31T16:34:00Z">
                    <w:rPr>
                      <w:rFonts w:ascii="Cambria Math" w:eastAsiaTheme="minorEastAsia" w:hAnsi="Cambria Math"/>
                    </w:rPr>
                    <m:t>G</m:t>
                  </w:del>
                </m:r>
              </m:oMath>
            </m:oMathPara>
          </w:p>
        </w:tc>
      </w:tr>
      <w:tr w:rsidR="00590B75" w:rsidDel="00E93874" w14:paraId="5E123968" w14:textId="27203171" w:rsidTr="00E52788">
        <w:trPr>
          <w:trHeight w:val="455"/>
          <w:del w:id="7830" w:author="محمد زكريا سيد سيد ابوسبع" w:date="2023-03-31T16:34:00Z"/>
        </w:trPr>
        <w:tc>
          <w:tcPr>
            <w:tcW w:w="4640" w:type="dxa"/>
            <w:tcBorders>
              <w:left w:val="single" w:sz="4" w:space="0" w:color="auto"/>
              <w:bottom w:val="nil"/>
              <w:right w:val="single" w:sz="4" w:space="0" w:color="auto"/>
            </w:tcBorders>
          </w:tcPr>
          <w:p w14:paraId="2D65B617" w14:textId="1B001F7F" w:rsidR="00590B75" w:rsidRPr="002B35C7" w:rsidDel="00E93874" w:rsidRDefault="00000000" w:rsidP="00E52788">
            <w:pPr>
              <w:rPr>
                <w:del w:id="7831" w:author="محمد زكريا سيد سيد ابوسبع" w:date="2023-03-31T16:34:00Z"/>
              </w:rPr>
            </w:pPr>
            <m:oMathPara>
              <m:oMathParaPr>
                <m:jc m:val="left"/>
              </m:oMathParaPr>
              <m:oMath>
                <m:acc>
                  <m:accPr>
                    <m:chr m:val="́"/>
                    <m:ctrlPr>
                      <w:del w:id="7832" w:author="محمد زكريا سيد سيد ابوسبع" w:date="2023-03-31T16:34:00Z">
                        <w:rPr>
                          <w:rFonts w:ascii="Cambria Math" w:hAnsi="Cambria Math"/>
                          <w:i/>
                        </w:rPr>
                      </w:del>
                    </m:ctrlPr>
                  </m:accPr>
                  <m:e>
                    <m:sSub>
                      <m:sSubPr>
                        <m:ctrlPr>
                          <w:del w:id="7833" w:author="محمد زكريا سيد سيد ابوسبع" w:date="2023-03-31T16:34:00Z">
                            <w:rPr>
                              <w:rFonts w:ascii="Cambria Math" w:hAnsi="Cambria Math"/>
                              <w:i/>
                            </w:rPr>
                          </w:del>
                        </m:ctrlPr>
                      </m:sSubPr>
                      <m:e>
                        <m:r>
                          <w:del w:id="7834" w:author="محمد زكريا سيد سيد ابوسبع" w:date="2023-03-31T16:34:00Z">
                            <w:rPr>
                              <w:rFonts w:ascii="Cambria Math" w:hAnsi="Cambria Math"/>
                            </w:rPr>
                            <m:t>L</m:t>
                          </w:del>
                        </m:r>
                      </m:e>
                      <m:sub>
                        <m:sSub>
                          <m:sSubPr>
                            <m:ctrlPr>
                              <w:del w:id="7835" w:author="محمد زكريا سيد سيد ابوسبع" w:date="2023-03-31T16:34:00Z">
                                <w:rPr>
                                  <w:rFonts w:ascii="Cambria Math" w:hAnsi="Cambria Math"/>
                                  <w:i/>
                                </w:rPr>
                              </w:del>
                            </m:ctrlPr>
                          </m:sSubPr>
                          <m:e>
                            <m:r>
                              <w:del w:id="7836" w:author="محمد زكريا سيد سيد ابوسبع" w:date="2023-03-31T16:34:00Z">
                                <w:rPr>
                                  <w:rFonts w:ascii="Cambria Math" w:hAnsi="Cambria Math"/>
                                </w:rPr>
                                <m:t>δ</m:t>
                              </w:del>
                            </m:r>
                          </m:e>
                          <m:sub>
                            <m:r>
                              <w:del w:id="7837" w:author="محمد زكريا سيد سيد ابوسبع" w:date="2023-03-31T16:34:00Z">
                                <w:rPr>
                                  <w:rFonts w:ascii="Cambria Math" w:hAnsi="Cambria Math"/>
                                </w:rPr>
                                <m:t>a</m:t>
                              </w:del>
                            </m:r>
                          </m:sub>
                        </m:sSub>
                      </m:sub>
                    </m:sSub>
                  </m:e>
                </m:acc>
                <m:r>
                  <w:del w:id="7838" w:author="محمد زكريا سيد سيد ابوسبع" w:date="2023-03-31T16:34:00Z">
                    <w:rPr>
                      <w:rFonts w:ascii="Cambria Math" w:eastAsiaTheme="minorEastAsia" w:hAnsi="Cambria Math"/>
                    </w:rPr>
                    <m:t>=</m:t>
                  </w:del>
                </m:r>
                <m:d>
                  <m:dPr>
                    <m:ctrlPr>
                      <w:del w:id="7839" w:author="محمد زكريا سيد سيد ابوسبع" w:date="2023-03-31T16:34:00Z">
                        <w:rPr>
                          <w:rFonts w:ascii="Cambria Math" w:eastAsiaTheme="minorEastAsia" w:hAnsi="Cambria Math"/>
                          <w:i/>
                        </w:rPr>
                      </w:del>
                    </m:ctrlPr>
                  </m:dPr>
                  <m:e>
                    <m:sSub>
                      <m:sSubPr>
                        <m:ctrlPr>
                          <w:del w:id="7840" w:author="محمد زكريا سيد سيد ابوسبع" w:date="2023-03-31T16:34:00Z">
                            <w:rPr>
                              <w:rFonts w:ascii="Cambria Math" w:hAnsi="Cambria Math"/>
                              <w:i/>
                            </w:rPr>
                          </w:del>
                        </m:ctrlPr>
                      </m:sSubPr>
                      <m:e>
                        <m:r>
                          <w:del w:id="7841" w:author="محمد زكريا سيد سيد ابوسبع" w:date="2023-03-31T16:34:00Z">
                            <w:rPr>
                              <w:rFonts w:ascii="Cambria Math" w:hAnsi="Cambria Math"/>
                            </w:rPr>
                            <m:t>L</m:t>
                          </w:del>
                        </m:r>
                      </m:e>
                      <m:sub>
                        <m:sSub>
                          <m:sSubPr>
                            <m:ctrlPr>
                              <w:del w:id="7842" w:author="محمد زكريا سيد سيد ابوسبع" w:date="2023-03-31T16:34:00Z">
                                <w:rPr>
                                  <w:rFonts w:ascii="Cambria Math" w:hAnsi="Cambria Math"/>
                                  <w:i/>
                                </w:rPr>
                              </w:del>
                            </m:ctrlPr>
                          </m:sSubPr>
                          <m:e>
                            <m:r>
                              <w:del w:id="7843" w:author="محمد زكريا سيد سيد ابوسبع" w:date="2023-03-31T16:34:00Z">
                                <w:rPr>
                                  <w:rFonts w:ascii="Cambria Math" w:hAnsi="Cambria Math"/>
                                </w:rPr>
                                <m:t>δ</m:t>
                              </w:del>
                            </m:r>
                          </m:e>
                          <m:sub>
                            <m:r>
                              <w:del w:id="7844" w:author="محمد زكريا سيد سيد ابوسبع" w:date="2023-03-31T16:34:00Z">
                                <w:rPr>
                                  <w:rFonts w:ascii="Cambria Math" w:hAnsi="Cambria Math"/>
                                </w:rPr>
                                <m:t>a</m:t>
                              </w:del>
                            </m:r>
                          </m:sub>
                        </m:sSub>
                      </m:sub>
                    </m:sSub>
                    <m:r>
                      <w:del w:id="7845" w:author="محمد زكريا سيد سيد ابوسبع" w:date="2023-03-31T16:34:00Z">
                        <w:rPr>
                          <w:rFonts w:ascii="Cambria Math" w:hAnsi="Cambria Math"/>
                        </w:rPr>
                        <m:t>+</m:t>
                      </w:del>
                    </m:r>
                    <m:f>
                      <m:fPr>
                        <m:type m:val="lin"/>
                        <m:ctrlPr>
                          <w:del w:id="7846" w:author="محمد زكريا سيد سيد ابوسبع" w:date="2023-03-31T16:34:00Z">
                            <w:rPr>
                              <w:rFonts w:ascii="Cambria Math" w:hAnsi="Cambria Math"/>
                              <w:i/>
                            </w:rPr>
                          </w:del>
                        </m:ctrlPr>
                      </m:fPr>
                      <m:num>
                        <m:d>
                          <m:dPr>
                            <m:ctrlPr>
                              <w:del w:id="7847" w:author="محمد زكريا سيد سيد ابوسبع" w:date="2023-03-31T16:34:00Z">
                                <w:rPr>
                                  <w:rFonts w:ascii="Cambria Math" w:hAnsi="Cambria Math"/>
                                  <w:i/>
                                </w:rPr>
                              </w:del>
                            </m:ctrlPr>
                          </m:dPr>
                          <m:e>
                            <m:sSub>
                              <m:sSubPr>
                                <m:ctrlPr>
                                  <w:del w:id="7848" w:author="محمد زكريا سيد سيد ابوسبع" w:date="2023-03-31T16:34:00Z">
                                    <w:rPr>
                                      <w:rFonts w:ascii="Cambria Math" w:eastAsiaTheme="minorEastAsia" w:hAnsi="Cambria Math"/>
                                      <w:i/>
                                    </w:rPr>
                                  </w:del>
                                </m:ctrlPr>
                              </m:sSubPr>
                              <m:e>
                                <m:r>
                                  <w:del w:id="7849" w:author="محمد زكريا سيد سيد ابوسبع" w:date="2023-03-31T16:34:00Z">
                                    <w:rPr>
                                      <w:rFonts w:ascii="Cambria Math" w:eastAsiaTheme="minorEastAsia" w:hAnsi="Cambria Math"/>
                                    </w:rPr>
                                    <m:t>I</m:t>
                                  </w:del>
                                </m:r>
                              </m:e>
                              <m:sub>
                                <m:r>
                                  <w:del w:id="7850" w:author="محمد زكريا سيد سيد ابوسبع" w:date="2023-03-31T16:34:00Z">
                                    <w:rPr>
                                      <w:rFonts w:ascii="Cambria Math" w:eastAsiaTheme="minorEastAsia" w:hAnsi="Cambria Math"/>
                                    </w:rPr>
                                    <m:t>xz</m:t>
                                  </w:del>
                                </m:r>
                              </m:sub>
                            </m:sSub>
                            <m:r>
                              <w:del w:id="7851" w:author="محمد زكريا سيد سيد ابوسبع" w:date="2023-03-31T16:34:00Z">
                                <w:rPr>
                                  <w:rFonts w:ascii="Cambria Math" w:eastAsiaTheme="minorEastAsia" w:hAnsi="Cambria Math"/>
                                </w:rPr>
                                <m:t xml:space="preserve"> </m:t>
                              </w:del>
                            </m:r>
                            <m:sSub>
                              <m:sSubPr>
                                <m:ctrlPr>
                                  <w:del w:id="7852" w:author="محمد زكريا سيد سيد ابوسبع" w:date="2023-03-31T16:34:00Z">
                                    <w:rPr>
                                      <w:rFonts w:ascii="Cambria Math" w:hAnsi="Cambria Math"/>
                                      <w:i/>
                                    </w:rPr>
                                  </w:del>
                                </m:ctrlPr>
                              </m:sSubPr>
                              <m:e>
                                <m:r>
                                  <w:del w:id="7853" w:author="محمد زكريا سيد سيد ابوسبع" w:date="2023-03-31T16:34:00Z">
                                    <w:rPr>
                                      <w:rFonts w:ascii="Cambria Math" w:hAnsi="Cambria Math"/>
                                    </w:rPr>
                                    <m:t>N</m:t>
                                  </w:del>
                                </m:r>
                              </m:e>
                              <m:sub>
                                <m:sSub>
                                  <m:sSubPr>
                                    <m:ctrlPr>
                                      <w:del w:id="7854" w:author="محمد زكريا سيد سيد ابوسبع" w:date="2023-03-31T16:34:00Z">
                                        <w:rPr>
                                          <w:rFonts w:ascii="Cambria Math" w:hAnsi="Cambria Math"/>
                                          <w:i/>
                                        </w:rPr>
                                      </w:del>
                                    </m:ctrlPr>
                                  </m:sSubPr>
                                  <m:e>
                                    <m:r>
                                      <w:del w:id="7855" w:author="محمد زكريا سيد سيد ابوسبع" w:date="2023-03-31T16:34:00Z">
                                        <w:rPr>
                                          <w:rFonts w:ascii="Cambria Math" w:hAnsi="Cambria Math"/>
                                        </w:rPr>
                                        <m:t>δ</m:t>
                                      </w:del>
                                    </m:r>
                                  </m:e>
                                  <m:sub>
                                    <m:r>
                                      <w:del w:id="7856" w:author="محمد زكريا سيد سيد ابوسبع" w:date="2023-03-31T16:34:00Z">
                                        <w:rPr>
                                          <w:rFonts w:ascii="Cambria Math" w:hAnsi="Cambria Math"/>
                                        </w:rPr>
                                        <m:t>a</m:t>
                                      </w:del>
                                    </m:r>
                                  </m:sub>
                                </m:sSub>
                              </m:sub>
                            </m:sSub>
                          </m:e>
                        </m:d>
                      </m:num>
                      <m:den>
                        <m:sSub>
                          <m:sSubPr>
                            <m:ctrlPr>
                              <w:del w:id="7857" w:author="محمد زكريا سيد سيد ابوسبع" w:date="2023-03-31T16:34:00Z">
                                <w:rPr>
                                  <w:rFonts w:ascii="Cambria Math" w:eastAsiaTheme="minorEastAsia" w:hAnsi="Cambria Math"/>
                                  <w:i/>
                                </w:rPr>
                              </w:del>
                            </m:ctrlPr>
                          </m:sSubPr>
                          <m:e>
                            <m:r>
                              <w:del w:id="7858" w:author="محمد زكريا سيد سيد ابوسبع" w:date="2023-03-31T16:34:00Z">
                                <w:rPr>
                                  <w:rFonts w:ascii="Cambria Math" w:eastAsiaTheme="minorEastAsia" w:hAnsi="Cambria Math"/>
                                </w:rPr>
                                <m:t>I</m:t>
                              </w:del>
                            </m:r>
                          </m:e>
                          <m:sub>
                            <m:r>
                              <w:del w:id="7859" w:author="محمد زكريا سيد سيد ابوسبع" w:date="2023-03-31T16:34:00Z">
                                <w:rPr>
                                  <w:rFonts w:ascii="Cambria Math" w:eastAsiaTheme="minorEastAsia" w:hAnsi="Cambria Math"/>
                                </w:rPr>
                                <m:t>x</m:t>
                              </w:del>
                            </m:r>
                          </m:sub>
                        </m:sSub>
                      </m:den>
                    </m:f>
                  </m:e>
                </m:d>
                <m:r>
                  <w:del w:id="7860" w:author="محمد زكريا سيد سيد ابوسبع" w:date="2023-03-31T16:34:00Z">
                    <w:rPr>
                      <w:rFonts w:ascii="Cambria Math" w:eastAsiaTheme="minorEastAsia" w:hAnsi="Cambria Math"/>
                    </w:rPr>
                    <m:t>G</m:t>
                  </w:del>
                </m:r>
              </m:oMath>
            </m:oMathPara>
          </w:p>
        </w:tc>
        <w:tc>
          <w:tcPr>
            <w:tcW w:w="4853" w:type="dxa"/>
            <w:tcBorders>
              <w:top w:val="nil"/>
              <w:left w:val="single" w:sz="4" w:space="0" w:color="auto"/>
              <w:bottom w:val="nil"/>
              <w:right w:val="single" w:sz="4" w:space="0" w:color="auto"/>
            </w:tcBorders>
          </w:tcPr>
          <w:p w14:paraId="32075345" w14:textId="304A22A7" w:rsidR="00590B75" w:rsidRPr="002B35C7" w:rsidDel="00E93874" w:rsidRDefault="00000000" w:rsidP="00E52788">
            <w:pPr>
              <w:rPr>
                <w:del w:id="7861" w:author="محمد زكريا سيد سيد ابوسبع" w:date="2023-03-31T16:34:00Z"/>
              </w:rPr>
            </w:pPr>
            <m:oMathPara>
              <m:oMathParaPr>
                <m:jc m:val="left"/>
              </m:oMathParaPr>
              <m:oMath>
                <m:acc>
                  <m:accPr>
                    <m:chr m:val="́"/>
                    <m:ctrlPr>
                      <w:del w:id="7862" w:author="محمد زكريا سيد سيد ابوسبع" w:date="2023-03-31T16:34:00Z">
                        <w:rPr>
                          <w:rFonts w:ascii="Cambria Math" w:hAnsi="Cambria Math"/>
                          <w:i/>
                        </w:rPr>
                      </w:del>
                    </m:ctrlPr>
                  </m:accPr>
                  <m:e>
                    <m:sSub>
                      <m:sSubPr>
                        <m:ctrlPr>
                          <w:del w:id="7863" w:author="محمد زكريا سيد سيد ابوسبع" w:date="2023-03-31T16:34:00Z">
                            <w:rPr>
                              <w:rFonts w:ascii="Cambria Math" w:hAnsi="Cambria Math"/>
                              <w:i/>
                            </w:rPr>
                          </w:del>
                        </m:ctrlPr>
                      </m:sSubPr>
                      <m:e>
                        <m:r>
                          <w:del w:id="7864" w:author="محمد زكريا سيد سيد ابوسبع" w:date="2023-03-31T16:34:00Z">
                            <w:rPr>
                              <w:rFonts w:ascii="Cambria Math" w:hAnsi="Cambria Math"/>
                            </w:rPr>
                            <m:t>N</m:t>
                          </w:del>
                        </m:r>
                      </m:e>
                      <m:sub>
                        <m:sSub>
                          <m:sSubPr>
                            <m:ctrlPr>
                              <w:del w:id="7865" w:author="محمد زكريا سيد سيد ابوسبع" w:date="2023-03-31T16:34:00Z">
                                <w:rPr>
                                  <w:rFonts w:ascii="Cambria Math" w:hAnsi="Cambria Math"/>
                                  <w:i/>
                                </w:rPr>
                              </w:del>
                            </m:ctrlPr>
                          </m:sSubPr>
                          <m:e>
                            <m:r>
                              <w:del w:id="7866" w:author="محمد زكريا سيد سيد ابوسبع" w:date="2023-03-31T16:34:00Z">
                                <w:rPr>
                                  <w:rFonts w:ascii="Cambria Math" w:hAnsi="Cambria Math"/>
                                </w:rPr>
                                <m:t>δ</m:t>
                              </w:del>
                            </m:r>
                          </m:e>
                          <m:sub>
                            <m:r>
                              <w:del w:id="7867" w:author="محمد زكريا سيد سيد ابوسبع" w:date="2023-03-31T16:34:00Z">
                                <w:rPr>
                                  <w:rFonts w:ascii="Cambria Math" w:hAnsi="Cambria Math"/>
                                </w:rPr>
                                <m:t>a</m:t>
                              </w:del>
                            </m:r>
                          </m:sub>
                        </m:sSub>
                      </m:sub>
                    </m:sSub>
                  </m:e>
                </m:acc>
                <m:d>
                  <m:dPr>
                    <m:ctrlPr>
                      <w:del w:id="7868" w:author="محمد زكريا سيد سيد ابوسبع" w:date="2023-03-31T16:34:00Z">
                        <w:rPr>
                          <w:rFonts w:ascii="Cambria Math" w:eastAsiaTheme="minorEastAsia" w:hAnsi="Cambria Math"/>
                          <w:i/>
                        </w:rPr>
                      </w:del>
                    </m:ctrlPr>
                  </m:dPr>
                  <m:e>
                    <m:sSub>
                      <m:sSubPr>
                        <m:ctrlPr>
                          <w:del w:id="7869" w:author="محمد زكريا سيد سيد ابوسبع" w:date="2023-03-31T16:34:00Z">
                            <w:rPr>
                              <w:rFonts w:ascii="Cambria Math" w:hAnsi="Cambria Math"/>
                              <w:i/>
                            </w:rPr>
                          </w:del>
                        </m:ctrlPr>
                      </m:sSubPr>
                      <m:e>
                        <m:r>
                          <w:del w:id="7870" w:author="محمد زكريا سيد سيد ابوسبع" w:date="2023-03-31T16:34:00Z">
                            <w:rPr>
                              <w:rFonts w:ascii="Cambria Math" w:hAnsi="Cambria Math"/>
                            </w:rPr>
                            <m:t>N</m:t>
                          </w:del>
                        </m:r>
                      </m:e>
                      <m:sub>
                        <m:sSub>
                          <m:sSubPr>
                            <m:ctrlPr>
                              <w:del w:id="7871" w:author="محمد زكريا سيد سيد ابوسبع" w:date="2023-03-31T16:34:00Z">
                                <w:rPr>
                                  <w:rFonts w:ascii="Cambria Math" w:hAnsi="Cambria Math"/>
                                  <w:i/>
                                </w:rPr>
                              </w:del>
                            </m:ctrlPr>
                          </m:sSubPr>
                          <m:e>
                            <m:r>
                              <w:del w:id="7872" w:author="محمد زكريا سيد سيد ابوسبع" w:date="2023-03-31T16:34:00Z">
                                <w:rPr>
                                  <w:rFonts w:ascii="Cambria Math" w:hAnsi="Cambria Math"/>
                                </w:rPr>
                                <m:t>δ</m:t>
                              </w:del>
                            </m:r>
                          </m:e>
                          <m:sub>
                            <m:r>
                              <w:del w:id="7873" w:author="محمد زكريا سيد سيد ابوسبع" w:date="2023-03-31T16:34:00Z">
                                <w:rPr>
                                  <w:rFonts w:ascii="Cambria Math" w:hAnsi="Cambria Math"/>
                                </w:rPr>
                                <m:t>a</m:t>
                              </w:del>
                            </m:r>
                          </m:sub>
                        </m:sSub>
                      </m:sub>
                    </m:sSub>
                    <m:r>
                      <w:del w:id="7874" w:author="محمد زكريا سيد سيد ابوسبع" w:date="2023-03-31T16:34:00Z">
                        <w:rPr>
                          <w:rFonts w:ascii="Cambria Math" w:hAnsi="Cambria Math"/>
                        </w:rPr>
                        <m:t>+</m:t>
                      </w:del>
                    </m:r>
                    <m:f>
                      <m:fPr>
                        <m:type m:val="lin"/>
                        <m:ctrlPr>
                          <w:del w:id="7875" w:author="محمد زكريا سيد سيد ابوسبع" w:date="2023-03-31T16:34:00Z">
                            <w:rPr>
                              <w:rFonts w:ascii="Cambria Math" w:hAnsi="Cambria Math"/>
                              <w:i/>
                            </w:rPr>
                          </w:del>
                        </m:ctrlPr>
                      </m:fPr>
                      <m:num>
                        <m:d>
                          <m:dPr>
                            <m:ctrlPr>
                              <w:del w:id="7876" w:author="محمد زكريا سيد سيد ابوسبع" w:date="2023-03-31T16:34:00Z">
                                <w:rPr>
                                  <w:rFonts w:ascii="Cambria Math" w:hAnsi="Cambria Math"/>
                                  <w:i/>
                                </w:rPr>
                              </w:del>
                            </m:ctrlPr>
                          </m:dPr>
                          <m:e>
                            <m:sSub>
                              <m:sSubPr>
                                <m:ctrlPr>
                                  <w:del w:id="7877" w:author="محمد زكريا سيد سيد ابوسبع" w:date="2023-03-31T16:34:00Z">
                                    <w:rPr>
                                      <w:rFonts w:ascii="Cambria Math" w:eastAsiaTheme="minorEastAsia" w:hAnsi="Cambria Math"/>
                                      <w:i/>
                                    </w:rPr>
                                  </w:del>
                                </m:ctrlPr>
                              </m:sSubPr>
                              <m:e>
                                <m:r>
                                  <w:del w:id="7878" w:author="محمد زكريا سيد سيد ابوسبع" w:date="2023-03-31T16:34:00Z">
                                    <w:rPr>
                                      <w:rFonts w:ascii="Cambria Math" w:eastAsiaTheme="minorEastAsia" w:hAnsi="Cambria Math"/>
                                    </w:rPr>
                                    <m:t>I</m:t>
                                  </w:del>
                                </m:r>
                              </m:e>
                              <m:sub>
                                <m:r>
                                  <w:del w:id="7879" w:author="محمد زكريا سيد سيد ابوسبع" w:date="2023-03-31T16:34:00Z">
                                    <w:rPr>
                                      <w:rFonts w:ascii="Cambria Math" w:eastAsiaTheme="minorEastAsia" w:hAnsi="Cambria Math"/>
                                    </w:rPr>
                                    <m:t>xz</m:t>
                                  </w:del>
                                </m:r>
                              </m:sub>
                            </m:sSub>
                            <m:r>
                              <w:del w:id="7880" w:author="محمد زكريا سيد سيد ابوسبع" w:date="2023-03-31T16:34:00Z">
                                <w:rPr>
                                  <w:rFonts w:ascii="Cambria Math" w:eastAsiaTheme="minorEastAsia" w:hAnsi="Cambria Math"/>
                                </w:rPr>
                                <m:t xml:space="preserve"> </m:t>
                              </w:del>
                            </m:r>
                            <m:sSub>
                              <m:sSubPr>
                                <m:ctrlPr>
                                  <w:del w:id="7881" w:author="محمد زكريا سيد سيد ابوسبع" w:date="2023-03-31T16:34:00Z">
                                    <w:rPr>
                                      <w:rFonts w:ascii="Cambria Math" w:hAnsi="Cambria Math"/>
                                      <w:i/>
                                    </w:rPr>
                                  </w:del>
                                </m:ctrlPr>
                              </m:sSubPr>
                              <m:e>
                                <m:r>
                                  <w:del w:id="7882" w:author="محمد زكريا سيد سيد ابوسبع" w:date="2023-03-31T16:34:00Z">
                                    <w:rPr>
                                      <w:rFonts w:ascii="Cambria Math" w:hAnsi="Cambria Math"/>
                                    </w:rPr>
                                    <m:t>L</m:t>
                                  </w:del>
                                </m:r>
                              </m:e>
                              <m:sub>
                                <m:sSub>
                                  <m:sSubPr>
                                    <m:ctrlPr>
                                      <w:del w:id="7883" w:author="محمد زكريا سيد سيد ابوسبع" w:date="2023-03-31T16:34:00Z">
                                        <w:rPr>
                                          <w:rFonts w:ascii="Cambria Math" w:hAnsi="Cambria Math"/>
                                          <w:i/>
                                        </w:rPr>
                                      </w:del>
                                    </m:ctrlPr>
                                  </m:sSubPr>
                                  <m:e>
                                    <m:r>
                                      <w:del w:id="7884" w:author="محمد زكريا سيد سيد ابوسبع" w:date="2023-03-31T16:34:00Z">
                                        <w:rPr>
                                          <w:rFonts w:ascii="Cambria Math" w:hAnsi="Cambria Math"/>
                                        </w:rPr>
                                        <m:t>δ</m:t>
                                      </w:del>
                                    </m:r>
                                  </m:e>
                                  <m:sub>
                                    <m:r>
                                      <w:del w:id="7885" w:author="محمد زكريا سيد سيد ابوسبع" w:date="2023-03-31T16:34:00Z">
                                        <w:rPr>
                                          <w:rFonts w:ascii="Cambria Math" w:hAnsi="Cambria Math"/>
                                        </w:rPr>
                                        <m:t>a</m:t>
                                      </w:del>
                                    </m:r>
                                  </m:sub>
                                </m:sSub>
                              </m:sub>
                            </m:sSub>
                          </m:e>
                        </m:d>
                      </m:num>
                      <m:den>
                        <m:sSub>
                          <m:sSubPr>
                            <m:ctrlPr>
                              <w:del w:id="7886" w:author="محمد زكريا سيد سيد ابوسبع" w:date="2023-03-31T16:34:00Z">
                                <w:rPr>
                                  <w:rFonts w:ascii="Cambria Math" w:eastAsiaTheme="minorEastAsia" w:hAnsi="Cambria Math"/>
                                  <w:i/>
                                </w:rPr>
                              </w:del>
                            </m:ctrlPr>
                          </m:sSubPr>
                          <m:e>
                            <m:r>
                              <w:del w:id="7887" w:author="محمد زكريا سيد سيد ابوسبع" w:date="2023-03-31T16:34:00Z">
                                <w:rPr>
                                  <w:rFonts w:ascii="Cambria Math" w:eastAsiaTheme="minorEastAsia" w:hAnsi="Cambria Math"/>
                                </w:rPr>
                                <m:t>I</m:t>
                              </w:del>
                            </m:r>
                          </m:e>
                          <m:sub>
                            <m:r>
                              <w:del w:id="7888" w:author="محمد زكريا سيد سيد ابوسبع" w:date="2023-03-31T16:34:00Z">
                                <w:rPr>
                                  <w:rFonts w:ascii="Cambria Math" w:eastAsiaTheme="minorEastAsia" w:hAnsi="Cambria Math"/>
                                </w:rPr>
                                <m:t>z</m:t>
                              </w:del>
                            </m:r>
                          </m:sub>
                        </m:sSub>
                      </m:den>
                    </m:f>
                  </m:e>
                </m:d>
                <m:r>
                  <w:del w:id="7889" w:author="محمد زكريا سيد سيد ابوسبع" w:date="2023-03-31T16:34:00Z">
                    <w:rPr>
                      <w:rFonts w:ascii="Cambria Math" w:eastAsiaTheme="minorEastAsia" w:hAnsi="Cambria Math"/>
                    </w:rPr>
                    <m:t>G</m:t>
                  </w:del>
                </m:r>
              </m:oMath>
            </m:oMathPara>
          </w:p>
        </w:tc>
      </w:tr>
      <w:tr w:rsidR="00590B75" w:rsidDel="00E93874" w14:paraId="171AB0C2" w14:textId="17D23352" w:rsidTr="00E52788">
        <w:trPr>
          <w:trHeight w:val="455"/>
          <w:del w:id="7890" w:author="محمد زكريا سيد سيد ابوسبع" w:date="2023-03-31T16:34:00Z"/>
        </w:trPr>
        <w:tc>
          <w:tcPr>
            <w:tcW w:w="4640" w:type="dxa"/>
            <w:tcBorders>
              <w:top w:val="nil"/>
              <w:left w:val="single" w:sz="4" w:space="0" w:color="auto"/>
              <w:bottom w:val="single" w:sz="4" w:space="0" w:color="auto"/>
              <w:right w:val="single" w:sz="4" w:space="0" w:color="auto"/>
            </w:tcBorders>
          </w:tcPr>
          <w:p w14:paraId="7C314596" w14:textId="21666D89" w:rsidR="00590B75" w:rsidRPr="002B35C7" w:rsidDel="00E93874" w:rsidRDefault="00000000" w:rsidP="00E52788">
            <w:pPr>
              <w:rPr>
                <w:del w:id="7891" w:author="محمد زكريا سيد سيد ابوسبع" w:date="2023-03-31T16:34:00Z"/>
              </w:rPr>
            </w:pPr>
            <m:oMathPara>
              <m:oMathParaPr>
                <m:jc m:val="left"/>
              </m:oMathParaPr>
              <m:oMath>
                <m:acc>
                  <m:accPr>
                    <m:chr m:val="́"/>
                    <m:ctrlPr>
                      <w:del w:id="7892" w:author="محمد زكريا سيد سيد ابوسبع" w:date="2023-03-31T16:34:00Z">
                        <w:rPr>
                          <w:rFonts w:ascii="Cambria Math" w:hAnsi="Cambria Math"/>
                          <w:i/>
                        </w:rPr>
                      </w:del>
                    </m:ctrlPr>
                  </m:accPr>
                  <m:e>
                    <m:sSub>
                      <m:sSubPr>
                        <m:ctrlPr>
                          <w:del w:id="7893" w:author="محمد زكريا سيد سيد ابوسبع" w:date="2023-03-31T16:34:00Z">
                            <w:rPr>
                              <w:rFonts w:ascii="Cambria Math" w:hAnsi="Cambria Math"/>
                              <w:i/>
                            </w:rPr>
                          </w:del>
                        </m:ctrlPr>
                      </m:sSubPr>
                      <m:e>
                        <m:r>
                          <w:del w:id="7894" w:author="محمد زكريا سيد سيد ابوسبع" w:date="2023-03-31T16:34:00Z">
                            <w:rPr>
                              <w:rFonts w:ascii="Cambria Math" w:hAnsi="Cambria Math"/>
                            </w:rPr>
                            <m:t>L</m:t>
                          </w:del>
                        </m:r>
                      </m:e>
                      <m:sub>
                        <m:sSub>
                          <m:sSubPr>
                            <m:ctrlPr>
                              <w:del w:id="7895" w:author="محمد زكريا سيد سيد ابوسبع" w:date="2023-03-31T16:34:00Z">
                                <w:rPr>
                                  <w:rFonts w:ascii="Cambria Math" w:hAnsi="Cambria Math"/>
                                  <w:i/>
                                </w:rPr>
                              </w:del>
                            </m:ctrlPr>
                          </m:sSubPr>
                          <m:e>
                            <m:r>
                              <w:del w:id="7896" w:author="محمد زكريا سيد سيد ابوسبع" w:date="2023-03-31T16:34:00Z">
                                <w:rPr>
                                  <w:rFonts w:ascii="Cambria Math" w:hAnsi="Cambria Math"/>
                                </w:rPr>
                                <m:t>δ</m:t>
                              </w:del>
                            </m:r>
                          </m:e>
                          <m:sub>
                            <m:r>
                              <w:del w:id="7897" w:author="محمد زكريا سيد سيد ابوسبع" w:date="2023-03-31T16:34:00Z">
                                <w:rPr>
                                  <w:rFonts w:ascii="Cambria Math" w:hAnsi="Cambria Math"/>
                                </w:rPr>
                                <m:t>r</m:t>
                              </w:del>
                            </m:r>
                          </m:sub>
                        </m:sSub>
                      </m:sub>
                    </m:sSub>
                  </m:e>
                </m:acc>
                <m:r>
                  <w:del w:id="7898" w:author="محمد زكريا سيد سيد ابوسبع" w:date="2023-03-31T16:34:00Z">
                    <w:rPr>
                      <w:rFonts w:ascii="Cambria Math" w:eastAsiaTheme="minorEastAsia" w:hAnsi="Cambria Math"/>
                    </w:rPr>
                    <m:t>=</m:t>
                  </w:del>
                </m:r>
                <m:d>
                  <m:dPr>
                    <m:ctrlPr>
                      <w:del w:id="7899" w:author="محمد زكريا سيد سيد ابوسبع" w:date="2023-03-31T16:34:00Z">
                        <w:rPr>
                          <w:rFonts w:ascii="Cambria Math" w:eastAsiaTheme="minorEastAsia" w:hAnsi="Cambria Math"/>
                          <w:i/>
                        </w:rPr>
                      </w:del>
                    </m:ctrlPr>
                  </m:dPr>
                  <m:e>
                    <m:sSub>
                      <m:sSubPr>
                        <m:ctrlPr>
                          <w:del w:id="7900" w:author="محمد زكريا سيد سيد ابوسبع" w:date="2023-03-31T16:34:00Z">
                            <w:rPr>
                              <w:rFonts w:ascii="Cambria Math" w:hAnsi="Cambria Math"/>
                              <w:i/>
                            </w:rPr>
                          </w:del>
                        </m:ctrlPr>
                      </m:sSubPr>
                      <m:e>
                        <m:r>
                          <w:del w:id="7901" w:author="محمد زكريا سيد سيد ابوسبع" w:date="2023-03-31T16:34:00Z">
                            <w:rPr>
                              <w:rFonts w:ascii="Cambria Math" w:hAnsi="Cambria Math"/>
                            </w:rPr>
                            <m:t>L</m:t>
                          </w:del>
                        </m:r>
                      </m:e>
                      <m:sub>
                        <m:sSub>
                          <m:sSubPr>
                            <m:ctrlPr>
                              <w:del w:id="7902" w:author="محمد زكريا سيد سيد ابوسبع" w:date="2023-03-31T16:34:00Z">
                                <w:rPr>
                                  <w:rFonts w:ascii="Cambria Math" w:hAnsi="Cambria Math"/>
                                  <w:i/>
                                </w:rPr>
                              </w:del>
                            </m:ctrlPr>
                          </m:sSubPr>
                          <m:e>
                            <m:r>
                              <w:del w:id="7903" w:author="محمد زكريا سيد سيد ابوسبع" w:date="2023-03-31T16:34:00Z">
                                <w:rPr>
                                  <w:rFonts w:ascii="Cambria Math" w:hAnsi="Cambria Math"/>
                                </w:rPr>
                                <m:t>δ</m:t>
                              </w:del>
                            </m:r>
                          </m:e>
                          <m:sub>
                            <m:r>
                              <w:del w:id="7904" w:author="محمد زكريا سيد سيد ابوسبع" w:date="2023-03-31T16:34:00Z">
                                <w:rPr>
                                  <w:rFonts w:ascii="Cambria Math" w:hAnsi="Cambria Math"/>
                                </w:rPr>
                                <m:t>r</m:t>
                              </w:del>
                            </m:r>
                          </m:sub>
                        </m:sSub>
                      </m:sub>
                    </m:sSub>
                    <m:r>
                      <w:del w:id="7905" w:author="محمد زكريا سيد سيد ابوسبع" w:date="2023-03-31T16:34:00Z">
                        <w:rPr>
                          <w:rFonts w:ascii="Cambria Math" w:hAnsi="Cambria Math"/>
                        </w:rPr>
                        <m:t>+</m:t>
                      </w:del>
                    </m:r>
                    <m:f>
                      <m:fPr>
                        <m:type m:val="lin"/>
                        <m:ctrlPr>
                          <w:del w:id="7906" w:author="محمد زكريا سيد سيد ابوسبع" w:date="2023-03-31T16:34:00Z">
                            <w:rPr>
                              <w:rFonts w:ascii="Cambria Math" w:hAnsi="Cambria Math"/>
                              <w:i/>
                            </w:rPr>
                          </w:del>
                        </m:ctrlPr>
                      </m:fPr>
                      <m:num>
                        <m:d>
                          <m:dPr>
                            <m:ctrlPr>
                              <w:del w:id="7907" w:author="محمد زكريا سيد سيد ابوسبع" w:date="2023-03-31T16:34:00Z">
                                <w:rPr>
                                  <w:rFonts w:ascii="Cambria Math" w:hAnsi="Cambria Math"/>
                                  <w:i/>
                                </w:rPr>
                              </w:del>
                            </m:ctrlPr>
                          </m:dPr>
                          <m:e>
                            <m:sSub>
                              <m:sSubPr>
                                <m:ctrlPr>
                                  <w:del w:id="7908" w:author="محمد زكريا سيد سيد ابوسبع" w:date="2023-03-31T16:34:00Z">
                                    <w:rPr>
                                      <w:rFonts w:ascii="Cambria Math" w:eastAsiaTheme="minorEastAsia" w:hAnsi="Cambria Math"/>
                                      <w:i/>
                                    </w:rPr>
                                  </w:del>
                                </m:ctrlPr>
                              </m:sSubPr>
                              <m:e>
                                <m:r>
                                  <w:del w:id="7909" w:author="محمد زكريا سيد سيد ابوسبع" w:date="2023-03-31T16:34:00Z">
                                    <w:rPr>
                                      <w:rFonts w:ascii="Cambria Math" w:eastAsiaTheme="minorEastAsia" w:hAnsi="Cambria Math"/>
                                    </w:rPr>
                                    <m:t>I</m:t>
                                  </w:del>
                                </m:r>
                              </m:e>
                              <m:sub>
                                <m:r>
                                  <w:del w:id="7910" w:author="محمد زكريا سيد سيد ابوسبع" w:date="2023-03-31T16:34:00Z">
                                    <w:rPr>
                                      <w:rFonts w:ascii="Cambria Math" w:eastAsiaTheme="minorEastAsia" w:hAnsi="Cambria Math"/>
                                    </w:rPr>
                                    <m:t>xz</m:t>
                                  </w:del>
                                </m:r>
                              </m:sub>
                            </m:sSub>
                            <m:r>
                              <w:del w:id="7911" w:author="محمد زكريا سيد سيد ابوسبع" w:date="2023-03-31T16:34:00Z">
                                <w:rPr>
                                  <w:rFonts w:ascii="Cambria Math" w:eastAsiaTheme="minorEastAsia" w:hAnsi="Cambria Math"/>
                                </w:rPr>
                                <m:t xml:space="preserve"> </m:t>
                              </w:del>
                            </m:r>
                            <m:sSub>
                              <m:sSubPr>
                                <m:ctrlPr>
                                  <w:del w:id="7912" w:author="محمد زكريا سيد سيد ابوسبع" w:date="2023-03-31T16:34:00Z">
                                    <w:rPr>
                                      <w:rFonts w:ascii="Cambria Math" w:hAnsi="Cambria Math"/>
                                      <w:i/>
                                    </w:rPr>
                                  </w:del>
                                </m:ctrlPr>
                              </m:sSubPr>
                              <m:e>
                                <m:r>
                                  <w:del w:id="7913" w:author="محمد زكريا سيد سيد ابوسبع" w:date="2023-03-31T16:34:00Z">
                                    <w:rPr>
                                      <w:rFonts w:ascii="Cambria Math" w:hAnsi="Cambria Math"/>
                                    </w:rPr>
                                    <m:t>N</m:t>
                                  </w:del>
                                </m:r>
                              </m:e>
                              <m:sub>
                                <m:sSub>
                                  <m:sSubPr>
                                    <m:ctrlPr>
                                      <w:del w:id="7914" w:author="محمد زكريا سيد سيد ابوسبع" w:date="2023-03-31T16:34:00Z">
                                        <w:rPr>
                                          <w:rFonts w:ascii="Cambria Math" w:hAnsi="Cambria Math"/>
                                          <w:i/>
                                        </w:rPr>
                                      </w:del>
                                    </m:ctrlPr>
                                  </m:sSubPr>
                                  <m:e>
                                    <m:r>
                                      <w:del w:id="7915" w:author="محمد زكريا سيد سيد ابوسبع" w:date="2023-03-31T16:34:00Z">
                                        <w:rPr>
                                          <w:rFonts w:ascii="Cambria Math" w:hAnsi="Cambria Math"/>
                                        </w:rPr>
                                        <m:t>δ</m:t>
                                      </w:del>
                                    </m:r>
                                  </m:e>
                                  <m:sub>
                                    <m:r>
                                      <w:del w:id="7916" w:author="محمد زكريا سيد سيد ابوسبع" w:date="2023-03-31T16:34:00Z">
                                        <w:rPr>
                                          <w:rFonts w:ascii="Cambria Math" w:hAnsi="Cambria Math"/>
                                        </w:rPr>
                                        <m:t>r</m:t>
                                      </w:del>
                                    </m:r>
                                  </m:sub>
                                </m:sSub>
                              </m:sub>
                            </m:sSub>
                          </m:e>
                        </m:d>
                      </m:num>
                      <m:den>
                        <m:sSub>
                          <m:sSubPr>
                            <m:ctrlPr>
                              <w:del w:id="7917" w:author="محمد زكريا سيد سيد ابوسبع" w:date="2023-03-31T16:34:00Z">
                                <w:rPr>
                                  <w:rFonts w:ascii="Cambria Math" w:eastAsiaTheme="minorEastAsia" w:hAnsi="Cambria Math"/>
                                  <w:i/>
                                </w:rPr>
                              </w:del>
                            </m:ctrlPr>
                          </m:sSubPr>
                          <m:e>
                            <m:r>
                              <w:del w:id="7918" w:author="محمد زكريا سيد سيد ابوسبع" w:date="2023-03-31T16:34:00Z">
                                <w:rPr>
                                  <w:rFonts w:ascii="Cambria Math" w:eastAsiaTheme="minorEastAsia" w:hAnsi="Cambria Math"/>
                                </w:rPr>
                                <m:t>I</m:t>
                              </w:del>
                            </m:r>
                          </m:e>
                          <m:sub>
                            <m:r>
                              <w:del w:id="7919" w:author="محمد زكريا سيد سيد ابوسبع" w:date="2023-03-31T16:34:00Z">
                                <w:rPr>
                                  <w:rFonts w:ascii="Cambria Math" w:eastAsiaTheme="minorEastAsia" w:hAnsi="Cambria Math"/>
                                </w:rPr>
                                <m:t>x</m:t>
                              </w:del>
                            </m:r>
                          </m:sub>
                        </m:sSub>
                      </m:den>
                    </m:f>
                  </m:e>
                </m:d>
                <m:r>
                  <w:del w:id="7920" w:author="محمد زكريا سيد سيد ابوسبع" w:date="2023-03-31T16:34:00Z">
                    <w:rPr>
                      <w:rFonts w:ascii="Cambria Math" w:eastAsiaTheme="minorEastAsia" w:hAnsi="Cambria Math"/>
                    </w:rPr>
                    <m:t>G</m:t>
                  </w:del>
                </m:r>
              </m:oMath>
            </m:oMathPara>
          </w:p>
        </w:tc>
        <w:tc>
          <w:tcPr>
            <w:tcW w:w="4853" w:type="dxa"/>
            <w:tcBorders>
              <w:top w:val="nil"/>
              <w:left w:val="single" w:sz="4" w:space="0" w:color="auto"/>
              <w:bottom w:val="single" w:sz="4" w:space="0" w:color="auto"/>
              <w:right w:val="single" w:sz="4" w:space="0" w:color="auto"/>
            </w:tcBorders>
          </w:tcPr>
          <w:p w14:paraId="09478089" w14:textId="3F360E5F" w:rsidR="00590B75" w:rsidRPr="002B35C7" w:rsidDel="00E93874" w:rsidRDefault="00000000" w:rsidP="00E52788">
            <w:pPr>
              <w:rPr>
                <w:del w:id="7921" w:author="محمد زكريا سيد سيد ابوسبع" w:date="2023-03-31T16:34:00Z"/>
              </w:rPr>
            </w:pPr>
            <m:oMathPara>
              <m:oMathParaPr>
                <m:jc m:val="left"/>
              </m:oMathParaPr>
              <m:oMath>
                <m:acc>
                  <m:accPr>
                    <m:chr m:val="́"/>
                    <m:ctrlPr>
                      <w:del w:id="7922" w:author="محمد زكريا سيد سيد ابوسبع" w:date="2023-03-31T16:34:00Z">
                        <w:rPr>
                          <w:rFonts w:ascii="Cambria Math" w:hAnsi="Cambria Math"/>
                          <w:i/>
                        </w:rPr>
                      </w:del>
                    </m:ctrlPr>
                  </m:accPr>
                  <m:e>
                    <m:sSub>
                      <m:sSubPr>
                        <m:ctrlPr>
                          <w:del w:id="7923" w:author="محمد زكريا سيد سيد ابوسبع" w:date="2023-03-31T16:34:00Z">
                            <w:rPr>
                              <w:rFonts w:ascii="Cambria Math" w:hAnsi="Cambria Math"/>
                              <w:i/>
                            </w:rPr>
                          </w:del>
                        </m:ctrlPr>
                      </m:sSubPr>
                      <m:e>
                        <m:r>
                          <w:del w:id="7924" w:author="محمد زكريا سيد سيد ابوسبع" w:date="2023-03-31T16:34:00Z">
                            <w:rPr>
                              <w:rFonts w:ascii="Cambria Math" w:hAnsi="Cambria Math"/>
                            </w:rPr>
                            <m:t>N</m:t>
                          </w:del>
                        </m:r>
                      </m:e>
                      <m:sub>
                        <m:sSub>
                          <m:sSubPr>
                            <m:ctrlPr>
                              <w:del w:id="7925" w:author="محمد زكريا سيد سيد ابوسبع" w:date="2023-03-31T16:34:00Z">
                                <w:rPr>
                                  <w:rFonts w:ascii="Cambria Math" w:hAnsi="Cambria Math"/>
                                  <w:i/>
                                </w:rPr>
                              </w:del>
                            </m:ctrlPr>
                          </m:sSubPr>
                          <m:e>
                            <m:r>
                              <w:del w:id="7926" w:author="محمد زكريا سيد سيد ابوسبع" w:date="2023-03-31T16:34:00Z">
                                <w:rPr>
                                  <w:rFonts w:ascii="Cambria Math" w:hAnsi="Cambria Math"/>
                                </w:rPr>
                                <m:t>δ</m:t>
                              </w:del>
                            </m:r>
                          </m:e>
                          <m:sub>
                            <m:r>
                              <w:del w:id="7927" w:author="محمد زكريا سيد سيد ابوسبع" w:date="2023-03-31T16:34:00Z">
                                <w:rPr>
                                  <w:rFonts w:ascii="Cambria Math" w:hAnsi="Cambria Math"/>
                                </w:rPr>
                                <m:t>r</m:t>
                              </w:del>
                            </m:r>
                          </m:sub>
                        </m:sSub>
                      </m:sub>
                    </m:sSub>
                  </m:e>
                </m:acc>
                <m:d>
                  <m:dPr>
                    <m:ctrlPr>
                      <w:del w:id="7928" w:author="محمد زكريا سيد سيد ابوسبع" w:date="2023-03-31T16:34:00Z">
                        <w:rPr>
                          <w:rFonts w:ascii="Cambria Math" w:eastAsiaTheme="minorEastAsia" w:hAnsi="Cambria Math"/>
                          <w:i/>
                        </w:rPr>
                      </w:del>
                    </m:ctrlPr>
                  </m:dPr>
                  <m:e>
                    <m:sSub>
                      <m:sSubPr>
                        <m:ctrlPr>
                          <w:del w:id="7929" w:author="محمد زكريا سيد سيد ابوسبع" w:date="2023-03-31T16:34:00Z">
                            <w:rPr>
                              <w:rFonts w:ascii="Cambria Math" w:hAnsi="Cambria Math"/>
                              <w:i/>
                            </w:rPr>
                          </w:del>
                        </m:ctrlPr>
                      </m:sSubPr>
                      <m:e>
                        <m:r>
                          <w:del w:id="7930" w:author="محمد زكريا سيد سيد ابوسبع" w:date="2023-03-31T16:34:00Z">
                            <w:rPr>
                              <w:rFonts w:ascii="Cambria Math" w:hAnsi="Cambria Math"/>
                            </w:rPr>
                            <m:t>N</m:t>
                          </w:del>
                        </m:r>
                      </m:e>
                      <m:sub>
                        <m:sSub>
                          <m:sSubPr>
                            <m:ctrlPr>
                              <w:del w:id="7931" w:author="محمد زكريا سيد سيد ابوسبع" w:date="2023-03-31T16:34:00Z">
                                <w:rPr>
                                  <w:rFonts w:ascii="Cambria Math" w:hAnsi="Cambria Math"/>
                                  <w:i/>
                                </w:rPr>
                              </w:del>
                            </m:ctrlPr>
                          </m:sSubPr>
                          <m:e>
                            <m:r>
                              <w:del w:id="7932" w:author="محمد زكريا سيد سيد ابوسبع" w:date="2023-03-31T16:34:00Z">
                                <w:rPr>
                                  <w:rFonts w:ascii="Cambria Math" w:hAnsi="Cambria Math"/>
                                </w:rPr>
                                <m:t>δ</m:t>
                              </w:del>
                            </m:r>
                          </m:e>
                          <m:sub>
                            <m:r>
                              <w:del w:id="7933" w:author="محمد زكريا سيد سيد ابوسبع" w:date="2023-03-31T16:34:00Z">
                                <w:rPr>
                                  <w:rFonts w:ascii="Cambria Math" w:hAnsi="Cambria Math"/>
                                </w:rPr>
                                <m:t>a</m:t>
                              </w:del>
                            </m:r>
                          </m:sub>
                        </m:sSub>
                      </m:sub>
                    </m:sSub>
                    <m:r>
                      <w:del w:id="7934" w:author="محمد زكريا سيد سيد ابوسبع" w:date="2023-03-31T16:34:00Z">
                        <w:rPr>
                          <w:rFonts w:ascii="Cambria Math" w:hAnsi="Cambria Math"/>
                        </w:rPr>
                        <m:t>+</m:t>
                      </w:del>
                    </m:r>
                    <m:f>
                      <m:fPr>
                        <m:type m:val="lin"/>
                        <m:ctrlPr>
                          <w:del w:id="7935" w:author="محمد زكريا سيد سيد ابوسبع" w:date="2023-03-31T16:34:00Z">
                            <w:rPr>
                              <w:rFonts w:ascii="Cambria Math" w:hAnsi="Cambria Math"/>
                              <w:i/>
                            </w:rPr>
                          </w:del>
                        </m:ctrlPr>
                      </m:fPr>
                      <m:num>
                        <m:d>
                          <m:dPr>
                            <m:ctrlPr>
                              <w:del w:id="7936" w:author="محمد زكريا سيد سيد ابوسبع" w:date="2023-03-31T16:34:00Z">
                                <w:rPr>
                                  <w:rFonts w:ascii="Cambria Math" w:hAnsi="Cambria Math"/>
                                  <w:i/>
                                </w:rPr>
                              </w:del>
                            </m:ctrlPr>
                          </m:dPr>
                          <m:e>
                            <m:sSub>
                              <m:sSubPr>
                                <m:ctrlPr>
                                  <w:del w:id="7937" w:author="محمد زكريا سيد سيد ابوسبع" w:date="2023-03-31T16:34:00Z">
                                    <w:rPr>
                                      <w:rFonts w:ascii="Cambria Math" w:eastAsiaTheme="minorEastAsia" w:hAnsi="Cambria Math"/>
                                      <w:i/>
                                    </w:rPr>
                                  </w:del>
                                </m:ctrlPr>
                              </m:sSubPr>
                              <m:e>
                                <m:r>
                                  <w:del w:id="7938" w:author="محمد زكريا سيد سيد ابوسبع" w:date="2023-03-31T16:34:00Z">
                                    <w:rPr>
                                      <w:rFonts w:ascii="Cambria Math" w:eastAsiaTheme="minorEastAsia" w:hAnsi="Cambria Math"/>
                                    </w:rPr>
                                    <m:t>I</m:t>
                                  </w:del>
                                </m:r>
                              </m:e>
                              <m:sub>
                                <m:r>
                                  <w:del w:id="7939" w:author="محمد زكريا سيد سيد ابوسبع" w:date="2023-03-31T16:34:00Z">
                                    <w:rPr>
                                      <w:rFonts w:ascii="Cambria Math" w:eastAsiaTheme="minorEastAsia" w:hAnsi="Cambria Math"/>
                                    </w:rPr>
                                    <m:t>xz</m:t>
                                  </w:del>
                                </m:r>
                              </m:sub>
                            </m:sSub>
                            <m:r>
                              <w:del w:id="7940" w:author="محمد زكريا سيد سيد ابوسبع" w:date="2023-03-31T16:34:00Z">
                                <w:rPr>
                                  <w:rFonts w:ascii="Cambria Math" w:eastAsiaTheme="minorEastAsia" w:hAnsi="Cambria Math"/>
                                </w:rPr>
                                <m:t xml:space="preserve"> </m:t>
                              </w:del>
                            </m:r>
                            <m:sSub>
                              <m:sSubPr>
                                <m:ctrlPr>
                                  <w:del w:id="7941" w:author="محمد زكريا سيد سيد ابوسبع" w:date="2023-03-31T16:34:00Z">
                                    <w:rPr>
                                      <w:rFonts w:ascii="Cambria Math" w:hAnsi="Cambria Math"/>
                                      <w:i/>
                                    </w:rPr>
                                  </w:del>
                                </m:ctrlPr>
                              </m:sSubPr>
                              <m:e>
                                <m:r>
                                  <w:del w:id="7942" w:author="محمد زكريا سيد سيد ابوسبع" w:date="2023-03-31T16:34:00Z">
                                    <w:rPr>
                                      <w:rFonts w:ascii="Cambria Math" w:hAnsi="Cambria Math"/>
                                    </w:rPr>
                                    <m:t>L</m:t>
                                  </w:del>
                                </m:r>
                              </m:e>
                              <m:sub>
                                <m:sSub>
                                  <m:sSubPr>
                                    <m:ctrlPr>
                                      <w:del w:id="7943" w:author="محمد زكريا سيد سيد ابوسبع" w:date="2023-03-31T16:34:00Z">
                                        <w:rPr>
                                          <w:rFonts w:ascii="Cambria Math" w:hAnsi="Cambria Math"/>
                                          <w:i/>
                                        </w:rPr>
                                      </w:del>
                                    </m:ctrlPr>
                                  </m:sSubPr>
                                  <m:e>
                                    <m:r>
                                      <w:del w:id="7944" w:author="محمد زكريا سيد سيد ابوسبع" w:date="2023-03-31T16:34:00Z">
                                        <w:rPr>
                                          <w:rFonts w:ascii="Cambria Math" w:hAnsi="Cambria Math"/>
                                        </w:rPr>
                                        <m:t>δ</m:t>
                                      </w:del>
                                    </m:r>
                                  </m:e>
                                  <m:sub>
                                    <m:r>
                                      <w:del w:id="7945" w:author="محمد زكريا سيد سيد ابوسبع" w:date="2023-03-31T16:34:00Z">
                                        <w:rPr>
                                          <w:rFonts w:ascii="Cambria Math" w:hAnsi="Cambria Math"/>
                                        </w:rPr>
                                        <m:t>a</m:t>
                                      </w:del>
                                    </m:r>
                                  </m:sub>
                                </m:sSub>
                              </m:sub>
                            </m:sSub>
                          </m:e>
                        </m:d>
                      </m:num>
                      <m:den>
                        <m:sSub>
                          <m:sSubPr>
                            <m:ctrlPr>
                              <w:del w:id="7946" w:author="محمد زكريا سيد سيد ابوسبع" w:date="2023-03-31T16:34:00Z">
                                <w:rPr>
                                  <w:rFonts w:ascii="Cambria Math" w:eastAsiaTheme="minorEastAsia" w:hAnsi="Cambria Math"/>
                                  <w:i/>
                                </w:rPr>
                              </w:del>
                            </m:ctrlPr>
                          </m:sSubPr>
                          <m:e>
                            <m:r>
                              <w:del w:id="7947" w:author="محمد زكريا سيد سيد ابوسبع" w:date="2023-03-31T16:34:00Z">
                                <w:rPr>
                                  <w:rFonts w:ascii="Cambria Math" w:eastAsiaTheme="minorEastAsia" w:hAnsi="Cambria Math"/>
                                </w:rPr>
                                <m:t>I</m:t>
                              </w:del>
                            </m:r>
                          </m:e>
                          <m:sub>
                            <m:r>
                              <w:del w:id="7948" w:author="محمد زكريا سيد سيد ابوسبع" w:date="2023-03-31T16:34:00Z">
                                <w:rPr>
                                  <w:rFonts w:ascii="Cambria Math" w:eastAsiaTheme="minorEastAsia" w:hAnsi="Cambria Math"/>
                                </w:rPr>
                                <m:t>z</m:t>
                              </w:del>
                            </m:r>
                          </m:sub>
                        </m:sSub>
                      </m:den>
                    </m:f>
                  </m:e>
                </m:d>
                <m:r>
                  <w:del w:id="7949" w:author="محمد زكريا سيد سيد ابوسبع" w:date="2023-03-31T16:34:00Z">
                    <w:rPr>
                      <w:rFonts w:ascii="Cambria Math" w:eastAsiaTheme="minorEastAsia" w:hAnsi="Cambria Math"/>
                    </w:rPr>
                    <m:t>G</m:t>
                  </w:del>
                </m:r>
              </m:oMath>
            </m:oMathPara>
          </w:p>
        </w:tc>
      </w:tr>
      <w:tr w:rsidR="00590B75" w:rsidDel="00E93874" w14:paraId="568E2BA5" w14:textId="2EE9E9F3" w:rsidTr="00E52788">
        <w:trPr>
          <w:trHeight w:val="706"/>
          <w:del w:id="7950" w:author="محمد زكريا سيد سيد ابوسبع" w:date="2023-03-31T16:34:00Z"/>
        </w:trPr>
        <w:tc>
          <w:tcPr>
            <w:tcW w:w="9493" w:type="dxa"/>
            <w:gridSpan w:val="2"/>
            <w:tcBorders>
              <w:left w:val="single" w:sz="4" w:space="0" w:color="auto"/>
              <w:bottom w:val="single" w:sz="4" w:space="0" w:color="auto"/>
              <w:right w:val="single" w:sz="4" w:space="0" w:color="auto"/>
            </w:tcBorders>
          </w:tcPr>
          <w:p w14:paraId="75FBC3A9" w14:textId="41ECA7B0" w:rsidR="00590B75" w:rsidRPr="002B35C7" w:rsidDel="00E93874" w:rsidRDefault="00590B75" w:rsidP="00E52788">
            <w:pPr>
              <w:rPr>
                <w:del w:id="7951" w:author="محمد زكريا سيد سيد ابوسبع" w:date="2023-03-31T16:34:00Z"/>
              </w:rPr>
            </w:pPr>
            <m:oMathPara>
              <m:oMath>
                <m:r>
                  <w:del w:id="7952" w:author="محمد زكريا سيد سيد ابوسبع" w:date="2023-03-31T16:34:00Z">
                    <w:rPr>
                      <w:rFonts w:ascii="Cambria Math" w:hAnsi="Cambria Math"/>
                    </w:rPr>
                    <m:t>G=</m:t>
                  </w:del>
                </m:r>
                <m:f>
                  <m:fPr>
                    <m:ctrlPr>
                      <w:del w:id="7953" w:author="محمد زكريا سيد سيد ابوسبع" w:date="2023-03-31T16:34:00Z">
                        <w:rPr>
                          <w:rFonts w:ascii="Cambria Math" w:eastAsiaTheme="minorEastAsia" w:hAnsi="Cambria Math"/>
                          <w:i/>
                        </w:rPr>
                      </w:del>
                    </m:ctrlPr>
                  </m:fPr>
                  <m:num>
                    <m:sSub>
                      <m:sSubPr>
                        <m:ctrlPr>
                          <w:del w:id="7954" w:author="محمد زكريا سيد سيد ابوسبع" w:date="2023-03-31T16:34:00Z">
                            <w:rPr>
                              <w:rFonts w:ascii="Cambria Math" w:eastAsiaTheme="minorEastAsia" w:hAnsi="Cambria Math"/>
                              <w:i/>
                            </w:rPr>
                          </w:del>
                        </m:ctrlPr>
                      </m:sSubPr>
                      <m:e>
                        <m:r>
                          <w:del w:id="7955" w:author="محمد زكريا سيد سيد ابوسبع" w:date="2023-03-31T16:34:00Z">
                            <w:rPr>
                              <w:rFonts w:ascii="Cambria Math" w:eastAsiaTheme="minorEastAsia" w:hAnsi="Cambria Math"/>
                            </w:rPr>
                            <m:t>I</m:t>
                          </w:del>
                        </m:r>
                      </m:e>
                      <m:sub>
                        <m:r>
                          <w:del w:id="7956" w:author="محمد زكريا سيد سيد ابوسبع" w:date="2023-03-31T16:34:00Z">
                            <w:rPr>
                              <w:rFonts w:ascii="Cambria Math" w:eastAsiaTheme="minorEastAsia" w:hAnsi="Cambria Math"/>
                            </w:rPr>
                            <m:t>x</m:t>
                          </w:del>
                        </m:r>
                      </m:sub>
                    </m:sSub>
                    <m:sSub>
                      <m:sSubPr>
                        <m:ctrlPr>
                          <w:del w:id="7957" w:author="محمد زكريا سيد سيد ابوسبع" w:date="2023-03-31T16:34:00Z">
                            <w:rPr>
                              <w:rFonts w:ascii="Cambria Math" w:eastAsiaTheme="minorEastAsia" w:hAnsi="Cambria Math"/>
                              <w:i/>
                            </w:rPr>
                          </w:del>
                        </m:ctrlPr>
                      </m:sSubPr>
                      <m:e>
                        <m:r>
                          <w:del w:id="7958" w:author="محمد زكريا سيد سيد ابوسبع" w:date="2023-03-31T16:34:00Z">
                            <w:rPr>
                              <w:rFonts w:ascii="Cambria Math" w:eastAsiaTheme="minorEastAsia" w:hAnsi="Cambria Math"/>
                            </w:rPr>
                            <m:t>I</m:t>
                          </w:del>
                        </m:r>
                      </m:e>
                      <m:sub>
                        <m:r>
                          <w:del w:id="7959" w:author="محمد زكريا سيد سيد ابوسبع" w:date="2023-03-31T16:34:00Z">
                            <w:rPr>
                              <w:rFonts w:ascii="Cambria Math" w:eastAsiaTheme="minorEastAsia" w:hAnsi="Cambria Math"/>
                            </w:rPr>
                            <m:t>z</m:t>
                          </w:del>
                        </m:r>
                      </m:sub>
                    </m:sSub>
                  </m:num>
                  <m:den>
                    <m:sSub>
                      <m:sSubPr>
                        <m:ctrlPr>
                          <w:del w:id="7960" w:author="محمد زكريا سيد سيد ابوسبع" w:date="2023-03-31T16:34:00Z">
                            <w:rPr>
                              <w:rFonts w:ascii="Cambria Math" w:eastAsiaTheme="minorEastAsia" w:hAnsi="Cambria Math"/>
                              <w:i/>
                            </w:rPr>
                          </w:del>
                        </m:ctrlPr>
                      </m:sSubPr>
                      <m:e>
                        <m:r>
                          <w:del w:id="7961" w:author="محمد زكريا سيد سيد ابوسبع" w:date="2023-03-31T16:34:00Z">
                            <w:rPr>
                              <w:rFonts w:ascii="Cambria Math" w:eastAsiaTheme="minorEastAsia" w:hAnsi="Cambria Math"/>
                            </w:rPr>
                            <m:t>I</m:t>
                          </w:del>
                        </m:r>
                      </m:e>
                      <m:sub>
                        <m:r>
                          <w:del w:id="7962" w:author="محمد زكريا سيد سيد ابوسبع" w:date="2023-03-31T16:34:00Z">
                            <w:rPr>
                              <w:rFonts w:ascii="Cambria Math" w:eastAsiaTheme="minorEastAsia" w:hAnsi="Cambria Math"/>
                            </w:rPr>
                            <m:t>x</m:t>
                          </w:del>
                        </m:r>
                      </m:sub>
                    </m:sSub>
                    <m:sSub>
                      <m:sSubPr>
                        <m:ctrlPr>
                          <w:del w:id="7963" w:author="محمد زكريا سيد سيد ابوسبع" w:date="2023-03-31T16:34:00Z">
                            <w:rPr>
                              <w:rFonts w:ascii="Cambria Math" w:eastAsiaTheme="minorEastAsia" w:hAnsi="Cambria Math"/>
                              <w:i/>
                            </w:rPr>
                          </w:del>
                        </m:ctrlPr>
                      </m:sSubPr>
                      <m:e>
                        <m:r>
                          <w:del w:id="7964" w:author="محمد زكريا سيد سيد ابوسبع" w:date="2023-03-31T16:34:00Z">
                            <w:rPr>
                              <w:rFonts w:ascii="Cambria Math" w:eastAsiaTheme="minorEastAsia" w:hAnsi="Cambria Math"/>
                            </w:rPr>
                            <m:t>I</m:t>
                          </w:del>
                        </m:r>
                      </m:e>
                      <m:sub>
                        <m:r>
                          <w:del w:id="7965" w:author="محمد زكريا سيد سيد ابوسبع" w:date="2023-03-31T16:34:00Z">
                            <w:rPr>
                              <w:rFonts w:ascii="Cambria Math" w:eastAsiaTheme="minorEastAsia" w:hAnsi="Cambria Math"/>
                            </w:rPr>
                            <m:t>z</m:t>
                          </w:del>
                        </m:r>
                      </m:sub>
                    </m:sSub>
                    <m:r>
                      <w:del w:id="7966" w:author="محمد زكريا سيد سيد ابوسبع" w:date="2023-03-31T16:34:00Z">
                        <w:rPr>
                          <w:rFonts w:ascii="Cambria Math" w:eastAsiaTheme="minorEastAsia" w:hAnsi="Cambria Math"/>
                        </w:rPr>
                        <m:t>-</m:t>
                      </w:del>
                    </m:r>
                    <m:sSup>
                      <m:sSupPr>
                        <m:ctrlPr>
                          <w:del w:id="7967" w:author="محمد زكريا سيد سيد ابوسبع" w:date="2023-03-31T16:34:00Z">
                            <w:rPr>
                              <w:rFonts w:ascii="Cambria Math" w:eastAsiaTheme="minorEastAsia" w:hAnsi="Cambria Math"/>
                              <w:i/>
                            </w:rPr>
                          </w:del>
                        </m:ctrlPr>
                      </m:sSupPr>
                      <m:e>
                        <m:d>
                          <m:dPr>
                            <m:ctrlPr>
                              <w:del w:id="7968" w:author="محمد زكريا سيد سيد ابوسبع" w:date="2023-03-31T16:34:00Z">
                                <w:rPr>
                                  <w:rFonts w:ascii="Cambria Math" w:eastAsiaTheme="minorEastAsia" w:hAnsi="Cambria Math"/>
                                  <w:i/>
                                </w:rPr>
                              </w:del>
                            </m:ctrlPr>
                          </m:dPr>
                          <m:e>
                            <m:sSub>
                              <m:sSubPr>
                                <m:ctrlPr>
                                  <w:del w:id="7969" w:author="محمد زكريا سيد سيد ابوسبع" w:date="2023-03-31T16:34:00Z">
                                    <w:rPr>
                                      <w:rFonts w:ascii="Cambria Math" w:eastAsiaTheme="minorEastAsia" w:hAnsi="Cambria Math"/>
                                      <w:i/>
                                    </w:rPr>
                                  </w:del>
                                </m:ctrlPr>
                              </m:sSubPr>
                              <m:e>
                                <m:r>
                                  <w:del w:id="7970" w:author="محمد زكريا سيد سيد ابوسبع" w:date="2023-03-31T16:34:00Z">
                                    <w:rPr>
                                      <w:rFonts w:ascii="Cambria Math" w:eastAsiaTheme="minorEastAsia" w:hAnsi="Cambria Math"/>
                                    </w:rPr>
                                    <m:t>I</m:t>
                                  </w:del>
                                </m:r>
                              </m:e>
                              <m:sub>
                                <m:r>
                                  <w:del w:id="7971" w:author="محمد زكريا سيد سيد ابوسبع" w:date="2023-03-31T16:34:00Z">
                                    <w:rPr>
                                      <w:rFonts w:ascii="Cambria Math" w:eastAsiaTheme="minorEastAsia" w:hAnsi="Cambria Math"/>
                                    </w:rPr>
                                    <m:t>xz</m:t>
                                  </w:del>
                                </m:r>
                              </m:sub>
                            </m:sSub>
                          </m:e>
                        </m:d>
                      </m:e>
                      <m:sup>
                        <m:r>
                          <w:del w:id="7972" w:author="محمد زكريا سيد سيد ابوسبع" w:date="2023-03-31T16:34:00Z">
                            <w:rPr>
                              <w:rFonts w:ascii="Cambria Math" w:eastAsiaTheme="minorEastAsia" w:hAnsi="Cambria Math"/>
                            </w:rPr>
                            <m:t>2</m:t>
                          </w:del>
                        </m:r>
                      </m:sup>
                    </m:sSup>
                  </m:den>
                </m:f>
                <m:r>
                  <w:del w:id="7973" w:author="محمد زكريا سيد سيد ابوسبع" w:date="2023-03-31T16:34:00Z">
                    <w:rPr>
                      <w:rFonts w:ascii="Cambria Math" w:eastAsiaTheme="minorEastAsia" w:hAnsi="Cambria Math"/>
                    </w:rPr>
                    <m:t>=</m:t>
                  </w:del>
                </m:r>
                <m:f>
                  <m:fPr>
                    <m:type m:val="skw"/>
                    <m:ctrlPr>
                      <w:del w:id="7974" w:author="محمد زكريا سيد سيد ابوسبع" w:date="2023-03-31T16:34:00Z">
                        <w:rPr>
                          <w:rFonts w:ascii="Cambria Math" w:eastAsiaTheme="minorEastAsia" w:hAnsi="Cambria Math"/>
                          <w:i/>
                        </w:rPr>
                      </w:del>
                    </m:ctrlPr>
                  </m:fPr>
                  <m:num>
                    <m:r>
                      <w:del w:id="7975" w:author="محمد زكريا سيد سيد ابوسبع" w:date="2023-03-31T16:34:00Z">
                        <w:rPr>
                          <w:rFonts w:ascii="Cambria Math" w:eastAsiaTheme="minorEastAsia" w:hAnsi="Cambria Math"/>
                        </w:rPr>
                        <m:t>1</m:t>
                      </w:del>
                    </m:r>
                  </m:num>
                  <m:den>
                    <m:d>
                      <m:dPr>
                        <m:ctrlPr>
                          <w:del w:id="7976" w:author="محمد زكريا سيد سيد ابوسبع" w:date="2023-03-31T16:34:00Z">
                            <w:rPr>
                              <w:rFonts w:ascii="Cambria Math" w:eastAsiaTheme="minorEastAsia" w:hAnsi="Cambria Math"/>
                              <w:i/>
                            </w:rPr>
                          </w:del>
                        </m:ctrlPr>
                      </m:dPr>
                      <m:e>
                        <m:r>
                          <w:del w:id="7977" w:author="محمد زكريا سيد سيد ابوسبع" w:date="2023-03-31T16:34:00Z">
                            <w:rPr>
                              <w:rFonts w:ascii="Cambria Math" w:eastAsiaTheme="minorEastAsia" w:hAnsi="Cambria Math"/>
                            </w:rPr>
                            <m:t>1-</m:t>
                          </w:del>
                        </m:r>
                        <m:d>
                          <m:dPr>
                            <m:ctrlPr>
                              <w:del w:id="7978" w:author="محمد زكريا سيد سيد ابوسبع" w:date="2023-03-31T16:34:00Z">
                                <w:rPr>
                                  <w:rFonts w:ascii="Cambria Math" w:eastAsiaTheme="minorEastAsia" w:hAnsi="Cambria Math"/>
                                  <w:i/>
                                </w:rPr>
                              </w:del>
                            </m:ctrlPr>
                          </m:dPr>
                          <m:e>
                            <m:f>
                              <m:fPr>
                                <m:type m:val="lin"/>
                                <m:ctrlPr>
                                  <w:del w:id="7979" w:author="محمد زكريا سيد سيد ابوسبع" w:date="2023-03-31T16:34:00Z">
                                    <w:rPr>
                                      <w:rFonts w:ascii="Cambria Math" w:eastAsiaTheme="minorEastAsia" w:hAnsi="Cambria Math"/>
                                      <w:i/>
                                    </w:rPr>
                                  </w:del>
                                </m:ctrlPr>
                              </m:fPr>
                              <m:num>
                                <m:sSup>
                                  <m:sSupPr>
                                    <m:ctrlPr>
                                      <w:del w:id="7980" w:author="محمد زكريا سيد سيد ابوسبع" w:date="2023-03-31T16:34:00Z">
                                        <w:rPr>
                                          <w:rFonts w:ascii="Cambria Math" w:eastAsiaTheme="minorEastAsia" w:hAnsi="Cambria Math"/>
                                          <w:i/>
                                        </w:rPr>
                                      </w:del>
                                    </m:ctrlPr>
                                  </m:sSupPr>
                                  <m:e>
                                    <m:d>
                                      <m:dPr>
                                        <m:ctrlPr>
                                          <w:del w:id="7981" w:author="محمد زكريا سيد سيد ابوسبع" w:date="2023-03-31T16:34:00Z">
                                            <w:rPr>
                                              <w:rFonts w:ascii="Cambria Math" w:eastAsiaTheme="minorEastAsia" w:hAnsi="Cambria Math"/>
                                              <w:i/>
                                            </w:rPr>
                                          </w:del>
                                        </m:ctrlPr>
                                      </m:dPr>
                                      <m:e>
                                        <m:sSub>
                                          <m:sSubPr>
                                            <m:ctrlPr>
                                              <w:del w:id="7982" w:author="محمد زكريا سيد سيد ابوسبع" w:date="2023-03-31T16:34:00Z">
                                                <w:rPr>
                                                  <w:rFonts w:ascii="Cambria Math" w:eastAsiaTheme="minorEastAsia" w:hAnsi="Cambria Math"/>
                                                  <w:i/>
                                                </w:rPr>
                                              </w:del>
                                            </m:ctrlPr>
                                          </m:sSubPr>
                                          <m:e>
                                            <m:r>
                                              <w:del w:id="7983" w:author="محمد زكريا سيد سيد ابوسبع" w:date="2023-03-31T16:34:00Z">
                                                <w:rPr>
                                                  <w:rFonts w:ascii="Cambria Math" w:eastAsiaTheme="minorEastAsia" w:hAnsi="Cambria Math"/>
                                                </w:rPr>
                                                <m:t>I</m:t>
                                              </w:del>
                                            </m:r>
                                          </m:e>
                                          <m:sub>
                                            <m:r>
                                              <w:del w:id="7984" w:author="محمد زكريا سيد سيد ابوسبع" w:date="2023-03-31T16:34:00Z">
                                                <w:rPr>
                                                  <w:rFonts w:ascii="Cambria Math" w:eastAsiaTheme="minorEastAsia" w:hAnsi="Cambria Math"/>
                                                </w:rPr>
                                                <m:t>xz</m:t>
                                              </w:del>
                                            </m:r>
                                          </m:sub>
                                        </m:sSub>
                                      </m:e>
                                    </m:d>
                                  </m:e>
                                  <m:sup>
                                    <m:r>
                                      <w:del w:id="7985" w:author="محمد زكريا سيد سيد ابوسبع" w:date="2023-03-31T16:34:00Z">
                                        <w:rPr>
                                          <w:rFonts w:ascii="Cambria Math" w:eastAsiaTheme="minorEastAsia" w:hAnsi="Cambria Math"/>
                                        </w:rPr>
                                        <m:t>2</m:t>
                                      </w:del>
                                    </m:r>
                                  </m:sup>
                                </m:sSup>
                              </m:num>
                              <m:den>
                                <m:sSub>
                                  <m:sSubPr>
                                    <m:ctrlPr>
                                      <w:del w:id="7986" w:author="محمد زكريا سيد سيد ابوسبع" w:date="2023-03-31T16:34:00Z">
                                        <w:rPr>
                                          <w:rFonts w:ascii="Cambria Math" w:eastAsiaTheme="minorEastAsia" w:hAnsi="Cambria Math"/>
                                          <w:i/>
                                        </w:rPr>
                                      </w:del>
                                    </m:ctrlPr>
                                  </m:sSubPr>
                                  <m:e>
                                    <m:r>
                                      <w:del w:id="7987" w:author="محمد زكريا سيد سيد ابوسبع" w:date="2023-03-31T16:34:00Z">
                                        <w:rPr>
                                          <w:rFonts w:ascii="Cambria Math" w:eastAsiaTheme="minorEastAsia" w:hAnsi="Cambria Math"/>
                                        </w:rPr>
                                        <m:t>I</m:t>
                                      </w:del>
                                    </m:r>
                                  </m:e>
                                  <m:sub>
                                    <m:r>
                                      <w:del w:id="7988" w:author="محمد زكريا سيد سيد ابوسبع" w:date="2023-03-31T16:34:00Z">
                                        <w:rPr>
                                          <w:rFonts w:ascii="Cambria Math" w:eastAsiaTheme="minorEastAsia" w:hAnsi="Cambria Math"/>
                                        </w:rPr>
                                        <m:t>x</m:t>
                                      </w:del>
                                    </m:r>
                                  </m:sub>
                                </m:sSub>
                                <m:sSub>
                                  <m:sSubPr>
                                    <m:ctrlPr>
                                      <w:del w:id="7989" w:author="محمد زكريا سيد سيد ابوسبع" w:date="2023-03-31T16:34:00Z">
                                        <w:rPr>
                                          <w:rFonts w:ascii="Cambria Math" w:eastAsiaTheme="minorEastAsia" w:hAnsi="Cambria Math"/>
                                          <w:i/>
                                        </w:rPr>
                                      </w:del>
                                    </m:ctrlPr>
                                  </m:sSubPr>
                                  <m:e>
                                    <m:r>
                                      <w:del w:id="7990" w:author="محمد زكريا سيد سيد ابوسبع" w:date="2023-03-31T16:34:00Z">
                                        <w:rPr>
                                          <w:rFonts w:ascii="Cambria Math" w:eastAsiaTheme="minorEastAsia" w:hAnsi="Cambria Math"/>
                                        </w:rPr>
                                        <m:t>I</m:t>
                                      </w:del>
                                    </m:r>
                                  </m:e>
                                  <m:sub>
                                    <m:r>
                                      <w:del w:id="7991" w:author="محمد زكريا سيد سيد ابوسبع" w:date="2023-03-31T16:34:00Z">
                                        <w:rPr>
                                          <w:rFonts w:ascii="Cambria Math" w:eastAsiaTheme="minorEastAsia" w:hAnsi="Cambria Math"/>
                                        </w:rPr>
                                        <m:t>z</m:t>
                                      </w:del>
                                    </m:r>
                                  </m:sub>
                                </m:sSub>
                              </m:den>
                            </m:f>
                          </m:e>
                        </m:d>
                      </m:e>
                    </m:d>
                  </m:den>
                </m:f>
              </m:oMath>
            </m:oMathPara>
          </w:p>
        </w:tc>
      </w:tr>
    </w:tbl>
    <w:p w14:paraId="0DEA9E59" w14:textId="5EC0CF0A" w:rsidR="00590B75" w:rsidDel="00E93874" w:rsidRDefault="00590B75" w:rsidP="00590B75">
      <w:pPr>
        <w:spacing w:after="200"/>
        <w:ind w:left="0" w:right="0"/>
        <w:jc w:val="left"/>
        <w:rPr>
          <w:del w:id="7992" w:author="محمد زكريا سيد سيد ابوسبع" w:date="2023-03-31T16:34:00Z"/>
          <w:rtl/>
        </w:rPr>
      </w:pPr>
    </w:p>
    <w:p w14:paraId="7CC96550" w14:textId="4310C97A" w:rsidR="00590B75" w:rsidDel="00E93874" w:rsidRDefault="00590B75" w:rsidP="00590B75">
      <w:pPr>
        <w:spacing w:after="200"/>
        <w:ind w:left="0" w:right="0"/>
        <w:jc w:val="left"/>
        <w:rPr>
          <w:del w:id="7993" w:author="محمد زكريا سيد سيد ابوسبع" w:date="2023-03-31T16:34:00Z"/>
          <w:u w:val="single"/>
        </w:rPr>
      </w:pPr>
      <w:del w:id="7994" w:author="محمد زكريا سيد سيد ابوسبع" w:date="2023-03-31T16:34:00Z">
        <w:r w:rsidRPr="00594BA0" w:rsidDel="00E93874">
          <w:rPr>
            <w:u w:val="single"/>
          </w:rPr>
          <w:delText>(Continue Starting from here)</w:delText>
        </w:r>
      </w:del>
    </w:p>
    <w:p w14:paraId="5CF0C279" w14:textId="6686DA69" w:rsidR="00590B75" w:rsidDel="00E93874" w:rsidRDefault="00590B75" w:rsidP="00590B75">
      <w:pPr>
        <w:spacing w:after="200"/>
        <w:ind w:left="0" w:right="0"/>
        <w:jc w:val="left"/>
        <w:rPr>
          <w:del w:id="7995" w:author="محمد زكريا سيد سيد ابوسبع" w:date="2023-03-31T16:34:00Z"/>
          <w:u w:val="single"/>
        </w:rPr>
      </w:pPr>
      <w:del w:id="7996" w:author="محمد زكريا سيد سيد ابوسبع" w:date="2023-03-31T16:34:00Z">
        <w:r w:rsidDel="00E93874">
          <w:rPr>
            <w:u w:val="single"/>
          </w:rPr>
          <w:delText>The next pages is just for formatting guidance, so do not delete them, use them for adding Simulink pics and Response Figures.</w:delText>
        </w:r>
      </w:del>
    </w:p>
    <w:p w14:paraId="61949403" w14:textId="69AAE784" w:rsidR="00590B75" w:rsidRPr="00590B75" w:rsidDel="00E93874" w:rsidRDefault="00590B75" w:rsidP="00590B75">
      <w:pPr>
        <w:spacing w:after="200"/>
        <w:ind w:left="0" w:right="0"/>
        <w:jc w:val="left"/>
        <w:rPr>
          <w:del w:id="7997" w:author="محمد زكريا سيد سيد ابوسبع" w:date="2023-03-31T16:34:00Z"/>
          <w:u w:val="single"/>
        </w:rPr>
      </w:pPr>
      <w:del w:id="7998" w:author="محمد زكريا سيد سيد ابوسبع" w:date="2023-03-31T16:34:00Z">
        <w:r w:rsidDel="00E93874">
          <w:rPr>
            <w:u w:val="single"/>
          </w:rPr>
          <w:br w:type="page"/>
        </w:r>
      </w:del>
    </w:p>
    <w:p w14:paraId="1B6189E1" w14:textId="4D5ADA40" w:rsidR="00590B75" w:rsidDel="00E93874" w:rsidRDefault="00590B75" w:rsidP="00590B75">
      <w:pPr>
        <w:pStyle w:val="Heading2"/>
        <w:numPr>
          <w:ilvl w:val="0"/>
          <w:numId w:val="3"/>
        </w:numPr>
        <w:rPr>
          <w:del w:id="7999" w:author="محمد زكريا سيد سيد ابوسبع" w:date="2023-03-31T16:34:00Z"/>
        </w:rPr>
      </w:pPr>
      <w:del w:id="8000" w:author="محمد زكريا سيد سيد ابوسبع" w:date="2023-03-31T16:34:00Z">
        <w:r w:rsidDel="00E93874">
          <w:delText>Simulink Schematic</w:delText>
        </w:r>
      </w:del>
    </w:p>
    <w:p w14:paraId="602AEEB1" w14:textId="77777777" w:rsidR="00590B75" w:rsidRDefault="00590B75" w:rsidP="00590B75">
      <w:pPr>
        <w:keepNext/>
      </w:pPr>
      <w:r>
        <w:rPr>
          <w:rFonts w:ascii="Cambria Math" w:hAnsi="Cambria Math" w:cstheme="minorBidi"/>
          <w:noProof/>
          <w:color w:val="002060"/>
          <w:kern w:val="24"/>
        </w:rPr>
        <w:drawing>
          <wp:inline distT="0" distB="0" distL="0" distR="0" wp14:anchorId="6638BD13" wp14:editId="0172DE1E">
            <wp:extent cx="6097270" cy="2429510"/>
            <wp:effectExtent l="0" t="0" r="0" b="88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097270" cy="2429510"/>
                    </a:xfrm>
                    <a:prstGeom prst="rect">
                      <a:avLst/>
                    </a:prstGeom>
                  </pic:spPr>
                </pic:pic>
              </a:graphicData>
            </a:graphic>
          </wp:inline>
        </w:drawing>
      </w:r>
    </w:p>
    <w:p w14:paraId="07F34220" w14:textId="17554E62" w:rsidR="00590B75" w:rsidRDefault="00590B75" w:rsidP="00590B75">
      <w:pPr>
        <w:pStyle w:val="Caption"/>
      </w:pPr>
      <w:r>
        <w:t xml:space="preserve">Figure </w:t>
      </w:r>
      <w:fldSimple w:instr=" SEQ Figure \* ARABIC ">
        <w:r w:rsidR="00956C27">
          <w:rPr>
            <w:noProof/>
          </w:rPr>
          <w:t>12</w:t>
        </w:r>
      </w:fldSimple>
      <w:r>
        <w:rPr>
          <w:rFonts w:hint="cs"/>
          <w:rtl/>
          <w:lang w:bidi="ar-SA"/>
        </w:rPr>
        <w:t xml:space="preserve"> </w:t>
      </w:r>
      <w:r w:rsidRPr="00D36B5A">
        <w:rPr>
          <w:lang w:bidi="ar-SA"/>
        </w:rPr>
        <w:t>Simulator Schematic</w:t>
      </w:r>
      <w:r>
        <w:rPr>
          <w:rFonts w:hint="cs"/>
          <w:rtl/>
          <w:lang w:bidi="ar-SA"/>
        </w:rPr>
        <w:t>.</w:t>
      </w:r>
    </w:p>
    <w:p w14:paraId="2D2184CD" w14:textId="2378E55C" w:rsidR="00590B75" w:rsidRDefault="00590B75" w:rsidP="00590B75">
      <w:pPr>
        <w:keepNext/>
        <w:ind w:left="0"/>
      </w:pPr>
      <w:r>
        <w:rPr>
          <w:rFonts w:ascii="Cambria Math" w:hAnsi="Cambria Math" w:cstheme="minorBidi"/>
          <w:noProof/>
          <w:color w:val="002060"/>
          <w:kern w:val="24"/>
        </w:rPr>
        <w:drawing>
          <wp:inline distT="0" distB="0" distL="0" distR="0" wp14:anchorId="700DCA78" wp14:editId="5AA2AFF7">
            <wp:extent cx="6097270" cy="2615565"/>
            <wp:effectExtent l="0" t="0" r="0" b="0"/>
            <wp:docPr id="81" name="Picture 8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Diagram&#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097270" cy="2615565"/>
                    </a:xfrm>
                    <a:prstGeom prst="rect">
                      <a:avLst/>
                    </a:prstGeom>
                  </pic:spPr>
                </pic:pic>
              </a:graphicData>
            </a:graphic>
          </wp:inline>
        </w:drawing>
      </w:r>
    </w:p>
    <w:p w14:paraId="79F071EE" w14:textId="6DA3C79B" w:rsidR="00590B75" w:rsidRDefault="00590B75" w:rsidP="00590B75">
      <w:pPr>
        <w:pStyle w:val="Caption"/>
      </w:pPr>
      <w:r>
        <w:t xml:space="preserve">Figure </w:t>
      </w:r>
      <w:fldSimple w:instr=" SEQ Figure \* ARABIC ">
        <w:r w:rsidR="00956C27">
          <w:rPr>
            <w:noProof/>
          </w:rPr>
          <w:t>13</w:t>
        </w:r>
      </w:fldSimple>
      <w:r w:rsidRPr="00A877CA">
        <w:rPr>
          <w:lang w:bidi="ar-SA"/>
        </w:rPr>
        <w:t>Subsystem-1 Schematic</w:t>
      </w:r>
    </w:p>
    <w:p w14:paraId="5FA263C6" w14:textId="77777777" w:rsidR="00590B75" w:rsidRDefault="00590B75" w:rsidP="00590B75">
      <w:pPr>
        <w:keepNext/>
        <w:ind w:left="0"/>
      </w:pPr>
      <w:r>
        <w:rPr>
          <w:rFonts w:ascii="Cambria Math" w:hAnsi="Cambria Math" w:cstheme="minorBidi"/>
          <w:noProof/>
          <w:color w:val="002060"/>
          <w:kern w:val="24"/>
        </w:rPr>
        <w:drawing>
          <wp:inline distT="0" distB="0" distL="0" distR="0" wp14:anchorId="556E2EBC" wp14:editId="0D99ACD6">
            <wp:extent cx="6097270" cy="2853690"/>
            <wp:effectExtent l="0" t="0" r="0" b="3810"/>
            <wp:docPr id="82" name="Picture 8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Diagram, schematic&#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97270" cy="2853690"/>
                    </a:xfrm>
                    <a:prstGeom prst="rect">
                      <a:avLst/>
                    </a:prstGeom>
                  </pic:spPr>
                </pic:pic>
              </a:graphicData>
            </a:graphic>
          </wp:inline>
        </w:drawing>
      </w:r>
    </w:p>
    <w:p w14:paraId="1A3C80BF" w14:textId="2C045B38" w:rsidR="00590B75" w:rsidDel="004B01F5" w:rsidRDefault="00590B75" w:rsidP="00590B75">
      <w:pPr>
        <w:pStyle w:val="Caption"/>
        <w:rPr>
          <w:del w:id="8001" w:author="محمد زكريا سيد سيد ابوسبع" w:date="2023-03-30T14:51:00Z"/>
        </w:rPr>
      </w:pPr>
      <w:r>
        <w:t xml:space="preserve">Figure </w:t>
      </w:r>
      <w:r>
        <w:fldChar w:fldCharType="begin"/>
      </w:r>
      <w:r>
        <w:rPr>
          <w:i w:val="0"/>
          <w:iCs w:val="0"/>
        </w:rPr>
        <w:instrText xml:space="preserve"> SEQ Figure \* ARABIC </w:instrText>
      </w:r>
      <w:r>
        <w:fldChar w:fldCharType="separate"/>
      </w:r>
      <w:r w:rsidR="00956C27">
        <w:rPr>
          <w:noProof/>
        </w:rPr>
        <w:t>14</w:t>
      </w:r>
      <w:r>
        <w:rPr>
          <w:noProof/>
        </w:rPr>
        <w:fldChar w:fldCharType="end"/>
      </w:r>
      <w:r>
        <w:rPr>
          <w:rFonts w:hint="cs"/>
          <w:rtl/>
          <w:lang w:bidi="ar-SA"/>
        </w:rPr>
        <w:t xml:space="preserve"> </w:t>
      </w:r>
      <w:r w:rsidRPr="005D371A">
        <w:rPr>
          <w:lang w:bidi="ar-SA"/>
        </w:rPr>
        <w:t>Subsystem-2 Schematic</w:t>
      </w:r>
      <w:r>
        <w:rPr>
          <w:rFonts w:hint="cs"/>
          <w:rtl/>
          <w:lang w:bidi="ar-SA"/>
        </w:rPr>
        <w:t>.</w:t>
      </w:r>
    </w:p>
    <w:p w14:paraId="6650C3E8" w14:textId="01648039" w:rsidR="00590B75" w:rsidDel="004B01F5" w:rsidRDefault="00590B75" w:rsidP="00590B75">
      <w:pPr>
        <w:ind w:left="0"/>
        <w:rPr>
          <w:del w:id="8002" w:author="محمد زكريا سيد سيد ابوسبع" w:date="2023-03-30T14:51:00Z"/>
          <w:rFonts w:ascii="Cambria Math" w:hAnsi="Cambria Math" w:cstheme="minorBidi"/>
          <w:color w:val="002060"/>
          <w:kern w:val="24"/>
        </w:rPr>
      </w:pPr>
    </w:p>
    <w:p w14:paraId="43788049" w14:textId="3F82061E" w:rsidR="00590B75" w:rsidRDefault="00590B75">
      <w:pPr>
        <w:pStyle w:val="Caption"/>
        <w:pPrChange w:id="8003" w:author="محمد زكريا سيد سيد ابوسبع" w:date="2023-03-30T14:51:00Z">
          <w:pPr>
            <w:jc w:val="center"/>
          </w:pPr>
        </w:pPrChange>
      </w:pPr>
    </w:p>
    <w:p w14:paraId="6D647919" w14:textId="77777777" w:rsidR="004B01F5" w:rsidRDefault="00590B75" w:rsidP="004B01F5">
      <w:pPr>
        <w:pStyle w:val="Heading2"/>
        <w:rPr>
          <w:ins w:id="8004" w:author="محمد زكريا سيد سيد ابوسبع" w:date="2023-03-30T14:50:00Z"/>
        </w:rPr>
      </w:pPr>
      <w:r>
        <w:br w:type="page"/>
      </w:r>
    </w:p>
    <w:p w14:paraId="331B0571" w14:textId="0CA1B14E" w:rsidR="004B01F5" w:rsidRDefault="004B01F5">
      <w:pPr>
        <w:pStyle w:val="Heading1"/>
        <w:rPr>
          <w:ins w:id="8005" w:author="محمد زكريا سيد سيد ابوسبع" w:date="2023-03-30T14:51:00Z"/>
        </w:rPr>
        <w:pPrChange w:id="8006" w:author="محمد زكريا سيد سيد ابوسبع" w:date="2023-03-30T14:51:00Z">
          <w:pPr>
            <w:pStyle w:val="Heading2"/>
          </w:pPr>
        </w:pPrChange>
      </w:pPr>
      <w:ins w:id="8007" w:author="محمد زكريا سيد سيد ابوسبع" w:date="2023-03-30T14:51:00Z">
        <w:r>
          <w:lastRenderedPageBreak/>
          <w:t>Longitudinal Results</w:t>
        </w:r>
      </w:ins>
    </w:p>
    <w:p w14:paraId="69FD06EC" w14:textId="43B9345F" w:rsidR="00590B75" w:rsidRDefault="00590B75">
      <w:pPr>
        <w:pStyle w:val="Heading2"/>
        <w:pPrChange w:id="8008" w:author="محمد زكريا سيد سيد ابوسبع" w:date="2023-03-30T14:50:00Z">
          <w:pPr>
            <w:spacing w:after="200"/>
            <w:ind w:left="0" w:right="0"/>
            <w:jc w:val="left"/>
          </w:pPr>
        </w:pPrChange>
      </w:pPr>
      <w:r>
        <w:t xml:space="preserve">Response of state </w:t>
      </w:r>
      <m:oMath>
        <m:r>
          <m:rPr>
            <m:sty m:val="bi"/>
          </m:rPr>
          <w:rPr>
            <w:rFonts w:ascii="Cambria Math" w:hAnsi="Cambria Math"/>
          </w:rPr>
          <m:t>u</m:t>
        </m:r>
      </m:oMath>
    </w:p>
    <w:p w14:paraId="2AFF6B6C" w14:textId="77777777" w:rsidR="00590B75" w:rsidRDefault="00590B75" w:rsidP="00EE2BF2">
      <w:pPr>
        <w:pStyle w:val="Heading3"/>
        <w:numPr>
          <w:ilvl w:val="0"/>
          <w:numId w:val="55"/>
        </w:numPr>
      </w:pPr>
      <w:r>
        <w:t>Transfer Functions</w:t>
      </w:r>
    </w:p>
    <w:tbl>
      <w:tblPr>
        <w:tblStyle w:val="TableGrid"/>
        <w:tblW w:w="0" w:type="auto"/>
        <w:tblInd w:w="-5" w:type="dxa"/>
        <w:tblLook w:val="04A0" w:firstRow="1" w:lastRow="0" w:firstColumn="1" w:lastColumn="0" w:noHBand="0" w:noVBand="1"/>
      </w:tblPr>
      <w:tblGrid>
        <w:gridCol w:w="1170"/>
        <w:gridCol w:w="5224"/>
        <w:gridCol w:w="3198"/>
      </w:tblGrid>
      <w:tr w:rsidR="00590B75" w14:paraId="3E31EE84" w14:textId="77777777" w:rsidTr="00E52788">
        <w:tc>
          <w:tcPr>
            <w:tcW w:w="1170" w:type="dxa"/>
            <w:shd w:val="clear" w:color="auto" w:fill="A9ACB0" w:themeFill="background2" w:themeFillShade="BF"/>
          </w:tcPr>
          <w:p w14:paraId="23C8CB74" w14:textId="77777777" w:rsidR="00590B75" w:rsidRDefault="00590B75" w:rsidP="00E52788">
            <w:pPr>
              <w:ind w:left="0"/>
              <w:jc w:val="center"/>
            </w:pPr>
            <w:r>
              <w:t>TF</w:t>
            </w:r>
          </w:p>
        </w:tc>
        <w:tc>
          <w:tcPr>
            <w:tcW w:w="5224" w:type="dxa"/>
            <w:shd w:val="clear" w:color="auto" w:fill="A9ACB0" w:themeFill="background2" w:themeFillShade="BF"/>
          </w:tcPr>
          <w:p w14:paraId="6931E3F9" w14:textId="77777777" w:rsidR="00590B75" w:rsidRDefault="00590B75" w:rsidP="00E52788">
            <w:pPr>
              <w:ind w:left="0"/>
              <w:jc w:val="center"/>
            </w:pPr>
            <w:r>
              <w:t>Full Linear</w:t>
            </w:r>
          </w:p>
        </w:tc>
        <w:tc>
          <w:tcPr>
            <w:tcW w:w="3198" w:type="dxa"/>
            <w:shd w:val="clear" w:color="auto" w:fill="A9ACB0" w:themeFill="background2" w:themeFillShade="BF"/>
          </w:tcPr>
          <w:p w14:paraId="3A03C88F" w14:textId="77777777" w:rsidR="00590B75" w:rsidRDefault="00590B75" w:rsidP="00E52788">
            <w:pPr>
              <w:ind w:left="0"/>
              <w:jc w:val="center"/>
            </w:pPr>
            <w:r>
              <w:t>Long Period Mode</w:t>
            </w:r>
          </w:p>
        </w:tc>
      </w:tr>
      <w:tr w:rsidR="00590B75" w14:paraId="311E9017" w14:textId="77777777" w:rsidTr="00E52788">
        <w:tc>
          <w:tcPr>
            <w:tcW w:w="1170" w:type="dxa"/>
            <w:shd w:val="clear" w:color="auto" w:fill="A9ACB0" w:themeFill="background2" w:themeFillShade="BF"/>
          </w:tcPr>
          <w:p w14:paraId="1C980C41" w14:textId="77777777" w:rsidR="00590B75" w:rsidRDefault="00590B75" w:rsidP="00E52788">
            <w:pPr>
              <w:ind w:left="0"/>
            </w:pPr>
            <m:oMathPara>
              <m:oMath>
                <m:r>
                  <w:rPr>
                    <w:rFonts w:ascii="Cambria Math" w:hAnsi="Cambria Math"/>
                  </w:rPr>
                  <m:t>u</m:t>
                </m:r>
                <m:r>
                  <m:rPr>
                    <m:lit/>
                  </m:rP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e</m:t>
                    </m:r>
                  </m:sub>
                </m:sSub>
              </m:oMath>
            </m:oMathPara>
          </w:p>
        </w:tc>
        <w:tc>
          <w:tcPr>
            <w:tcW w:w="5224" w:type="dxa"/>
          </w:tcPr>
          <w:p w14:paraId="101AEC56" w14:textId="77777777" w:rsidR="00590B75" w:rsidRPr="00896C11" w:rsidRDefault="00000000" w:rsidP="00E52788">
            <w:pPr>
              <w:pStyle w:val="ListParagraph"/>
              <w:ind w:left="2880"/>
              <w:rPr>
                <w:sz w:val="16"/>
                <w:szCs w:val="16"/>
              </w:rPr>
            </w:pPr>
            <m:oMathPara>
              <m:oMath>
                <m:f>
                  <m:fPr>
                    <m:ctrlPr>
                      <w:rPr>
                        <w:rFonts w:ascii="Cambria Math" w:hAnsi="Cambria Math"/>
                        <w:i/>
                        <w:sz w:val="16"/>
                        <w:szCs w:val="16"/>
                      </w:rPr>
                    </m:ctrlPr>
                  </m:fPr>
                  <m:num>
                    <m:r>
                      <w:rPr>
                        <w:rFonts w:ascii="Cambria Math" w:hAnsi="Cambria Math"/>
                        <w:sz w:val="16"/>
                        <w:szCs w:val="16"/>
                      </w:rPr>
                      <m:t>3.02</m:t>
                    </m:r>
                    <m:sSup>
                      <m:sSupPr>
                        <m:ctrlPr>
                          <w:rPr>
                            <w:rFonts w:ascii="Cambria Math" w:hAnsi="Cambria Math"/>
                            <w:sz w:val="16"/>
                            <w:szCs w:val="16"/>
                          </w:rPr>
                        </m:ctrlPr>
                      </m:sSupPr>
                      <m:e>
                        <m:r>
                          <m:rPr>
                            <m:sty m:val="p"/>
                          </m:rPr>
                          <w:rPr>
                            <w:rFonts w:ascii="Cambria Math" w:hAnsi="Cambria Math"/>
                            <w:sz w:val="16"/>
                            <w:szCs w:val="16"/>
                          </w:rPr>
                          <m:t>s</m:t>
                        </m:r>
                      </m:e>
                      <m:sup>
                        <m:r>
                          <w:rPr>
                            <w:rFonts w:ascii="Cambria Math" w:hAnsi="Cambria Math"/>
                            <w:sz w:val="16"/>
                            <w:szCs w:val="16"/>
                          </w:rPr>
                          <m:t>∧</m:t>
                        </m:r>
                      </m:sup>
                    </m:sSup>
                    <m:r>
                      <w:rPr>
                        <w:rFonts w:ascii="Cambria Math" w:hAnsi="Cambria Math"/>
                        <w:sz w:val="16"/>
                        <w:szCs w:val="16"/>
                      </w:rPr>
                      <m:t>3+263.1</m:t>
                    </m:r>
                    <m:sSup>
                      <m:sSupPr>
                        <m:ctrlPr>
                          <w:rPr>
                            <w:rFonts w:ascii="Cambria Math" w:hAnsi="Cambria Math"/>
                            <w:sz w:val="16"/>
                            <w:szCs w:val="16"/>
                          </w:rPr>
                        </m:ctrlPr>
                      </m:sSupPr>
                      <m:e>
                        <m:r>
                          <m:rPr>
                            <m:sty m:val="p"/>
                          </m:rPr>
                          <w:rPr>
                            <w:rFonts w:ascii="Cambria Math" w:hAnsi="Cambria Math"/>
                            <w:sz w:val="16"/>
                            <w:szCs w:val="16"/>
                          </w:rPr>
                          <m:t>s</m:t>
                        </m:r>
                      </m:e>
                      <m:sup>
                        <m:r>
                          <w:rPr>
                            <w:rFonts w:ascii="Cambria Math" w:hAnsi="Cambria Math"/>
                            <w:sz w:val="16"/>
                            <w:szCs w:val="16"/>
                          </w:rPr>
                          <m:t>∧</m:t>
                        </m:r>
                      </m:sup>
                    </m:sSup>
                    <m:r>
                      <w:rPr>
                        <w:rFonts w:ascii="Cambria Math" w:hAnsi="Cambria Math"/>
                        <w:sz w:val="16"/>
                        <w:szCs w:val="16"/>
                      </w:rPr>
                      <m:t>2+149.5</m:t>
                    </m:r>
                    <m:r>
                      <m:rPr>
                        <m:sty m:val="p"/>
                      </m:rPr>
                      <w:rPr>
                        <w:rFonts w:ascii="Cambria Math" w:hAnsi="Cambria Math"/>
                        <w:sz w:val="16"/>
                        <w:szCs w:val="16"/>
                      </w:rPr>
                      <m:t>s</m:t>
                    </m:r>
                    <m:r>
                      <w:rPr>
                        <w:rFonts w:ascii="Cambria Math" w:hAnsi="Cambria Math"/>
                        <w:sz w:val="16"/>
                        <w:szCs w:val="16"/>
                      </w:rPr>
                      <m:t>+315.4</m:t>
                    </m:r>
                  </m:num>
                  <m:den>
                    <m:sSup>
                      <m:sSupPr>
                        <m:ctrlPr>
                          <w:rPr>
                            <w:rFonts w:ascii="Cambria Math" w:hAnsi="Cambria Math"/>
                            <w:sz w:val="16"/>
                            <w:szCs w:val="16"/>
                          </w:rPr>
                        </m:ctrlPr>
                      </m:sSupPr>
                      <m:e>
                        <m:r>
                          <m:rPr>
                            <m:sty m:val="p"/>
                          </m:rPr>
                          <w:rPr>
                            <w:rFonts w:ascii="Cambria Math" w:hAnsi="Cambria Math"/>
                            <w:sz w:val="16"/>
                            <w:szCs w:val="16"/>
                          </w:rPr>
                          <m:t>s</m:t>
                        </m:r>
                      </m:e>
                      <m:sup>
                        <m:r>
                          <w:rPr>
                            <w:rFonts w:ascii="Cambria Math" w:hAnsi="Cambria Math"/>
                            <w:sz w:val="16"/>
                            <w:szCs w:val="16"/>
                          </w:rPr>
                          <m:t>∧</m:t>
                        </m:r>
                      </m:sup>
                    </m:sSup>
                    <m:r>
                      <w:rPr>
                        <w:rFonts w:ascii="Cambria Math" w:hAnsi="Cambria Math"/>
                        <w:sz w:val="16"/>
                        <w:szCs w:val="16"/>
                      </w:rPr>
                      <m:t>4+2.658</m:t>
                    </m:r>
                    <m:sSup>
                      <m:sSupPr>
                        <m:ctrlPr>
                          <w:rPr>
                            <w:rFonts w:ascii="Cambria Math" w:hAnsi="Cambria Math"/>
                            <w:sz w:val="16"/>
                            <w:szCs w:val="16"/>
                          </w:rPr>
                        </m:ctrlPr>
                      </m:sSupPr>
                      <m:e>
                        <m:r>
                          <m:rPr>
                            <m:sty m:val="p"/>
                          </m:rPr>
                          <w:rPr>
                            <w:rFonts w:ascii="Cambria Math" w:hAnsi="Cambria Math"/>
                            <w:sz w:val="16"/>
                            <w:szCs w:val="16"/>
                          </w:rPr>
                          <m:t>s</m:t>
                        </m:r>
                      </m:e>
                      <m:sup>
                        <m:r>
                          <w:rPr>
                            <w:rFonts w:ascii="Cambria Math" w:hAnsi="Cambria Math"/>
                            <w:sz w:val="16"/>
                            <w:szCs w:val="16"/>
                          </w:rPr>
                          <m:t>∧</m:t>
                        </m:r>
                      </m:sup>
                    </m:sSup>
                    <m:r>
                      <w:rPr>
                        <w:rFonts w:ascii="Cambria Math" w:hAnsi="Cambria Math"/>
                        <w:sz w:val="16"/>
                        <w:szCs w:val="16"/>
                      </w:rPr>
                      <m:t>3+7.838</m:t>
                    </m:r>
                    <m:sSup>
                      <m:sSupPr>
                        <m:ctrlPr>
                          <w:rPr>
                            <w:rFonts w:ascii="Cambria Math" w:hAnsi="Cambria Math"/>
                            <w:sz w:val="16"/>
                            <w:szCs w:val="16"/>
                          </w:rPr>
                        </m:ctrlPr>
                      </m:sSupPr>
                      <m:e>
                        <m:r>
                          <m:rPr>
                            <m:sty m:val="p"/>
                          </m:rPr>
                          <w:rPr>
                            <w:rFonts w:ascii="Cambria Math" w:hAnsi="Cambria Math"/>
                            <w:sz w:val="16"/>
                            <w:szCs w:val="16"/>
                          </w:rPr>
                          <m:t>s</m:t>
                        </m:r>
                      </m:e>
                      <m:sup>
                        <m:r>
                          <w:rPr>
                            <w:rFonts w:ascii="Cambria Math" w:hAnsi="Cambria Math"/>
                            <w:sz w:val="16"/>
                            <w:szCs w:val="16"/>
                          </w:rPr>
                          <m:t>∧</m:t>
                        </m:r>
                      </m:sup>
                    </m:sSup>
                    <m:r>
                      <w:rPr>
                        <w:rFonts w:ascii="Cambria Math" w:hAnsi="Cambria Math"/>
                        <w:sz w:val="16"/>
                        <w:szCs w:val="16"/>
                      </w:rPr>
                      <m:t>2+0.0924</m:t>
                    </m:r>
                    <m:r>
                      <m:rPr>
                        <m:sty m:val="p"/>
                      </m:rPr>
                      <w:rPr>
                        <w:rFonts w:ascii="Cambria Math" w:hAnsi="Cambria Math"/>
                        <w:sz w:val="16"/>
                        <w:szCs w:val="16"/>
                      </w:rPr>
                      <m:t>s</m:t>
                    </m:r>
                    <m:r>
                      <w:rPr>
                        <w:rFonts w:ascii="Cambria Math" w:hAnsi="Cambria Math"/>
                        <w:sz w:val="16"/>
                        <w:szCs w:val="16"/>
                      </w:rPr>
                      <m:t>+0.0495</m:t>
                    </m:r>
                  </m:den>
                </m:f>
              </m:oMath>
            </m:oMathPara>
          </w:p>
          <w:p w14:paraId="73E96718" w14:textId="77777777" w:rsidR="00590B75" w:rsidRPr="00896C11" w:rsidRDefault="00590B75" w:rsidP="00E52788">
            <w:pPr>
              <w:ind w:left="0"/>
              <w:rPr>
                <w:sz w:val="16"/>
                <w:szCs w:val="16"/>
              </w:rPr>
            </w:pPr>
          </w:p>
        </w:tc>
        <w:tc>
          <w:tcPr>
            <w:tcW w:w="3198" w:type="dxa"/>
          </w:tcPr>
          <w:p w14:paraId="5C250B56" w14:textId="77777777" w:rsidR="00590B75" w:rsidRPr="00896C11" w:rsidRDefault="00000000" w:rsidP="00E52788">
            <w:pPr>
              <w:pStyle w:val="ListParagraph"/>
              <w:ind w:left="2880"/>
              <w:rPr>
                <w:sz w:val="16"/>
                <w:szCs w:val="16"/>
              </w:rPr>
            </w:pPr>
            <m:oMathPara>
              <m:oMath>
                <m:f>
                  <m:fPr>
                    <m:ctrlPr>
                      <w:rPr>
                        <w:rFonts w:ascii="Cambria Math" w:hAnsi="Cambria Math"/>
                        <w:i/>
                        <w:sz w:val="16"/>
                        <w:szCs w:val="16"/>
                      </w:rPr>
                    </m:ctrlPr>
                  </m:fPr>
                  <m:num>
                    <m:r>
                      <m:rPr>
                        <m:sty m:val="p"/>
                      </m:rPr>
                      <w:rPr>
                        <w:rFonts w:ascii="Cambria Math" w:hAnsi="Cambria Math"/>
                        <w:sz w:val="16"/>
                        <w:szCs w:val="16"/>
                      </w:rPr>
                      <m:t>3.02</m:t>
                    </m:r>
                    <m:r>
                      <m:rPr>
                        <m:nor/>
                      </m:rPr>
                      <w:rPr>
                        <w:sz w:val="16"/>
                        <w:szCs w:val="16"/>
                      </w:rPr>
                      <m:t xml:space="preserve"> </m:t>
                    </m:r>
                    <m:r>
                      <m:rPr>
                        <m:sty m:val="p"/>
                      </m:rPr>
                      <w:rPr>
                        <w:rFonts w:ascii="Cambria Math" w:hAnsi="Cambria Math"/>
                        <w:sz w:val="16"/>
                        <w:szCs w:val="16"/>
                      </w:rPr>
                      <m:t>s-3.125</m:t>
                    </m:r>
                  </m:num>
                  <m:den>
                    <m:sSup>
                      <m:sSupPr>
                        <m:ctrlPr>
                          <w:rPr>
                            <w:rFonts w:ascii="Cambria Math" w:hAnsi="Cambria Math"/>
                            <w:sz w:val="16"/>
                            <w:szCs w:val="16"/>
                          </w:rPr>
                        </m:ctrlPr>
                      </m:sSupPr>
                      <m:e>
                        <m:r>
                          <m:rPr>
                            <m:sty m:val="p"/>
                          </m:rPr>
                          <w:rPr>
                            <w:rFonts w:ascii="Cambria Math" w:hAnsi="Cambria Math"/>
                            <w:sz w:val="16"/>
                            <w:szCs w:val="16"/>
                          </w:rPr>
                          <m:t>s</m:t>
                        </m:r>
                      </m:e>
                      <m:sup>
                        <m:r>
                          <m:rPr>
                            <m:sty m:val="p"/>
                          </m:rPr>
                          <w:rPr>
                            <w:rFonts w:ascii="Cambria Math" w:hAnsi="Cambria Math"/>
                            <w:sz w:val="16"/>
                            <w:szCs w:val="16"/>
                          </w:rPr>
                          <m:t>∧</m:t>
                        </m:r>
                      </m:sup>
                    </m:sSup>
                    <m:r>
                      <m:rPr>
                        <m:sty m:val="p"/>
                      </m:rPr>
                      <w:rPr>
                        <w:rFonts w:ascii="Cambria Math" w:hAnsi="Cambria Math"/>
                        <w:sz w:val="16"/>
                        <w:szCs w:val="16"/>
                      </w:rPr>
                      <m:t>2+0.005167</m:t>
                    </m:r>
                    <m:r>
                      <m:rPr>
                        <m:nor/>
                      </m:rPr>
                      <w:rPr>
                        <w:sz w:val="16"/>
                        <w:szCs w:val="16"/>
                      </w:rPr>
                      <m:t xml:space="preserve"> </m:t>
                    </m:r>
                    <m:r>
                      <m:rPr>
                        <m:sty m:val="p"/>
                      </m:rPr>
                      <w:rPr>
                        <w:rFonts w:ascii="Cambria Math" w:hAnsi="Cambria Math"/>
                        <w:sz w:val="16"/>
                        <w:szCs w:val="16"/>
                      </w:rPr>
                      <m:t>s+0.004217</m:t>
                    </m:r>
                  </m:den>
                </m:f>
              </m:oMath>
            </m:oMathPara>
          </w:p>
          <w:p w14:paraId="1430D9C1" w14:textId="77777777" w:rsidR="00590B75" w:rsidRPr="00896C11" w:rsidRDefault="00590B75" w:rsidP="00E52788">
            <w:pPr>
              <w:ind w:left="0"/>
              <w:rPr>
                <w:sz w:val="16"/>
                <w:szCs w:val="16"/>
              </w:rPr>
            </w:pPr>
          </w:p>
        </w:tc>
      </w:tr>
      <w:tr w:rsidR="00590B75" w14:paraId="0FBF536D" w14:textId="77777777" w:rsidTr="00E52788">
        <w:tc>
          <w:tcPr>
            <w:tcW w:w="1170" w:type="dxa"/>
            <w:shd w:val="clear" w:color="auto" w:fill="A9ACB0" w:themeFill="background2" w:themeFillShade="BF"/>
          </w:tcPr>
          <w:p w14:paraId="7C8A8710" w14:textId="77777777" w:rsidR="00590B75" w:rsidRDefault="00590B75" w:rsidP="00E52788">
            <w:pPr>
              <w:ind w:left="0"/>
            </w:pPr>
            <m:oMathPara>
              <m:oMath>
                <m:r>
                  <w:rPr>
                    <w:rFonts w:ascii="Cambria Math" w:hAnsi="Cambria Math"/>
                  </w:rPr>
                  <m:t>u</m:t>
                </m:r>
                <m:r>
                  <m:rPr>
                    <m:lit/>
                  </m:rP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th</m:t>
                    </m:r>
                  </m:sub>
                </m:sSub>
              </m:oMath>
            </m:oMathPara>
          </w:p>
        </w:tc>
        <w:tc>
          <w:tcPr>
            <w:tcW w:w="5224" w:type="dxa"/>
          </w:tcPr>
          <w:p w14:paraId="696C604E" w14:textId="77777777" w:rsidR="00590B75" w:rsidRPr="00896C11" w:rsidRDefault="00000000" w:rsidP="00E52788">
            <w:pPr>
              <w:pStyle w:val="ListParagraph"/>
              <w:ind w:left="2880"/>
              <w:rPr>
                <w:sz w:val="16"/>
                <w:szCs w:val="16"/>
              </w:rPr>
            </w:pPr>
            <m:oMathPara>
              <m:oMath>
                <m:f>
                  <m:fPr>
                    <m:ctrlPr>
                      <w:rPr>
                        <w:rFonts w:ascii="Cambria Math" w:hAnsi="Cambria Math"/>
                        <w:i/>
                        <w:sz w:val="16"/>
                        <w:szCs w:val="16"/>
                      </w:rPr>
                    </m:ctrlPr>
                  </m:fPr>
                  <m:num>
                    <m:r>
                      <m:rPr>
                        <m:sty m:val="p"/>
                      </m:rPr>
                      <w:rPr>
                        <w:rFonts w:ascii="Cambria Math" w:hAnsi="Cambria Math"/>
                        <w:sz w:val="16"/>
                        <w:szCs w:val="16"/>
                      </w:rPr>
                      <m:t>0.000842</m:t>
                    </m:r>
                    <m:sSup>
                      <m:sSupPr>
                        <m:ctrlPr>
                          <w:rPr>
                            <w:rFonts w:ascii="Cambria Math" w:hAnsi="Cambria Math"/>
                            <w:sz w:val="16"/>
                            <w:szCs w:val="16"/>
                          </w:rPr>
                        </m:ctrlPr>
                      </m:sSupPr>
                      <m:e>
                        <m:r>
                          <m:rPr>
                            <m:nor/>
                          </m:rPr>
                          <w:rPr>
                            <w:sz w:val="16"/>
                            <w:szCs w:val="16"/>
                          </w:rPr>
                          <m:t xml:space="preserve"> </m:t>
                        </m:r>
                        <m:r>
                          <m:rPr>
                            <m:sty m:val="p"/>
                          </m:rPr>
                          <w:rPr>
                            <w:rFonts w:ascii="Cambria Math" w:hAnsi="Cambria Math"/>
                            <w:sz w:val="16"/>
                            <w:szCs w:val="16"/>
                          </w:rPr>
                          <m:t>s</m:t>
                        </m:r>
                      </m:e>
                      <m:sup>
                        <m:r>
                          <m:rPr>
                            <m:sty m:val="p"/>
                          </m:rPr>
                          <w:rPr>
                            <w:rFonts w:ascii="Cambria Math" w:hAnsi="Cambria Math"/>
                            <w:sz w:val="16"/>
                            <w:szCs w:val="16"/>
                          </w:rPr>
                          <m:t>∧</m:t>
                        </m:r>
                      </m:sup>
                    </m:sSup>
                    <m:r>
                      <m:rPr>
                        <m:sty m:val="p"/>
                      </m:rPr>
                      <w:rPr>
                        <w:rFonts w:ascii="Cambria Math" w:hAnsi="Cambria Math"/>
                        <w:sz w:val="16"/>
                        <w:szCs w:val="16"/>
                      </w:rPr>
                      <m:t>3+0.002418</m:t>
                    </m:r>
                    <m:sSup>
                      <m:sSupPr>
                        <m:ctrlPr>
                          <w:rPr>
                            <w:rFonts w:ascii="Cambria Math" w:hAnsi="Cambria Math"/>
                            <w:sz w:val="16"/>
                            <w:szCs w:val="16"/>
                          </w:rPr>
                        </m:ctrlPr>
                      </m:sSupPr>
                      <m:e>
                        <m:r>
                          <m:rPr>
                            <m:nor/>
                          </m:rPr>
                          <w:rPr>
                            <w:sz w:val="16"/>
                            <w:szCs w:val="16"/>
                          </w:rPr>
                          <m:t xml:space="preserve"> </m:t>
                        </m:r>
                        <m:r>
                          <m:rPr>
                            <m:sty m:val="p"/>
                          </m:rPr>
                          <w:rPr>
                            <w:rFonts w:ascii="Cambria Math" w:hAnsi="Cambria Math"/>
                            <w:sz w:val="16"/>
                            <w:szCs w:val="16"/>
                          </w:rPr>
                          <m:t>s</m:t>
                        </m:r>
                      </m:e>
                      <m:sup>
                        <m:r>
                          <m:rPr>
                            <m:sty m:val="p"/>
                          </m:rPr>
                          <w:rPr>
                            <w:rFonts w:ascii="Cambria Math" w:hAnsi="Cambria Math"/>
                            <w:sz w:val="16"/>
                            <w:szCs w:val="16"/>
                          </w:rPr>
                          <m:t>∧</m:t>
                        </m:r>
                      </m:sup>
                    </m:sSup>
                    <m:r>
                      <m:rPr>
                        <m:sty m:val="p"/>
                      </m:rPr>
                      <w:rPr>
                        <w:rFonts w:ascii="Cambria Math" w:hAnsi="Cambria Math"/>
                        <w:sz w:val="16"/>
                        <w:szCs w:val="16"/>
                      </w:rPr>
                      <m:t>2+0.006665</m:t>
                    </m:r>
                    <m:r>
                      <m:rPr>
                        <m:nor/>
                      </m:rPr>
                      <w:rPr>
                        <w:sz w:val="16"/>
                        <w:szCs w:val="16"/>
                      </w:rPr>
                      <m:t xml:space="preserve"> </m:t>
                    </m:r>
                    <m:r>
                      <m:rPr>
                        <m:sty m:val="p"/>
                      </m:rPr>
                      <w:rPr>
                        <w:rFonts w:ascii="Cambria Math" w:hAnsi="Cambria Math"/>
                        <w:sz w:val="16"/>
                        <w:szCs w:val="16"/>
                      </w:rPr>
                      <m:t>s+0.0002144</m:t>
                    </m:r>
                  </m:num>
                  <m:den>
                    <m:sSup>
                      <m:sSupPr>
                        <m:ctrlPr>
                          <w:rPr>
                            <w:rFonts w:ascii="Cambria Math" w:hAnsi="Cambria Math"/>
                            <w:sz w:val="16"/>
                            <w:szCs w:val="16"/>
                          </w:rPr>
                        </m:ctrlPr>
                      </m:sSupPr>
                      <m:e>
                        <m:r>
                          <m:rPr>
                            <m:nor/>
                          </m:rPr>
                          <w:rPr>
                            <w:sz w:val="16"/>
                            <w:szCs w:val="16"/>
                          </w:rPr>
                          <m:t xml:space="preserve"> </m:t>
                        </m:r>
                        <m:r>
                          <m:rPr>
                            <m:sty m:val="p"/>
                          </m:rPr>
                          <w:rPr>
                            <w:rFonts w:ascii="Cambria Math" w:hAnsi="Cambria Math"/>
                            <w:sz w:val="16"/>
                            <w:szCs w:val="16"/>
                          </w:rPr>
                          <m:t>s</m:t>
                        </m:r>
                      </m:e>
                      <m:sup>
                        <m:r>
                          <m:rPr>
                            <m:sty m:val="p"/>
                          </m:rPr>
                          <w:rPr>
                            <w:rFonts w:ascii="Cambria Math" w:hAnsi="Cambria Math"/>
                            <w:sz w:val="16"/>
                            <w:szCs w:val="16"/>
                          </w:rPr>
                          <m:t>∧</m:t>
                        </m:r>
                      </m:sup>
                    </m:sSup>
                    <m:r>
                      <m:rPr>
                        <m:sty m:val="p"/>
                      </m:rPr>
                      <w:rPr>
                        <w:rFonts w:ascii="Cambria Math" w:hAnsi="Cambria Math"/>
                        <w:sz w:val="16"/>
                        <w:szCs w:val="16"/>
                      </w:rPr>
                      <m:t>4+2.658</m:t>
                    </m:r>
                    <m:sSup>
                      <m:sSupPr>
                        <m:ctrlPr>
                          <w:rPr>
                            <w:rFonts w:ascii="Cambria Math" w:hAnsi="Cambria Math"/>
                            <w:sz w:val="16"/>
                            <w:szCs w:val="16"/>
                          </w:rPr>
                        </m:ctrlPr>
                      </m:sSupPr>
                      <m:e>
                        <m:r>
                          <m:rPr>
                            <m:nor/>
                          </m:rPr>
                          <w:rPr>
                            <w:sz w:val="16"/>
                            <w:szCs w:val="16"/>
                          </w:rPr>
                          <m:t xml:space="preserve"> </m:t>
                        </m:r>
                        <m:r>
                          <m:rPr>
                            <m:sty m:val="p"/>
                          </m:rPr>
                          <w:rPr>
                            <w:rFonts w:ascii="Cambria Math" w:hAnsi="Cambria Math"/>
                            <w:sz w:val="16"/>
                            <w:szCs w:val="16"/>
                          </w:rPr>
                          <m:t>s</m:t>
                        </m:r>
                      </m:e>
                      <m:sup>
                        <m:r>
                          <m:rPr>
                            <m:sty m:val="p"/>
                          </m:rPr>
                          <w:rPr>
                            <w:rFonts w:ascii="Cambria Math" w:hAnsi="Cambria Math"/>
                            <w:sz w:val="16"/>
                            <w:szCs w:val="16"/>
                          </w:rPr>
                          <m:t>∧</m:t>
                        </m:r>
                      </m:sup>
                    </m:sSup>
                    <m:r>
                      <m:rPr>
                        <m:sty m:val="p"/>
                      </m:rPr>
                      <w:rPr>
                        <w:rFonts w:ascii="Cambria Math" w:hAnsi="Cambria Math"/>
                        <w:sz w:val="16"/>
                        <w:szCs w:val="16"/>
                      </w:rPr>
                      <m:t>3+7.838</m:t>
                    </m:r>
                    <m:sSup>
                      <m:sSupPr>
                        <m:ctrlPr>
                          <w:rPr>
                            <w:rFonts w:ascii="Cambria Math" w:hAnsi="Cambria Math"/>
                            <w:sz w:val="16"/>
                            <w:szCs w:val="16"/>
                          </w:rPr>
                        </m:ctrlPr>
                      </m:sSupPr>
                      <m:e>
                        <m:r>
                          <m:rPr>
                            <m:nor/>
                          </m:rPr>
                          <w:rPr>
                            <w:sz w:val="16"/>
                            <w:szCs w:val="16"/>
                          </w:rPr>
                          <m:t xml:space="preserve"> </m:t>
                        </m:r>
                        <m:r>
                          <m:rPr>
                            <m:sty m:val="p"/>
                          </m:rPr>
                          <w:rPr>
                            <w:rFonts w:ascii="Cambria Math" w:hAnsi="Cambria Math"/>
                            <w:sz w:val="16"/>
                            <w:szCs w:val="16"/>
                          </w:rPr>
                          <m:t>s</m:t>
                        </m:r>
                      </m:e>
                      <m:sup>
                        <m:r>
                          <m:rPr>
                            <m:sty m:val="p"/>
                          </m:rPr>
                          <w:rPr>
                            <w:rFonts w:ascii="Cambria Math" w:hAnsi="Cambria Math"/>
                            <w:sz w:val="16"/>
                            <w:szCs w:val="16"/>
                          </w:rPr>
                          <m:t>∧</m:t>
                        </m:r>
                      </m:sup>
                    </m:sSup>
                    <m:r>
                      <m:rPr>
                        <m:sty m:val="p"/>
                      </m:rPr>
                      <w:rPr>
                        <w:rFonts w:ascii="Cambria Math" w:hAnsi="Cambria Math"/>
                        <w:sz w:val="16"/>
                        <w:szCs w:val="16"/>
                      </w:rPr>
                      <m:t>2+0.09242</m:t>
                    </m:r>
                    <m:r>
                      <m:rPr>
                        <m:nor/>
                      </m:rPr>
                      <w:rPr>
                        <w:sz w:val="16"/>
                        <w:szCs w:val="16"/>
                      </w:rPr>
                      <m:t xml:space="preserve"> </m:t>
                    </m:r>
                    <m:r>
                      <m:rPr>
                        <m:sty m:val="p"/>
                      </m:rPr>
                      <w:rPr>
                        <w:rFonts w:ascii="Cambria Math" w:hAnsi="Cambria Math"/>
                        <w:sz w:val="16"/>
                        <w:szCs w:val="16"/>
                      </w:rPr>
                      <m:t>s+0.04945</m:t>
                    </m:r>
                  </m:den>
                </m:f>
              </m:oMath>
            </m:oMathPara>
          </w:p>
          <w:p w14:paraId="7DB774F6" w14:textId="77777777" w:rsidR="00590B75" w:rsidRPr="00896C11" w:rsidRDefault="00590B75" w:rsidP="00E52788">
            <w:pPr>
              <w:ind w:left="0"/>
              <w:rPr>
                <w:sz w:val="16"/>
                <w:szCs w:val="16"/>
              </w:rPr>
            </w:pPr>
          </w:p>
        </w:tc>
        <w:tc>
          <w:tcPr>
            <w:tcW w:w="3198" w:type="dxa"/>
          </w:tcPr>
          <w:p w14:paraId="020EFF67" w14:textId="77777777" w:rsidR="00590B75" w:rsidRPr="00896C11" w:rsidRDefault="00000000" w:rsidP="00E52788">
            <w:pPr>
              <w:pStyle w:val="ListParagraph"/>
              <w:ind w:left="2880"/>
              <w:rPr>
                <w:sz w:val="16"/>
                <w:szCs w:val="16"/>
              </w:rPr>
            </w:pPr>
            <m:oMathPara>
              <m:oMath>
                <m:f>
                  <m:fPr>
                    <m:ctrlPr>
                      <w:rPr>
                        <w:rFonts w:ascii="Cambria Math" w:hAnsi="Cambria Math"/>
                        <w:i/>
                        <w:sz w:val="16"/>
                        <w:szCs w:val="16"/>
                      </w:rPr>
                    </m:ctrlPr>
                  </m:fPr>
                  <m:num>
                    <m:r>
                      <m:rPr>
                        <m:sty m:val="p"/>
                      </m:rPr>
                      <w:rPr>
                        <w:rFonts w:ascii="Cambria Math" w:hAnsi="Cambria Math"/>
                        <w:sz w:val="16"/>
                        <w:szCs w:val="16"/>
                      </w:rPr>
                      <m:t>0.000842</m:t>
                    </m:r>
                    <m:r>
                      <m:rPr>
                        <m:nor/>
                      </m:rPr>
                      <w:rPr>
                        <w:sz w:val="16"/>
                        <w:szCs w:val="16"/>
                      </w:rPr>
                      <m:t xml:space="preserve"> </m:t>
                    </m:r>
                    <m:r>
                      <m:rPr>
                        <m:sty m:val="p"/>
                      </m:rPr>
                      <w:rPr>
                        <w:rFonts w:ascii="Cambria Math" w:hAnsi="Cambria Math"/>
                        <w:sz w:val="16"/>
                        <w:szCs w:val="16"/>
                      </w:rPr>
                      <m:t>s-4.238e-06</m:t>
                    </m:r>
                  </m:num>
                  <m:den>
                    <m:sSup>
                      <m:sSupPr>
                        <m:ctrlPr>
                          <w:rPr>
                            <w:rFonts w:ascii="Cambria Math" w:hAnsi="Cambria Math"/>
                            <w:sz w:val="16"/>
                            <w:szCs w:val="16"/>
                          </w:rPr>
                        </m:ctrlPr>
                      </m:sSupPr>
                      <m:e>
                        <m:r>
                          <m:rPr>
                            <m:sty m:val="p"/>
                          </m:rPr>
                          <w:rPr>
                            <w:rFonts w:ascii="Cambria Math" w:hAnsi="Cambria Math"/>
                            <w:sz w:val="16"/>
                            <w:szCs w:val="16"/>
                          </w:rPr>
                          <m:t>s</m:t>
                        </m:r>
                      </m:e>
                      <m:sup>
                        <m:r>
                          <m:rPr>
                            <m:sty m:val="p"/>
                          </m:rPr>
                          <w:rPr>
                            <w:rFonts w:ascii="Cambria Math" w:hAnsi="Cambria Math"/>
                            <w:sz w:val="16"/>
                            <w:szCs w:val="16"/>
                          </w:rPr>
                          <m:t>∧</m:t>
                        </m:r>
                      </m:sup>
                    </m:sSup>
                    <m:r>
                      <m:rPr>
                        <m:sty m:val="p"/>
                      </m:rPr>
                      <w:rPr>
                        <w:rFonts w:ascii="Cambria Math" w:hAnsi="Cambria Math"/>
                        <w:sz w:val="16"/>
                        <w:szCs w:val="16"/>
                      </w:rPr>
                      <m:t>2+0.005167</m:t>
                    </m:r>
                    <m:r>
                      <m:rPr>
                        <m:nor/>
                      </m:rPr>
                      <w:rPr>
                        <w:sz w:val="16"/>
                        <w:szCs w:val="16"/>
                      </w:rPr>
                      <m:t xml:space="preserve"> </m:t>
                    </m:r>
                    <m:r>
                      <m:rPr>
                        <m:sty m:val="p"/>
                      </m:rPr>
                      <w:rPr>
                        <w:rFonts w:ascii="Cambria Math" w:hAnsi="Cambria Math"/>
                        <w:sz w:val="16"/>
                        <w:szCs w:val="16"/>
                      </w:rPr>
                      <m:t>s+0.004217</m:t>
                    </m:r>
                  </m:den>
                </m:f>
              </m:oMath>
            </m:oMathPara>
          </w:p>
          <w:p w14:paraId="1468B39D" w14:textId="77777777" w:rsidR="00590B75" w:rsidRPr="00896C11" w:rsidRDefault="00590B75" w:rsidP="00E52788">
            <w:pPr>
              <w:ind w:left="0"/>
              <w:rPr>
                <w:sz w:val="16"/>
                <w:szCs w:val="16"/>
              </w:rPr>
            </w:pPr>
          </w:p>
        </w:tc>
      </w:tr>
    </w:tbl>
    <w:bookmarkEnd w:id="60"/>
    <w:p w14:paraId="39F0285B" w14:textId="77777777" w:rsidR="00590B75" w:rsidRPr="00FD5AB1" w:rsidRDefault="00590B75" w:rsidP="00EE2BF2">
      <w:pPr>
        <w:pStyle w:val="Heading3"/>
      </w:pPr>
      <w:r>
        <w:t xml:space="preserve">Various </w:t>
      </w:r>
      <m:oMath>
        <m:sSub>
          <m:sSubPr>
            <m:ctrlPr>
              <w:rPr>
                <w:rFonts w:ascii="Cambria Math" w:hAnsi="Cambria Math"/>
              </w:rPr>
            </m:ctrlPr>
          </m:sSubPr>
          <m:e>
            <m:r>
              <m:rPr>
                <m:sty m:val="bi"/>
              </m:rPr>
              <w:rPr>
                <w:rFonts w:ascii="Cambria Math" w:hAnsi="Cambria Math"/>
              </w:rPr>
              <m:t>δ</m:t>
            </m:r>
          </m:e>
          <m:sub>
            <m:r>
              <m:rPr>
                <m:sty m:val="bi"/>
              </m:rPr>
              <w:rPr>
                <w:rFonts w:ascii="Cambria Math" w:hAnsi="Cambria Math"/>
              </w:rPr>
              <m:t>e</m:t>
            </m:r>
          </m:sub>
        </m:sSub>
      </m:oMath>
    </w:p>
    <w:tbl>
      <w:tblPr>
        <w:tblStyle w:val="TableGrid"/>
        <w:tblW w:w="0" w:type="auto"/>
        <w:jc w:val="center"/>
        <w:tblLook w:val="04A0" w:firstRow="1" w:lastRow="0" w:firstColumn="1" w:lastColumn="0" w:noHBand="0" w:noVBand="1"/>
      </w:tblPr>
      <w:tblGrid>
        <w:gridCol w:w="9592"/>
      </w:tblGrid>
      <w:tr w:rsidR="00590B75" w14:paraId="05C0B80F" w14:textId="77777777" w:rsidTr="00E52788">
        <w:trPr>
          <w:jc w:val="center"/>
        </w:trPr>
        <w:tc>
          <w:tcPr>
            <w:tcW w:w="9592" w:type="dxa"/>
            <w:shd w:val="clear" w:color="auto" w:fill="A9ACB0" w:themeFill="background2" w:themeFillShade="BF"/>
          </w:tcPr>
          <w:p w14:paraId="4D4907E5"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=1°</m:t>
                </m:r>
              </m:oMath>
            </m:oMathPara>
          </w:p>
        </w:tc>
      </w:tr>
      <w:tr w:rsidR="00590B75" w14:paraId="39EC8C34" w14:textId="77777777" w:rsidTr="00E52788">
        <w:trPr>
          <w:jc w:val="center"/>
        </w:trPr>
        <w:tc>
          <w:tcPr>
            <w:tcW w:w="9592" w:type="dxa"/>
          </w:tcPr>
          <w:p w14:paraId="4D61BF16" w14:textId="7CDEA28E" w:rsidR="00590B75" w:rsidRDefault="00590B75" w:rsidP="00E52788">
            <w:r>
              <w:rPr>
                <w:noProof/>
              </w:rPr>
              <w:drawing>
                <wp:inline distT="0" distB="0" distL="0" distR="0" wp14:anchorId="6A2900A5" wp14:editId="4B005CB7">
                  <wp:extent cx="6092883" cy="3401568"/>
                  <wp:effectExtent l="0" t="0" r="3175" b="889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092883" cy="3401568"/>
                          </a:xfrm>
                          <a:prstGeom prst="rect">
                            <a:avLst/>
                          </a:prstGeom>
                        </pic:spPr>
                      </pic:pic>
                    </a:graphicData>
                  </a:graphic>
                </wp:inline>
              </w:drawing>
            </w:r>
          </w:p>
        </w:tc>
      </w:tr>
      <w:tr w:rsidR="00590B75" w14:paraId="13DCDA32" w14:textId="77777777" w:rsidTr="00E52788">
        <w:trPr>
          <w:jc w:val="center"/>
        </w:trPr>
        <w:tc>
          <w:tcPr>
            <w:tcW w:w="9592" w:type="dxa"/>
            <w:shd w:val="clear" w:color="auto" w:fill="A9ACB0" w:themeFill="background2" w:themeFillShade="BF"/>
          </w:tcPr>
          <w:p w14:paraId="42CB7F3B"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=5°</m:t>
                </m:r>
              </m:oMath>
            </m:oMathPara>
          </w:p>
        </w:tc>
      </w:tr>
      <w:tr w:rsidR="00590B75" w14:paraId="3CE39333" w14:textId="77777777" w:rsidTr="00E52788">
        <w:trPr>
          <w:jc w:val="center"/>
        </w:trPr>
        <w:tc>
          <w:tcPr>
            <w:tcW w:w="9592" w:type="dxa"/>
          </w:tcPr>
          <w:p w14:paraId="1AAB68E3" w14:textId="13E3CFD1" w:rsidR="00590B75" w:rsidRDefault="00590B75" w:rsidP="00E52788">
            <w:r>
              <w:rPr>
                <w:noProof/>
              </w:rPr>
              <w:drawing>
                <wp:inline distT="0" distB="0" distL="0" distR="0" wp14:anchorId="30A24E78" wp14:editId="46020A98">
                  <wp:extent cx="6134287" cy="3401568"/>
                  <wp:effectExtent l="0" t="0" r="0" b="889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134287" cy="3401568"/>
                          </a:xfrm>
                          <a:prstGeom prst="rect">
                            <a:avLst/>
                          </a:prstGeom>
                        </pic:spPr>
                      </pic:pic>
                    </a:graphicData>
                  </a:graphic>
                </wp:inline>
              </w:drawing>
            </w:r>
          </w:p>
        </w:tc>
      </w:tr>
    </w:tbl>
    <w:p w14:paraId="0192D0FD" w14:textId="77777777" w:rsidR="00590B75" w:rsidRDefault="00590B75" w:rsidP="00590B75">
      <w:pPr>
        <w:spacing w:after="200"/>
        <w:ind w:left="0" w:right="0"/>
        <w:jc w:val="left"/>
        <w:rPr>
          <w:b/>
          <w:bCs/>
        </w:rPr>
      </w:pPr>
      <w:r>
        <w:rPr>
          <w:b/>
          <w:bCs/>
        </w:rPr>
        <w:br w:type="page"/>
      </w:r>
    </w:p>
    <w:tbl>
      <w:tblPr>
        <w:tblStyle w:val="TableGrid"/>
        <w:tblW w:w="0" w:type="auto"/>
        <w:jc w:val="center"/>
        <w:tblLook w:val="04A0" w:firstRow="1" w:lastRow="0" w:firstColumn="1" w:lastColumn="0" w:noHBand="0" w:noVBand="1"/>
      </w:tblPr>
      <w:tblGrid>
        <w:gridCol w:w="9592"/>
      </w:tblGrid>
      <w:tr w:rsidR="00590B75" w14:paraId="51D2876B" w14:textId="77777777" w:rsidTr="00E52788">
        <w:trPr>
          <w:jc w:val="center"/>
        </w:trPr>
        <w:tc>
          <w:tcPr>
            <w:tcW w:w="9592" w:type="dxa"/>
            <w:shd w:val="clear" w:color="auto" w:fill="A9ACB0" w:themeFill="background2" w:themeFillShade="BF"/>
          </w:tcPr>
          <w:p w14:paraId="78683BFE"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=10°</m:t>
                </m:r>
              </m:oMath>
            </m:oMathPara>
          </w:p>
        </w:tc>
      </w:tr>
      <w:tr w:rsidR="00590B75" w14:paraId="25231A08" w14:textId="77777777" w:rsidTr="00E52788">
        <w:trPr>
          <w:jc w:val="center"/>
        </w:trPr>
        <w:tc>
          <w:tcPr>
            <w:tcW w:w="9592" w:type="dxa"/>
          </w:tcPr>
          <w:p w14:paraId="14A1FAE7" w14:textId="1CE5043D" w:rsidR="00590B75" w:rsidRDefault="00590B75" w:rsidP="00E52788">
            <w:r>
              <w:rPr>
                <w:noProof/>
              </w:rPr>
              <w:drawing>
                <wp:inline distT="0" distB="0" distL="0" distR="0" wp14:anchorId="3ACC5756" wp14:editId="4C3F5EC0">
                  <wp:extent cx="6097270" cy="333988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097270" cy="3339885"/>
                          </a:xfrm>
                          <a:prstGeom prst="rect">
                            <a:avLst/>
                          </a:prstGeom>
                        </pic:spPr>
                      </pic:pic>
                    </a:graphicData>
                  </a:graphic>
                </wp:inline>
              </w:drawing>
            </w:r>
          </w:p>
        </w:tc>
      </w:tr>
      <w:tr w:rsidR="00590B75" w14:paraId="788633D7" w14:textId="77777777" w:rsidTr="00E52788">
        <w:trPr>
          <w:jc w:val="center"/>
        </w:trPr>
        <w:tc>
          <w:tcPr>
            <w:tcW w:w="9592" w:type="dxa"/>
            <w:shd w:val="clear" w:color="auto" w:fill="A9ACB0" w:themeFill="background2" w:themeFillShade="BF"/>
          </w:tcPr>
          <w:p w14:paraId="4EAA5B87"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=25°</m:t>
                </m:r>
              </m:oMath>
            </m:oMathPara>
          </w:p>
        </w:tc>
      </w:tr>
      <w:tr w:rsidR="00590B75" w14:paraId="6FD8AE1A" w14:textId="77777777" w:rsidTr="00E52788">
        <w:trPr>
          <w:jc w:val="center"/>
        </w:trPr>
        <w:tc>
          <w:tcPr>
            <w:tcW w:w="9592" w:type="dxa"/>
          </w:tcPr>
          <w:p w14:paraId="4F7FAB3A" w14:textId="611AF7CD" w:rsidR="00590B75" w:rsidRDefault="00590B75" w:rsidP="00E52788">
            <w:r>
              <w:rPr>
                <w:noProof/>
              </w:rPr>
              <w:drawing>
                <wp:inline distT="0" distB="0" distL="0" distR="0" wp14:anchorId="3622C3CB" wp14:editId="6EBE06A1">
                  <wp:extent cx="6078332" cy="3370540"/>
                  <wp:effectExtent l="0" t="0" r="0" b="190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078332" cy="3370540"/>
                          </a:xfrm>
                          <a:prstGeom prst="rect">
                            <a:avLst/>
                          </a:prstGeom>
                        </pic:spPr>
                      </pic:pic>
                    </a:graphicData>
                  </a:graphic>
                </wp:inline>
              </w:drawing>
            </w:r>
          </w:p>
        </w:tc>
      </w:tr>
    </w:tbl>
    <w:p w14:paraId="669C1A12" w14:textId="77777777" w:rsidR="00590B75" w:rsidRDefault="00590B75" w:rsidP="00590B75">
      <w:pPr>
        <w:rPr>
          <w:b/>
          <w:bCs/>
        </w:rPr>
      </w:pPr>
    </w:p>
    <w:p w14:paraId="0DA123D8" w14:textId="77777777" w:rsidR="00590B75" w:rsidRDefault="00590B75" w:rsidP="00590B75">
      <w:pPr>
        <w:rPr>
          <w:b/>
          <w:bCs/>
        </w:rPr>
      </w:pPr>
    </w:p>
    <w:p w14:paraId="79E8E03E" w14:textId="77777777" w:rsidR="00590B75" w:rsidRDefault="00590B75" w:rsidP="00590B75">
      <w:pPr>
        <w:rPr>
          <w:b/>
          <w:bCs/>
        </w:rPr>
      </w:pPr>
    </w:p>
    <w:p w14:paraId="75EFB55D" w14:textId="77777777" w:rsidR="00590B75" w:rsidRDefault="00590B75" w:rsidP="00590B75">
      <w:pPr>
        <w:rPr>
          <w:b/>
          <w:bCs/>
        </w:rPr>
      </w:pPr>
    </w:p>
    <w:p w14:paraId="080DA0F5" w14:textId="77777777" w:rsidR="00590B75" w:rsidRDefault="00590B75" w:rsidP="00590B75">
      <w:pPr>
        <w:rPr>
          <w:b/>
          <w:bCs/>
        </w:rPr>
      </w:pPr>
    </w:p>
    <w:p w14:paraId="0DE48756" w14:textId="77777777" w:rsidR="00590B75" w:rsidRDefault="00590B75" w:rsidP="00590B75">
      <w:pPr>
        <w:rPr>
          <w:b/>
          <w:bCs/>
        </w:rPr>
      </w:pPr>
    </w:p>
    <w:p w14:paraId="1328A7CA" w14:textId="77777777" w:rsidR="00590B75" w:rsidRDefault="00590B75" w:rsidP="00590B75">
      <w:pPr>
        <w:rPr>
          <w:b/>
          <w:bCs/>
        </w:rPr>
      </w:pPr>
    </w:p>
    <w:p w14:paraId="19B9B70B" w14:textId="77777777" w:rsidR="00590B75" w:rsidRDefault="00590B75" w:rsidP="00590B75">
      <w:pPr>
        <w:rPr>
          <w:b/>
          <w:bCs/>
        </w:rPr>
      </w:pPr>
    </w:p>
    <w:p w14:paraId="04AFDF7E" w14:textId="77777777" w:rsidR="00590B75" w:rsidRDefault="00590B75" w:rsidP="00590B75">
      <w:pPr>
        <w:rPr>
          <w:b/>
          <w:bCs/>
        </w:rPr>
      </w:pPr>
    </w:p>
    <w:p w14:paraId="6A1D849E" w14:textId="77777777" w:rsidR="00590B75" w:rsidRDefault="00590B75" w:rsidP="00590B75">
      <w:pPr>
        <w:rPr>
          <w:b/>
          <w:bCs/>
        </w:rPr>
      </w:pPr>
    </w:p>
    <w:p w14:paraId="097582CF" w14:textId="77777777" w:rsidR="00590B75" w:rsidRDefault="00590B75" w:rsidP="00590B75">
      <w:pPr>
        <w:rPr>
          <w:b/>
          <w:bCs/>
        </w:rPr>
      </w:pPr>
    </w:p>
    <w:p w14:paraId="7C27F7C4" w14:textId="77777777" w:rsidR="00590B75" w:rsidRPr="007B486A" w:rsidRDefault="00590B75" w:rsidP="00EE2BF2">
      <w:pPr>
        <w:pStyle w:val="Heading3"/>
      </w:pPr>
      <w:r>
        <w:lastRenderedPageBreak/>
        <w:t xml:space="preserve">Various </w:t>
      </w:r>
      <m:oMath>
        <m:sSub>
          <m:sSubPr>
            <m:ctrlPr>
              <w:rPr>
                <w:rFonts w:ascii="Cambria Math" w:hAnsi="Cambria Math"/>
              </w:rPr>
            </m:ctrlPr>
          </m:sSubPr>
          <m:e>
            <m:r>
              <m:rPr>
                <m:sty m:val="bi"/>
              </m:rPr>
              <w:rPr>
                <w:rFonts w:ascii="Cambria Math" w:hAnsi="Cambria Math"/>
              </w:rPr>
              <m:t>δ</m:t>
            </m:r>
          </m:e>
          <m:sub>
            <m:r>
              <m:rPr>
                <m:sty m:val="bi"/>
              </m:rPr>
              <w:rPr>
                <w:rFonts w:ascii="Cambria Math" w:hAnsi="Cambria Math"/>
              </w:rPr>
              <m:t>th</m:t>
            </m:r>
          </m:sub>
        </m:sSub>
      </m:oMath>
    </w:p>
    <w:tbl>
      <w:tblPr>
        <w:tblStyle w:val="TableGrid"/>
        <w:tblW w:w="0" w:type="auto"/>
        <w:jc w:val="center"/>
        <w:tblLook w:val="04A0" w:firstRow="1" w:lastRow="0" w:firstColumn="1" w:lastColumn="0" w:noHBand="0" w:noVBand="1"/>
      </w:tblPr>
      <w:tblGrid>
        <w:gridCol w:w="9592"/>
      </w:tblGrid>
      <w:tr w:rsidR="00590B75" w14:paraId="0A22F06D" w14:textId="77777777" w:rsidTr="00E52788">
        <w:trPr>
          <w:jc w:val="center"/>
        </w:trPr>
        <w:tc>
          <w:tcPr>
            <w:tcW w:w="9592" w:type="dxa"/>
            <w:shd w:val="clear" w:color="auto" w:fill="A9ACB0" w:themeFill="background2" w:themeFillShade="BF"/>
          </w:tcPr>
          <w:p w14:paraId="24591FBA"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th</m:t>
                    </m:r>
                  </m:sub>
                </m:sSub>
                <m:r>
                  <m:rPr>
                    <m:sty m:val="b"/>
                  </m:rPr>
                  <w:rPr>
                    <w:rFonts w:ascii="Cambria Math" w:hAnsi="Cambria Math"/>
                  </w:rPr>
                  <m:t>=2000</m:t>
                </m:r>
              </m:oMath>
            </m:oMathPara>
          </w:p>
        </w:tc>
      </w:tr>
      <w:tr w:rsidR="00590B75" w14:paraId="12FB11D0" w14:textId="77777777" w:rsidTr="00E52788">
        <w:trPr>
          <w:jc w:val="center"/>
        </w:trPr>
        <w:tc>
          <w:tcPr>
            <w:tcW w:w="9592" w:type="dxa"/>
          </w:tcPr>
          <w:p w14:paraId="796E2E81" w14:textId="2C97FFAD" w:rsidR="00590B75" w:rsidRDefault="00590B75" w:rsidP="00E52788">
            <w:pPr>
              <w:jc w:val="center"/>
            </w:pPr>
            <w:r>
              <w:rPr>
                <w:noProof/>
              </w:rPr>
              <w:drawing>
                <wp:inline distT="0" distB="0" distL="0" distR="0" wp14:anchorId="0B113E0F" wp14:editId="2F868AC2">
                  <wp:extent cx="4402749" cy="245799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402749" cy="2457990"/>
                          </a:xfrm>
                          <a:prstGeom prst="rect">
                            <a:avLst/>
                          </a:prstGeom>
                        </pic:spPr>
                      </pic:pic>
                    </a:graphicData>
                  </a:graphic>
                </wp:inline>
              </w:drawing>
            </w:r>
          </w:p>
        </w:tc>
      </w:tr>
      <w:tr w:rsidR="00590B75" w14:paraId="6F8EE440" w14:textId="77777777" w:rsidTr="00E52788">
        <w:trPr>
          <w:jc w:val="center"/>
        </w:trPr>
        <w:tc>
          <w:tcPr>
            <w:tcW w:w="9592" w:type="dxa"/>
            <w:shd w:val="clear" w:color="auto" w:fill="A9ACB0" w:themeFill="background2" w:themeFillShade="BF"/>
          </w:tcPr>
          <w:p w14:paraId="44E71149"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th</m:t>
                    </m:r>
                  </m:sub>
                </m:sSub>
                <m:r>
                  <m:rPr>
                    <m:sty m:val="b"/>
                  </m:rPr>
                  <w:rPr>
                    <w:rFonts w:ascii="Cambria Math" w:hAnsi="Cambria Math"/>
                  </w:rPr>
                  <m:t>=6000°</m:t>
                </m:r>
              </m:oMath>
            </m:oMathPara>
          </w:p>
        </w:tc>
      </w:tr>
      <w:tr w:rsidR="00590B75" w14:paraId="7B343610" w14:textId="77777777" w:rsidTr="00E52788">
        <w:trPr>
          <w:jc w:val="center"/>
        </w:trPr>
        <w:tc>
          <w:tcPr>
            <w:tcW w:w="9592" w:type="dxa"/>
          </w:tcPr>
          <w:p w14:paraId="57D75712" w14:textId="65D5064C" w:rsidR="00590B75" w:rsidRDefault="00590B75" w:rsidP="00E52788">
            <w:pPr>
              <w:jc w:val="center"/>
            </w:pPr>
            <w:r>
              <w:rPr>
                <w:noProof/>
              </w:rPr>
              <w:drawing>
                <wp:inline distT="0" distB="0" distL="0" distR="0" wp14:anchorId="57860EFD" wp14:editId="4CF9E9EF">
                  <wp:extent cx="4405875" cy="2459735"/>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405875" cy="2459735"/>
                          </a:xfrm>
                          <a:prstGeom prst="rect">
                            <a:avLst/>
                          </a:prstGeom>
                        </pic:spPr>
                      </pic:pic>
                    </a:graphicData>
                  </a:graphic>
                </wp:inline>
              </w:drawing>
            </w:r>
          </w:p>
        </w:tc>
      </w:tr>
      <w:tr w:rsidR="00590B75" w14:paraId="472227C1" w14:textId="77777777" w:rsidTr="00E52788">
        <w:trPr>
          <w:jc w:val="center"/>
        </w:trPr>
        <w:tc>
          <w:tcPr>
            <w:tcW w:w="9592" w:type="dxa"/>
            <w:shd w:val="clear" w:color="auto" w:fill="A9ACB0" w:themeFill="background2" w:themeFillShade="BF"/>
          </w:tcPr>
          <w:p w14:paraId="1D0AEC91" w14:textId="77777777" w:rsidR="00590B75" w:rsidRPr="006E4498" w:rsidRDefault="00000000" w:rsidP="00E52788">
            <w:pPr>
              <w:rPr>
                <w:rFonts w:ascii="Cambria Math" w:hAnsi="Cambria Math"/>
                <w:b/>
                <w:bCs/>
              </w:rPr>
            </w:pPr>
            <m:oMathPara>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th</m:t>
                    </m:r>
                  </m:sub>
                </m:sSub>
                <m:r>
                  <m:rPr>
                    <m:sty m:val="b"/>
                  </m:rPr>
                  <w:rPr>
                    <w:rFonts w:ascii="Cambria Math" w:hAnsi="Cambria Math"/>
                  </w:rPr>
                  <m:t>=10000°</m:t>
                </m:r>
              </m:oMath>
            </m:oMathPara>
          </w:p>
        </w:tc>
      </w:tr>
      <w:tr w:rsidR="00590B75" w14:paraId="561233FE" w14:textId="77777777" w:rsidTr="00E52788">
        <w:trPr>
          <w:jc w:val="center"/>
        </w:trPr>
        <w:tc>
          <w:tcPr>
            <w:tcW w:w="9592" w:type="dxa"/>
          </w:tcPr>
          <w:p w14:paraId="045BEFFB" w14:textId="5CBA163F" w:rsidR="00590B75" w:rsidRDefault="00590B75" w:rsidP="00E52788">
            <w:pPr>
              <w:jc w:val="center"/>
              <w:rPr>
                <w:rFonts w:ascii="Calibri" w:eastAsia="Calibri" w:hAnsi="Calibri" w:cs="Arial"/>
                <w:b/>
                <w:bCs/>
              </w:rPr>
            </w:pPr>
            <w:r>
              <w:rPr>
                <w:rFonts w:ascii="Calibri" w:eastAsia="Calibri" w:hAnsi="Calibri" w:cs="Arial"/>
                <w:b/>
                <w:bCs/>
                <w:noProof/>
              </w:rPr>
              <w:drawing>
                <wp:inline distT="0" distB="0" distL="0" distR="0" wp14:anchorId="2A90507D" wp14:editId="7D6C9D01">
                  <wp:extent cx="4405875" cy="245973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87" cstate="print">
                            <a:extLst>
                              <a:ext uri="{28A0092B-C50C-407E-A947-70E740481C1C}">
                                <a14:useLocalDpi xmlns:a14="http://schemas.microsoft.com/office/drawing/2010/main" val="0"/>
                              </a:ext>
                            </a:extLst>
                          </a:blip>
                          <a:stretch>
                            <a:fillRect/>
                          </a:stretch>
                        </pic:blipFill>
                        <pic:spPr>
                          <a:xfrm>
                            <a:off x="0" y="0"/>
                            <a:ext cx="4405875" cy="2459735"/>
                          </a:xfrm>
                          <a:prstGeom prst="rect">
                            <a:avLst/>
                          </a:prstGeom>
                        </pic:spPr>
                      </pic:pic>
                    </a:graphicData>
                  </a:graphic>
                </wp:inline>
              </w:drawing>
            </w:r>
          </w:p>
        </w:tc>
      </w:tr>
    </w:tbl>
    <w:p w14:paraId="13617FE0" w14:textId="77777777" w:rsidR="00590B75" w:rsidRDefault="00590B75" w:rsidP="00590B75">
      <w:pPr>
        <w:rPr>
          <w:b/>
          <w:bCs/>
        </w:rPr>
      </w:pPr>
    </w:p>
    <w:p w14:paraId="1E737DBB" w14:textId="77777777" w:rsidR="00590B75" w:rsidRDefault="00590B75" w:rsidP="00590B75">
      <w:pPr>
        <w:rPr>
          <w:b/>
          <w:bCs/>
        </w:rPr>
      </w:pPr>
    </w:p>
    <w:p w14:paraId="4FAB421A" w14:textId="77777777" w:rsidR="00590B75" w:rsidRDefault="00590B75" w:rsidP="00590B75">
      <w:pPr>
        <w:rPr>
          <w:b/>
          <w:bCs/>
        </w:rPr>
      </w:pPr>
    </w:p>
    <w:p w14:paraId="7813D11C" w14:textId="77777777" w:rsidR="00590B75" w:rsidRDefault="00590B75" w:rsidP="00590B75">
      <w:pPr>
        <w:rPr>
          <w:b/>
          <w:bCs/>
        </w:rPr>
      </w:pPr>
    </w:p>
    <w:p w14:paraId="2B4A0E11" w14:textId="77777777" w:rsidR="00590B75" w:rsidRDefault="00590B75" w:rsidP="00590B75">
      <w:pPr>
        <w:rPr>
          <w:b/>
          <w:bCs/>
        </w:rPr>
      </w:pPr>
    </w:p>
    <w:p w14:paraId="530A756C" w14:textId="77777777" w:rsidR="00590B75" w:rsidRDefault="00590B75" w:rsidP="00590B75">
      <w:pPr>
        <w:rPr>
          <w:b/>
          <w:bCs/>
        </w:rPr>
      </w:pPr>
    </w:p>
    <w:p w14:paraId="53478281" w14:textId="77777777" w:rsidR="00590B75" w:rsidRDefault="00590B75" w:rsidP="00590B75">
      <w:pPr>
        <w:rPr>
          <w:b/>
          <w:bCs/>
        </w:rPr>
      </w:pPr>
      <w:r>
        <w:rPr>
          <w:b/>
          <w:bCs/>
        </w:rPr>
        <w:lastRenderedPageBreak/>
        <w:t>Comments:</w:t>
      </w:r>
    </w:p>
    <w:p w14:paraId="796679A2" w14:textId="77777777" w:rsidR="00590B75" w:rsidRDefault="00590B75" w:rsidP="00590B75">
      <w:pPr>
        <w:pStyle w:val="ListParagraph"/>
        <w:numPr>
          <w:ilvl w:val="0"/>
          <w:numId w:val="39"/>
        </w:numPr>
        <w:rPr>
          <w:rtl/>
        </w:rPr>
      </w:pPr>
      <w:r>
        <w:t xml:space="preserve">The long period approximation is not accurate for calculation of state (u). </w:t>
      </w:r>
    </w:p>
    <w:p w14:paraId="6B5535D5" w14:textId="77777777" w:rsidR="00590B75" w:rsidRDefault="00590B75" w:rsidP="00590B75">
      <w:pPr>
        <w:pStyle w:val="ListParagraph"/>
        <w:numPr>
          <w:ilvl w:val="0"/>
          <w:numId w:val="39"/>
        </w:numPr>
        <w:rPr>
          <w:rtl/>
        </w:rPr>
      </w:pPr>
      <w:r>
        <w:t xml:space="preserve">The accuracy of the linear solution depends on the type of the input which changes (elevator or thrust), the value of this change and the time. </w:t>
      </w:r>
    </w:p>
    <w:p w14:paraId="3EFF217E" w14:textId="77777777" w:rsidR="00590B75" w:rsidRDefault="00590B75" w:rsidP="00590B75">
      <w:pPr>
        <w:pStyle w:val="ListParagraph"/>
        <w:numPr>
          <w:ilvl w:val="0"/>
          <w:numId w:val="39"/>
        </w:numPr>
        <w:rPr>
          <w:rtl/>
        </w:rPr>
      </w:pPr>
      <w:r>
        <w:t>For elevator: the linear solution gives accurate values for small changes in the angle in range time and this range decreases with the increase of the angle.</w:t>
      </w:r>
    </w:p>
    <w:p w14:paraId="5CB4B504" w14:textId="385D5CA7" w:rsidR="00590B75" w:rsidRDefault="00590B75" w:rsidP="00590B75">
      <w:pPr>
        <w:pStyle w:val="ListParagraph"/>
        <w:numPr>
          <w:ilvl w:val="0"/>
          <w:numId w:val="39"/>
        </w:numPr>
        <w:rPr>
          <w:rtl/>
        </w:rPr>
      </w:pPr>
      <w:r>
        <w:t xml:space="preserve">From shown results, we can deduce that for angle of elevator greater than 9 </w:t>
      </w:r>
      <w:r w:rsidR="005020B4">
        <w:t>deg,</w:t>
      </w:r>
      <w:r>
        <w:t xml:space="preserve"> the linear system is not valid as it does not show the nonlinear system dynamics, this dynamics may be due to the coupling of lateral and longitudinal in the nonlinear model.   </w:t>
      </w:r>
    </w:p>
    <w:p w14:paraId="1B9136EB" w14:textId="66891753" w:rsidR="00590B75" w:rsidRDefault="00590B75" w:rsidP="00590B75">
      <w:pPr>
        <w:pStyle w:val="ListParagraph"/>
        <w:numPr>
          <w:ilvl w:val="0"/>
          <w:numId w:val="39"/>
        </w:numPr>
        <w:spacing w:after="200"/>
        <w:ind w:right="0"/>
        <w:jc w:val="left"/>
        <w:rPr>
          <w:noProof/>
        </w:rPr>
      </w:pPr>
      <w:r>
        <w:t xml:space="preserve">For thrust: the accuracy of the linear solution is acceptable for </w:t>
      </w:r>
      <w:r w:rsidR="005020B4">
        <w:t>all</w:t>
      </w:r>
      <w:r>
        <w:t xml:space="preserve"> values of thrust.</w:t>
      </w:r>
      <w:r>
        <w:rPr>
          <w:noProof/>
        </w:rPr>
        <w:br w:type="page"/>
      </w:r>
    </w:p>
    <w:p w14:paraId="2CF48E65" w14:textId="77777777" w:rsidR="00590B75" w:rsidRDefault="00590B75" w:rsidP="00EE2BF2">
      <w:pPr>
        <w:pStyle w:val="Heading3"/>
      </w:pPr>
      <w:r>
        <w:lastRenderedPageBreak/>
        <w:t>Bode Plot</w:t>
      </w:r>
    </w:p>
    <w:tbl>
      <w:tblPr>
        <w:tblStyle w:val="TableGrid"/>
        <w:tblW w:w="0" w:type="auto"/>
        <w:jc w:val="center"/>
        <w:tblLook w:val="04A0" w:firstRow="1" w:lastRow="0" w:firstColumn="1" w:lastColumn="0" w:noHBand="0" w:noVBand="1"/>
      </w:tblPr>
      <w:tblGrid>
        <w:gridCol w:w="9592"/>
      </w:tblGrid>
      <w:tr w:rsidR="00590B75" w14:paraId="621DD029" w14:textId="77777777" w:rsidTr="00E52788">
        <w:trPr>
          <w:jc w:val="center"/>
        </w:trPr>
        <w:tc>
          <w:tcPr>
            <w:tcW w:w="9592" w:type="dxa"/>
            <w:shd w:val="clear" w:color="auto" w:fill="A9ACB0" w:themeFill="background2" w:themeFillShade="BF"/>
          </w:tcPr>
          <w:p w14:paraId="3D0774EF" w14:textId="77777777" w:rsidR="00590B75" w:rsidRPr="002B45E9" w:rsidRDefault="00590B75" w:rsidP="00E52788">
            <w:pPr>
              <w:jc w:val="center"/>
              <w:rPr>
                <w:b/>
                <w:bCs/>
              </w:rPr>
            </w:pPr>
            <m:oMathPara>
              <m:oMath>
                <m:r>
                  <m:rPr>
                    <m:sty m:val="bi"/>
                  </m:rPr>
                  <w:rPr>
                    <w:rFonts w:ascii="Cambria Math" w:hAnsi="Cambria Math"/>
                  </w:rPr>
                  <m:t>u</m:t>
                </m:r>
                <m:r>
                  <m:rPr>
                    <m:lit/>
                    <m:sty m:val="bi"/>
                  </m:rPr>
                  <w:rPr>
                    <w:rFonts w:ascii="Cambria Math" w:hAnsi="Cambria Math"/>
                  </w:rPr>
                  <m:t>/</m:t>
                </m:r>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oMath>
            </m:oMathPara>
          </w:p>
        </w:tc>
      </w:tr>
      <w:tr w:rsidR="00590B75" w14:paraId="0125982B" w14:textId="77777777" w:rsidTr="00E52788">
        <w:trPr>
          <w:jc w:val="center"/>
        </w:trPr>
        <w:tc>
          <w:tcPr>
            <w:tcW w:w="9592" w:type="dxa"/>
          </w:tcPr>
          <w:p w14:paraId="2CC79ED8" w14:textId="54FC0B6B" w:rsidR="00590B75" w:rsidRDefault="00590B75" w:rsidP="00E52788">
            <w:r>
              <w:rPr>
                <w:noProof/>
              </w:rPr>
              <w:drawing>
                <wp:inline distT="0" distB="0" distL="0" distR="0" wp14:anchorId="4AD02826" wp14:editId="2EA10C27">
                  <wp:extent cx="6050613" cy="3381040"/>
                  <wp:effectExtent l="0" t="0" r="762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050613" cy="3381040"/>
                          </a:xfrm>
                          <a:prstGeom prst="rect">
                            <a:avLst/>
                          </a:prstGeom>
                        </pic:spPr>
                      </pic:pic>
                    </a:graphicData>
                  </a:graphic>
                </wp:inline>
              </w:drawing>
            </w:r>
          </w:p>
        </w:tc>
      </w:tr>
      <w:tr w:rsidR="00590B75" w14:paraId="57A140DE" w14:textId="77777777" w:rsidTr="00E52788">
        <w:trPr>
          <w:jc w:val="center"/>
        </w:trPr>
        <w:tc>
          <w:tcPr>
            <w:tcW w:w="9592" w:type="dxa"/>
            <w:shd w:val="clear" w:color="auto" w:fill="A9ACB0" w:themeFill="background2" w:themeFillShade="BF"/>
          </w:tcPr>
          <w:p w14:paraId="1A4B58FA" w14:textId="77777777" w:rsidR="00590B75" w:rsidRDefault="00000000" w:rsidP="00E52788">
            <m:oMathPara>
              <m:oMath>
                <m:sSub>
                  <m:sSubPr>
                    <m:ctrlPr>
                      <w:rPr>
                        <w:rFonts w:ascii="Cambria Math" w:hAnsi="Cambria Math"/>
                        <w:b/>
                        <w:bCs/>
                      </w:rPr>
                    </m:ctrlPr>
                  </m:sSubPr>
                  <m:e>
                    <m:r>
                      <m:rPr>
                        <m:sty m:val="b"/>
                      </m:rPr>
                      <w:rPr>
                        <w:rFonts w:ascii="Cambria Math" w:hAnsi="Cambria Math"/>
                      </w:rPr>
                      <m:t>u</m:t>
                    </m:r>
                    <m:r>
                      <m:rPr>
                        <m:lit/>
                        <m:sty m:val="b"/>
                      </m:rPr>
                      <w:rPr>
                        <w:rFonts w:ascii="Cambria Math" w:hAnsi="Cambria Math"/>
                      </w:rPr>
                      <m:t>/</m:t>
                    </m:r>
                    <m:r>
                      <m:rPr>
                        <m:sty m:val="b"/>
                      </m:rPr>
                      <w:rPr>
                        <w:rFonts w:ascii="Cambria Math" w:hAnsi="Cambria Math"/>
                      </w:rPr>
                      <m:t>δ</m:t>
                    </m:r>
                  </m:e>
                  <m:sub>
                    <m:r>
                      <m:rPr>
                        <m:sty m:val="bi"/>
                      </m:rPr>
                      <w:rPr>
                        <w:rFonts w:ascii="Cambria Math" w:hAnsi="Cambria Math"/>
                      </w:rPr>
                      <m:t>th</m:t>
                    </m:r>
                  </m:sub>
                </m:sSub>
              </m:oMath>
            </m:oMathPara>
          </w:p>
        </w:tc>
      </w:tr>
      <w:tr w:rsidR="00590B75" w14:paraId="6E50960B" w14:textId="77777777" w:rsidTr="00E52788">
        <w:trPr>
          <w:jc w:val="center"/>
        </w:trPr>
        <w:tc>
          <w:tcPr>
            <w:tcW w:w="9592" w:type="dxa"/>
          </w:tcPr>
          <w:p w14:paraId="60426604" w14:textId="482BAE8F" w:rsidR="00590B75" w:rsidRDefault="00590B75" w:rsidP="00E52788">
            <w:r>
              <w:rPr>
                <w:noProof/>
              </w:rPr>
              <w:drawing>
                <wp:inline distT="0" distB="0" distL="0" distR="0" wp14:anchorId="735BFF8B" wp14:editId="2B676D5C">
                  <wp:extent cx="6097270" cy="3270963"/>
                  <wp:effectExtent l="0" t="0" r="0" b="5715"/>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097270" cy="3270963"/>
                          </a:xfrm>
                          <a:prstGeom prst="rect">
                            <a:avLst/>
                          </a:prstGeom>
                        </pic:spPr>
                      </pic:pic>
                    </a:graphicData>
                  </a:graphic>
                </wp:inline>
              </w:drawing>
            </w:r>
          </w:p>
        </w:tc>
      </w:tr>
    </w:tbl>
    <w:p w14:paraId="24992819" w14:textId="77777777" w:rsidR="00590B75" w:rsidRDefault="00590B75" w:rsidP="00590B75">
      <w:pPr>
        <w:rPr>
          <w:b/>
          <w:bCs/>
        </w:rPr>
      </w:pPr>
      <w:r>
        <w:rPr>
          <w:b/>
          <w:bCs/>
        </w:rPr>
        <w:t>Comments:</w:t>
      </w:r>
    </w:p>
    <w:p w14:paraId="22A4038D" w14:textId="77777777" w:rsidR="00590B75" w:rsidRDefault="00590B75" w:rsidP="00590B75">
      <w:pPr>
        <w:pStyle w:val="ListParagraph"/>
        <w:numPr>
          <w:ilvl w:val="0"/>
          <w:numId w:val="41"/>
        </w:numPr>
        <w:spacing w:after="200"/>
        <w:ind w:right="0"/>
        <w:rPr>
          <w:noProof/>
        </w:rPr>
      </w:pPr>
      <w:r>
        <w:rPr>
          <w:noProof/>
        </w:rPr>
        <w:t>For delta e input , The long period approximation is valid compared to the full linear model when the frequency is greater than 1 rad/sec.</w:t>
      </w:r>
    </w:p>
    <w:p w14:paraId="0929021B" w14:textId="77777777" w:rsidR="00590B75" w:rsidRDefault="00590B75" w:rsidP="00590B75">
      <w:pPr>
        <w:pStyle w:val="ListParagraph"/>
        <w:numPr>
          <w:ilvl w:val="0"/>
          <w:numId w:val="41"/>
        </w:numPr>
        <w:spacing w:after="200"/>
        <w:ind w:right="0"/>
        <w:rPr>
          <w:noProof/>
        </w:rPr>
      </w:pPr>
      <w:r>
        <w:rPr>
          <w:noProof/>
        </w:rPr>
        <w:t>For delta th input , The long period approximation is valid compared to the full linear model when the frequency is greater than 10 rad/sec.</w:t>
      </w:r>
    </w:p>
    <w:p w14:paraId="05427D09" w14:textId="77777777" w:rsidR="00590B75" w:rsidRDefault="00590B75" w:rsidP="00590B75">
      <w:pPr>
        <w:pStyle w:val="ListParagraph"/>
        <w:spacing w:after="200"/>
        <w:ind w:left="1210" w:right="0"/>
        <w:rPr>
          <w:noProof/>
        </w:rPr>
      </w:pPr>
    </w:p>
    <w:p w14:paraId="62C370B9" w14:textId="77777777" w:rsidR="00590B75" w:rsidRDefault="00590B75" w:rsidP="00590B75">
      <w:pPr>
        <w:pStyle w:val="ListParagraph"/>
        <w:numPr>
          <w:ilvl w:val="0"/>
          <w:numId w:val="41"/>
        </w:numPr>
        <w:spacing w:after="200"/>
        <w:ind w:right="0"/>
        <w:rPr>
          <w:noProof/>
        </w:rPr>
      </w:pPr>
      <w:r>
        <w:rPr>
          <w:noProof/>
        </w:rPr>
        <w:br w:type="page"/>
      </w:r>
    </w:p>
    <w:p w14:paraId="7EC85AB8" w14:textId="77777777" w:rsidR="00590B75" w:rsidRDefault="00590B75" w:rsidP="00EE2BF2">
      <w:pPr>
        <w:pStyle w:val="Heading3"/>
      </w:pPr>
      <w:r>
        <w:lastRenderedPageBreak/>
        <w:t>Root Locus</w:t>
      </w:r>
    </w:p>
    <w:tbl>
      <w:tblPr>
        <w:tblStyle w:val="TableGrid"/>
        <w:tblW w:w="0" w:type="auto"/>
        <w:jc w:val="center"/>
        <w:tblLook w:val="04A0" w:firstRow="1" w:lastRow="0" w:firstColumn="1" w:lastColumn="0" w:noHBand="0" w:noVBand="1"/>
      </w:tblPr>
      <w:tblGrid>
        <w:gridCol w:w="9592"/>
      </w:tblGrid>
      <w:tr w:rsidR="00590B75" w14:paraId="1B6FC2E6" w14:textId="77777777" w:rsidTr="00E52788">
        <w:trPr>
          <w:jc w:val="center"/>
        </w:trPr>
        <w:tc>
          <w:tcPr>
            <w:tcW w:w="9592" w:type="dxa"/>
            <w:shd w:val="clear" w:color="auto" w:fill="A9ACB0" w:themeFill="background2" w:themeFillShade="BF"/>
          </w:tcPr>
          <w:p w14:paraId="674D4C2A" w14:textId="77777777" w:rsidR="00590B75" w:rsidRPr="002B45E9" w:rsidRDefault="00590B75" w:rsidP="00E52788">
            <w:pPr>
              <w:jc w:val="center"/>
              <w:rPr>
                <w:b/>
                <w:bCs/>
              </w:rPr>
            </w:pPr>
            <m:oMathPara>
              <m:oMath>
                <m:r>
                  <m:rPr>
                    <m:sty m:val="bi"/>
                  </m:rPr>
                  <w:rPr>
                    <w:rFonts w:ascii="Cambria Math" w:hAnsi="Cambria Math"/>
                  </w:rPr>
                  <m:t>u</m:t>
                </m:r>
                <m:r>
                  <m:rPr>
                    <m:lit/>
                    <m:sty m:val="bi"/>
                  </m:rPr>
                  <w:rPr>
                    <w:rFonts w:ascii="Cambria Math" w:hAnsi="Cambria Math"/>
                  </w:rPr>
                  <m:t>/</m:t>
                </m:r>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oMath>
            </m:oMathPara>
          </w:p>
        </w:tc>
      </w:tr>
      <w:tr w:rsidR="00590B75" w14:paraId="47638BE1" w14:textId="77777777" w:rsidTr="00E52788">
        <w:trPr>
          <w:jc w:val="center"/>
        </w:trPr>
        <w:tc>
          <w:tcPr>
            <w:tcW w:w="9592" w:type="dxa"/>
          </w:tcPr>
          <w:p w14:paraId="2994AAA7" w14:textId="3769F5AE" w:rsidR="00590B75" w:rsidRDefault="00590B75" w:rsidP="00E52788">
            <w:r>
              <w:rPr>
                <w:noProof/>
              </w:rPr>
              <w:drawing>
                <wp:inline distT="0" distB="0" distL="0" distR="0" wp14:anchorId="39DB319F" wp14:editId="290B7A61">
                  <wp:extent cx="5789992" cy="3381040"/>
                  <wp:effectExtent l="0" t="0" r="127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89992" cy="3381040"/>
                          </a:xfrm>
                          <a:prstGeom prst="rect">
                            <a:avLst/>
                          </a:prstGeom>
                        </pic:spPr>
                      </pic:pic>
                    </a:graphicData>
                  </a:graphic>
                </wp:inline>
              </w:drawing>
            </w:r>
          </w:p>
        </w:tc>
      </w:tr>
      <w:tr w:rsidR="00590B75" w14:paraId="23F633F7" w14:textId="77777777" w:rsidTr="00E52788">
        <w:trPr>
          <w:jc w:val="center"/>
        </w:trPr>
        <w:tc>
          <w:tcPr>
            <w:tcW w:w="9592" w:type="dxa"/>
            <w:shd w:val="clear" w:color="auto" w:fill="A9ACB0" w:themeFill="background2" w:themeFillShade="BF"/>
          </w:tcPr>
          <w:p w14:paraId="50FA0DF4" w14:textId="77777777" w:rsidR="00590B75" w:rsidRDefault="00000000" w:rsidP="00E52788">
            <m:oMathPara>
              <m:oMath>
                <m:sSub>
                  <m:sSubPr>
                    <m:ctrlPr>
                      <w:rPr>
                        <w:rFonts w:ascii="Cambria Math" w:hAnsi="Cambria Math"/>
                        <w:b/>
                        <w:bCs/>
                      </w:rPr>
                    </m:ctrlPr>
                  </m:sSubPr>
                  <m:e>
                    <m:r>
                      <m:rPr>
                        <m:sty m:val="b"/>
                      </m:rPr>
                      <w:rPr>
                        <w:rFonts w:ascii="Cambria Math" w:hAnsi="Cambria Math"/>
                      </w:rPr>
                      <m:t>u</m:t>
                    </m:r>
                    <m:r>
                      <m:rPr>
                        <m:lit/>
                        <m:sty m:val="b"/>
                      </m:rPr>
                      <w:rPr>
                        <w:rFonts w:ascii="Cambria Math" w:hAnsi="Cambria Math"/>
                      </w:rPr>
                      <m:t>/</m:t>
                    </m:r>
                    <m:r>
                      <m:rPr>
                        <m:sty m:val="b"/>
                      </m:rPr>
                      <w:rPr>
                        <w:rFonts w:ascii="Cambria Math" w:hAnsi="Cambria Math"/>
                      </w:rPr>
                      <m:t>δ</m:t>
                    </m:r>
                  </m:e>
                  <m:sub>
                    <m:r>
                      <m:rPr>
                        <m:sty m:val="bi"/>
                      </m:rPr>
                      <w:rPr>
                        <w:rFonts w:ascii="Cambria Math" w:hAnsi="Cambria Math"/>
                      </w:rPr>
                      <m:t>th</m:t>
                    </m:r>
                  </m:sub>
                </m:sSub>
              </m:oMath>
            </m:oMathPara>
          </w:p>
        </w:tc>
      </w:tr>
      <w:tr w:rsidR="00590B75" w14:paraId="6E903764" w14:textId="77777777" w:rsidTr="00E52788">
        <w:trPr>
          <w:jc w:val="center"/>
        </w:trPr>
        <w:tc>
          <w:tcPr>
            <w:tcW w:w="9592" w:type="dxa"/>
          </w:tcPr>
          <w:p w14:paraId="37345AE8" w14:textId="732B727D" w:rsidR="00590B75" w:rsidRDefault="00590B75" w:rsidP="00E52788">
            <w:r>
              <w:rPr>
                <w:noProof/>
              </w:rPr>
              <w:drawing>
                <wp:inline distT="0" distB="0" distL="0" distR="0" wp14:anchorId="38629802" wp14:editId="396E441E">
                  <wp:extent cx="5560343" cy="3270963"/>
                  <wp:effectExtent l="0" t="0" r="2540" b="5715"/>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560343" cy="3270963"/>
                          </a:xfrm>
                          <a:prstGeom prst="rect">
                            <a:avLst/>
                          </a:prstGeom>
                        </pic:spPr>
                      </pic:pic>
                    </a:graphicData>
                  </a:graphic>
                </wp:inline>
              </w:drawing>
            </w:r>
          </w:p>
        </w:tc>
      </w:tr>
    </w:tbl>
    <w:p w14:paraId="2DA9F19D" w14:textId="77777777" w:rsidR="00590B75" w:rsidRDefault="00590B75" w:rsidP="00590B75">
      <w:pPr>
        <w:rPr>
          <w:b/>
          <w:bCs/>
        </w:rPr>
      </w:pPr>
      <w:r>
        <w:rPr>
          <w:b/>
          <w:bCs/>
        </w:rPr>
        <w:t>Comments:</w:t>
      </w:r>
    </w:p>
    <w:p w14:paraId="6BA6D84B" w14:textId="77777777" w:rsidR="00590B75" w:rsidRPr="002B45E9" w:rsidRDefault="00590B75" w:rsidP="00590B75">
      <w:pPr>
        <w:pStyle w:val="ListParagraph"/>
        <w:numPr>
          <w:ilvl w:val="0"/>
          <w:numId w:val="41"/>
        </w:numPr>
      </w:pPr>
      <w:r>
        <w:t>For delta e input, the transfer function for full linear model is always stable but in the long period approx. the transfer function has instability region.</w:t>
      </w:r>
    </w:p>
    <w:p w14:paraId="7AC4A14A" w14:textId="77777777" w:rsidR="00590B75" w:rsidRDefault="00590B75" w:rsidP="00590B75">
      <w:pPr>
        <w:spacing w:after="200"/>
        <w:ind w:left="0" w:right="0"/>
        <w:jc w:val="left"/>
        <w:rPr>
          <w:noProof/>
        </w:rPr>
      </w:pPr>
      <w:r>
        <w:rPr>
          <w:noProof/>
        </w:rPr>
        <w:br w:type="page"/>
      </w:r>
    </w:p>
    <w:p w14:paraId="646C9163" w14:textId="77777777" w:rsidR="00590B75" w:rsidRDefault="00590B75" w:rsidP="00590B75">
      <w:pPr>
        <w:pStyle w:val="Heading2"/>
        <w:numPr>
          <w:ilvl w:val="0"/>
          <w:numId w:val="3"/>
        </w:numPr>
      </w:pPr>
      <w:r>
        <w:lastRenderedPageBreak/>
        <w:t xml:space="preserve">Response of state </w:t>
      </w:r>
      <m:oMath>
        <m:r>
          <m:rPr>
            <m:sty m:val="bi"/>
          </m:rPr>
          <w:rPr>
            <w:rFonts w:ascii="Cambria Math" w:hAnsi="Cambria Math"/>
          </w:rPr>
          <m:t>w</m:t>
        </m:r>
      </m:oMath>
    </w:p>
    <w:p w14:paraId="34126665" w14:textId="77777777" w:rsidR="00590B75" w:rsidRDefault="00590B75" w:rsidP="00EE2BF2">
      <w:pPr>
        <w:pStyle w:val="Heading3"/>
        <w:numPr>
          <w:ilvl w:val="0"/>
          <w:numId w:val="56"/>
        </w:numPr>
      </w:pPr>
      <w:r>
        <w:t>Transfer Functions</w:t>
      </w:r>
    </w:p>
    <w:tbl>
      <w:tblPr>
        <w:tblStyle w:val="TableGrid"/>
        <w:tblW w:w="0" w:type="auto"/>
        <w:tblInd w:w="-5" w:type="dxa"/>
        <w:tblLook w:val="04A0" w:firstRow="1" w:lastRow="0" w:firstColumn="1" w:lastColumn="0" w:noHBand="0" w:noVBand="1"/>
      </w:tblPr>
      <w:tblGrid>
        <w:gridCol w:w="1170"/>
        <w:gridCol w:w="5224"/>
        <w:gridCol w:w="3198"/>
      </w:tblGrid>
      <w:tr w:rsidR="00590B75" w14:paraId="27D4A41C" w14:textId="77777777" w:rsidTr="00E52788">
        <w:tc>
          <w:tcPr>
            <w:tcW w:w="1170" w:type="dxa"/>
            <w:shd w:val="clear" w:color="auto" w:fill="A9ACB0" w:themeFill="background2" w:themeFillShade="BF"/>
          </w:tcPr>
          <w:p w14:paraId="40EF0BF4" w14:textId="77777777" w:rsidR="00590B75" w:rsidRDefault="00590B75" w:rsidP="00E52788">
            <w:pPr>
              <w:ind w:left="0"/>
              <w:jc w:val="center"/>
            </w:pPr>
            <w:r>
              <w:t>TF</w:t>
            </w:r>
          </w:p>
        </w:tc>
        <w:tc>
          <w:tcPr>
            <w:tcW w:w="5224" w:type="dxa"/>
            <w:shd w:val="clear" w:color="auto" w:fill="A9ACB0" w:themeFill="background2" w:themeFillShade="BF"/>
          </w:tcPr>
          <w:p w14:paraId="2DAA729F" w14:textId="77777777" w:rsidR="00590B75" w:rsidRDefault="00590B75" w:rsidP="00E52788">
            <w:pPr>
              <w:ind w:left="0"/>
              <w:jc w:val="center"/>
            </w:pPr>
            <w:r>
              <w:t>Full Linear</w:t>
            </w:r>
          </w:p>
        </w:tc>
        <w:tc>
          <w:tcPr>
            <w:tcW w:w="3198" w:type="dxa"/>
            <w:shd w:val="clear" w:color="auto" w:fill="A9ACB0" w:themeFill="background2" w:themeFillShade="BF"/>
          </w:tcPr>
          <w:p w14:paraId="7EFC1593" w14:textId="77777777" w:rsidR="00590B75" w:rsidRDefault="00590B75" w:rsidP="00E52788">
            <w:pPr>
              <w:ind w:left="0"/>
              <w:jc w:val="center"/>
            </w:pPr>
            <w:r>
              <w:t>Short Period Mode</w:t>
            </w:r>
          </w:p>
        </w:tc>
      </w:tr>
      <w:tr w:rsidR="00590B75" w14:paraId="64A5A905" w14:textId="77777777" w:rsidTr="00E52788">
        <w:tc>
          <w:tcPr>
            <w:tcW w:w="1170" w:type="dxa"/>
            <w:shd w:val="clear" w:color="auto" w:fill="A9ACB0" w:themeFill="background2" w:themeFillShade="BF"/>
          </w:tcPr>
          <w:p w14:paraId="23A89BD1" w14:textId="77777777" w:rsidR="00590B75" w:rsidRDefault="00590B75" w:rsidP="00E52788">
            <w:pPr>
              <w:ind w:left="0"/>
            </w:pPr>
            <m:oMathPara>
              <m:oMath>
                <m:r>
                  <w:rPr>
                    <w:rFonts w:ascii="Cambria Math" w:hAnsi="Cambria Math"/>
                  </w:rPr>
                  <m:t>w</m:t>
                </m:r>
                <m:r>
                  <m:rPr>
                    <m:lit/>
                  </m:rP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e</m:t>
                    </m:r>
                  </m:sub>
                </m:sSub>
              </m:oMath>
            </m:oMathPara>
          </w:p>
        </w:tc>
        <w:tc>
          <w:tcPr>
            <w:tcW w:w="5224" w:type="dxa"/>
          </w:tcPr>
          <w:p w14:paraId="166E6C02" w14:textId="77777777" w:rsidR="00590B75" w:rsidRPr="00896C11" w:rsidRDefault="00000000" w:rsidP="00E52788">
            <w:pPr>
              <w:pStyle w:val="ListParagraph"/>
              <w:ind w:left="2880"/>
              <w:rPr>
                <w:sz w:val="16"/>
                <w:szCs w:val="16"/>
              </w:rPr>
            </w:pPr>
            <m:oMathPara>
              <m:oMath>
                <m:f>
                  <m:fPr>
                    <m:ctrlPr>
                      <w:rPr>
                        <w:rFonts w:ascii="Cambria Math" w:hAnsi="Cambria Math"/>
                        <w:i/>
                        <w:sz w:val="16"/>
                        <w:szCs w:val="16"/>
                      </w:rPr>
                    </m:ctrlPr>
                  </m:fPr>
                  <m:num>
                    <m:r>
                      <w:rPr>
                        <w:rFonts w:ascii="Cambria Math" w:hAnsi="Cambria Math"/>
                        <w:sz w:val="16"/>
                        <w:szCs w:val="16"/>
                      </w:rPr>
                      <m:t>-43.2 s^3 - 3782 s^2 - 35.44 s - 16.52</m:t>
                    </m:r>
                  </m:num>
                  <m:den>
                    <m:r>
                      <w:rPr>
                        <w:rFonts w:ascii="Cambria Math" w:hAnsi="Cambria Math"/>
                        <w:sz w:val="16"/>
                        <w:szCs w:val="16"/>
                      </w:rPr>
                      <m:t>s^4 + 2.658 s^3 + 7.838 s^2 + 0.09242 s + 0.04945</m:t>
                    </m:r>
                  </m:den>
                </m:f>
              </m:oMath>
            </m:oMathPara>
          </w:p>
          <w:p w14:paraId="25323C5B" w14:textId="77777777" w:rsidR="00590B75" w:rsidRPr="00896C11" w:rsidRDefault="00590B75" w:rsidP="00E52788">
            <w:pPr>
              <w:ind w:left="0"/>
              <w:rPr>
                <w:sz w:val="16"/>
                <w:szCs w:val="16"/>
              </w:rPr>
            </w:pPr>
          </w:p>
        </w:tc>
        <w:tc>
          <w:tcPr>
            <w:tcW w:w="3198" w:type="dxa"/>
          </w:tcPr>
          <w:p w14:paraId="1342284F" w14:textId="77777777" w:rsidR="00590B75" w:rsidRPr="00896C11" w:rsidRDefault="00000000" w:rsidP="00E52788">
            <w:pPr>
              <w:pStyle w:val="ListParagraph"/>
              <w:ind w:left="2880"/>
              <w:rPr>
                <w:sz w:val="16"/>
                <w:szCs w:val="16"/>
              </w:rPr>
            </w:pPr>
            <m:oMathPara>
              <m:oMath>
                <m:f>
                  <m:fPr>
                    <m:ctrlPr>
                      <w:rPr>
                        <w:rFonts w:ascii="Cambria Math" w:hAnsi="Cambria Math"/>
                        <w:i/>
                        <w:sz w:val="16"/>
                        <w:szCs w:val="16"/>
                      </w:rPr>
                    </m:ctrlPr>
                  </m:fPr>
                  <m:num>
                    <m:r>
                      <w:rPr>
                        <w:rFonts w:ascii="Cambria Math" w:hAnsi="Cambria Math"/>
                        <w:sz w:val="16"/>
                        <w:szCs w:val="16"/>
                      </w:rPr>
                      <m:t>-43.2 s - 3781</m:t>
                    </m:r>
                  </m:num>
                  <m:den>
                    <m:r>
                      <w:rPr>
                        <w:rFonts w:ascii="Cambria Math" w:hAnsi="Cambria Math"/>
                        <w:sz w:val="16"/>
                        <w:szCs w:val="16"/>
                      </w:rPr>
                      <m:t>s^2 + 2.648 s + 7.788</m:t>
                    </m:r>
                  </m:den>
                </m:f>
              </m:oMath>
            </m:oMathPara>
          </w:p>
          <w:p w14:paraId="6C11097B" w14:textId="77777777" w:rsidR="00590B75" w:rsidRPr="00896C11" w:rsidRDefault="00590B75" w:rsidP="00E52788">
            <w:pPr>
              <w:ind w:left="0"/>
              <w:rPr>
                <w:sz w:val="16"/>
                <w:szCs w:val="16"/>
              </w:rPr>
            </w:pPr>
          </w:p>
        </w:tc>
      </w:tr>
      <w:tr w:rsidR="00590B75" w14:paraId="5524B8E7" w14:textId="77777777" w:rsidTr="00E52788">
        <w:tc>
          <w:tcPr>
            <w:tcW w:w="1170" w:type="dxa"/>
            <w:shd w:val="clear" w:color="auto" w:fill="A9ACB0" w:themeFill="background2" w:themeFillShade="BF"/>
          </w:tcPr>
          <w:p w14:paraId="4252100A" w14:textId="77777777" w:rsidR="00590B75" w:rsidRDefault="00590B75" w:rsidP="00E52788">
            <w:pPr>
              <w:ind w:left="0"/>
            </w:pPr>
            <m:oMathPara>
              <m:oMath>
                <m:r>
                  <w:rPr>
                    <w:rFonts w:ascii="Cambria Math" w:hAnsi="Cambria Math"/>
                  </w:rPr>
                  <m:t>w</m:t>
                </m:r>
                <m:r>
                  <m:rPr>
                    <m:lit/>
                  </m:rP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th</m:t>
                    </m:r>
                  </m:sub>
                </m:sSub>
              </m:oMath>
            </m:oMathPara>
          </w:p>
        </w:tc>
        <w:tc>
          <w:tcPr>
            <w:tcW w:w="5224" w:type="dxa"/>
          </w:tcPr>
          <w:p w14:paraId="613E26B3" w14:textId="77777777" w:rsidR="00590B75" w:rsidRPr="00896C11" w:rsidRDefault="00000000" w:rsidP="00E52788">
            <w:pPr>
              <w:pStyle w:val="ListParagraph"/>
              <w:bidi/>
              <w:ind w:left="2880"/>
              <w:rPr>
                <w:sz w:val="16"/>
                <w:szCs w:val="16"/>
              </w:rPr>
            </w:pPr>
            <m:oMathPara>
              <m:oMath>
                <m:f>
                  <m:fPr>
                    <m:ctrlPr>
                      <w:rPr>
                        <w:rFonts w:ascii="Cambria Math" w:hAnsi="Cambria Math"/>
                        <w:i/>
                        <w:sz w:val="16"/>
                        <w:szCs w:val="16"/>
                      </w:rPr>
                    </m:ctrlPr>
                  </m:fPr>
                  <m:num>
                    <m:r>
                      <w:rPr>
                        <w:rFonts w:ascii="Cambria Math" w:hAnsi="Cambria Math"/>
                        <w:sz w:val="16"/>
                        <w:szCs w:val="16"/>
                      </w:rPr>
                      <m:t xml:space="preserve"> -0.002743 </m:t>
                    </m:r>
                    <m:sSup>
                      <m:sSupPr>
                        <m:ctrlPr>
                          <w:rPr>
                            <w:rFonts w:ascii="Cambria Math" w:hAnsi="Cambria Math"/>
                            <w:i/>
                            <w:sz w:val="16"/>
                            <w:szCs w:val="16"/>
                          </w:rPr>
                        </m:ctrlPr>
                      </m:sSupPr>
                      <m:e>
                        <m:r>
                          <w:rPr>
                            <w:rFonts w:ascii="Cambria Math" w:hAnsi="Cambria Math"/>
                            <w:sz w:val="16"/>
                            <w:szCs w:val="16"/>
                          </w:rPr>
                          <m:t>s</m:t>
                        </m:r>
                      </m:e>
                      <m:sup>
                        <m:r>
                          <w:rPr>
                            <w:rFonts w:ascii="Cambria Math" w:hAnsi="Cambria Math"/>
                            <w:sz w:val="16"/>
                            <w:szCs w:val="16"/>
                          </w:rPr>
                          <m:t>2</m:t>
                        </m:r>
                      </m:sup>
                    </m:sSup>
                    <m:r>
                      <w:rPr>
                        <w:rFonts w:ascii="Cambria Math" w:hAnsi="Cambria Math"/>
                        <w:sz w:val="16"/>
                        <w:szCs w:val="16"/>
                      </w:rPr>
                      <m:t>+ 0.0001296 s - 1.239e-05</m:t>
                    </m:r>
                  </m:num>
                  <m:den>
                    <m:r>
                      <w:rPr>
                        <w:rFonts w:ascii="Cambria Math" w:hAnsi="Cambria Math"/>
                        <w:sz w:val="16"/>
                        <w:szCs w:val="16"/>
                      </w:rPr>
                      <m:t xml:space="preserve"> s^4 + 2.658 s^3 + 7.838 s^2 + 0.09242 s + 0.04945</m:t>
                    </m:r>
                  </m:den>
                </m:f>
              </m:oMath>
            </m:oMathPara>
          </w:p>
          <w:p w14:paraId="285F7D6A" w14:textId="77777777" w:rsidR="00590B75" w:rsidRPr="00896C11" w:rsidRDefault="00590B75" w:rsidP="00E52788">
            <w:pPr>
              <w:ind w:left="0"/>
              <w:rPr>
                <w:sz w:val="16"/>
                <w:szCs w:val="16"/>
              </w:rPr>
            </w:pPr>
          </w:p>
        </w:tc>
        <w:tc>
          <w:tcPr>
            <w:tcW w:w="3198" w:type="dxa"/>
          </w:tcPr>
          <w:p w14:paraId="725B23EC" w14:textId="77777777" w:rsidR="00590B75" w:rsidRPr="00896C11" w:rsidRDefault="00590B75" w:rsidP="00E52788">
            <w:pPr>
              <w:pStyle w:val="ListParagraph"/>
              <w:ind w:left="2880"/>
              <w:rPr>
                <w:sz w:val="16"/>
                <w:szCs w:val="16"/>
              </w:rPr>
            </w:pPr>
            <m:oMathPara>
              <m:oMath>
                <m:r>
                  <w:rPr>
                    <w:rFonts w:ascii="Cambria Math" w:hAnsi="Cambria Math"/>
                    <w:sz w:val="16"/>
                    <w:szCs w:val="16"/>
                  </w:rPr>
                  <m:t>-</m:t>
                </m:r>
                <m:f>
                  <m:fPr>
                    <m:ctrlPr>
                      <w:rPr>
                        <w:rFonts w:ascii="Cambria Math" w:hAnsi="Cambria Math"/>
                        <w:i/>
                        <w:sz w:val="16"/>
                        <w:szCs w:val="16"/>
                      </w:rPr>
                    </m:ctrlPr>
                  </m:fPr>
                  <m:num>
                    <m:r>
                      <w:rPr>
                        <w:rFonts w:ascii="Cambria Math" w:hAnsi="Cambria Math"/>
                        <w:sz w:val="16"/>
                        <w:szCs w:val="16"/>
                      </w:rPr>
                      <m:t>0.002693</m:t>
                    </m:r>
                  </m:num>
                  <m:den>
                    <m:r>
                      <w:rPr>
                        <w:rFonts w:ascii="Cambria Math" w:hAnsi="Cambria Math"/>
                        <w:sz w:val="16"/>
                        <w:szCs w:val="16"/>
                      </w:rPr>
                      <m:t>s^2 + 2.648 s + 7.788</m:t>
                    </m:r>
                  </m:den>
                </m:f>
              </m:oMath>
            </m:oMathPara>
          </w:p>
          <w:p w14:paraId="2D7DFB76" w14:textId="77777777" w:rsidR="00590B75" w:rsidRPr="00896C11" w:rsidRDefault="00590B75" w:rsidP="00E52788">
            <w:pPr>
              <w:ind w:left="0"/>
              <w:rPr>
                <w:sz w:val="16"/>
                <w:szCs w:val="16"/>
              </w:rPr>
            </w:pPr>
          </w:p>
        </w:tc>
      </w:tr>
    </w:tbl>
    <w:p w14:paraId="7CD66A5A" w14:textId="77777777" w:rsidR="00590B75" w:rsidRPr="00FD5AB1" w:rsidRDefault="00590B75" w:rsidP="00EE2BF2">
      <w:pPr>
        <w:pStyle w:val="Heading3"/>
      </w:pPr>
      <w:r>
        <w:t xml:space="preserve">Various </w:t>
      </w:r>
      <m:oMath>
        <m:sSub>
          <m:sSubPr>
            <m:ctrlPr>
              <w:rPr>
                <w:rFonts w:ascii="Cambria Math" w:hAnsi="Cambria Math"/>
              </w:rPr>
            </m:ctrlPr>
          </m:sSubPr>
          <m:e>
            <m:r>
              <m:rPr>
                <m:sty m:val="bi"/>
              </m:rPr>
              <w:rPr>
                <w:rFonts w:ascii="Cambria Math" w:hAnsi="Cambria Math"/>
              </w:rPr>
              <m:t>δ</m:t>
            </m:r>
          </m:e>
          <m:sub>
            <m:r>
              <m:rPr>
                <m:sty m:val="bi"/>
              </m:rPr>
              <w:rPr>
                <w:rFonts w:ascii="Cambria Math" w:hAnsi="Cambria Math"/>
              </w:rPr>
              <m:t>e</m:t>
            </m:r>
          </m:sub>
        </m:sSub>
      </m:oMath>
    </w:p>
    <w:tbl>
      <w:tblPr>
        <w:tblStyle w:val="TableGrid"/>
        <w:tblW w:w="0" w:type="auto"/>
        <w:jc w:val="center"/>
        <w:tblLook w:val="04A0" w:firstRow="1" w:lastRow="0" w:firstColumn="1" w:lastColumn="0" w:noHBand="0" w:noVBand="1"/>
      </w:tblPr>
      <w:tblGrid>
        <w:gridCol w:w="9592"/>
      </w:tblGrid>
      <w:tr w:rsidR="00590B75" w14:paraId="4A5E3D74" w14:textId="77777777" w:rsidTr="00E52788">
        <w:trPr>
          <w:jc w:val="center"/>
        </w:trPr>
        <w:tc>
          <w:tcPr>
            <w:tcW w:w="9592" w:type="dxa"/>
            <w:shd w:val="clear" w:color="auto" w:fill="A9ACB0" w:themeFill="background2" w:themeFillShade="BF"/>
          </w:tcPr>
          <w:p w14:paraId="48BB093D"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=1°</m:t>
                </m:r>
              </m:oMath>
            </m:oMathPara>
          </w:p>
        </w:tc>
      </w:tr>
      <w:tr w:rsidR="00590B75" w14:paraId="6DF38BF6" w14:textId="77777777" w:rsidTr="00E52788">
        <w:trPr>
          <w:jc w:val="center"/>
        </w:trPr>
        <w:tc>
          <w:tcPr>
            <w:tcW w:w="9592" w:type="dxa"/>
          </w:tcPr>
          <w:p w14:paraId="1C68723F" w14:textId="4D30CDE6" w:rsidR="00590B75" w:rsidRDefault="00590B75" w:rsidP="00E52788">
            <w:r>
              <w:rPr>
                <w:noProof/>
              </w:rPr>
              <w:drawing>
                <wp:inline distT="0" distB="0" distL="0" distR="0" wp14:anchorId="56380000" wp14:editId="3D64D651">
                  <wp:extent cx="6061466" cy="3403599"/>
                  <wp:effectExtent l="0" t="0" r="0" b="698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92" cstate="print">
                            <a:extLst>
                              <a:ext uri="{28A0092B-C50C-407E-A947-70E740481C1C}">
                                <a14:useLocalDpi xmlns:a14="http://schemas.microsoft.com/office/drawing/2010/main" val="0"/>
                              </a:ext>
                            </a:extLst>
                          </a:blip>
                          <a:stretch>
                            <a:fillRect/>
                          </a:stretch>
                        </pic:blipFill>
                        <pic:spPr>
                          <a:xfrm>
                            <a:off x="0" y="0"/>
                            <a:ext cx="6061466" cy="3403599"/>
                          </a:xfrm>
                          <a:prstGeom prst="rect">
                            <a:avLst/>
                          </a:prstGeom>
                        </pic:spPr>
                      </pic:pic>
                    </a:graphicData>
                  </a:graphic>
                </wp:inline>
              </w:drawing>
            </w:r>
          </w:p>
        </w:tc>
      </w:tr>
      <w:tr w:rsidR="00590B75" w14:paraId="39BFC08B" w14:textId="77777777" w:rsidTr="00E52788">
        <w:trPr>
          <w:jc w:val="center"/>
        </w:trPr>
        <w:tc>
          <w:tcPr>
            <w:tcW w:w="9592" w:type="dxa"/>
            <w:shd w:val="clear" w:color="auto" w:fill="A9ACB0" w:themeFill="background2" w:themeFillShade="BF"/>
          </w:tcPr>
          <w:p w14:paraId="334D5B99"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=5°</m:t>
                </m:r>
              </m:oMath>
            </m:oMathPara>
          </w:p>
        </w:tc>
      </w:tr>
      <w:tr w:rsidR="00590B75" w14:paraId="1D04DB99" w14:textId="77777777" w:rsidTr="00E52788">
        <w:trPr>
          <w:jc w:val="center"/>
        </w:trPr>
        <w:tc>
          <w:tcPr>
            <w:tcW w:w="9592" w:type="dxa"/>
          </w:tcPr>
          <w:p w14:paraId="0C4A64AC" w14:textId="56A9F0D1" w:rsidR="00590B75" w:rsidRDefault="00590B75" w:rsidP="00E52788">
            <w:r>
              <w:rPr>
                <w:noProof/>
              </w:rPr>
              <w:drawing>
                <wp:inline distT="0" distB="0" distL="0" distR="0" wp14:anchorId="607EC4DB" wp14:editId="7A52E0D1">
                  <wp:extent cx="6042914" cy="3380739"/>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93" cstate="print">
                            <a:extLst>
                              <a:ext uri="{28A0092B-C50C-407E-A947-70E740481C1C}">
                                <a14:useLocalDpi xmlns:a14="http://schemas.microsoft.com/office/drawing/2010/main" val="0"/>
                              </a:ext>
                            </a:extLst>
                          </a:blip>
                          <a:stretch>
                            <a:fillRect/>
                          </a:stretch>
                        </pic:blipFill>
                        <pic:spPr>
                          <a:xfrm>
                            <a:off x="0" y="0"/>
                            <a:ext cx="6042914" cy="3380739"/>
                          </a:xfrm>
                          <a:prstGeom prst="rect">
                            <a:avLst/>
                          </a:prstGeom>
                        </pic:spPr>
                      </pic:pic>
                    </a:graphicData>
                  </a:graphic>
                </wp:inline>
              </w:drawing>
            </w:r>
          </w:p>
        </w:tc>
      </w:tr>
    </w:tbl>
    <w:p w14:paraId="5E695080" w14:textId="77777777" w:rsidR="00590B75" w:rsidRDefault="00590B75" w:rsidP="00590B75">
      <w:pPr>
        <w:ind w:left="0"/>
        <w:rPr>
          <w:b/>
          <w:bCs/>
        </w:rPr>
      </w:pPr>
    </w:p>
    <w:p w14:paraId="09422920" w14:textId="77777777" w:rsidR="00590B75" w:rsidRDefault="00590B75" w:rsidP="00590B75">
      <w:pPr>
        <w:spacing w:after="200"/>
        <w:ind w:left="0" w:right="0"/>
        <w:jc w:val="left"/>
        <w:rPr>
          <w:b/>
          <w:bCs/>
        </w:rPr>
      </w:pPr>
      <w:r>
        <w:rPr>
          <w:b/>
          <w:bCs/>
        </w:rPr>
        <w:br w:type="page"/>
      </w:r>
    </w:p>
    <w:tbl>
      <w:tblPr>
        <w:tblStyle w:val="TableGrid"/>
        <w:tblW w:w="0" w:type="auto"/>
        <w:jc w:val="center"/>
        <w:tblLook w:val="04A0" w:firstRow="1" w:lastRow="0" w:firstColumn="1" w:lastColumn="0" w:noHBand="0" w:noVBand="1"/>
      </w:tblPr>
      <w:tblGrid>
        <w:gridCol w:w="9592"/>
      </w:tblGrid>
      <w:tr w:rsidR="00590B75" w14:paraId="40378BB1" w14:textId="77777777" w:rsidTr="00E52788">
        <w:trPr>
          <w:jc w:val="center"/>
        </w:trPr>
        <w:tc>
          <w:tcPr>
            <w:tcW w:w="9592" w:type="dxa"/>
            <w:shd w:val="clear" w:color="auto" w:fill="A9ACB0" w:themeFill="background2" w:themeFillShade="BF"/>
          </w:tcPr>
          <w:p w14:paraId="4A30764F"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=10°</m:t>
                </m:r>
              </m:oMath>
            </m:oMathPara>
          </w:p>
        </w:tc>
      </w:tr>
      <w:tr w:rsidR="00590B75" w14:paraId="7231A161" w14:textId="77777777" w:rsidTr="00E52788">
        <w:trPr>
          <w:jc w:val="center"/>
        </w:trPr>
        <w:tc>
          <w:tcPr>
            <w:tcW w:w="9592" w:type="dxa"/>
          </w:tcPr>
          <w:p w14:paraId="2DF6DAB8" w14:textId="64EE8B77" w:rsidR="00590B75" w:rsidRDefault="00590B75" w:rsidP="00E52788">
            <w:r>
              <w:rPr>
                <w:noProof/>
              </w:rPr>
              <w:drawing>
                <wp:inline distT="0" distB="0" distL="0" distR="0" wp14:anchorId="5887BB45" wp14:editId="6A281DF4">
                  <wp:extent cx="6097268" cy="3369627"/>
                  <wp:effectExtent l="0" t="0" r="0" b="254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94" cstate="print">
                            <a:extLst>
                              <a:ext uri="{28A0092B-C50C-407E-A947-70E740481C1C}">
                                <a14:useLocalDpi xmlns:a14="http://schemas.microsoft.com/office/drawing/2010/main" val="0"/>
                              </a:ext>
                            </a:extLst>
                          </a:blip>
                          <a:stretch>
                            <a:fillRect/>
                          </a:stretch>
                        </pic:blipFill>
                        <pic:spPr>
                          <a:xfrm>
                            <a:off x="0" y="0"/>
                            <a:ext cx="6097268" cy="3369627"/>
                          </a:xfrm>
                          <a:prstGeom prst="rect">
                            <a:avLst/>
                          </a:prstGeom>
                        </pic:spPr>
                      </pic:pic>
                    </a:graphicData>
                  </a:graphic>
                </wp:inline>
              </w:drawing>
            </w:r>
          </w:p>
        </w:tc>
      </w:tr>
      <w:tr w:rsidR="00590B75" w14:paraId="72693B7D" w14:textId="77777777" w:rsidTr="00E52788">
        <w:trPr>
          <w:jc w:val="center"/>
        </w:trPr>
        <w:tc>
          <w:tcPr>
            <w:tcW w:w="9592" w:type="dxa"/>
            <w:shd w:val="clear" w:color="auto" w:fill="A9ACB0" w:themeFill="background2" w:themeFillShade="BF"/>
          </w:tcPr>
          <w:p w14:paraId="7508EC96"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=25°</m:t>
                </m:r>
              </m:oMath>
            </m:oMathPara>
          </w:p>
        </w:tc>
      </w:tr>
      <w:tr w:rsidR="00590B75" w14:paraId="323D4195" w14:textId="77777777" w:rsidTr="00E52788">
        <w:trPr>
          <w:jc w:val="center"/>
        </w:trPr>
        <w:tc>
          <w:tcPr>
            <w:tcW w:w="9592" w:type="dxa"/>
          </w:tcPr>
          <w:p w14:paraId="4A1C1422" w14:textId="27165835" w:rsidR="00590B75" w:rsidRDefault="00590B75" w:rsidP="00E52788">
            <w:r>
              <w:rPr>
                <w:noProof/>
              </w:rPr>
              <w:drawing>
                <wp:inline distT="0" distB="0" distL="0" distR="0" wp14:anchorId="20121C51" wp14:editId="71D520DF">
                  <wp:extent cx="6097268" cy="3348578"/>
                  <wp:effectExtent l="0" t="0" r="0" b="444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95" cstate="print">
                            <a:extLst>
                              <a:ext uri="{28A0092B-C50C-407E-A947-70E740481C1C}">
                                <a14:useLocalDpi xmlns:a14="http://schemas.microsoft.com/office/drawing/2010/main" val="0"/>
                              </a:ext>
                            </a:extLst>
                          </a:blip>
                          <a:stretch>
                            <a:fillRect/>
                          </a:stretch>
                        </pic:blipFill>
                        <pic:spPr>
                          <a:xfrm>
                            <a:off x="0" y="0"/>
                            <a:ext cx="6097268" cy="3348578"/>
                          </a:xfrm>
                          <a:prstGeom prst="rect">
                            <a:avLst/>
                          </a:prstGeom>
                        </pic:spPr>
                      </pic:pic>
                    </a:graphicData>
                  </a:graphic>
                </wp:inline>
              </w:drawing>
            </w:r>
          </w:p>
        </w:tc>
      </w:tr>
    </w:tbl>
    <w:p w14:paraId="7309B3D0" w14:textId="77777777" w:rsidR="00590B75" w:rsidRDefault="00590B75" w:rsidP="00590B75">
      <w:pPr>
        <w:rPr>
          <w:b/>
          <w:bCs/>
          <w:rtl/>
        </w:rPr>
      </w:pPr>
    </w:p>
    <w:p w14:paraId="564425BA" w14:textId="77777777" w:rsidR="00590B75" w:rsidRDefault="00590B75" w:rsidP="00590B75">
      <w:pPr>
        <w:spacing w:after="200"/>
        <w:ind w:left="0" w:right="0"/>
        <w:jc w:val="left"/>
        <w:rPr>
          <w:b/>
          <w:bCs/>
        </w:rPr>
      </w:pPr>
      <w:r>
        <w:rPr>
          <w:b/>
          <w:bCs/>
        </w:rPr>
        <w:br w:type="page"/>
      </w:r>
    </w:p>
    <w:p w14:paraId="0F683175" w14:textId="77777777" w:rsidR="00590B75" w:rsidRPr="007B486A" w:rsidRDefault="00590B75" w:rsidP="00EE2BF2">
      <w:pPr>
        <w:pStyle w:val="Heading3"/>
      </w:pPr>
      <w:r>
        <w:lastRenderedPageBreak/>
        <w:t xml:space="preserve">Various </w:t>
      </w:r>
      <m:oMath>
        <m:sSub>
          <m:sSubPr>
            <m:ctrlPr>
              <w:rPr>
                <w:rFonts w:ascii="Cambria Math" w:hAnsi="Cambria Math"/>
              </w:rPr>
            </m:ctrlPr>
          </m:sSubPr>
          <m:e>
            <m:r>
              <m:rPr>
                <m:sty m:val="bi"/>
              </m:rPr>
              <w:rPr>
                <w:rFonts w:ascii="Cambria Math" w:hAnsi="Cambria Math"/>
              </w:rPr>
              <m:t>δ</m:t>
            </m:r>
          </m:e>
          <m:sub>
            <m:r>
              <m:rPr>
                <m:sty m:val="bi"/>
              </m:rPr>
              <w:rPr>
                <w:rFonts w:ascii="Cambria Math" w:hAnsi="Cambria Math"/>
              </w:rPr>
              <m:t>th</m:t>
            </m:r>
          </m:sub>
        </m:sSub>
      </m:oMath>
    </w:p>
    <w:tbl>
      <w:tblPr>
        <w:tblStyle w:val="TableGrid"/>
        <w:tblW w:w="0" w:type="auto"/>
        <w:jc w:val="center"/>
        <w:tblLook w:val="04A0" w:firstRow="1" w:lastRow="0" w:firstColumn="1" w:lastColumn="0" w:noHBand="0" w:noVBand="1"/>
      </w:tblPr>
      <w:tblGrid>
        <w:gridCol w:w="9592"/>
      </w:tblGrid>
      <w:tr w:rsidR="00590B75" w14:paraId="051F400B" w14:textId="77777777" w:rsidTr="00E52788">
        <w:trPr>
          <w:jc w:val="center"/>
        </w:trPr>
        <w:tc>
          <w:tcPr>
            <w:tcW w:w="9592" w:type="dxa"/>
            <w:shd w:val="clear" w:color="auto" w:fill="A9ACB0" w:themeFill="background2" w:themeFillShade="BF"/>
          </w:tcPr>
          <w:p w14:paraId="2B3E03A9"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th</m:t>
                    </m:r>
                  </m:sub>
                </m:sSub>
                <m:r>
                  <m:rPr>
                    <m:sty m:val="b"/>
                  </m:rPr>
                  <w:rPr>
                    <w:rFonts w:ascii="Cambria Math" w:hAnsi="Cambria Math"/>
                  </w:rPr>
                  <m:t>=2000</m:t>
                </m:r>
              </m:oMath>
            </m:oMathPara>
          </w:p>
        </w:tc>
      </w:tr>
      <w:tr w:rsidR="00590B75" w14:paraId="661E421B" w14:textId="77777777" w:rsidTr="00E52788">
        <w:trPr>
          <w:jc w:val="center"/>
        </w:trPr>
        <w:tc>
          <w:tcPr>
            <w:tcW w:w="9592" w:type="dxa"/>
          </w:tcPr>
          <w:p w14:paraId="1AE88AB7" w14:textId="5489125C" w:rsidR="00590B75" w:rsidRDefault="00590B75" w:rsidP="00E52788">
            <w:pPr>
              <w:jc w:val="center"/>
            </w:pPr>
            <w:r>
              <w:rPr>
                <w:noProof/>
              </w:rPr>
              <w:drawing>
                <wp:inline distT="0" distB="0" distL="0" distR="0" wp14:anchorId="185AF5DD" wp14:editId="7496D3A8">
                  <wp:extent cx="4402748" cy="2450305"/>
                  <wp:effectExtent l="0" t="0" r="0" b="762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402748" cy="2450305"/>
                          </a:xfrm>
                          <a:prstGeom prst="rect">
                            <a:avLst/>
                          </a:prstGeom>
                        </pic:spPr>
                      </pic:pic>
                    </a:graphicData>
                  </a:graphic>
                </wp:inline>
              </w:drawing>
            </w:r>
          </w:p>
        </w:tc>
      </w:tr>
      <w:tr w:rsidR="00590B75" w14:paraId="35A00B05" w14:textId="77777777" w:rsidTr="00E52788">
        <w:trPr>
          <w:jc w:val="center"/>
        </w:trPr>
        <w:tc>
          <w:tcPr>
            <w:tcW w:w="9592" w:type="dxa"/>
            <w:shd w:val="clear" w:color="auto" w:fill="A9ACB0" w:themeFill="background2" w:themeFillShade="BF"/>
          </w:tcPr>
          <w:p w14:paraId="31DAE56B"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th</m:t>
                    </m:r>
                  </m:sub>
                </m:sSub>
                <m:r>
                  <m:rPr>
                    <m:sty m:val="b"/>
                  </m:rPr>
                  <w:rPr>
                    <w:rFonts w:ascii="Cambria Math" w:hAnsi="Cambria Math"/>
                  </w:rPr>
                  <m:t>=6000°</m:t>
                </m:r>
              </m:oMath>
            </m:oMathPara>
          </w:p>
        </w:tc>
      </w:tr>
      <w:tr w:rsidR="00590B75" w14:paraId="69F36974" w14:textId="77777777" w:rsidTr="00E52788">
        <w:trPr>
          <w:jc w:val="center"/>
        </w:trPr>
        <w:tc>
          <w:tcPr>
            <w:tcW w:w="9592" w:type="dxa"/>
          </w:tcPr>
          <w:p w14:paraId="57D38DCA" w14:textId="30F13EE4" w:rsidR="00590B75" w:rsidRDefault="00590B75" w:rsidP="00E52788">
            <w:pPr>
              <w:jc w:val="center"/>
            </w:pPr>
            <w:r>
              <w:rPr>
                <w:noProof/>
              </w:rPr>
              <w:drawing>
                <wp:inline distT="0" distB="0" distL="0" distR="0" wp14:anchorId="5942D2F5" wp14:editId="73A3F5D0">
                  <wp:extent cx="4405875" cy="2452045"/>
                  <wp:effectExtent l="0" t="0" r="0" b="571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405875" cy="2452045"/>
                          </a:xfrm>
                          <a:prstGeom prst="rect">
                            <a:avLst/>
                          </a:prstGeom>
                        </pic:spPr>
                      </pic:pic>
                    </a:graphicData>
                  </a:graphic>
                </wp:inline>
              </w:drawing>
            </w:r>
          </w:p>
        </w:tc>
      </w:tr>
      <w:tr w:rsidR="00590B75" w14:paraId="30D1097B" w14:textId="77777777" w:rsidTr="00E52788">
        <w:trPr>
          <w:jc w:val="center"/>
        </w:trPr>
        <w:tc>
          <w:tcPr>
            <w:tcW w:w="9592" w:type="dxa"/>
            <w:shd w:val="clear" w:color="auto" w:fill="A9ACB0" w:themeFill="background2" w:themeFillShade="BF"/>
          </w:tcPr>
          <w:p w14:paraId="3A2176A2" w14:textId="77777777" w:rsidR="00590B75" w:rsidRPr="006E4498" w:rsidRDefault="00000000" w:rsidP="00E52788">
            <w:pPr>
              <w:rPr>
                <w:rFonts w:ascii="Cambria Math" w:hAnsi="Cambria Math"/>
                <w:b/>
                <w:bCs/>
              </w:rPr>
            </w:pPr>
            <m:oMathPara>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th</m:t>
                    </m:r>
                  </m:sub>
                </m:sSub>
                <m:r>
                  <m:rPr>
                    <m:sty m:val="b"/>
                  </m:rPr>
                  <w:rPr>
                    <w:rFonts w:ascii="Cambria Math" w:hAnsi="Cambria Math"/>
                  </w:rPr>
                  <m:t>=10000°</m:t>
                </m:r>
              </m:oMath>
            </m:oMathPara>
          </w:p>
        </w:tc>
      </w:tr>
      <w:tr w:rsidR="00590B75" w14:paraId="789FC319" w14:textId="77777777" w:rsidTr="00E52788">
        <w:trPr>
          <w:jc w:val="center"/>
        </w:trPr>
        <w:tc>
          <w:tcPr>
            <w:tcW w:w="9592" w:type="dxa"/>
          </w:tcPr>
          <w:p w14:paraId="5E658B59" w14:textId="41B5F2E8" w:rsidR="00590B75" w:rsidRDefault="00590B75" w:rsidP="00E52788">
            <w:pPr>
              <w:jc w:val="center"/>
              <w:rPr>
                <w:rFonts w:ascii="Calibri" w:eastAsia="Calibri" w:hAnsi="Calibri" w:cs="Arial"/>
                <w:b/>
                <w:bCs/>
              </w:rPr>
            </w:pPr>
            <w:r>
              <w:rPr>
                <w:rFonts w:ascii="Calibri" w:eastAsia="Calibri" w:hAnsi="Calibri" w:cs="Arial"/>
                <w:b/>
                <w:bCs/>
                <w:noProof/>
              </w:rPr>
              <w:drawing>
                <wp:inline distT="0" distB="0" distL="0" distR="0" wp14:anchorId="741A3395" wp14:editId="2C39C142">
                  <wp:extent cx="4352244" cy="2443847"/>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352244" cy="2443847"/>
                          </a:xfrm>
                          <a:prstGeom prst="rect">
                            <a:avLst/>
                          </a:prstGeom>
                        </pic:spPr>
                      </pic:pic>
                    </a:graphicData>
                  </a:graphic>
                </wp:inline>
              </w:drawing>
            </w:r>
          </w:p>
        </w:tc>
      </w:tr>
    </w:tbl>
    <w:p w14:paraId="240C9A42" w14:textId="77777777" w:rsidR="00590B75" w:rsidRDefault="00590B75" w:rsidP="00590B75">
      <w:pPr>
        <w:rPr>
          <w:b/>
          <w:bCs/>
        </w:rPr>
      </w:pPr>
      <w:r>
        <w:rPr>
          <w:b/>
          <w:bCs/>
        </w:rPr>
        <w:t>Comments:</w:t>
      </w:r>
    </w:p>
    <w:p w14:paraId="12869957" w14:textId="77777777" w:rsidR="00590B75" w:rsidRDefault="00590B75" w:rsidP="00590B75">
      <w:pPr>
        <w:pStyle w:val="ListParagraph"/>
        <w:numPr>
          <w:ilvl w:val="0"/>
          <w:numId w:val="41"/>
        </w:numPr>
        <w:rPr>
          <w:noProof/>
        </w:rPr>
      </w:pPr>
      <w:r>
        <w:t>The same notes of state u but the short period approximation is accurate for a range of time (till about 5 sec).</w:t>
      </w:r>
    </w:p>
    <w:p w14:paraId="50B55D65" w14:textId="77777777" w:rsidR="00590B75" w:rsidRDefault="00590B75" w:rsidP="00590B75">
      <w:pPr>
        <w:spacing w:after="200"/>
        <w:ind w:left="0" w:right="0"/>
        <w:jc w:val="left"/>
        <w:rPr>
          <w:noProof/>
        </w:rPr>
      </w:pPr>
      <w:r>
        <w:rPr>
          <w:noProof/>
        </w:rPr>
        <w:br w:type="page"/>
      </w:r>
    </w:p>
    <w:p w14:paraId="58CCCDC5" w14:textId="77777777" w:rsidR="00590B75" w:rsidRDefault="00590B75" w:rsidP="00EE2BF2">
      <w:pPr>
        <w:pStyle w:val="Heading3"/>
      </w:pPr>
      <w:r>
        <w:lastRenderedPageBreak/>
        <w:t>Bode Plot</w:t>
      </w:r>
    </w:p>
    <w:tbl>
      <w:tblPr>
        <w:tblStyle w:val="TableGrid"/>
        <w:tblW w:w="0" w:type="auto"/>
        <w:jc w:val="center"/>
        <w:tblLook w:val="04A0" w:firstRow="1" w:lastRow="0" w:firstColumn="1" w:lastColumn="0" w:noHBand="0" w:noVBand="1"/>
      </w:tblPr>
      <w:tblGrid>
        <w:gridCol w:w="9592"/>
      </w:tblGrid>
      <w:tr w:rsidR="00590B75" w14:paraId="272A8CA1" w14:textId="77777777" w:rsidTr="00E52788">
        <w:trPr>
          <w:jc w:val="center"/>
        </w:trPr>
        <w:tc>
          <w:tcPr>
            <w:tcW w:w="9592" w:type="dxa"/>
            <w:shd w:val="clear" w:color="auto" w:fill="A9ACB0" w:themeFill="background2" w:themeFillShade="BF"/>
          </w:tcPr>
          <w:p w14:paraId="43FEF5DA" w14:textId="77777777" w:rsidR="00590B75" w:rsidRPr="002B45E9" w:rsidRDefault="00590B75" w:rsidP="00E52788">
            <w:pPr>
              <w:jc w:val="center"/>
              <w:rPr>
                <w:b/>
                <w:bCs/>
              </w:rPr>
            </w:pPr>
            <m:oMathPara>
              <m:oMath>
                <m:r>
                  <m:rPr>
                    <m:sty m:val="bi"/>
                  </m:rPr>
                  <w:rPr>
                    <w:rFonts w:ascii="Cambria Math" w:hAnsi="Cambria Math"/>
                  </w:rPr>
                  <m:t>w</m:t>
                </m:r>
                <m:r>
                  <m:rPr>
                    <m:lit/>
                    <m:sty m:val="bi"/>
                  </m:rPr>
                  <w:rPr>
                    <w:rFonts w:ascii="Cambria Math" w:hAnsi="Cambria Math"/>
                  </w:rPr>
                  <m:t>/</m:t>
                </m:r>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oMath>
            </m:oMathPara>
          </w:p>
        </w:tc>
      </w:tr>
      <w:tr w:rsidR="00590B75" w14:paraId="1117D552" w14:textId="77777777" w:rsidTr="00E52788">
        <w:trPr>
          <w:jc w:val="center"/>
        </w:trPr>
        <w:tc>
          <w:tcPr>
            <w:tcW w:w="9592" w:type="dxa"/>
          </w:tcPr>
          <w:p w14:paraId="2661CD90" w14:textId="3BECCEA3" w:rsidR="00590B75" w:rsidRDefault="00590B75" w:rsidP="00E52788">
            <w:r>
              <w:rPr>
                <w:noProof/>
              </w:rPr>
              <w:drawing>
                <wp:inline distT="0" distB="0" distL="0" distR="0" wp14:anchorId="3EB7CAA2" wp14:editId="2BE57189">
                  <wp:extent cx="6034872" cy="3381040"/>
                  <wp:effectExtent l="0" t="0" r="4445"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99" cstate="print">
                            <a:extLst>
                              <a:ext uri="{28A0092B-C50C-407E-A947-70E740481C1C}">
                                <a14:useLocalDpi xmlns:a14="http://schemas.microsoft.com/office/drawing/2010/main" val="0"/>
                              </a:ext>
                            </a:extLst>
                          </a:blip>
                          <a:stretch>
                            <a:fillRect/>
                          </a:stretch>
                        </pic:blipFill>
                        <pic:spPr>
                          <a:xfrm>
                            <a:off x="0" y="0"/>
                            <a:ext cx="6034872" cy="3381040"/>
                          </a:xfrm>
                          <a:prstGeom prst="rect">
                            <a:avLst/>
                          </a:prstGeom>
                        </pic:spPr>
                      </pic:pic>
                    </a:graphicData>
                  </a:graphic>
                </wp:inline>
              </w:drawing>
            </w:r>
          </w:p>
        </w:tc>
      </w:tr>
      <w:tr w:rsidR="00590B75" w14:paraId="1AE36385" w14:textId="77777777" w:rsidTr="00E52788">
        <w:trPr>
          <w:jc w:val="center"/>
        </w:trPr>
        <w:tc>
          <w:tcPr>
            <w:tcW w:w="9592" w:type="dxa"/>
            <w:shd w:val="clear" w:color="auto" w:fill="A9ACB0" w:themeFill="background2" w:themeFillShade="BF"/>
          </w:tcPr>
          <w:p w14:paraId="5A5F739E" w14:textId="77777777" w:rsidR="00590B75" w:rsidRDefault="00000000" w:rsidP="00E52788">
            <m:oMathPara>
              <m:oMath>
                <m:sSub>
                  <m:sSubPr>
                    <m:ctrlPr>
                      <w:rPr>
                        <w:rFonts w:ascii="Cambria Math" w:hAnsi="Cambria Math"/>
                        <w:b/>
                        <w:bCs/>
                      </w:rPr>
                    </m:ctrlPr>
                  </m:sSubPr>
                  <m:e>
                    <m:r>
                      <m:rPr>
                        <m:sty m:val="b"/>
                      </m:rPr>
                      <w:rPr>
                        <w:rFonts w:ascii="Cambria Math" w:hAnsi="Cambria Math"/>
                      </w:rPr>
                      <m:t>w</m:t>
                    </m:r>
                    <m:r>
                      <m:rPr>
                        <m:lit/>
                        <m:sty m:val="b"/>
                      </m:rPr>
                      <w:rPr>
                        <w:rFonts w:ascii="Cambria Math" w:hAnsi="Cambria Math"/>
                      </w:rPr>
                      <m:t>/</m:t>
                    </m:r>
                    <m:r>
                      <m:rPr>
                        <m:sty m:val="b"/>
                      </m:rPr>
                      <w:rPr>
                        <w:rFonts w:ascii="Cambria Math" w:hAnsi="Cambria Math"/>
                      </w:rPr>
                      <m:t>δ</m:t>
                    </m:r>
                  </m:e>
                  <m:sub>
                    <m:r>
                      <m:rPr>
                        <m:sty m:val="bi"/>
                      </m:rPr>
                      <w:rPr>
                        <w:rFonts w:ascii="Cambria Math" w:hAnsi="Cambria Math"/>
                      </w:rPr>
                      <m:t>th</m:t>
                    </m:r>
                  </m:sub>
                </m:sSub>
              </m:oMath>
            </m:oMathPara>
          </w:p>
        </w:tc>
      </w:tr>
      <w:tr w:rsidR="00590B75" w14:paraId="29B07CB8" w14:textId="77777777" w:rsidTr="00E52788">
        <w:trPr>
          <w:jc w:val="center"/>
        </w:trPr>
        <w:tc>
          <w:tcPr>
            <w:tcW w:w="9592" w:type="dxa"/>
          </w:tcPr>
          <w:p w14:paraId="206DA71B" w14:textId="5C5D84B9" w:rsidR="00590B75" w:rsidRDefault="00590B75" w:rsidP="00E52788">
            <w:r>
              <w:rPr>
                <w:noProof/>
              </w:rPr>
              <w:drawing>
                <wp:inline distT="0" distB="0" distL="0" distR="0" wp14:anchorId="1C414F97" wp14:editId="10971DE3">
                  <wp:extent cx="5990673" cy="3270963"/>
                  <wp:effectExtent l="0" t="0" r="0" b="5715"/>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990673" cy="3270963"/>
                          </a:xfrm>
                          <a:prstGeom prst="rect">
                            <a:avLst/>
                          </a:prstGeom>
                        </pic:spPr>
                      </pic:pic>
                    </a:graphicData>
                  </a:graphic>
                </wp:inline>
              </w:drawing>
            </w:r>
          </w:p>
        </w:tc>
      </w:tr>
    </w:tbl>
    <w:p w14:paraId="72AD6460" w14:textId="77777777" w:rsidR="00590B75" w:rsidRDefault="00590B75" w:rsidP="00590B75">
      <w:pPr>
        <w:rPr>
          <w:b/>
          <w:bCs/>
        </w:rPr>
      </w:pPr>
      <w:r>
        <w:rPr>
          <w:b/>
          <w:bCs/>
        </w:rPr>
        <w:t>Comments:</w:t>
      </w:r>
    </w:p>
    <w:p w14:paraId="00F0A64C" w14:textId="77777777" w:rsidR="00590B75" w:rsidRPr="002B45E9" w:rsidRDefault="00590B75" w:rsidP="00590B75">
      <w:pPr>
        <w:pStyle w:val="ListParagraph"/>
        <w:numPr>
          <w:ilvl w:val="0"/>
          <w:numId w:val="41"/>
        </w:numPr>
      </w:pPr>
      <w:r>
        <w:t>From bode plot the short period approximation is almost the same as the full linear model.</w:t>
      </w:r>
    </w:p>
    <w:p w14:paraId="2B2868FC" w14:textId="77777777" w:rsidR="00590B75" w:rsidRDefault="00590B75" w:rsidP="00590B75">
      <w:pPr>
        <w:spacing w:after="200"/>
        <w:ind w:left="0" w:right="0"/>
        <w:jc w:val="left"/>
        <w:rPr>
          <w:noProof/>
        </w:rPr>
      </w:pPr>
      <w:r>
        <w:rPr>
          <w:noProof/>
        </w:rPr>
        <w:br w:type="page"/>
      </w:r>
    </w:p>
    <w:p w14:paraId="485047F1" w14:textId="77777777" w:rsidR="00590B75" w:rsidRDefault="00590B75" w:rsidP="00EE2BF2">
      <w:pPr>
        <w:pStyle w:val="Heading3"/>
      </w:pPr>
      <w:r>
        <w:lastRenderedPageBreak/>
        <w:t>Root Locus</w:t>
      </w:r>
    </w:p>
    <w:tbl>
      <w:tblPr>
        <w:tblStyle w:val="TableGrid"/>
        <w:tblW w:w="0" w:type="auto"/>
        <w:jc w:val="center"/>
        <w:tblLook w:val="04A0" w:firstRow="1" w:lastRow="0" w:firstColumn="1" w:lastColumn="0" w:noHBand="0" w:noVBand="1"/>
      </w:tblPr>
      <w:tblGrid>
        <w:gridCol w:w="9592"/>
      </w:tblGrid>
      <w:tr w:rsidR="00590B75" w14:paraId="434BEBC2" w14:textId="77777777" w:rsidTr="00E52788">
        <w:trPr>
          <w:jc w:val="center"/>
        </w:trPr>
        <w:tc>
          <w:tcPr>
            <w:tcW w:w="9592" w:type="dxa"/>
            <w:shd w:val="clear" w:color="auto" w:fill="A9ACB0" w:themeFill="background2" w:themeFillShade="BF"/>
          </w:tcPr>
          <w:p w14:paraId="4AE4B6F7" w14:textId="77777777" w:rsidR="00590B75" w:rsidRPr="002B45E9" w:rsidRDefault="00590B75" w:rsidP="00E52788">
            <w:pPr>
              <w:jc w:val="center"/>
              <w:rPr>
                <w:b/>
                <w:bCs/>
              </w:rPr>
            </w:pPr>
            <m:oMathPara>
              <m:oMath>
                <m:r>
                  <m:rPr>
                    <m:sty m:val="bi"/>
                  </m:rPr>
                  <w:rPr>
                    <w:rFonts w:ascii="Cambria Math" w:hAnsi="Cambria Math"/>
                  </w:rPr>
                  <m:t>w</m:t>
                </m:r>
                <m:r>
                  <m:rPr>
                    <m:lit/>
                    <m:sty m:val="bi"/>
                  </m:rPr>
                  <w:rPr>
                    <w:rFonts w:ascii="Cambria Math" w:hAnsi="Cambria Math"/>
                  </w:rPr>
                  <m:t>/</m:t>
                </m:r>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oMath>
            </m:oMathPara>
          </w:p>
        </w:tc>
      </w:tr>
      <w:tr w:rsidR="00590B75" w14:paraId="6D1C9593" w14:textId="77777777" w:rsidTr="00E52788">
        <w:trPr>
          <w:jc w:val="center"/>
        </w:trPr>
        <w:tc>
          <w:tcPr>
            <w:tcW w:w="9592" w:type="dxa"/>
          </w:tcPr>
          <w:p w14:paraId="52A05CFF" w14:textId="033B3285" w:rsidR="00590B75" w:rsidRDefault="00590B75" w:rsidP="00E52788">
            <w:r>
              <w:rPr>
                <w:noProof/>
              </w:rPr>
              <w:drawing>
                <wp:inline distT="0" distB="0" distL="0" distR="0" wp14:anchorId="106252A0" wp14:editId="270890B4">
                  <wp:extent cx="5765690" cy="3381040"/>
                  <wp:effectExtent l="0" t="0" r="6985"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765690" cy="3381040"/>
                          </a:xfrm>
                          <a:prstGeom prst="rect">
                            <a:avLst/>
                          </a:prstGeom>
                        </pic:spPr>
                      </pic:pic>
                    </a:graphicData>
                  </a:graphic>
                </wp:inline>
              </w:drawing>
            </w:r>
          </w:p>
        </w:tc>
      </w:tr>
      <w:tr w:rsidR="00590B75" w14:paraId="1842EC1D" w14:textId="77777777" w:rsidTr="00E52788">
        <w:trPr>
          <w:jc w:val="center"/>
        </w:trPr>
        <w:tc>
          <w:tcPr>
            <w:tcW w:w="9592" w:type="dxa"/>
            <w:shd w:val="clear" w:color="auto" w:fill="A9ACB0" w:themeFill="background2" w:themeFillShade="BF"/>
          </w:tcPr>
          <w:p w14:paraId="7CA31AAA" w14:textId="77777777" w:rsidR="00590B75" w:rsidRDefault="00000000" w:rsidP="00E52788">
            <m:oMathPara>
              <m:oMath>
                <m:sSub>
                  <m:sSubPr>
                    <m:ctrlPr>
                      <w:rPr>
                        <w:rFonts w:ascii="Cambria Math" w:hAnsi="Cambria Math"/>
                        <w:b/>
                        <w:bCs/>
                      </w:rPr>
                    </m:ctrlPr>
                  </m:sSubPr>
                  <m:e>
                    <m:r>
                      <m:rPr>
                        <m:sty m:val="b"/>
                      </m:rPr>
                      <w:rPr>
                        <w:rFonts w:ascii="Cambria Math" w:hAnsi="Cambria Math"/>
                      </w:rPr>
                      <m:t>w</m:t>
                    </m:r>
                    <m:r>
                      <m:rPr>
                        <m:lit/>
                        <m:sty m:val="b"/>
                      </m:rPr>
                      <w:rPr>
                        <w:rFonts w:ascii="Cambria Math" w:hAnsi="Cambria Math"/>
                      </w:rPr>
                      <m:t>/</m:t>
                    </m:r>
                    <m:r>
                      <m:rPr>
                        <m:sty m:val="b"/>
                      </m:rPr>
                      <w:rPr>
                        <w:rFonts w:ascii="Cambria Math" w:hAnsi="Cambria Math"/>
                      </w:rPr>
                      <m:t>δ</m:t>
                    </m:r>
                  </m:e>
                  <m:sub>
                    <m:r>
                      <m:rPr>
                        <m:sty m:val="bi"/>
                      </m:rPr>
                      <w:rPr>
                        <w:rFonts w:ascii="Cambria Math" w:hAnsi="Cambria Math"/>
                      </w:rPr>
                      <m:t>th</m:t>
                    </m:r>
                  </m:sub>
                </m:sSub>
              </m:oMath>
            </m:oMathPara>
          </w:p>
        </w:tc>
      </w:tr>
      <w:tr w:rsidR="00590B75" w14:paraId="01AE22AE" w14:textId="77777777" w:rsidTr="00E52788">
        <w:trPr>
          <w:jc w:val="center"/>
        </w:trPr>
        <w:tc>
          <w:tcPr>
            <w:tcW w:w="9592" w:type="dxa"/>
          </w:tcPr>
          <w:p w14:paraId="5A68CDDB" w14:textId="0A89CD50" w:rsidR="00590B75" w:rsidRDefault="00590B75" w:rsidP="00E52788">
            <w:r>
              <w:rPr>
                <w:noProof/>
              </w:rPr>
              <w:drawing>
                <wp:inline distT="0" distB="0" distL="0" distR="0" wp14:anchorId="0EA4154C" wp14:editId="47D1B829">
                  <wp:extent cx="5560343" cy="3255476"/>
                  <wp:effectExtent l="0" t="0" r="2540" b="254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560343" cy="3255476"/>
                          </a:xfrm>
                          <a:prstGeom prst="rect">
                            <a:avLst/>
                          </a:prstGeom>
                        </pic:spPr>
                      </pic:pic>
                    </a:graphicData>
                  </a:graphic>
                </wp:inline>
              </w:drawing>
            </w:r>
          </w:p>
        </w:tc>
      </w:tr>
    </w:tbl>
    <w:p w14:paraId="107511B4" w14:textId="77777777" w:rsidR="00590B75" w:rsidRDefault="00590B75" w:rsidP="00590B75">
      <w:pPr>
        <w:rPr>
          <w:b/>
          <w:bCs/>
        </w:rPr>
      </w:pPr>
      <w:r>
        <w:rPr>
          <w:b/>
          <w:bCs/>
        </w:rPr>
        <w:t>Comments:</w:t>
      </w:r>
    </w:p>
    <w:p w14:paraId="7634EB79" w14:textId="77777777" w:rsidR="00590B75" w:rsidRPr="002B45E9" w:rsidRDefault="00590B75" w:rsidP="00590B75"/>
    <w:p w14:paraId="673A83EE" w14:textId="77777777" w:rsidR="00590B75" w:rsidRPr="002B45E9" w:rsidRDefault="00590B75" w:rsidP="00590B75">
      <w:pPr>
        <w:pStyle w:val="ListParagraph"/>
        <w:numPr>
          <w:ilvl w:val="0"/>
          <w:numId w:val="41"/>
        </w:numPr>
      </w:pPr>
      <w:r>
        <w:t>From the root locus, the transfer function of short period is almost the same dynamics of the fast poles of the full linear model.</w:t>
      </w:r>
    </w:p>
    <w:p w14:paraId="4AE42EC8" w14:textId="77777777" w:rsidR="00590B75" w:rsidRDefault="00590B75" w:rsidP="00590B75">
      <w:pPr>
        <w:pStyle w:val="ListParagraph"/>
        <w:numPr>
          <w:ilvl w:val="0"/>
          <w:numId w:val="41"/>
        </w:numPr>
        <w:spacing w:after="200"/>
        <w:ind w:right="0"/>
        <w:jc w:val="left"/>
        <w:rPr>
          <w:noProof/>
        </w:rPr>
      </w:pPr>
      <w:r>
        <w:rPr>
          <w:noProof/>
        </w:rPr>
        <w:br w:type="page"/>
      </w:r>
    </w:p>
    <w:p w14:paraId="2EE38905" w14:textId="77777777" w:rsidR="00590B75" w:rsidRDefault="00590B75" w:rsidP="00590B75">
      <w:pPr>
        <w:pStyle w:val="Heading2"/>
        <w:numPr>
          <w:ilvl w:val="0"/>
          <w:numId w:val="3"/>
        </w:numPr>
      </w:pPr>
      <w:r>
        <w:lastRenderedPageBreak/>
        <w:t xml:space="preserve">Response of state </w:t>
      </w:r>
      <m:oMath>
        <m:r>
          <m:rPr>
            <m:sty m:val="bi"/>
          </m:rPr>
          <w:rPr>
            <w:rFonts w:ascii="Cambria Math" w:hAnsi="Cambria Math"/>
          </w:rPr>
          <m:t>α</m:t>
        </m:r>
      </m:oMath>
    </w:p>
    <w:p w14:paraId="6A0C60E7" w14:textId="77777777" w:rsidR="00590B75" w:rsidRDefault="00590B75" w:rsidP="00EE2BF2">
      <w:pPr>
        <w:pStyle w:val="Heading3"/>
        <w:numPr>
          <w:ilvl w:val="0"/>
          <w:numId w:val="54"/>
        </w:numPr>
      </w:pPr>
      <w:r>
        <w:t>Transfer Functions</w:t>
      </w:r>
    </w:p>
    <w:tbl>
      <w:tblPr>
        <w:tblStyle w:val="TableGrid"/>
        <w:tblW w:w="8160" w:type="dxa"/>
        <w:jc w:val="center"/>
        <w:tblLook w:val="04A0" w:firstRow="1" w:lastRow="0" w:firstColumn="1" w:lastColumn="0" w:noHBand="0" w:noVBand="1"/>
      </w:tblPr>
      <w:tblGrid>
        <w:gridCol w:w="770"/>
        <w:gridCol w:w="5153"/>
        <w:gridCol w:w="2237"/>
      </w:tblGrid>
      <w:tr w:rsidR="00590B75" w14:paraId="5E5F4ACB" w14:textId="77777777" w:rsidTr="00E52788">
        <w:trPr>
          <w:jc w:val="center"/>
        </w:trPr>
        <w:tc>
          <w:tcPr>
            <w:tcW w:w="1066" w:type="dxa"/>
            <w:shd w:val="clear" w:color="auto" w:fill="A9ACB0" w:themeFill="background2" w:themeFillShade="BF"/>
          </w:tcPr>
          <w:p w14:paraId="77EE60D2" w14:textId="77777777" w:rsidR="00590B75" w:rsidRDefault="00590B75" w:rsidP="00E52788">
            <w:pPr>
              <w:ind w:left="0"/>
              <w:jc w:val="center"/>
            </w:pPr>
            <w:r>
              <w:t>TF</w:t>
            </w:r>
          </w:p>
        </w:tc>
        <w:tc>
          <w:tcPr>
            <w:tcW w:w="4145" w:type="dxa"/>
            <w:shd w:val="clear" w:color="auto" w:fill="A9ACB0" w:themeFill="background2" w:themeFillShade="BF"/>
          </w:tcPr>
          <w:p w14:paraId="0F054F81" w14:textId="77777777" w:rsidR="00590B75" w:rsidRDefault="00590B75" w:rsidP="00E52788">
            <w:pPr>
              <w:ind w:left="0"/>
              <w:jc w:val="center"/>
            </w:pPr>
            <w:r>
              <w:t>Full Linear</w:t>
            </w:r>
          </w:p>
        </w:tc>
        <w:tc>
          <w:tcPr>
            <w:tcW w:w="2949" w:type="dxa"/>
            <w:shd w:val="clear" w:color="auto" w:fill="A9ACB0" w:themeFill="background2" w:themeFillShade="BF"/>
          </w:tcPr>
          <w:p w14:paraId="59C7BB0A" w14:textId="77777777" w:rsidR="00590B75" w:rsidRDefault="00590B75" w:rsidP="00E52788">
            <w:pPr>
              <w:ind w:left="0"/>
              <w:jc w:val="center"/>
            </w:pPr>
            <w:r>
              <w:t>Short Period Mode</w:t>
            </w:r>
          </w:p>
        </w:tc>
      </w:tr>
      <w:tr w:rsidR="00590B75" w14:paraId="486970AB" w14:textId="77777777" w:rsidTr="00E52788">
        <w:trPr>
          <w:jc w:val="center"/>
        </w:trPr>
        <w:tc>
          <w:tcPr>
            <w:tcW w:w="1066" w:type="dxa"/>
            <w:shd w:val="clear" w:color="auto" w:fill="A9ACB0" w:themeFill="background2" w:themeFillShade="BF"/>
          </w:tcPr>
          <w:p w14:paraId="08C537A0" w14:textId="77777777" w:rsidR="00590B75" w:rsidRDefault="00590B75" w:rsidP="00E52788">
            <w:pPr>
              <w:ind w:left="0"/>
            </w:pPr>
            <m:oMathPara>
              <m:oMath>
                <m:r>
                  <m:rPr>
                    <m:sty m:val="bi"/>
                  </m:rPr>
                  <w:rPr>
                    <w:rFonts w:ascii="Cambria Math" w:hAnsi="Cambria Math"/>
                  </w:rPr>
                  <m:t>α</m:t>
                </m:r>
                <m:r>
                  <m:rPr>
                    <m:lit/>
                  </m:rP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e</m:t>
                    </m:r>
                  </m:sub>
                </m:sSub>
              </m:oMath>
            </m:oMathPara>
          </w:p>
        </w:tc>
        <w:tc>
          <w:tcPr>
            <w:tcW w:w="4145" w:type="dxa"/>
          </w:tcPr>
          <w:p w14:paraId="10F39B7E" w14:textId="77777777" w:rsidR="00590B75" w:rsidRPr="00AD0D6D" w:rsidRDefault="00000000" w:rsidP="00E52788">
            <w:pPr>
              <w:pStyle w:val="ListParagraph"/>
              <w:ind w:left="2880"/>
              <w:rPr>
                <w:sz w:val="16"/>
                <w:szCs w:val="16"/>
              </w:rPr>
            </w:pPr>
            <m:oMathPara>
              <m:oMath>
                <m:f>
                  <m:fPr>
                    <m:ctrlPr>
                      <w:rPr>
                        <w:rFonts w:ascii="Cambria Math" w:hAnsi="Cambria Math"/>
                        <w:i/>
                        <w:sz w:val="16"/>
                        <w:szCs w:val="16"/>
                      </w:rPr>
                    </m:ctrlPr>
                  </m:fPr>
                  <m:num>
                    <m:r>
                      <m:rPr>
                        <m:sty m:val="p"/>
                      </m:rPr>
                      <w:rPr>
                        <w:rFonts w:ascii="Cambria Math" w:hAnsi="Cambria Math"/>
                        <w:sz w:val="16"/>
                        <w:szCs w:val="16"/>
                      </w:rPr>
                      <m:t>-0.09688 s^3 - 8.481 s^2 - 0.1024 s - 0.08609</m:t>
                    </m:r>
                  </m:num>
                  <m:den>
                    <m:r>
                      <m:rPr>
                        <m:sty m:val="p"/>
                      </m:rPr>
                      <w:rPr>
                        <w:rFonts w:ascii="Cambria Math" w:hAnsi="Cambria Math"/>
                        <w:sz w:val="16"/>
                        <w:szCs w:val="16"/>
                      </w:rPr>
                      <m:t>-1.314e-07 s^3 - 6.499e-06 s^2 - 7.509e-07 s - 6.112e-08</m:t>
                    </m:r>
                  </m:den>
                </m:f>
              </m:oMath>
            </m:oMathPara>
          </w:p>
          <w:p w14:paraId="6CA0E43F" w14:textId="77777777" w:rsidR="00590B75" w:rsidRPr="00AD0D6D" w:rsidRDefault="00590B75" w:rsidP="00E52788">
            <w:pPr>
              <w:pStyle w:val="ListParagraph"/>
              <w:ind w:left="2880"/>
              <w:rPr>
                <w:rFonts w:ascii="Times New Roman" w:hAnsi="Times New Roman" w:cs="Times New Roman"/>
                <w:sz w:val="16"/>
                <w:szCs w:val="16"/>
              </w:rPr>
            </w:pPr>
          </w:p>
        </w:tc>
        <w:tc>
          <w:tcPr>
            <w:tcW w:w="2949" w:type="dxa"/>
          </w:tcPr>
          <w:p w14:paraId="73613CEB" w14:textId="77777777" w:rsidR="00590B75" w:rsidRPr="00896C11" w:rsidRDefault="00000000" w:rsidP="00E52788">
            <w:pPr>
              <w:pStyle w:val="ListParagraph"/>
              <w:ind w:left="2880"/>
              <w:rPr>
                <w:sz w:val="16"/>
                <w:szCs w:val="16"/>
              </w:rPr>
            </w:pPr>
            <m:oMathPara>
              <m:oMath>
                <m:f>
                  <m:fPr>
                    <m:ctrlPr>
                      <w:rPr>
                        <w:rFonts w:ascii="Cambria Math" w:hAnsi="Cambria Math"/>
                        <w:i/>
                        <w:sz w:val="16"/>
                        <w:szCs w:val="16"/>
                      </w:rPr>
                    </m:ctrlPr>
                  </m:fPr>
                  <m:num>
                    <m:r>
                      <w:rPr>
                        <w:rFonts w:ascii="Cambria Math" w:hAnsi="Cambria Math"/>
                        <w:sz w:val="16"/>
                        <w:szCs w:val="16"/>
                      </w:rPr>
                      <m:t>-0.09688 s - 8.48</m:t>
                    </m:r>
                  </m:num>
                  <m:den>
                    <m:r>
                      <w:rPr>
                        <w:rFonts w:ascii="Cambria Math" w:hAnsi="Cambria Math"/>
                        <w:sz w:val="16"/>
                        <w:szCs w:val="16"/>
                      </w:rPr>
                      <m:t>s^2 + 2.648 s + 7.788</m:t>
                    </m:r>
                  </m:den>
                </m:f>
              </m:oMath>
            </m:oMathPara>
          </w:p>
          <w:p w14:paraId="746B0345" w14:textId="77777777" w:rsidR="00590B75" w:rsidRPr="00896C11" w:rsidRDefault="00590B75" w:rsidP="00E52788">
            <w:pPr>
              <w:ind w:left="0"/>
              <w:rPr>
                <w:sz w:val="16"/>
                <w:szCs w:val="16"/>
              </w:rPr>
            </w:pPr>
          </w:p>
        </w:tc>
      </w:tr>
      <w:tr w:rsidR="00590B75" w14:paraId="5F43CB21" w14:textId="77777777" w:rsidTr="00E52788">
        <w:trPr>
          <w:jc w:val="center"/>
        </w:trPr>
        <w:tc>
          <w:tcPr>
            <w:tcW w:w="1066" w:type="dxa"/>
            <w:shd w:val="clear" w:color="auto" w:fill="A9ACB0" w:themeFill="background2" w:themeFillShade="BF"/>
          </w:tcPr>
          <w:p w14:paraId="10141AAE" w14:textId="77777777" w:rsidR="00590B75" w:rsidRDefault="00590B75" w:rsidP="00E52788">
            <w:pPr>
              <w:ind w:left="0"/>
            </w:pPr>
            <m:oMathPara>
              <m:oMath>
                <m:r>
                  <m:rPr>
                    <m:sty m:val="bi"/>
                  </m:rPr>
                  <w:rPr>
                    <w:rFonts w:ascii="Cambria Math" w:hAnsi="Cambria Math"/>
                  </w:rPr>
                  <m:t>α</m:t>
                </m:r>
                <m:r>
                  <m:rPr>
                    <m:lit/>
                  </m:rP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th</m:t>
                    </m:r>
                  </m:sub>
                </m:sSub>
              </m:oMath>
            </m:oMathPara>
          </w:p>
        </w:tc>
        <w:tc>
          <w:tcPr>
            <w:tcW w:w="4145" w:type="dxa"/>
          </w:tcPr>
          <w:p w14:paraId="6E502E6B" w14:textId="77777777" w:rsidR="00590B75" w:rsidRPr="00AD0D6D" w:rsidRDefault="00000000" w:rsidP="00E52788">
            <w:pPr>
              <w:pStyle w:val="ListParagraph"/>
              <w:bidi/>
              <w:ind w:left="2880"/>
              <w:rPr>
                <w:sz w:val="16"/>
                <w:szCs w:val="16"/>
              </w:rPr>
            </w:pPr>
            <m:oMathPara>
              <m:oMath>
                <m:f>
                  <m:fPr>
                    <m:ctrlPr>
                      <w:rPr>
                        <w:rFonts w:ascii="Cambria Math" w:hAnsi="Cambria Math"/>
                        <w:i/>
                        <w:sz w:val="16"/>
                        <w:szCs w:val="16"/>
                      </w:rPr>
                    </m:ctrlPr>
                  </m:fPr>
                  <m:num>
                    <m:r>
                      <w:rPr>
                        <w:rFonts w:ascii="Cambria Math" w:hAnsi="Cambria Math"/>
                        <w:sz w:val="16"/>
                        <w:szCs w:val="16"/>
                      </w:rPr>
                      <m:t xml:space="preserve"> </m:t>
                    </m:r>
                    <m:r>
                      <m:rPr>
                        <m:sty m:val="p"/>
                      </m:rPr>
                      <w:rPr>
                        <w:rFonts w:ascii="Cambria Math" w:hAnsi="Cambria Math"/>
                        <w:sz w:val="16"/>
                        <w:szCs w:val="16"/>
                      </w:rPr>
                      <m:t>-1.314e-07 s^3 - 6.499e-06 s^2 - 7.509e-07 s - 6.112e-08</m:t>
                    </m:r>
                  </m:num>
                  <m:den>
                    <m:r>
                      <w:rPr>
                        <w:rFonts w:ascii="Cambria Math" w:hAnsi="Cambria Math"/>
                        <w:sz w:val="16"/>
                        <w:szCs w:val="16"/>
                      </w:rPr>
                      <m:t xml:space="preserve"> </m:t>
                    </m:r>
                    <m:r>
                      <m:rPr>
                        <m:sty m:val="p"/>
                      </m:rPr>
                      <w:rPr>
                        <w:rFonts w:ascii="Cambria Math" w:hAnsi="Cambria Math"/>
                        <w:sz w:val="16"/>
                        <w:szCs w:val="16"/>
                      </w:rPr>
                      <m:t>-1.314e-07 s^3 - 6.499e-06 s^2 - 7.509e-07 s - 6.112e-08</m:t>
                    </m:r>
                  </m:den>
                </m:f>
              </m:oMath>
            </m:oMathPara>
          </w:p>
          <w:p w14:paraId="1511BB54" w14:textId="77777777" w:rsidR="00590B75" w:rsidRPr="00AD0D6D" w:rsidRDefault="00590B75" w:rsidP="00E52788">
            <w:pPr>
              <w:ind w:left="0"/>
              <w:rPr>
                <w:rFonts w:ascii="Times New Roman" w:hAnsi="Times New Roman" w:cs="Times New Roman"/>
                <w:sz w:val="16"/>
                <w:szCs w:val="16"/>
              </w:rPr>
            </w:pPr>
          </w:p>
        </w:tc>
        <w:tc>
          <w:tcPr>
            <w:tcW w:w="2949" w:type="dxa"/>
          </w:tcPr>
          <w:p w14:paraId="644C541D" w14:textId="77777777" w:rsidR="00590B75" w:rsidRPr="00896C11" w:rsidRDefault="00000000" w:rsidP="00E52788">
            <w:pPr>
              <w:ind w:left="0"/>
              <w:rPr>
                <w:sz w:val="16"/>
                <w:szCs w:val="16"/>
              </w:rPr>
            </w:pPr>
            <m:oMathPara>
              <m:oMath>
                <m:f>
                  <m:fPr>
                    <m:ctrlPr>
                      <w:rPr>
                        <w:rFonts w:ascii="Cambria Math" w:hAnsi="Cambria Math"/>
                        <w:i/>
                        <w:sz w:val="16"/>
                        <w:szCs w:val="16"/>
                      </w:rPr>
                    </m:ctrlPr>
                  </m:fPr>
                  <m:num>
                    <m:r>
                      <w:rPr>
                        <w:rFonts w:ascii="Cambria Math" w:hAnsi="Cambria Math"/>
                        <w:sz w:val="16"/>
                        <w:szCs w:val="16"/>
                      </w:rPr>
                      <m:t>-6.04e-06</m:t>
                    </m:r>
                  </m:num>
                  <m:den>
                    <m:r>
                      <w:rPr>
                        <w:rFonts w:ascii="Cambria Math" w:hAnsi="Cambria Math"/>
                        <w:sz w:val="16"/>
                        <w:szCs w:val="16"/>
                      </w:rPr>
                      <m:t xml:space="preserve"> s^2 + 2.648 s + 7.788</m:t>
                    </m:r>
                  </m:den>
                </m:f>
                <m:r>
                  <w:rPr>
                    <w:rFonts w:ascii="Cambria Math" w:hAnsi="Cambria Math"/>
                    <w:sz w:val="16"/>
                    <w:szCs w:val="16"/>
                  </w:rPr>
                  <m:t xml:space="preserve"> </m:t>
                </m:r>
              </m:oMath>
            </m:oMathPara>
          </w:p>
        </w:tc>
      </w:tr>
    </w:tbl>
    <w:p w14:paraId="46D48EB9" w14:textId="77777777" w:rsidR="00590B75" w:rsidRDefault="00590B75" w:rsidP="00EE2BF2">
      <w:pPr>
        <w:pStyle w:val="Heading3"/>
      </w:pPr>
      <w:r>
        <w:t xml:space="preserve">Various </w:t>
      </w:r>
      <m:oMath>
        <m:sSub>
          <m:sSubPr>
            <m:ctrlPr>
              <w:rPr>
                <w:rFonts w:ascii="Cambria Math" w:hAnsi="Cambria Math"/>
              </w:rPr>
            </m:ctrlPr>
          </m:sSubPr>
          <m:e>
            <m:r>
              <m:rPr>
                <m:sty m:val="bi"/>
              </m:rPr>
              <w:rPr>
                <w:rFonts w:ascii="Cambria Math" w:hAnsi="Cambria Math"/>
              </w:rPr>
              <m:t>δ</m:t>
            </m:r>
          </m:e>
          <m:sub>
            <m:r>
              <m:rPr>
                <m:sty m:val="bi"/>
              </m:rPr>
              <w:rPr>
                <w:rFonts w:ascii="Cambria Math" w:hAnsi="Cambria Math"/>
              </w:rPr>
              <m:t>e</m:t>
            </m:r>
          </m:sub>
        </m:sSub>
      </m:oMath>
    </w:p>
    <w:p w14:paraId="637431F6" w14:textId="77777777" w:rsidR="00590B75" w:rsidRPr="00FD5AB1" w:rsidRDefault="00590B75" w:rsidP="00590B75"/>
    <w:tbl>
      <w:tblPr>
        <w:tblStyle w:val="TableGrid"/>
        <w:tblW w:w="0" w:type="auto"/>
        <w:jc w:val="center"/>
        <w:tblLook w:val="04A0" w:firstRow="1" w:lastRow="0" w:firstColumn="1" w:lastColumn="0" w:noHBand="0" w:noVBand="1"/>
      </w:tblPr>
      <w:tblGrid>
        <w:gridCol w:w="9592"/>
      </w:tblGrid>
      <w:tr w:rsidR="00590B75" w14:paraId="4D05DC49" w14:textId="77777777" w:rsidTr="00E52788">
        <w:trPr>
          <w:jc w:val="center"/>
        </w:trPr>
        <w:tc>
          <w:tcPr>
            <w:tcW w:w="9592" w:type="dxa"/>
            <w:shd w:val="clear" w:color="auto" w:fill="A9ACB0" w:themeFill="background2" w:themeFillShade="BF"/>
          </w:tcPr>
          <w:p w14:paraId="7BAD93A3"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=1°</m:t>
                </m:r>
              </m:oMath>
            </m:oMathPara>
          </w:p>
        </w:tc>
      </w:tr>
      <w:tr w:rsidR="00590B75" w14:paraId="6AF1C267" w14:textId="77777777" w:rsidTr="00E52788">
        <w:trPr>
          <w:jc w:val="center"/>
        </w:trPr>
        <w:tc>
          <w:tcPr>
            <w:tcW w:w="9592" w:type="dxa"/>
          </w:tcPr>
          <w:p w14:paraId="74E0B0F6" w14:textId="6ACA0961" w:rsidR="00590B75" w:rsidRDefault="00590B75" w:rsidP="00E52788">
            <w:r>
              <w:rPr>
                <w:noProof/>
              </w:rPr>
              <w:drawing>
                <wp:inline distT="0" distB="0" distL="0" distR="0" wp14:anchorId="5392D589" wp14:editId="4316BE0A">
                  <wp:extent cx="6061464" cy="3361127"/>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6061464" cy="3361127"/>
                          </a:xfrm>
                          <a:prstGeom prst="rect">
                            <a:avLst/>
                          </a:prstGeom>
                        </pic:spPr>
                      </pic:pic>
                    </a:graphicData>
                  </a:graphic>
                </wp:inline>
              </w:drawing>
            </w:r>
          </w:p>
        </w:tc>
      </w:tr>
      <w:tr w:rsidR="00590B75" w14:paraId="5D6BDC9D" w14:textId="77777777" w:rsidTr="00E52788">
        <w:trPr>
          <w:jc w:val="center"/>
        </w:trPr>
        <w:tc>
          <w:tcPr>
            <w:tcW w:w="9592" w:type="dxa"/>
            <w:shd w:val="clear" w:color="auto" w:fill="A9ACB0" w:themeFill="background2" w:themeFillShade="BF"/>
          </w:tcPr>
          <w:p w14:paraId="57BBDF21"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=5°</m:t>
                </m:r>
              </m:oMath>
            </m:oMathPara>
          </w:p>
        </w:tc>
      </w:tr>
      <w:tr w:rsidR="00590B75" w14:paraId="7DF49135" w14:textId="77777777" w:rsidTr="00E52788">
        <w:trPr>
          <w:jc w:val="center"/>
        </w:trPr>
        <w:tc>
          <w:tcPr>
            <w:tcW w:w="9592" w:type="dxa"/>
          </w:tcPr>
          <w:p w14:paraId="0DFB54E5" w14:textId="480FCC12" w:rsidR="00590B75" w:rsidRDefault="00590B75" w:rsidP="00E52788">
            <w:r>
              <w:rPr>
                <w:noProof/>
              </w:rPr>
              <w:drawing>
                <wp:inline distT="0" distB="0" distL="0" distR="0" wp14:anchorId="5A85543B" wp14:editId="47FD4A07">
                  <wp:extent cx="6042914" cy="3370270"/>
                  <wp:effectExtent l="0" t="0" r="0" b="1905"/>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6042914" cy="3370270"/>
                          </a:xfrm>
                          <a:prstGeom prst="rect">
                            <a:avLst/>
                          </a:prstGeom>
                        </pic:spPr>
                      </pic:pic>
                    </a:graphicData>
                  </a:graphic>
                </wp:inline>
              </w:drawing>
            </w:r>
          </w:p>
        </w:tc>
      </w:tr>
    </w:tbl>
    <w:p w14:paraId="2A738B0D" w14:textId="77777777" w:rsidR="00590B75" w:rsidRDefault="00590B75" w:rsidP="00590B75">
      <w:pPr>
        <w:ind w:left="0"/>
        <w:rPr>
          <w:b/>
          <w:bCs/>
        </w:rPr>
      </w:pPr>
    </w:p>
    <w:p w14:paraId="2DAA41AC" w14:textId="77777777" w:rsidR="00590B75" w:rsidRDefault="00590B75" w:rsidP="00590B75">
      <w:pPr>
        <w:spacing w:after="200"/>
        <w:ind w:left="0" w:right="0"/>
        <w:jc w:val="left"/>
        <w:rPr>
          <w:b/>
          <w:bCs/>
        </w:rPr>
      </w:pPr>
      <w:r>
        <w:rPr>
          <w:b/>
          <w:bCs/>
        </w:rPr>
        <w:br w:type="page"/>
      </w:r>
    </w:p>
    <w:tbl>
      <w:tblPr>
        <w:tblStyle w:val="TableGrid"/>
        <w:tblW w:w="0" w:type="auto"/>
        <w:jc w:val="center"/>
        <w:tblLook w:val="04A0" w:firstRow="1" w:lastRow="0" w:firstColumn="1" w:lastColumn="0" w:noHBand="0" w:noVBand="1"/>
      </w:tblPr>
      <w:tblGrid>
        <w:gridCol w:w="9592"/>
      </w:tblGrid>
      <w:tr w:rsidR="00590B75" w14:paraId="3E74975F" w14:textId="77777777" w:rsidTr="00E52788">
        <w:trPr>
          <w:jc w:val="center"/>
        </w:trPr>
        <w:tc>
          <w:tcPr>
            <w:tcW w:w="9592" w:type="dxa"/>
            <w:shd w:val="clear" w:color="auto" w:fill="A9ACB0" w:themeFill="background2" w:themeFillShade="BF"/>
          </w:tcPr>
          <w:p w14:paraId="77A6360D"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=10°</m:t>
                </m:r>
              </m:oMath>
            </m:oMathPara>
          </w:p>
        </w:tc>
      </w:tr>
      <w:tr w:rsidR="00590B75" w14:paraId="3BD6C26D" w14:textId="77777777" w:rsidTr="00E52788">
        <w:trPr>
          <w:jc w:val="center"/>
        </w:trPr>
        <w:tc>
          <w:tcPr>
            <w:tcW w:w="9592" w:type="dxa"/>
          </w:tcPr>
          <w:p w14:paraId="19DFDABA" w14:textId="79D1E310" w:rsidR="00590B75" w:rsidRDefault="00590B75" w:rsidP="00E52788">
            <w:r>
              <w:rPr>
                <w:noProof/>
              </w:rPr>
              <w:drawing>
                <wp:inline distT="0" distB="0" distL="0" distR="0" wp14:anchorId="5B0DCC47" wp14:editId="3B62A28D">
                  <wp:extent cx="6097268" cy="3358100"/>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6097268" cy="3358100"/>
                          </a:xfrm>
                          <a:prstGeom prst="rect">
                            <a:avLst/>
                          </a:prstGeom>
                        </pic:spPr>
                      </pic:pic>
                    </a:graphicData>
                  </a:graphic>
                </wp:inline>
              </w:drawing>
            </w:r>
          </w:p>
        </w:tc>
      </w:tr>
      <w:tr w:rsidR="00590B75" w14:paraId="0D42A520" w14:textId="77777777" w:rsidTr="00E52788">
        <w:trPr>
          <w:jc w:val="center"/>
        </w:trPr>
        <w:tc>
          <w:tcPr>
            <w:tcW w:w="9592" w:type="dxa"/>
            <w:shd w:val="clear" w:color="auto" w:fill="A9ACB0" w:themeFill="background2" w:themeFillShade="BF"/>
          </w:tcPr>
          <w:p w14:paraId="38ED938F"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=25°</m:t>
                </m:r>
              </m:oMath>
            </m:oMathPara>
          </w:p>
        </w:tc>
      </w:tr>
      <w:tr w:rsidR="00590B75" w14:paraId="43758F94" w14:textId="77777777" w:rsidTr="00E52788">
        <w:trPr>
          <w:jc w:val="center"/>
        </w:trPr>
        <w:tc>
          <w:tcPr>
            <w:tcW w:w="9592" w:type="dxa"/>
          </w:tcPr>
          <w:p w14:paraId="50C57DBD" w14:textId="10413C39" w:rsidR="00590B75" w:rsidRDefault="00590B75" w:rsidP="00E52788">
            <w:r>
              <w:rPr>
                <w:noProof/>
              </w:rPr>
              <w:drawing>
                <wp:inline distT="0" distB="0" distL="0" distR="0" wp14:anchorId="5202BE22" wp14:editId="4E45000F">
                  <wp:extent cx="6079979" cy="3348577"/>
                  <wp:effectExtent l="0" t="0" r="0" b="444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6079979" cy="3348577"/>
                          </a:xfrm>
                          <a:prstGeom prst="rect">
                            <a:avLst/>
                          </a:prstGeom>
                        </pic:spPr>
                      </pic:pic>
                    </a:graphicData>
                  </a:graphic>
                </wp:inline>
              </w:drawing>
            </w:r>
          </w:p>
        </w:tc>
      </w:tr>
    </w:tbl>
    <w:p w14:paraId="10120B64" w14:textId="77777777" w:rsidR="00590B75" w:rsidRDefault="00590B75" w:rsidP="00590B75">
      <w:pPr>
        <w:rPr>
          <w:b/>
          <w:bCs/>
        </w:rPr>
      </w:pPr>
    </w:p>
    <w:p w14:paraId="1F4BC104" w14:textId="77777777" w:rsidR="00590B75" w:rsidRDefault="00590B75" w:rsidP="00590B75">
      <w:pPr>
        <w:spacing w:after="200"/>
        <w:ind w:left="0" w:right="0"/>
        <w:jc w:val="left"/>
        <w:rPr>
          <w:b/>
          <w:bCs/>
        </w:rPr>
      </w:pPr>
      <w:r>
        <w:rPr>
          <w:b/>
          <w:bCs/>
        </w:rPr>
        <w:br w:type="page"/>
      </w:r>
    </w:p>
    <w:p w14:paraId="38386715" w14:textId="77777777" w:rsidR="00590B75" w:rsidRPr="007B486A" w:rsidRDefault="00590B75" w:rsidP="00EE2BF2">
      <w:pPr>
        <w:pStyle w:val="Heading3"/>
      </w:pPr>
      <w:r>
        <w:lastRenderedPageBreak/>
        <w:t xml:space="preserve">Various </w:t>
      </w:r>
      <m:oMath>
        <m:sSub>
          <m:sSubPr>
            <m:ctrlPr>
              <w:rPr>
                <w:rFonts w:ascii="Cambria Math" w:hAnsi="Cambria Math"/>
              </w:rPr>
            </m:ctrlPr>
          </m:sSubPr>
          <m:e>
            <m:r>
              <m:rPr>
                <m:sty m:val="bi"/>
              </m:rPr>
              <w:rPr>
                <w:rFonts w:ascii="Cambria Math" w:hAnsi="Cambria Math"/>
              </w:rPr>
              <m:t>δ</m:t>
            </m:r>
          </m:e>
          <m:sub>
            <m:r>
              <m:rPr>
                <m:sty m:val="bi"/>
              </m:rPr>
              <w:rPr>
                <w:rFonts w:ascii="Cambria Math" w:hAnsi="Cambria Math"/>
              </w:rPr>
              <m:t>th</m:t>
            </m:r>
          </m:sub>
        </m:sSub>
      </m:oMath>
    </w:p>
    <w:tbl>
      <w:tblPr>
        <w:tblStyle w:val="TableGrid"/>
        <w:tblW w:w="0" w:type="auto"/>
        <w:jc w:val="center"/>
        <w:tblLook w:val="04A0" w:firstRow="1" w:lastRow="0" w:firstColumn="1" w:lastColumn="0" w:noHBand="0" w:noVBand="1"/>
      </w:tblPr>
      <w:tblGrid>
        <w:gridCol w:w="9592"/>
      </w:tblGrid>
      <w:tr w:rsidR="00590B75" w14:paraId="7072B6E5" w14:textId="77777777" w:rsidTr="00E52788">
        <w:trPr>
          <w:jc w:val="center"/>
        </w:trPr>
        <w:tc>
          <w:tcPr>
            <w:tcW w:w="9592" w:type="dxa"/>
            <w:shd w:val="clear" w:color="auto" w:fill="A9ACB0" w:themeFill="background2" w:themeFillShade="BF"/>
          </w:tcPr>
          <w:p w14:paraId="66D7660C"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th</m:t>
                    </m:r>
                  </m:sub>
                </m:sSub>
                <m:r>
                  <m:rPr>
                    <m:sty m:val="b"/>
                  </m:rPr>
                  <w:rPr>
                    <w:rFonts w:ascii="Cambria Math" w:hAnsi="Cambria Math"/>
                  </w:rPr>
                  <m:t>=2000</m:t>
                </m:r>
              </m:oMath>
            </m:oMathPara>
          </w:p>
        </w:tc>
      </w:tr>
      <w:tr w:rsidR="00590B75" w14:paraId="41E19421" w14:textId="77777777" w:rsidTr="00E52788">
        <w:trPr>
          <w:jc w:val="center"/>
        </w:trPr>
        <w:tc>
          <w:tcPr>
            <w:tcW w:w="9592" w:type="dxa"/>
          </w:tcPr>
          <w:p w14:paraId="7BDF558A" w14:textId="58FB8C95" w:rsidR="00590B75" w:rsidRDefault="00590B75" w:rsidP="00E52788">
            <w:pPr>
              <w:jc w:val="center"/>
            </w:pPr>
            <w:r>
              <w:rPr>
                <w:noProof/>
              </w:rPr>
              <w:drawing>
                <wp:inline distT="0" distB="0" distL="0" distR="0" wp14:anchorId="482013E5" wp14:editId="11A806DF">
                  <wp:extent cx="4402749" cy="2427362"/>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4402749" cy="2427362"/>
                          </a:xfrm>
                          <a:prstGeom prst="rect">
                            <a:avLst/>
                          </a:prstGeom>
                        </pic:spPr>
                      </pic:pic>
                    </a:graphicData>
                  </a:graphic>
                </wp:inline>
              </w:drawing>
            </w:r>
          </w:p>
        </w:tc>
      </w:tr>
      <w:tr w:rsidR="00590B75" w14:paraId="4787EE45" w14:textId="77777777" w:rsidTr="00E52788">
        <w:trPr>
          <w:jc w:val="center"/>
        </w:trPr>
        <w:tc>
          <w:tcPr>
            <w:tcW w:w="9592" w:type="dxa"/>
            <w:shd w:val="clear" w:color="auto" w:fill="A9ACB0" w:themeFill="background2" w:themeFillShade="BF"/>
          </w:tcPr>
          <w:p w14:paraId="05FC9FB7"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th</m:t>
                    </m:r>
                  </m:sub>
                </m:sSub>
                <m:r>
                  <m:rPr>
                    <m:sty m:val="b"/>
                  </m:rPr>
                  <w:rPr>
                    <w:rFonts w:ascii="Cambria Math" w:hAnsi="Cambria Math"/>
                  </w:rPr>
                  <m:t>=6000°</m:t>
                </m:r>
              </m:oMath>
            </m:oMathPara>
          </w:p>
        </w:tc>
      </w:tr>
      <w:tr w:rsidR="00590B75" w14:paraId="7B6815B9" w14:textId="77777777" w:rsidTr="00E52788">
        <w:trPr>
          <w:jc w:val="center"/>
        </w:trPr>
        <w:tc>
          <w:tcPr>
            <w:tcW w:w="9592" w:type="dxa"/>
          </w:tcPr>
          <w:p w14:paraId="44CCAF26" w14:textId="0FD34799" w:rsidR="00590B75" w:rsidRDefault="00590B75" w:rsidP="00E52788">
            <w:pPr>
              <w:jc w:val="center"/>
            </w:pPr>
            <w:r>
              <w:rPr>
                <w:noProof/>
              </w:rPr>
              <w:drawing>
                <wp:inline distT="0" distB="0" distL="0" distR="0" wp14:anchorId="761C41D8" wp14:editId="3516FB72">
                  <wp:extent cx="4405875" cy="2443090"/>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4405875" cy="2443090"/>
                          </a:xfrm>
                          <a:prstGeom prst="rect">
                            <a:avLst/>
                          </a:prstGeom>
                        </pic:spPr>
                      </pic:pic>
                    </a:graphicData>
                  </a:graphic>
                </wp:inline>
              </w:drawing>
            </w:r>
          </w:p>
        </w:tc>
      </w:tr>
      <w:tr w:rsidR="00590B75" w14:paraId="6C943482" w14:textId="77777777" w:rsidTr="00E52788">
        <w:trPr>
          <w:jc w:val="center"/>
        </w:trPr>
        <w:tc>
          <w:tcPr>
            <w:tcW w:w="9592" w:type="dxa"/>
            <w:shd w:val="clear" w:color="auto" w:fill="A9ACB0" w:themeFill="background2" w:themeFillShade="BF"/>
          </w:tcPr>
          <w:p w14:paraId="63166100" w14:textId="77777777" w:rsidR="00590B75" w:rsidRPr="006E4498" w:rsidRDefault="00000000" w:rsidP="00E52788">
            <w:pPr>
              <w:rPr>
                <w:rFonts w:ascii="Cambria Math" w:hAnsi="Cambria Math"/>
                <w:b/>
                <w:bCs/>
              </w:rPr>
            </w:pPr>
            <m:oMathPara>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th</m:t>
                    </m:r>
                  </m:sub>
                </m:sSub>
                <m:r>
                  <m:rPr>
                    <m:sty m:val="b"/>
                  </m:rPr>
                  <w:rPr>
                    <w:rFonts w:ascii="Cambria Math" w:hAnsi="Cambria Math"/>
                  </w:rPr>
                  <m:t>=10000°</m:t>
                </m:r>
              </m:oMath>
            </m:oMathPara>
          </w:p>
        </w:tc>
      </w:tr>
      <w:tr w:rsidR="00590B75" w14:paraId="3D4C0389" w14:textId="77777777" w:rsidTr="00E52788">
        <w:trPr>
          <w:jc w:val="center"/>
        </w:trPr>
        <w:tc>
          <w:tcPr>
            <w:tcW w:w="9592" w:type="dxa"/>
          </w:tcPr>
          <w:p w14:paraId="0CAF5491" w14:textId="46C66124" w:rsidR="00590B75" w:rsidRDefault="00590B75" w:rsidP="00E52788">
            <w:pPr>
              <w:jc w:val="center"/>
              <w:rPr>
                <w:rFonts w:ascii="Calibri" w:eastAsia="Calibri" w:hAnsi="Calibri" w:cs="Arial"/>
                <w:b/>
                <w:bCs/>
              </w:rPr>
            </w:pPr>
            <w:r>
              <w:rPr>
                <w:rFonts w:ascii="Calibri" w:eastAsia="Calibri" w:hAnsi="Calibri" w:cs="Arial"/>
                <w:b/>
                <w:bCs/>
                <w:noProof/>
              </w:rPr>
              <w:drawing>
                <wp:inline distT="0" distB="0" distL="0" distR="0" wp14:anchorId="4DB9278B" wp14:editId="532EE53F">
                  <wp:extent cx="4405875" cy="2443090"/>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4405875" cy="2443090"/>
                          </a:xfrm>
                          <a:prstGeom prst="rect">
                            <a:avLst/>
                          </a:prstGeom>
                        </pic:spPr>
                      </pic:pic>
                    </a:graphicData>
                  </a:graphic>
                </wp:inline>
              </w:drawing>
            </w:r>
          </w:p>
        </w:tc>
      </w:tr>
    </w:tbl>
    <w:p w14:paraId="283075D7" w14:textId="77777777" w:rsidR="00590B75" w:rsidRDefault="00590B75" w:rsidP="00590B75">
      <w:pPr>
        <w:rPr>
          <w:b/>
          <w:bCs/>
        </w:rPr>
      </w:pPr>
      <w:r>
        <w:rPr>
          <w:b/>
          <w:bCs/>
        </w:rPr>
        <w:t>Comments:</w:t>
      </w:r>
    </w:p>
    <w:p w14:paraId="66256F20" w14:textId="77777777" w:rsidR="00590B75" w:rsidRDefault="00590B75" w:rsidP="00590B75">
      <w:pPr>
        <w:pStyle w:val="ListParagraph"/>
        <w:numPr>
          <w:ilvl w:val="0"/>
          <w:numId w:val="42"/>
        </w:numPr>
        <w:rPr>
          <w:noProof/>
        </w:rPr>
      </w:pPr>
      <w:r>
        <w:t>The same notes of state w</w:t>
      </w:r>
    </w:p>
    <w:p w14:paraId="45251D67" w14:textId="77777777" w:rsidR="00590B75" w:rsidRDefault="00590B75" w:rsidP="00590B75">
      <w:pPr>
        <w:spacing w:after="200"/>
        <w:ind w:left="0" w:right="0"/>
        <w:jc w:val="left"/>
        <w:rPr>
          <w:noProof/>
        </w:rPr>
      </w:pPr>
      <w:r>
        <w:rPr>
          <w:noProof/>
        </w:rPr>
        <w:br w:type="page"/>
      </w:r>
    </w:p>
    <w:p w14:paraId="3BE5DF25" w14:textId="77777777" w:rsidR="00590B75" w:rsidRDefault="00590B75" w:rsidP="00EE2BF2">
      <w:pPr>
        <w:pStyle w:val="Heading3"/>
      </w:pPr>
      <w:r>
        <w:lastRenderedPageBreak/>
        <w:t>Bode Plot</w:t>
      </w:r>
    </w:p>
    <w:tbl>
      <w:tblPr>
        <w:tblStyle w:val="TableGrid"/>
        <w:tblW w:w="0" w:type="auto"/>
        <w:jc w:val="center"/>
        <w:tblLook w:val="04A0" w:firstRow="1" w:lastRow="0" w:firstColumn="1" w:lastColumn="0" w:noHBand="0" w:noVBand="1"/>
      </w:tblPr>
      <w:tblGrid>
        <w:gridCol w:w="9592"/>
      </w:tblGrid>
      <w:tr w:rsidR="00590B75" w14:paraId="4A0E81E3" w14:textId="77777777" w:rsidTr="00E52788">
        <w:trPr>
          <w:jc w:val="center"/>
        </w:trPr>
        <w:tc>
          <w:tcPr>
            <w:tcW w:w="9592" w:type="dxa"/>
            <w:shd w:val="clear" w:color="auto" w:fill="A9ACB0" w:themeFill="background2" w:themeFillShade="BF"/>
          </w:tcPr>
          <w:p w14:paraId="7CAE6967" w14:textId="77777777" w:rsidR="00590B75" w:rsidRPr="002B45E9" w:rsidRDefault="00590B75" w:rsidP="00E52788">
            <w:pPr>
              <w:jc w:val="center"/>
              <w:rPr>
                <w:b/>
                <w:bCs/>
              </w:rPr>
            </w:pPr>
            <m:oMathPara>
              <m:oMath>
                <m:r>
                  <m:rPr>
                    <m:sty m:val="bi"/>
                  </m:rPr>
                  <w:rPr>
                    <w:rFonts w:ascii="Cambria Math" w:hAnsi="Cambria Math"/>
                  </w:rPr>
                  <m:t>α</m:t>
                </m:r>
                <m:r>
                  <m:rPr>
                    <m:lit/>
                    <m:sty m:val="bi"/>
                  </m:rPr>
                  <w:rPr>
                    <w:rFonts w:ascii="Cambria Math" w:hAnsi="Cambria Math"/>
                  </w:rPr>
                  <m:t>/</m:t>
                </m:r>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oMath>
            </m:oMathPara>
          </w:p>
        </w:tc>
      </w:tr>
      <w:tr w:rsidR="00590B75" w14:paraId="0BE117EC" w14:textId="77777777" w:rsidTr="00E52788">
        <w:trPr>
          <w:jc w:val="center"/>
        </w:trPr>
        <w:tc>
          <w:tcPr>
            <w:tcW w:w="9592" w:type="dxa"/>
          </w:tcPr>
          <w:p w14:paraId="2999C9D7" w14:textId="75F7E743" w:rsidR="00590B75" w:rsidRDefault="00590B75" w:rsidP="00E52788">
            <w:r>
              <w:rPr>
                <w:noProof/>
              </w:rPr>
              <w:drawing>
                <wp:inline distT="0" distB="0" distL="0" distR="0" wp14:anchorId="491D955A" wp14:editId="0EF77404">
                  <wp:extent cx="6034871" cy="3381039"/>
                  <wp:effectExtent l="0" t="0" r="4445"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6034871" cy="3381039"/>
                          </a:xfrm>
                          <a:prstGeom prst="rect">
                            <a:avLst/>
                          </a:prstGeom>
                        </pic:spPr>
                      </pic:pic>
                    </a:graphicData>
                  </a:graphic>
                </wp:inline>
              </w:drawing>
            </w:r>
          </w:p>
        </w:tc>
      </w:tr>
      <w:tr w:rsidR="00590B75" w14:paraId="49A19B76" w14:textId="77777777" w:rsidTr="00E52788">
        <w:trPr>
          <w:jc w:val="center"/>
        </w:trPr>
        <w:tc>
          <w:tcPr>
            <w:tcW w:w="9592" w:type="dxa"/>
            <w:shd w:val="clear" w:color="auto" w:fill="A9ACB0" w:themeFill="background2" w:themeFillShade="BF"/>
          </w:tcPr>
          <w:p w14:paraId="555F71E7" w14:textId="77777777" w:rsidR="00590B75" w:rsidRDefault="00000000" w:rsidP="00E52788">
            <m:oMathPara>
              <m:oMath>
                <m:sSub>
                  <m:sSubPr>
                    <m:ctrlPr>
                      <w:rPr>
                        <w:rFonts w:ascii="Cambria Math" w:hAnsi="Cambria Math"/>
                        <w:b/>
                        <w:bCs/>
                      </w:rPr>
                    </m:ctrlPr>
                  </m:sSubPr>
                  <m:e>
                    <m:r>
                      <m:rPr>
                        <m:sty m:val="bi"/>
                      </m:rPr>
                      <w:rPr>
                        <w:rFonts w:ascii="Cambria Math" w:hAnsi="Cambria Math"/>
                      </w:rPr>
                      <m:t>α</m:t>
                    </m:r>
                    <m:r>
                      <m:rPr>
                        <m:lit/>
                        <m:sty m:val="b"/>
                      </m:rPr>
                      <w:rPr>
                        <w:rFonts w:ascii="Cambria Math" w:hAnsi="Cambria Math"/>
                      </w:rPr>
                      <m:t>/</m:t>
                    </m:r>
                    <m:r>
                      <m:rPr>
                        <m:sty m:val="b"/>
                      </m:rPr>
                      <w:rPr>
                        <w:rFonts w:ascii="Cambria Math" w:hAnsi="Cambria Math"/>
                      </w:rPr>
                      <m:t>δ</m:t>
                    </m:r>
                  </m:e>
                  <m:sub>
                    <m:r>
                      <m:rPr>
                        <m:sty m:val="bi"/>
                      </m:rPr>
                      <w:rPr>
                        <w:rFonts w:ascii="Cambria Math" w:hAnsi="Cambria Math"/>
                      </w:rPr>
                      <m:t>th</m:t>
                    </m:r>
                  </m:sub>
                </m:sSub>
              </m:oMath>
            </m:oMathPara>
          </w:p>
        </w:tc>
      </w:tr>
      <w:tr w:rsidR="00590B75" w14:paraId="40BE5811" w14:textId="77777777" w:rsidTr="00E52788">
        <w:trPr>
          <w:jc w:val="center"/>
        </w:trPr>
        <w:tc>
          <w:tcPr>
            <w:tcW w:w="9592" w:type="dxa"/>
          </w:tcPr>
          <w:p w14:paraId="57D5D0F6" w14:textId="311BC81D" w:rsidR="00590B75" w:rsidRDefault="00590B75" w:rsidP="00E52788">
            <w:r>
              <w:rPr>
                <w:noProof/>
              </w:rPr>
              <w:drawing>
                <wp:inline distT="0" distB="0" distL="0" distR="0" wp14:anchorId="462A7A85" wp14:editId="66AB1B94">
                  <wp:extent cx="5990672" cy="3259363"/>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990672" cy="3259363"/>
                          </a:xfrm>
                          <a:prstGeom prst="rect">
                            <a:avLst/>
                          </a:prstGeom>
                        </pic:spPr>
                      </pic:pic>
                    </a:graphicData>
                  </a:graphic>
                </wp:inline>
              </w:drawing>
            </w:r>
          </w:p>
        </w:tc>
      </w:tr>
    </w:tbl>
    <w:p w14:paraId="614550D3" w14:textId="77777777" w:rsidR="00590B75" w:rsidRDefault="00590B75" w:rsidP="00590B75">
      <w:pPr>
        <w:rPr>
          <w:b/>
          <w:bCs/>
        </w:rPr>
      </w:pPr>
      <w:r>
        <w:rPr>
          <w:b/>
          <w:bCs/>
        </w:rPr>
        <w:t>Comments:</w:t>
      </w:r>
    </w:p>
    <w:p w14:paraId="3B3AA7E3" w14:textId="77777777" w:rsidR="00590B75" w:rsidRPr="002B45E9" w:rsidRDefault="00590B75" w:rsidP="00590B75">
      <w:pPr>
        <w:pStyle w:val="ListParagraph"/>
        <w:numPr>
          <w:ilvl w:val="0"/>
          <w:numId w:val="41"/>
        </w:numPr>
      </w:pPr>
      <w:r>
        <w:t>From bode plot the short period approximation is almost the same as the full linear model.</w:t>
      </w:r>
    </w:p>
    <w:p w14:paraId="54478542" w14:textId="77777777" w:rsidR="00590B75" w:rsidRDefault="00590B75" w:rsidP="00590B75">
      <w:pPr>
        <w:spacing w:after="200"/>
        <w:ind w:left="0" w:right="0"/>
        <w:jc w:val="left"/>
        <w:rPr>
          <w:noProof/>
        </w:rPr>
      </w:pPr>
      <w:r>
        <w:rPr>
          <w:noProof/>
        </w:rPr>
        <w:br w:type="page"/>
      </w:r>
    </w:p>
    <w:p w14:paraId="56D00DFE" w14:textId="77777777" w:rsidR="00590B75" w:rsidRDefault="00590B75" w:rsidP="00EE2BF2">
      <w:pPr>
        <w:pStyle w:val="Heading3"/>
      </w:pPr>
      <w:r>
        <w:lastRenderedPageBreak/>
        <w:t>Root Locus</w:t>
      </w:r>
    </w:p>
    <w:tbl>
      <w:tblPr>
        <w:tblStyle w:val="TableGrid"/>
        <w:tblW w:w="0" w:type="auto"/>
        <w:jc w:val="center"/>
        <w:tblLook w:val="04A0" w:firstRow="1" w:lastRow="0" w:firstColumn="1" w:lastColumn="0" w:noHBand="0" w:noVBand="1"/>
      </w:tblPr>
      <w:tblGrid>
        <w:gridCol w:w="9592"/>
      </w:tblGrid>
      <w:tr w:rsidR="00590B75" w14:paraId="0008EF2E" w14:textId="77777777" w:rsidTr="00E52788">
        <w:trPr>
          <w:jc w:val="center"/>
        </w:trPr>
        <w:tc>
          <w:tcPr>
            <w:tcW w:w="9592" w:type="dxa"/>
            <w:shd w:val="clear" w:color="auto" w:fill="A9ACB0" w:themeFill="background2" w:themeFillShade="BF"/>
          </w:tcPr>
          <w:p w14:paraId="06B59B06" w14:textId="77777777" w:rsidR="00590B75" w:rsidRPr="002B45E9" w:rsidRDefault="00590B75" w:rsidP="00E52788">
            <w:pPr>
              <w:jc w:val="center"/>
              <w:rPr>
                <w:b/>
                <w:bCs/>
              </w:rPr>
            </w:pPr>
            <m:oMathPara>
              <m:oMath>
                <m:r>
                  <m:rPr>
                    <m:sty m:val="bi"/>
                  </m:rPr>
                  <w:rPr>
                    <w:rFonts w:ascii="Cambria Math" w:hAnsi="Cambria Math"/>
                  </w:rPr>
                  <m:t>α</m:t>
                </m:r>
                <m:r>
                  <m:rPr>
                    <m:lit/>
                    <m:sty m:val="bi"/>
                  </m:rPr>
                  <w:rPr>
                    <w:rFonts w:ascii="Cambria Math" w:hAnsi="Cambria Math"/>
                  </w:rPr>
                  <m:t>/</m:t>
                </m:r>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oMath>
            </m:oMathPara>
          </w:p>
        </w:tc>
      </w:tr>
      <w:tr w:rsidR="00590B75" w14:paraId="47DD3D45" w14:textId="77777777" w:rsidTr="00E52788">
        <w:trPr>
          <w:jc w:val="center"/>
        </w:trPr>
        <w:tc>
          <w:tcPr>
            <w:tcW w:w="9592" w:type="dxa"/>
          </w:tcPr>
          <w:p w14:paraId="71CC5B73" w14:textId="18CB435D" w:rsidR="00590B75" w:rsidRDefault="00590B75" w:rsidP="00E52788">
            <w:r>
              <w:rPr>
                <w:noProof/>
              </w:rPr>
              <w:drawing>
                <wp:inline distT="0" distB="0" distL="0" distR="0" wp14:anchorId="4D4DDFBF" wp14:editId="3F8D7A34">
                  <wp:extent cx="5765688" cy="3381039"/>
                  <wp:effectExtent l="0" t="0" r="6985"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765688" cy="3381039"/>
                          </a:xfrm>
                          <a:prstGeom prst="rect">
                            <a:avLst/>
                          </a:prstGeom>
                        </pic:spPr>
                      </pic:pic>
                    </a:graphicData>
                  </a:graphic>
                </wp:inline>
              </w:drawing>
            </w:r>
          </w:p>
        </w:tc>
      </w:tr>
      <w:tr w:rsidR="00590B75" w14:paraId="28EFF12A" w14:textId="77777777" w:rsidTr="00E52788">
        <w:trPr>
          <w:jc w:val="center"/>
        </w:trPr>
        <w:tc>
          <w:tcPr>
            <w:tcW w:w="9592" w:type="dxa"/>
            <w:shd w:val="clear" w:color="auto" w:fill="A9ACB0" w:themeFill="background2" w:themeFillShade="BF"/>
          </w:tcPr>
          <w:p w14:paraId="0D845650" w14:textId="77777777" w:rsidR="00590B75" w:rsidRDefault="00000000" w:rsidP="00E52788">
            <m:oMathPara>
              <m:oMath>
                <m:sSub>
                  <m:sSubPr>
                    <m:ctrlPr>
                      <w:rPr>
                        <w:rFonts w:ascii="Cambria Math" w:hAnsi="Cambria Math"/>
                        <w:b/>
                        <w:bCs/>
                      </w:rPr>
                    </m:ctrlPr>
                  </m:sSubPr>
                  <m:e>
                    <m:r>
                      <m:rPr>
                        <m:sty m:val="bi"/>
                      </m:rPr>
                      <w:rPr>
                        <w:rFonts w:ascii="Cambria Math" w:hAnsi="Cambria Math"/>
                      </w:rPr>
                      <m:t>α</m:t>
                    </m:r>
                    <m:r>
                      <m:rPr>
                        <m:lit/>
                        <m:sty m:val="b"/>
                      </m:rPr>
                      <w:rPr>
                        <w:rFonts w:ascii="Cambria Math" w:hAnsi="Cambria Math"/>
                      </w:rPr>
                      <m:t>/</m:t>
                    </m:r>
                    <m:r>
                      <m:rPr>
                        <m:sty m:val="b"/>
                      </m:rPr>
                      <w:rPr>
                        <w:rFonts w:ascii="Cambria Math" w:hAnsi="Cambria Math"/>
                      </w:rPr>
                      <m:t>δ</m:t>
                    </m:r>
                  </m:e>
                  <m:sub>
                    <m:r>
                      <m:rPr>
                        <m:sty m:val="bi"/>
                      </m:rPr>
                      <w:rPr>
                        <w:rFonts w:ascii="Cambria Math" w:hAnsi="Cambria Math"/>
                      </w:rPr>
                      <m:t>th</m:t>
                    </m:r>
                  </m:sub>
                </m:sSub>
              </m:oMath>
            </m:oMathPara>
          </w:p>
        </w:tc>
      </w:tr>
      <w:tr w:rsidR="00590B75" w14:paraId="5BE93366" w14:textId="77777777" w:rsidTr="00E52788">
        <w:trPr>
          <w:jc w:val="center"/>
        </w:trPr>
        <w:tc>
          <w:tcPr>
            <w:tcW w:w="9592" w:type="dxa"/>
          </w:tcPr>
          <w:p w14:paraId="18039148" w14:textId="797FEF56" w:rsidR="00590B75" w:rsidRDefault="00590B75" w:rsidP="00E52788">
            <w:r>
              <w:rPr>
                <w:noProof/>
              </w:rPr>
              <w:drawing>
                <wp:inline distT="0" distB="0" distL="0" distR="0" wp14:anchorId="3195F23C" wp14:editId="607ABD5D">
                  <wp:extent cx="5560341" cy="3255475"/>
                  <wp:effectExtent l="0" t="0" r="2540" b="254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560341" cy="3255475"/>
                          </a:xfrm>
                          <a:prstGeom prst="rect">
                            <a:avLst/>
                          </a:prstGeom>
                        </pic:spPr>
                      </pic:pic>
                    </a:graphicData>
                  </a:graphic>
                </wp:inline>
              </w:drawing>
            </w:r>
          </w:p>
        </w:tc>
      </w:tr>
    </w:tbl>
    <w:p w14:paraId="1C65AB65" w14:textId="77777777" w:rsidR="00590B75" w:rsidRDefault="00590B75" w:rsidP="00590B75">
      <w:pPr>
        <w:rPr>
          <w:b/>
          <w:bCs/>
        </w:rPr>
      </w:pPr>
      <w:r>
        <w:rPr>
          <w:b/>
          <w:bCs/>
        </w:rPr>
        <w:t>Comments:</w:t>
      </w:r>
    </w:p>
    <w:p w14:paraId="036D0548" w14:textId="77777777" w:rsidR="00590B75" w:rsidRPr="002B45E9" w:rsidRDefault="00590B75" w:rsidP="00590B75"/>
    <w:p w14:paraId="0870487E" w14:textId="77777777" w:rsidR="00590B75" w:rsidRDefault="00590B75" w:rsidP="00590B75">
      <w:pPr>
        <w:pStyle w:val="ListParagraph"/>
        <w:numPr>
          <w:ilvl w:val="0"/>
          <w:numId w:val="41"/>
        </w:numPr>
      </w:pPr>
      <w:r>
        <w:t>From the root locus, the transfer function of short period is almost the same dynamics of the fast poles of the full linear model.</w:t>
      </w:r>
      <w:r>
        <w:rPr>
          <w:noProof/>
        </w:rPr>
        <w:br w:type="page"/>
      </w:r>
    </w:p>
    <w:p w14:paraId="5699B921" w14:textId="77777777" w:rsidR="00590B75" w:rsidRDefault="00590B75" w:rsidP="00590B75">
      <w:pPr>
        <w:pStyle w:val="Heading2"/>
        <w:numPr>
          <w:ilvl w:val="0"/>
          <w:numId w:val="3"/>
        </w:numPr>
      </w:pPr>
      <w:r>
        <w:lastRenderedPageBreak/>
        <w:t xml:space="preserve">Response of state </w:t>
      </w:r>
      <m:oMath>
        <m:r>
          <m:rPr>
            <m:sty m:val="bi"/>
          </m:rPr>
          <w:rPr>
            <w:rFonts w:ascii="Cambria Math" w:hAnsi="Cambria Math"/>
          </w:rPr>
          <m:t>q</m:t>
        </m:r>
      </m:oMath>
    </w:p>
    <w:p w14:paraId="625FF908" w14:textId="77777777" w:rsidR="00590B75" w:rsidRDefault="00590B75" w:rsidP="00EE2BF2">
      <w:pPr>
        <w:pStyle w:val="Heading3"/>
        <w:numPr>
          <w:ilvl w:val="0"/>
          <w:numId w:val="53"/>
        </w:numPr>
      </w:pPr>
      <w:r>
        <w:t>Transfer Functions</w:t>
      </w:r>
    </w:p>
    <w:tbl>
      <w:tblPr>
        <w:tblStyle w:val="TableGrid"/>
        <w:tblW w:w="0" w:type="auto"/>
        <w:tblInd w:w="-5" w:type="dxa"/>
        <w:tblLook w:val="04A0" w:firstRow="1" w:lastRow="0" w:firstColumn="1" w:lastColumn="0" w:noHBand="0" w:noVBand="1"/>
      </w:tblPr>
      <w:tblGrid>
        <w:gridCol w:w="1170"/>
        <w:gridCol w:w="5224"/>
        <w:gridCol w:w="3198"/>
      </w:tblGrid>
      <w:tr w:rsidR="00590B75" w14:paraId="4432C967" w14:textId="77777777" w:rsidTr="00E52788">
        <w:tc>
          <w:tcPr>
            <w:tcW w:w="1170" w:type="dxa"/>
            <w:shd w:val="clear" w:color="auto" w:fill="A9ACB0" w:themeFill="background2" w:themeFillShade="BF"/>
          </w:tcPr>
          <w:p w14:paraId="16E1A424" w14:textId="77777777" w:rsidR="00590B75" w:rsidRDefault="00590B75" w:rsidP="00E52788">
            <w:pPr>
              <w:ind w:left="0"/>
              <w:jc w:val="center"/>
            </w:pPr>
            <w:r>
              <w:t>TF</w:t>
            </w:r>
          </w:p>
        </w:tc>
        <w:tc>
          <w:tcPr>
            <w:tcW w:w="5224" w:type="dxa"/>
            <w:shd w:val="clear" w:color="auto" w:fill="A9ACB0" w:themeFill="background2" w:themeFillShade="BF"/>
          </w:tcPr>
          <w:p w14:paraId="6962B2B2" w14:textId="77777777" w:rsidR="00590B75" w:rsidRDefault="00590B75" w:rsidP="00E52788">
            <w:pPr>
              <w:ind w:left="0"/>
              <w:jc w:val="center"/>
            </w:pPr>
            <w:r>
              <w:t>Full Linear</w:t>
            </w:r>
          </w:p>
        </w:tc>
        <w:tc>
          <w:tcPr>
            <w:tcW w:w="3198" w:type="dxa"/>
            <w:shd w:val="clear" w:color="auto" w:fill="A9ACB0" w:themeFill="background2" w:themeFillShade="BF"/>
          </w:tcPr>
          <w:p w14:paraId="0A6E4AA8" w14:textId="77777777" w:rsidR="00590B75" w:rsidRDefault="00590B75" w:rsidP="00E52788">
            <w:pPr>
              <w:ind w:left="0"/>
              <w:jc w:val="center"/>
            </w:pPr>
            <w:r>
              <w:t>Short Period Mode</w:t>
            </w:r>
          </w:p>
        </w:tc>
      </w:tr>
      <w:tr w:rsidR="00590B75" w14:paraId="771D055A" w14:textId="77777777" w:rsidTr="00E52788">
        <w:tc>
          <w:tcPr>
            <w:tcW w:w="1170" w:type="dxa"/>
            <w:shd w:val="clear" w:color="auto" w:fill="A9ACB0" w:themeFill="background2" w:themeFillShade="BF"/>
          </w:tcPr>
          <w:p w14:paraId="6B653B00" w14:textId="77777777" w:rsidR="00590B75" w:rsidRDefault="00590B75" w:rsidP="00E52788">
            <w:pPr>
              <w:ind w:left="0"/>
            </w:pPr>
            <m:oMathPara>
              <m:oMath>
                <m:r>
                  <w:rPr>
                    <w:rFonts w:ascii="Cambria Math" w:hAnsi="Cambria Math"/>
                  </w:rPr>
                  <m:t>q</m:t>
                </m:r>
                <m:r>
                  <m:rPr>
                    <m:lit/>
                  </m:rP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e</m:t>
                    </m:r>
                  </m:sub>
                </m:sSub>
              </m:oMath>
            </m:oMathPara>
          </w:p>
        </w:tc>
        <w:tc>
          <w:tcPr>
            <w:tcW w:w="5224" w:type="dxa"/>
          </w:tcPr>
          <w:p w14:paraId="25954CE3" w14:textId="77777777" w:rsidR="00590B75" w:rsidRPr="00896C11" w:rsidRDefault="00000000" w:rsidP="00E52788">
            <w:pPr>
              <w:pStyle w:val="ListParagraph"/>
              <w:ind w:left="2880"/>
              <w:rPr>
                <w:sz w:val="16"/>
                <w:szCs w:val="16"/>
              </w:rPr>
            </w:pPr>
            <m:oMathPara>
              <m:oMath>
                <m:f>
                  <m:fPr>
                    <m:ctrlPr>
                      <w:rPr>
                        <w:rFonts w:ascii="Cambria Math" w:hAnsi="Cambria Math"/>
                        <w:i/>
                        <w:sz w:val="16"/>
                        <w:szCs w:val="16"/>
                      </w:rPr>
                    </m:ctrlPr>
                  </m:fPr>
                  <m:num>
                    <m:r>
                      <w:rPr>
                        <w:rFonts w:ascii="Cambria Math" w:hAnsi="Cambria Math"/>
                        <w:sz w:val="16"/>
                        <w:szCs w:val="16"/>
                      </w:rPr>
                      <m:t>-8.343 s^3 - 9.844 s^2 - 0.1563 s - 3.23e-18</m:t>
                    </m:r>
                  </m:num>
                  <m:den>
                    <m:r>
                      <w:rPr>
                        <w:rFonts w:ascii="Cambria Math" w:hAnsi="Cambria Math"/>
                        <w:sz w:val="16"/>
                        <w:szCs w:val="16"/>
                      </w:rPr>
                      <m:t xml:space="preserve"> s^4 + 2.658 s^3 + 7.838 s^2 + 0.09242 s + 0.04945</m:t>
                    </m:r>
                  </m:den>
                </m:f>
              </m:oMath>
            </m:oMathPara>
          </w:p>
          <w:p w14:paraId="6BB36ADE" w14:textId="77777777" w:rsidR="00590B75" w:rsidRPr="00896C11" w:rsidRDefault="00590B75" w:rsidP="00E52788">
            <w:pPr>
              <w:ind w:left="0"/>
              <w:rPr>
                <w:sz w:val="16"/>
                <w:szCs w:val="16"/>
              </w:rPr>
            </w:pPr>
          </w:p>
        </w:tc>
        <w:tc>
          <w:tcPr>
            <w:tcW w:w="3198" w:type="dxa"/>
          </w:tcPr>
          <w:p w14:paraId="5D17AEA6" w14:textId="77777777" w:rsidR="00590B75" w:rsidRPr="00896C11" w:rsidRDefault="00000000" w:rsidP="00E52788">
            <w:pPr>
              <w:pStyle w:val="ListParagraph"/>
              <w:ind w:left="2880"/>
              <w:rPr>
                <w:sz w:val="16"/>
                <w:szCs w:val="16"/>
              </w:rPr>
            </w:pPr>
            <m:oMathPara>
              <m:oMath>
                <m:f>
                  <m:fPr>
                    <m:ctrlPr>
                      <w:rPr>
                        <w:rFonts w:ascii="Cambria Math" w:hAnsi="Cambria Math"/>
                        <w:i/>
                        <w:sz w:val="16"/>
                        <w:szCs w:val="16"/>
                      </w:rPr>
                    </m:ctrlPr>
                  </m:fPr>
                  <m:num>
                    <m:r>
                      <m:rPr>
                        <m:sty m:val="p"/>
                      </m:rPr>
                      <w:rPr>
                        <w:rFonts w:ascii="Cambria Math" w:hAnsi="Cambria Math"/>
                        <w:sz w:val="16"/>
                        <w:szCs w:val="16"/>
                      </w:rPr>
                      <m:t>-8.343 s - 9.76</m:t>
                    </m:r>
                  </m:num>
                  <m:den>
                    <m:r>
                      <w:rPr>
                        <w:rFonts w:ascii="Cambria Math" w:hAnsi="Cambria Math"/>
                        <w:sz w:val="16"/>
                        <w:szCs w:val="16"/>
                      </w:rPr>
                      <m:t>s^2 + 2.648 s + 7.788</m:t>
                    </m:r>
                  </m:den>
                </m:f>
              </m:oMath>
            </m:oMathPara>
          </w:p>
          <w:p w14:paraId="7093F4A3" w14:textId="77777777" w:rsidR="00590B75" w:rsidRPr="00896C11" w:rsidRDefault="00590B75" w:rsidP="00E52788">
            <w:pPr>
              <w:ind w:left="0"/>
              <w:rPr>
                <w:sz w:val="16"/>
                <w:szCs w:val="16"/>
              </w:rPr>
            </w:pPr>
          </w:p>
        </w:tc>
      </w:tr>
      <w:tr w:rsidR="00590B75" w14:paraId="6BC83002" w14:textId="77777777" w:rsidTr="00E52788">
        <w:tc>
          <w:tcPr>
            <w:tcW w:w="1170" w:type="dxa"/>
            <w:shd w:val="clear" w:color="auto" w:fill="A9ACB0" w:themeFill="background2" w:themeFillShade="BF"/>
          </w:tcPr>
          <w:p w14:paraId="2F633C84" w14:textId="77777777" w:rsidR="00590B75" w:rsidRDefault="00590B75" w:rsidP="00E52788">
            <w:pPr>
              <w:ind w:left="0"/>
            </w:pPr>
            <m:oMathPara>
              <m:oMath>
                <m:r>
                  <w:rPr>
                    <w:rFonts w:ascii="Cambria Math" w:hAnsi="Cambria Math"/>
                  </w:rPr>
                  <m:t>q</m:t>
                </m:r>
                <m:r>
                  <m:rPr>
                    <m:lit/>
                  </m:rP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th</m:t>
                    </m:r>
                  </m:sub>
                </m:sSub>
              </m:oMath>
            </m:oMathPara>
          </w:p>
        </w:tc>
        <w:tc>
          <w:tcPr>
            <w:tcW w:w="5224" w:type="dxa"/>
          </w:tcPr>
          <w:p w14:paraId="0D15604F" w14:textId="77777777" w:rsidR="00590B75" w:rsidRPr="00896C11" w:rsidRDefault="00000000" w:rsidP="00E52788">
            <w:pPr>
              <w:pStyle w:val="ListParagraph"/>
              <w:ind w:left="2880"/>
              <w:rPr>
                <w:sz w:val="16"/>
                <w:szCs w:val="16"/>
              </w:rPr>
            </w:pPr>
            <m:oMathPara>
              <m:oMath>
                <m:f>
                  <m:fPr>
                    <m:ctrlPr>
                      <w:rPr>
                        <w:rFonts w:ascii="Cambria Math" w:hAnsi="Cambria Math"/>
                        <w:i/>
                        <w:sz w:val="16"/>
                        <w:szCs w:val="16"/>
                      </w:rPr>
                    </m:ctrlPr>
                  </m:fPr>
                  <m:num>
                    <m:r>
                      <w:rPr>
                        <w:rFonts w:ascii="Cambria Math" w:hAnsi="Cambria Math"/>
                        <w:sz w:val="16"/>
                        <w:szCs w:val="16"/>
                      </w:rPr>
                      <m:t>-6.04e-06 s^3 - 7.047e-06 s^2 + 1.184e-06 s - 2.863e-24</m:t>
                    </m:r>
                  </m:num>
                  <m:den>
                    <m:r>
                      <m:rPr>
                        <m:nor/>
                      </m:rPr>
                      <w:rPr>
                        <w:rFonts w:ascii="Cambria Math" w:hAnsi="Cambria Math"/>
                        <w:iCs/>
                        <w:sz w:val="16"/>
                        <w:szCs w:val="16"/>
                      </w:rPr>
                      <m:t>s^4 + 2.658 s^3 + 7.838 s^2 + 0.09242 s + 0.04945</m:t>
                    </m:r>
                  </m:den>
                </m:f>
              </m:oMath>
            </m:oMathPara>
          </w:p>
          <w:p w14:paraId="081C6DB3" w14:textId="77777777" w:rsidR="00590B75" w:rsidRPr="00896C11" w:rsidRDefault="00590B75" w:rsidP="00E52788">
            <w:pPr>
              <w:ind w:left="0"/>
              <w:rPr>
                <w:sz w:val="16"/>
                <w:szCs w:val="16"/>
              </w:rPr>
            </w:pPr>
          </w:p>
        </w:tc>
        <w:tc>
          <w:tcPr>
            <w:tcW w:w="3198" w:type="dxa"/>
          </w:tcPr>
          <w:p w14:paraId="45A92BF1" w14:textId="77777777" w:rsidR="00590B75" w:rsidRPr="00896C11" w:rsidRDefault="00000000" w:rsidP="00E52788">
            <w:pPr>
              <w:pStyle w:val="ListParagraph"/>
              <w:ind w:left="2880"/>
              <w:rPr>
                <w:sz w:val="16"/>
                <w:szCs w:val="16"/>
              </w:rPr>
            </w:pPr>
            <m:oMathPara>
              <m:oMath>
                <m:f>
                  <m:fPr>
                    <m:ctrlPr>
                      <w:rPr>
                        <w:rFonts w:ascii="Cambria Math" w:hAnsi="Cambria Math"/>
                        <w:i/>
                        <w:sz w:val="16"/>
                        <w:szCs w:val="16"/>
                      </w:rPr>
                    </m:ctrlPr>
                  </m:fPr>
                  <m:num>
                    <m:r>
                      <m:rPr>
                        <m:sty m:val="p"/>
                      </m:rPr>
                      <w:rPr>
                        <w:rFonts w:ascii="Cambria Math" w:hAnsi="Cambria Math"/>
                        <w:sz w:val="16"/>
                        <w:szCs w:val="16"/>
                      </w:rPr>
                      <m:t>-6.04e-06 s - 7.49e-06</m:t>
                    </m:r>
                  </m:num>
                  <m:den>
                    <m:r>
                      <w:rPr>
                        <w:rFonts w:ascii="Cambria Math" w:hAnsi="Cambria Math"/>
                        <w:sz w:val="16"/>
                        <w:szCs w:val="16"/>
                      </w:rPr>
                      <m:t>s^2 + 2.648 s + 7.788</m:t>
                    </m:r>
                  </m:den>
                </m:f>
              </m:oMath>
            </m:oMathPara>
          </w:p>
          <w:p w14:paraId="06079412" w14:textId="77777777" w:rsidR="00590B75" w:rsidRPr="00896C11" w:rsidRDefault="00590B75" w:rsidP="00E52788">
            <w:pPr>
              <w:ind w:left="0"/>
              <w:rPr>
                <w:sz w:val="16"/>
                <w:szCs w:val="16"/>
              </w:rPr>
            </w:pPr>
          </w:p>
        </w:tc>
      </w:tr>
    </w:tbl>
    <w:p w14:paraId="79E6A2C7" w14:textId="77777777" w:rsidR="00590B75" w:rsidRDefault="00590B75" w:rsidP="00EE2BF2">
      <w:pPr>
        <w:pStyle w:val="Heading3"/>
      </w:pPr>
      <w:r>
        <w:t xml:space="preserve">Various </w:t>
      </w:r>
      <m:oMath>
        <m:sSub>
          <m:sSubPr>
            <m:ctrlPr>
              <w:rPr>
                <w:rFonts w:ascii="Cambria Math" w:hAnsi="Cambria Math"/>
              </w:rPr>
            </m:ctrlPr>
          </m:sSubPr>
          <m:e>
            <m:r>
              <m:rPr>
                <m:sty m:val="bi"/>
              </m:rPr>
              <w:rPr>
                <w:rFonts w:ascii="Cambria Math" w:hAnsi="Cambria Math"/>
              </w:rPr>
              <m:t>δ</m:t>
            </m:r>
          </m:e>
          <m:sub>
            <m:r>
              <m:rPr>
                <m:sty m:val="bi"/>
              </m:rPr>
              <w:rPr>
                <w:rFonts w:ascii="Cambria Math" w:hAnsi="Cambria Math"/>
              </w:rPr>
              <m:t>e</m:t>
            </m:r>
          </m:sub>
        </m:sSub>
      </m:oMath>
    </w:p>
    <w:p w14:paraId="1FFF956B" w14:textId="77777777" w:rsidR="00590B75" w:rsidRPr="00FD5AB1" w:rsidRDefault="00590B75" w:rsidP="00590B75"/>
    <w:tbl>
      <w:tblPr>
        <w:tblStyle w:val="TableGrid"/>
        <w:tblW w:w="0" w:type="auto"/>
        <w:jc w:val="center"/>
        <w:tblLook w:val="04A0" w:firstRow="1" w:lastRow="0" w:firstColumn="1" w:lastColumn="0" w:noHBand="0" w:noVBand="1"/>
      </w:tblPr>
      <w:tblGrid>
        <w:gridCol w:w="9592"/>
      </w:tblGrid>
      <w:tr w:rsidR="00590B75" w14:paraId="38F93923" w14:textId="77777777" w:rsidTr="00E52788">
        <w:trPr>
          <w:jc w:val="center"/>
        </w:trPr>
        <w:tc>
          <w:tcPr>
            <w:tcW w:w="9592" w:type="dxa"/>
            <w:shd w:val="clear" w:color="auto" w:fill="A9ACB0" w:themeFill="background2" w:themeFillShade="BF"/>
          </w:tcPr>
          <w:p w14:paraId="2B13FDB8"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=1°</m:t>
                </m:r>
              </m:oMath>
            </m:oMathPara>
          </w:p>
        </w:tc>
      </w:tr>
      <w:tr w:rsidR="00590B75" w14:paraId="5FA06DEF" w14:textId="77777777" w:rsidTr="00E52788">
        <w:trPr>
          <w:jc w:val="center"/>
        </w:trPr>
        <w:tc>
          <w:tcPr>
            <w:tcW w:w="9592" w:type="dxa"/>
          </w:tcPr>
          <w:p w14:paraId="4C11BD85" w14:textId="3093C9B3" w:rsidR="00590B75" w:rsidRDefault="00590B75" w:rsidP="00E52788">
            <w:r>
              <w:rPr>
                <w:noProof/>
              </w:rPr>
              <w:drawing>
                <wp:inline distT="0" distB="0" distL="0" distR="0" wp14:anchorId="5FBF8342" wp14:editId="511B5916">
                  <wp:extent cx="6061357" cy="3361127"/>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6061357" cy="3361127"/>
                          </a:xfrm>
                          <a:prstGeom prst="rect">
                            <a:avLst/>
                          </a:prstGeom>
                        </pic:spPr>
                      </pic:pic>
                    </a:graphicData>
                  </a:graphic>
                </wp:inline>
              </w:drawing>
            </w:r>
          </w:p>
        </w:tc>
      </w:tr>
      <w:tr w:rsidR="00590B75" w14:paraId="0D5C23FC" w14:textId="77777777" w:rsidTr="00E52788">
        <w:trPr>
          <w:jc w:val="center"/>
        </w:trPr>
        <w:tc>
          <w:tcPr>
            <w:tcW w:w="9592" w:type="dxa"/>
            <w:shd w:val="clear" w:color="auto" w:fill="A9ACB0" w:themeFill="background2" w:themeFillShade="BF"/>
          </w:tcPr>
          <w:p w14:paraId="28A642C4"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=5°</m:t>
                </m:r>
              </m:oMath>
            </m:oMathPara>
          </w:p>
        </w:tc>
      </w:tr>
      <w:tr w:rsidR="00590B75" w14:paraId="1BD39B7D" w14:textId="77777777" w:rsidTr="00E52788">
        <w:trPr>
          <w:jc w:val="center"/>
        </w:trPr>
        <w:tc>
          <w:tcPr>
            <w:tcW w:w="9592" w:type="dxa"/>
          </w:tcPr>
          <w:p w14:paraId="22DD38AA" w14:textId="412A591E" w:rsidR="00590B75" w:rsidRDefault="00590B75" w:rsidP="00E52788">
            <w:r>
              <w:rPr>
                <w:noProof/>
              </w:rPr>
              <w:drawing>
                <wp:inline distT="0" distB="0" distL="0" distR="0" wp14:anchorId="2135803A" wp14:editId="1C8505BE">
                  <wp:extent cx="6042914" cy="3350899"/>
                  <wp:effectExtent l="0" t="0" r="0" b="190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6042914" cy="3350899"/>
                          </a:xfrm>
                          <a:prstGeom prst="rect">
                            <a:avLst/>
                          </a:prstGeom>
                        </pic:spPr>
                      </pic:pic>
                    </a:graphicData>
                  </a:graphic>
                </wp:inline>
              </w:drawing>
            </w:r>
          </w:p>
        </w:tc>
      </w:tr>
    </w:tbl>
    <w:p w14:paraId="2000DA10" w14:textId="77777777" w:rsidR="00590B75" w:rsidRDefault="00590B75" w:rsidP="00590B75">
      <w:pPr>
        <w:ind w:left="0"/>
        <w:rPr>
          <w:b/>
          <w:bCs/>
        </w:rPr>
      </w:pPr>
    </w:p>
    <w:p w14:paraId="5BBA4E82" w14:textId="77777777" w:rsidR="00590B75" w:rsidRDefault="00590B75" w:rsidP="00590B75">
      <w:pPr>
        <w:spacing w:after="200"/>
        <w:ind w:left="0" w:right="0"/>
        <w:jc w:val="left"/>
        <w:rPr>
          <w:b/>
          <w:bCs/>
        </w:rPr>
      </w:pPr>
      <w:r>
        <w:rPr>
          <w:b/>
          <w:bCs/>
        </w:rPr>
        <w:br w:type="page"/>
      </w:r>
    </w:p>
    <w:tbl>
      <w:tblPr>
        <w:tblStyle w:val="TableGrid"/>
        <w:tblW w:w="0" w:type="auto"/>
        <w:jc w:val="center"/>
        <w:tblLook w:val="04A0" w:firstRow="1" w:lastRow="0" w:firstColumn="1" w:lastColumn="0" w:noHBand="0" w:noVBand="1"/>
      </w:tblPr>
      <w:tblGrid>
        <w:gridCol w:w="9592"/>
      </w:tblGrid>
      <w:tr w:rsidR="00590B75" w14:paraId="08B91547" w14:textId="77777777" w:rsidTr="00E52788">
        <w:trPr>
          <w:jc w:val="center"/>
        </w:trPr>
        <w:tc>
          <w:tcPr>
            <w:tcW w:w="9592" w:type="dxa"/>
            <w:shd w:val="clear" w:color="auto" w:fill="A9ACB0" w:themeFill="background2" w:themeFillShade="BF"/>
          </w:tcPr>
          <w:p w14:paraId="1562C1FF"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=10°</m:t>
                </m:r>
              </m:oMath>
            </m:oMathPara>
          </w:p>
        </w:tc>
      </w:tr>
      <w:tr w:rsidR="00590B75" w14:paraId="12FAB8FB" w14:textId="77777777" w:rsidTr="00E52788">
        <w:trPr>
          <w:jc w:val="center"/>
        </w:trPr>
        <w:tc>
          <w:tcPr>
            <w:tcW w:w="9592" w:type="dxa"/>
          </w:tcPr>
          <w:p w14:paraId="3F71FCC4" w14:textId="7AED65BB" w:rsidR="00590B75" w:rsidRDefault="00590B75" w:rsidP="00E52788">
            <w:r>
              <w:rPr>
                <w:noProof/>
              </w:rPr>
              <w:drawing>
                <wp:inline distT="0" distB="0" distL="0" distR="0" wp14:anchorId="363A073E" wp14:editId="6B34985B">
                  <wp:extent cx="6018167" cy="3358100"/>
                  <wp:effectExtent l="0" t="0" r="1905"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6018167" cy="3358100"/>
                          </a:xfrm>
                          <a:prstGeom prst="rect">
                            <a:avLst/>
                          </a:prstGeom>
                        </pic:spPr>
                      </pic:pic>
                    </a:graphicData>
                  </a:graphic>
                </wp:inline>
              </w:drawing>
            </w:r>
          </w:p>
        </w:tc>
      </w:tr>
      <w:tr w:rsidR="00590B75" w14:paraId="401EC91D" w14:textId="77777777" w:rsidTr="00E52788">
        <w:trPr>
          <w:jc w:val="center"/>
        </w:trPr>
        <w:tc>
          <w:tcPr>
            <w:tcW w:w="9592" w:type="dxa"/>
            <w:shd w:val="clear" w:color="auto" w:fill="A9ACB0" w:themeFill="background2" w:themeFillShade="BF"/>
          </w:tcPr>
          <w:p w14:paraId="37973D7E"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=25°</m:t>
                </m:r>
              </m:oMath>
            </m:oMathPara>
          </w:p>
        </w:tc>
      </w:tr>
      <w:tr w:rsidR="00590B75" w14:paraId="080F2746" w14:textId="77777777" w:rsidTr="00E52788">
        <w:trPr>
          <w:jc w:val="center"/>
        </w:trPr>
        <w:tc>
          <w:tcPr>
            <w:tcW w:w="9592" w:type="dxa"/>
          </w:tcPr>
          <w:p w14:paraId="78163C2B" w14:textId="35686478" w:rsidR="00590B75" w:rsidRDefault="00590B75" w:rsidP="00E52788">
            <w:r>
              <w:rPr>
                <w:noProof/>
              </w:rPr>
              <w:drawing>
                <wp:inline distT="0" distB="0" distL="0" distR="0" wp14:anchorId="5BC5DC29" wp14:editId="509BE989">
                  <wp:extent cx="6075050" cy="3348577"/>
                  <wp:effectExtent l="0" t="0" r="1905" b="4445"/>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6075050" cy="3348577"/>
                          </a:xfrm>
                          <a:prstGeom prst="rect">
                            <a:avLst/>
                          </a:prstGeom>
                        </pic:spPr>
                      </pic:pic>
                    </a:graphicData>
                  </a:graphic>
                </wp:inline>
              </w:drawing>
            </w:r>
          </w:p>
        </w:tc>
      </w:tr>
    </w:tbl>
    <w:p w14:paraId="48626067" w14:textId="77777777" w:rsidR="00590B75" w:rsidRDefault="00590B75" w:rsidP="00590B75">
      <w:pPr>
        <w:rPr>
          <w:b/>
          <w:bCs/>
        </w:rPr>
      </w:pPr>
    </w:p>
    <w:p w14:paraId="01191D33" w14:textId="77777777" w:rsidR="00590B75" w:rsidRDefault="00590B75" w:rsidP="00590B75">
      <w:pPr>
        <w:spacing w:after="200"/>
        <w:ind w:left="0" w:right="0"/>
        <w:jc w:val="left"/>
        <w:rPr>
          <w:b/>
          <w:bCs/>
        </w:rPr>
      </w:pPr>
      <w:r>
        <w:rPr>
          <w:b/>
          <w:bCs/>
        </w:rPr>
        <w:br w:type="page"/>
      </w:r>
    </w:p>
    <w:p w14:paraId="3B81CF78" w14:textId="77777777" w:rsidR="00590B75" w:rsidRPr="007B486A" w:rsidRDefault="00590B75" w:rsidP="00EE2BF2">
      <w:pPr>
        <w:pStyle w:val="Heading3"/>
      </w:pPr>
      <w:r>
        <w:lastRenderedPageBreak/>
        <w:t xml:space="preserve">Various </w:t>
      </w:r>
      <m:oMath>
        <m:sSub>
          <m:sSubPr>
            <m:ctrlPr>
              <w:rPr>
                <w:rFonts w:ascii="Cambria Math" w:hAnsi="Cambria Math"/>
              </w:rPr>
            </m:ctrlPr>
          </m:sSubPr>
          <m:e>
            <m:r>
              <m:rPr>
                <m:sty m:val="bi"/>
              </m:rPr>
              <w:rPr>
                <w:rFonts w:ascii="Cambria Math" w:hAnsi="Cambria Math"/>
              </w:rPr>
              <m:t>δ</m:t>
            </m:r>
          </m:e>
          <m:sub>
            <m:r>
              <m:rPr>
                <m:sty m:val="bi"/>
              </m:rPr>
              <w:rPr>
                <w:rFonts w:ascii="Cambria Math" w:hAnsi="Cambria Math"/>
              </w:rPr>
              <m:t>th</m:t>
            </m:r>
          </m:sub>
        </m:sSub>
      </m:oMath>
    </w:p>
    <w:tbl>
      <w:tblPr>
        <w:tblStyle w:val="TableGrid"/>
        <w:tblW w:w="0" w:type="auto"/>
        <w:jc w:val="center"/>
        <w:tblLook w:val="04A0" w:firstRow="1" w:lastRow="0" w:firstColumn="1" w:lastColumn="0" w:noHBand="0" w:noVBand="1"/>
      </w:tblPr>
      <w:tblGrid>
        <w:gridCol w:w="9592"/>
      </w:tblGrid>
      <w:tr w:rsidR="00590B75" w14:paraId="0A4E34B6" w14:textId="77777777" w:rsidTr="00E52788">
        <w:trPr>
          <w:jc w:val="center"/>
        </w:trPr>
        <w:tc>
          <w:tcPr>
            <w:tcW w:w="9592" w:type="dxa"/>
            <w:shd w:val="clear" w:color="auto" w:fill="A9ACB0" w:themeFill="background2" w:themeFillShade="BF"/>
          </w:tcPr>
          <w:p w14:paraId="7E01134C"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th</m:t>
                    </m:r>
                  </m:sub>
                </m:sSub>
                <m:r>
                  <m:rPr>
                    <m:sty m:val="b"/>
                  </m:rPr>
                  <w:rPr>
                    <w:rFonts w:ascii="Cambria Math" w:hAnsi="Cambria Math"/>
                  </w:rPr>
                  <m:t>=2000</m:t>
                </m:r>
              </m:oMath>
            </m:oMathPara>
          </w:p>
        </w:tc>
      </w:tr>
      <w:tr w:rsidR="00590B75" w14:paraId="0894D472" w14:textId="77777777" w:rsidTr="00E52788">
        <w:trPr>
          <w:jc w:val="center"/>
        </w:trPr>
        <w:tc>
          <w:tcPr>
            <w:tcW w:w="9592" w:type="dxa"/>
          </w:tcPr>
          <w:p w14:paraId="7548E562" w14:textId="38AAD4A2" w:rsidR="00590B75" w:rsidRDefault="00590B75" w:rsidP="00E52788">
            <w:pPr>
              <w:jc w:val="center"/>
            </w:pPr>
            <w:r>
              <w:rPr>
                <w:noProof/>
              </w:rPr>
              <w:drawing>
                <wp:inline distT="0" distB="0" distL="0" distR="0" wp14:anchorId="085B020B" wp14:editId="266A083C">
                  <wp:extent cx="4232266" cy="2427362"/>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4232266" cy="2427362"/>
                          </a:xfrm>
                          <a:prstGeom prst="rect">
                            <a:avLst/>
                          </a:prstGeom>
                        </pic:spPr>
                      </pic:pic>
                    </a:graphicData>
                  </a:graphic>
                </wp:inline>
              </w:drawing>
            </w:r>
          </w:p>
        </w:tc>
      </w:tr>
      <w:tr w:rsidR="00590B75" w14:paraId="2906A466" w14:textId="77777777" w:rsidTr="00E52788">
        <w:trPr>
          <w:jc w:val="center"/>
        </w:trPr>
        <w:tc>
          <w:tcPr>
            <w:tcW w:w="9592" w:type="dxa"/>
            <w:shd w:val="clear" w:color="auto" w:fill="A9ACB0" w:themeFill="background2" w:themeFillShade="BF"/>
          </w:tcPr>
          <w:p w14:paraId="50A6C5FF"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th</m:t>
                    </m:r>
                  </m:sub>
                </m:sSub>
                <m:r>
                  <m:rPr>
                    <m:sty m:val="b"/>
                  </m:rPr>
                  <w:rPr>
                    <w:rFonts w:ascii="Cambria Math" w:hAnsi="Cambria Math"/>
                  </w:rPr>
                  <m:t>=6000°</m:t>
                </m:r>
              </m:oMath>
            </m:oMathPara>
          </w:p>
        </w:tc>
      </w:tr>
      <w:tr w:rsidR="00590B75" w14:paraId="1A008967" w14:textId="77777777" w:rsidTr="00E52788">
        <w:trPr>
          <w:jc w:val="center"/>
        </w:trPr>
        <w:tc>
          <w:tcPr>
            <w:tcW w:w="9592" w:type="dxa"/>
          </w:tcPr>
          <w:p w14:paraId="7EDDB1F2" w14:textId="6562D8DB" w:rsidR="00590B75" w:rsidRDefault="00590B75" w:rsidP="00E52788">
            <w:pPr>
              <w:jc w:val="center"/>
            </w:pPr>
            <w:r>
              <w:rPr>
                <w:noProof/>
              </w:rPr>
              <w:drawing>
                <wp:inline distT="0" distB="0" distL="0" distR="0" wp14:anchorId="4CCAAE07" wp14:editId="16832048">
                  <wp:extent cx="4405875" cy="2428005"/>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4405875" cy="2428005"/>
                          </a:xfrm>
                          <a:prstGeom prst="rect">
                            <a:avLst/>
                          </a:prstGeom>
                        </pic:spPr>
                      </pic:pic>
                    </a:graphicData>
                  </a:graphic>
                </wp:inline>
              </w:drawing>
            </w:r>
          </w:p>
        </w:tc>
      </w:tr>
      <w:tr w:rsidR="00590B75" w14:paraId="287708B1" w14:textId="77777777" w:rsidTr="00E52788">
        <w:trPr>
          <w:jc w:val="center"/>
        </w:trPr>
        <w:tc>
          <w:tcPr>
            <w:tcW w:w="9592" w:type="dxa"/>
            <w:shd w:val="clear" w:color="auto" w:fill="A9ACB0" w:themeFill="background2" w:themeFillShade="BF"/>
          </w:tcPr>
          <w:p w14:paraId="21A3EAE5" w14:textId="77777777" w:rsidR="00590B75" w:rsidRPr="006E4498" w:rsidRDefault="00000000" w:rsidP="00E52788">
            <w:pPr>
              <w:rPr>
                <w:rFonts w:ascii="Cambria Math" w:hAnsi="Cambria Math"/>
                <w:b/>
                <w:bCs/>
              </w:rPr>
            </w:pPr>
            <m:oMathPara>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th</m:t>
                    </m:r>
                  </m:sub>
                </m:sSub>
                <m:r>
                  <m:rPr>
                    <m:sty m:val="b"/>
                  </m:rPr>
                  <w:rPr>
                    <w:rFonts w:ascii="Cambria Math" w:hAnsi="Cambria Math"/>
                  </w:rPr>
                  <m:t>=10000°</m:t>
                </m:r>
              </m:oMath>
            </m:oMathPara>
          </w:p>
        </w:tc>
      </w:tr>
      <w:tr w:rsidR="00590B75" w14:paraId="6D37332E" w14:textId="77777777" w:rsidTr="00E52788">
        <w:trPr>
          <w:jc w:val="center"/>
        </w:trPr>
        <w:tc>
          <w:tcPr>
            <w:tcW w:w="9592" w:type="dxa"/>
          </w:tcPr>
          <w:p w14:paraId="79953C4C" w14:textId="7525AA38" w:rsidR="00590B75" w:rsidRDefault="00590B75" w:rsidP="00E52788">
            <w:pPr>
              <w:jc w:val="center"/>
              <w:rPr>
                <w:rFonts w:ascii="Calibri" w:eastAsia="Calibri" w:hAnsi="Calibri" w:cs="Arial"/>
                <w:b/>
                <w:bCs/>
              </w:rPr>
            </w:pPr>
            <w:r>
              <w:rPr>
                <w:rFonts w:ascii="Calibri" w:eastAsia="Calibri" w:hAnsi="Calibri" w:cs="Arial"/>
                <w:b/>
                <w:bCs/>
                <w:noProof/>
              </w:rPr>
              <w:drawing>
                <wp:inline distT="0" distB="0" distL="0" distR="0" wp14:anchorId="3F7A268C" wp14:editId="4C25B222">
                  <wp:extent cx="4405796" cy="2443090"/>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4405796" cy="2443090"/>
                          </a:xfrm>
                          <a:prstGeom prst="rect">
                            <a:avLst/>
                          </a:prstGeom>
                        </pic:spPr>
                      </pic:pic>
                    </a:graphicData>
                  </a:graphic>
                </wp:inline>
              </w:drawing>
            </w:r>
          </w:p>
        </w:tc>
      </w:tr>
    </w:tbl>
    <w:p w14:paraId="79B36A69" w14:textId="77777777" w:rsidR="00590B75" w:rsidRDefault="00590B75" w:rsidP="00590B75">
      <w:pPr>
        <w:rPr>
          <w:b/>
          <w:bCs/>
        </w:rPr>
      </w:pPr>
      <w:r>
        <w:rPr>
          <w:b/>
          <w:bCs/>
        </w:rPr>
        <w:t>Comments:</w:t>
      </w:r>
    </w:p>
    <w:p w14:paraId="73064457" w14:textId="77777777" w:rsidR="00590B75" w:rsidRPr="003A649D" w:rsidRDefault="00590B75" w:rsidP="00590B75">
      <w:pPr>
        <w:pStyle w:val="ListParagraph"/>
        <w:numPr>
          <w:ilvl w:val="0"/>
          <w:numId w:val="42"/>
        </w:numPr>
        <w:rPr>
          <w:b/>
          <w:bCs/>
        </w:rPr>
      </w:pPr>
      <w:r>
        <w:t>From these results we can deduce that the short period approximation is accurate till 5 sec, and the same previous notes for full linear compared to nonlinear.</w:t>
      </w:r>
    </w:p>
    <w:p w14:paraId="5278A3BB" w14:textId="77777777" w:rsidR="00590B75" w:rsidRDefault="00590B75" w:rsidP="00590B75">
      <w:pPr>
        <w:rPr>
          <w:noProof/>
        </w:rPr>
      </w:pPr>
    </w:p>
    <w:p w14:paraId="792E2CF3" w14:textId="77777777" w:rsidR="00590B75" w:rsidRDefault="00590B75" w:rsidP="00590B75">
      <w:pPr>
        <w:spacing w:after="200"/>
        <w:ind w:left="0" w:right="0"/>
        <w:jc w:val="left"/>
        <w:rPr>
          <w:noProof/>
        </w:rPr>
      </w:pPr>
      <w:r>
        <w:rPr>
          <w:noProof/>
        </w:rPr>
        <w:br w:type="page"/>
      </w:r>
    </w:p>
    <w:p w14:paraId="7B7F5551" w14:textId="77777777" w:rsidR="00590B75" w:rsidRDefault="00590B75" w:rsidP="00EE2BF2">
      <w:pPr>
        <w:pStyle w:val="Heading3"/>
      </w:pPr>
      <w:r>
        <w:lastRenderedPageBreak/>
        <w:t>Bode Plot</w:t>
      </w:r>
    </w:p>
    <w:tbl>
      <w:tblPr>
        <w:tblStyle w:val="TableGrid"/>
        <w:tblW w:w="0" w:type="auto"/>
        <w:jc w:val="center"/>
        <w:tblLook w:val="04A0" w:firstRow="1" w:lastRow="0" w:firstColumn="1" w:lastColumn="0" w:noHBand="0" w:noVBand="1"/>
      </w:tblPr>
      <w:tblGrid>
        <w:gridCol w:w="9592"/>
      </w:tblGrid>
      <w:tr w:rsidR="00590B75" w14:paraId="1352D94E" w14:textId="77777777" w:rsidTr="00E52788">
        <w:trPr>
          <w:jc w:val="center"/>
        </w:trPr>
        <w:tc>
          <w:tcPr>
            <w:tcW w:w="9592" w:type="dxa"/>
            <w:shd w:val="clear" w:color="auto" w:fill="A9ACB0" w:themeFill="background2" w:themeFillShade="BF"/>
          </w:tcPr>
          <w:p w14:paraId="5EF90C1F" w14:textId="77777777" w:rsidR="00590B75" w:rsidRPr="002B45E9" w:rsidRDefault="00590B75" w:rsidP="00E52788">
            <w:pPr>
              <w:jc w:val="center"/>
              <w:rPr>
                <w:b/>
                <w:bCs/>
              </w:rPr>
            </w:pPr>
            <m:oMathPara>
              <m:oMath>
                <m:r>
                  <m:rPr>
                    <m:sty m:val="bi"/>
                  </m:rPr>
                  <w:rPr>
                    <w:rFonts w:ascii="Cambria Math" w:hAnsi="Cambria Math"/>
                  </w:rPr>
                  <m:t>q</m:t>
                </m:r>
                <m:r>
                  <m:rPr>
                    <m:lit/>
                    <m:sty m:val="bi"/>
                  </m:rPr>
                  <w:rPr>
                    <w:rFonts w:ascii="Cambria Math" w:hAnsi="Cambria Math"/>
                  </w:rPr>
                  <m:t>/</m:t>
                </m:r>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oMath>
            </m:oMathPara>
          </w:p>
        </w:tc>
      </w:tr>
      <w:tr w:rsidR="00590B75" w14:paraId="5170D8E9" w14:textId="77777777" w:rsidTr="00E52788">
        <w:trPr>
          <w:jc w:val="center"/>
        </w:trPr>
        <w:tc>
          <w:tcPr>
            <w:tcW w:w="9592" w:type="dxa"/>
          </w:tcPr>
          <w:p w14:paraId="6C674938" w14:textId="11E45131" w:rsidR="00590B75" w:rsidRDefault="00590B75" w:rsidP="00E52788">
            <w:r>
              <w:rPr>
                <w:noProof/>
              </w:rPr>
              <w:drawing>
                <wp:inline distT="0" distB="0" distL="0" distR="0" wp14:anchorId="5D2FA40E" wp14:editId="07B5A7E6">
                  <wp:extent cx="6034871" cy="3381039"/>
                  <wp:effectExtent l="0" t="0" r="4445"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6034871" cy="3381039"/>
                          </a:xfrm>
                          <a:prstGeom prst="rect">
                            <a:avLst/>
                          </a:prstGeom>
                        </pic:spPr>
                      </pic:pic>
                    </a:graphicData>
                  </a:graphic>
                </wp:inline>
              </w:drawing>
            </w:r>
          </w:p>
        </w:tc>
      </w:tr>
      <w:tr w:rsidR="00590B75" w14:paraId="7E4F53F0" w14:textId="77777777" w:rsidTr="00E52788">
        <w:trPr>
          <w:jc w:val="center"/>
        </w:trPr>
        <w:tc>
          <w:tcPr>
            <w:tcW w:w="9592" w:type="dxa"/>
            <w:shd w:val="clear" w:color="auto" w:fill="A9ACB0" w:themeFill="background2" w:themeFillShade="BF"/>
          </w:tcPr>
          <w:p w14:paraId="713E4E50" w14:textId="77777777" w:rsidR="00590B75" w:rsidRDefault="00000000" w:rsidP="00E52788">
            <m:oMathPara>
              <m:oMath>
                <m:sSub>
                  <m:sSubPr>
                    <m:ctrlPr>
                      <w:rPr>
                        <w:rFonts w:ascii="Cambria Math" w:hAnsi="Cambria Math"/>
                        <w:b/>
                        <w:bCs/>
                      </w:rPr>
                    </m:ctrlPr>
                  </m:sSubPr>
                  <m:e>
                    <m:r>
                      <m:rPr>
                        <m:sty m:val="b"/>
                      </m:rPr>
                      <w:rPr>
                        <w:rFonts w:ascii="Cambria Math" w:hAnsi="Cambria Math"/>
                      </w:rPr>
                      <m:t>q</m:t>
                    </m:r>
                    <m:r>
                      <m:rPr>
                        <m:lit/>
                        <m:sty m:val="b"/>
                      </m:rPr>
                      <w:rPr>
                        <w:rFonts w:ascii="Cambria Math" w:hAnsi="Cambria Math"/>
                      </w:rPr>
                      <m:t>/</m:t>
                    </m:r>
                    <m:r>
                      <m:rPr>
                        <m:sty m:val="b"/>
                      </m:rPr>
                      <w:rPr>
                        <w:rFonts w:ascii="Cambria Math" w:hAnsi="Cambria Math"/>
                      </w:rPr>
                      <m:t>δ</m:t>
                    </m:r>
                  </m:e>
                  <m:sub>
                    <m:r>
                      <m:rPr>
                        <m:sty m:val="bi"/>
                      </m:rPr>
                      <w:rPr>
                        <w:rFonts w:ascii="Cambria Math" w:hAnsi="Cambria Math"/>
                      </w:rPr>
                      <m:t>th</m:t>
                    </m:r>
                  </m:sub>
                </m:sSub>
              </m:oMath>
            </m:oMathPara>
          </w:p>
        </w:tc>
      </w:tr>
      <w:tr w:rsidR="00590B75" w14:paraId="66CBDA5A" w14:textId="77777777" w:rsidTr="00E52788">
        <w:trPr>
          <w:jc w:val="center"/>
        </w:trPr>
        <w:tc>
          <w:tcPr>
            <w:tcW w:w="9592" w:type="dxa"/>
          </w:tcPr>
          <w:p w14:paraId="44540836" w14:textId="1B79394D" w:rsidR="00590B75" w:rsidRDefault="00590B75" w:rsidP="00E52788">
            <w:r>
              <w:rPr>
                <w:noProof/>
              </w:rPr>
              <w:drawing>
                <wp:inline distT="0" distB="0" distL="0" distR="0" wp14:anchorId="5EF6CADD" wp14:editId="3CD175D9">
                  <wp:extent cx="5838932" cy="3259363"/>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838932" cy="3259363"/>
                          </a:xfrm>
                          <a:prstGeom prst="rect">
                            <a:avLst/>
                          </a:prstGeom>
                        </pic:spPr>
                      </pic:pic>
                    </a:graphicData>
                  </a:graphic>
                </wp:inline>
              </w:drawing>
            </w:r>
          </w:p>
        </w:tc>
      </w:tr>
    </w:tbl>
    <w:p w14:paraId="3584ADA0" w14:textId="77777777" w:rsidR="00590B75" w:rsidRDefault="00590B75" w:rsidP="00590B75">
      <w:pPr>
        <w:rPr>
          <w:b/>
          <w:bCs/>
        </w:rPr>
      </w:pPr>
      <w:r>
        <w:rPr>
          <w:b/>
          <w:bCs/>
        </w:rPr>
        <w:t>Comments:</w:t>
      </w:r>
    </w:p>
    <w:p w14:paraId="3E05A16D" w14:textId="77777777" w:rsidR="00590B75" w:rsidRDefault="00590B75" w:rsidP="00590B75">
      <w:pPr>
        <w:pStyle w:val="ListParagraph"/>
        <w:numPr>
          <w:ilvl w:val="0"/>
          <w:numId w:val="42"/>
        </w:numPr>
        <w:spacing w:after="200"/>
        <w:ind w:right="0"/>
        <w:jc w:val="left"/>
        <w:rPr>
          <w:noProof/>
        </w:rPr>
      </w:pPr>
      <w:r>
        <w:rPr>
          <w:noProof/>
        </w:rPr>
        <w:t>For frequency greater than 1 rad/sec the short period transfer function is acceptable.</w:t>
      </w:r>
    </w:p>
    <w:p w14:paraId="790EA551" w14:textId="77777777" w:rsidR="00590B75" w:rsidRDefault="00590B75" w:rsidP="00590B75">
      <w:pPr>
        <w:spacing w:after="200"/>
        <w:ind w:left="0" w:right="0"/>
        <w:jc w:val="left"/>
        <w:rPr>
          <w:noProof/>
        </w:rPr>
      </w:pPr>
    </w:p>
    <w:p w14:paraId="41E902A5" w14:textId="77777777" w:rsidR="00590B75" w:rsidRDefault="00590B75" w:rsidP="00590B75">
      <w:pPr>
        <w:spacing w:after="200"/>
        <w:ind w:left="0" w:right="0"/>
        <w:jc w:val="left"/>
        <w:rPr>
          <w:noProof/>
        </w:rPr>
      </w:pPr>
    </w:p>
    <w:p w14:paraId="23175546" w14:textId="77777777" w:rsidR="00590B75" w:rsidRDefault="00590B75" w:rsidP="00590B75">
      <w:pPr>
        <w:spacing w:after="200"/>
        <w:ind w:left="0" w:right="0"/>
        <w:jc w:val="left"/>
        <w:rPr>
          <w:noProof/>
        </w:rPr>
      </w:pPr>
    </w:p>
    <w:p w14:paraId="512F3665" w14:textId="77777777" w:rsidR="00590B75" w:rsidRDefault="00590B75" w:rsidP="00590B75">
      <w:pPr>
        <w:spacing w:after="200"/>
        <w:ind w:left="0" w:right="0"/>
        <w:jc w:val="left"/>
        <w:rPr>
          <w:noProof/>
        </w:rPr>
      </w:pPr>
    </w:p>
    <w:p w14:paraId="1B46A3F9" w14:textId="77777777" w:rsidR="00590B75" w:rsidRDefault="00590B75" w:rsidP="00590B75">
      <w:pPr>
        <w:spacing w:after="200"/>
        <w:ind w:left="0" w:right="0"/>
        <w:jc w:val="left"/>
        <w:rPr>
          <w:noProof/>
        </w:rPr>
      </w:pPr>
    </w:p>
    <w:p w14:paraId="000D54CA" w14:textId="77777777" w:rsidR="00590B75" w:rsidRDefault="00590B75" w:rsidP="00D522C4">
      <w:pPr>
        <w:pStyle w:val="Heading3"/>
      </w:pPr>
      <w:r>
        <w:lastRenderedPageBreak/>
        <w:t>Root Locus</w:t>
      </w:r>
    </w:p>
    <w:tbl>
      <w:tblPr>
        <w:tblStyle w:val="TableGrid"/>
        <w:tblW w:w="0" w:type="auto"/>
        <w:jc w:val="center"/>
        <w:tblLook w:val="04A0" w:firstRow="1" w:lastRow="0" w:firstColumn="1" w:lastColumn="0" w:noHBand="0" w:noVBand="1"/>
      </w:tblPr>
      <w:tblGrid>
        <w:gridCol w:w="9592"/>
      </w:tblGrid>
      <w:tr w:rsidR="00590B75" w14:paraId="64EFF9CE" w14:textId="77777777" w:rsidTr="00E52788">
        <w:trPr>
          <w:jc w:val="center"/>
        </w:trPr>
        <w:tc>
          <w:tcPr>
            <w:tcW w:w="9592" w:type="dxa"/>
            <w:shd w:val="clear" w:color="auto" w:fill="A9ACB0" w:themeFill="background2" w:themeFillShade="BF"/>
          </w:tcPr>
          <w:p w14:paraId="1A7A67E2" w14:textId="77777777" w:rsidR="00590B75" w:rsidRPr="002B45E9" w:rsidRDefault="00590B75" w:rsidP="00E52788">
            <w:pPr>
              <w:jc w:val="center"/>
              <w:rPr>
                <w:b/>
                <w:bCs/>
              </w:rPr>
            </w:pPr>
            <m:oMathPara>
              <m:oMath>
                <m:r>
                  <m:rPr>
                    <m:sty m:val="bi"/>
                  </m:rPr>
                  <w:rPr>
                    <w:rFonts w:ascii="Cambria Math" w:hAnsi="Cambria Math"/>
                  </w:rPr>
                  <m:t>q</m:t>
                </m:r>
                <m:r>
                  <m:rPr>
                    <m:lit/>
                    <m:sty m:val="bi"/>
                  </m:rPr>
                  <w:rPr>
                    <w:rFonts w:ascii="Cambria Math" w:hAnsi="Cambria Math"/>
                  </w:rPr>
                  <m:t>/</m:t>
                </m:r>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oMath>
            </m:oMathPara>
          </w:p>
        </w:tc>
      </w:tr>
      <w:tr w:rsidR="00590B75" w14:paraId="2C05B389" w14:textId="77777777" w:rsidTr="00E52788">
        <w:trPr>
          <w:jc w:val="center"/>
        </w:trPr>
        <w:tc>
          <w:tcPr>
            <w:tcW w:w="9592" w:type="dxa"/>
          </w:tcPr>
          <w:p w14:paraId="654F3DE0" w14:textId="2ED7D239" w:rsidR="00590B75" w:rsidRDefault="00590B75" w:rsidP="00E52788">
            <w:r>
              <w:rPr>
                <w:noProof/>
              </w:rPr>
              <w:drawing>
                <wp:inline distT="0" distB="0" distL="0" distR="0" wp14:anchorId="4AA2DF72" wp14:editId="6562FB8B">
                  <wp:extent cx="5765690" cy="3375703"/>
                  <wp:effectExtent l="0" t="0" r="6985"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765690" cy="3375703"/>
                          </a:xfrm>
                          <a:prstGeom prst="rect">
                            <a:avLst/>
                          </a:prstGeom>
                        </pic:spPr>
                      </pic:pic>
                    </a:graphicData>
                  </a:graphic>
                </wp:inline>
              </w:drawing>
            </w:r>
          </w:p>
        </w:tc>
      </w:tr>
      <w:tr w:rsidR="00590B75" w14:paraId="3BA46D5B" w14:textId="77777777" w:rsidTr="00E52788">
        <w:trPr>
          <w:jc w:val="center"/>
        </w:trPr>
        <w:tc>
          <w:tcPr>
            <w:tcW w:w="9592" w:type="dxa"/>
            <w:shd w:val="clear" w:color="auto" w:fill="A9ACB0" w:themeFill="background2" w:themeFillShade="BF"/>
          </w:tcPr>
          <w:p w14:paraId="71C55D97" w14:textId="77777777" w:rsidR="00590B75" w:rsidRDefault="00000000" w:rsidP="00E52788">
            <m:oMathPara>
              <m:oMath>
                <m:sSub>
                  <m:sSubPr>
                    <m:ctrlPr>
                      <w:rPr>
                        <w:rFonts w:ascii="Cambria Math" w:hAnsi="Cambria Math"/>
                        <w:b/>
                        <w:bCs/>
                      </w:rPr>
                    </m:ctrlPr>
                  </m:sSubPr>
                  <m:e>
                    <m:r>
                      <m:rPr>
                        <m:sty m:val="b"/>
                      </m:rPr>
                      <w:rPr>
                        <w:rFonts w:ascii="Cambria Math" w:hAnsi="Cambria Math"/>
                      </w:rPr>
                      <m:t>q</m:t>
                    </m:r>
                    <m:r>
                      <m:rPr>
                        <m:lit/>
                        <m:sty m:val="b"/>
                      </m:rPr>
                      <w:rPr>
                        <w:rFonts w:ascii="Cambria Math" w:hAnsi="Cambria Math"/>
                      </w:rPr>
                      <m:t>/</m:t>
                    </m:r>
                    <m:r>
                      <m:rPr>
                        <m:sty m:val="b"/>
                      </m:rPr>
                      <w:rPr>
                        <w:rFonts w:ascii="Cambria Math" w:hAnsi="Cambria Math"/>
                      </w:rPr>
                      <m:t>δ</m:t>
                    </m:r>
                  </m:e>
                  <m:sub>
                    <m:r>
                      <m:rPr>
                        <m:sty m:val="bi"/>
                      </m:rPr>
                      <w:rPr>
                        <w:rFonts w:ascii="Cambria Math" w:hAnsi="Cambria Math"/>
                      </w:rPr>
                      <m:t>th</m:t>
                    </m:r>
                  </m:sub>
                </m:sSub>
              </m:oMath>
            </m:oMathPara>
          </w:p>
        </w:tc>
      </w:tr>
      <w:tr w:rsidR="00590B75" w14:paraId="6C86F8B5" w14:textId="77777777" w:rsidTr="00E52788">
        <w:trPr>
          <w:jc w:val="center"/>
        </w:trPr>
        <w:tc>
          <w:tcPr>
            <w:tcW w:w="9592" w:type="dxa"/>
          </w:tcPr>
          <w:p w14:paraId="2E040D82" w14:textId="4BFD3ED9" w:rsidR="00590B75" w:rsidRDefault="00590B75" w:rsidP="00E52788">
            <w:r>
              <w:rPr>
                <w:noProof/>
              </w:rPr>
              <w:drawing>
                <wp:inline distT="0" distB="0" distL="0" distR="0" wp14:anchorId="2158E940" wp14:editId="6AF90959">
                  <wp:extent cx="5560341" cy="3255475"/>
                  <wp:effectExtent l="0" t="0" r="2540" b="254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560341" cy="3255475"/>
                          </a:xfrm>
                          <a:prstGeom prst="rect">
                            <a:avLst/>
                          </a:prstGeom>
                        </pic:spPr>
                      </pic:pic>
                    </a:graphicData>
                  </a:graphic>
                </wp:inline>
              </w:drawing>
            </w:r>
          </w:p>
        </w:tc>
      </w:tr>
    </w:tbl>
    <w:p w14:paraId="110038B5" w14:textId="77777777" w:rsidR="00590B75" w:rsidRDefault="00590B75" w:rsidP="00590B75">
      <w:pPr>
        <w:rPr>
          <w:b/>
          <w:bCs/>
        </w:rPr>
      </w:pPr>
      <w:r>
        <w:rPr>
          <w:b/>
          <w:bCs/>
        </w:rPr>
        <w:t>Comments:</w:t>
      </w:r>
    </w:p>
    <w:p w14:paraId="508C4275" w14:textId="77777777" w:rsidR="00590B75" w:rsidRPr="002B45E9" w:rsidRDefault="00590B75" w:rsidP="00590B75"/>
    <w:p w14:paraId="2FDE6004" w14:textId="77777777" w:rsidR="00590B75" w:rsidRPr="002B45E9" w:rsidRDefault="00590B75" w:rsidP="00590B75">
      <w:pPr>
        <w:pStyle w:val="ListParagraph"/>
        <w:numPr>
          <w:ilvl w:val="0"/>
          <w:numId w:val="41"/>
        </w:numPr>
      </w:pPr>
      <w:r>
        <w:t>From the root locus, the transfer function of short period is almost the same dynamics of the fast poles of the full linear model.</w:t>
      </w:r>
    </w:p>
    <w:p w14:paraId="0116474F" w14:textId="77777777" w:rsidR="00590B75" w:rsidRDefault="00590B75" w:rsidP="00590B75">
      <w:pPr>
        <w:spacing w:after="200"/>
        <w:ind w:left="0" w:right="0"/>
        <w:jc w:val="left"/>
        <w:rPr>
          <w:noProof/>
        </w:rPr>
      </w:pPr>
      <w:r>
        <w:rPr>
          <w:noProof/>
        </w:rPr>
        <w:br w:type="page"/>
      </w:r>
    </w:p>
    <w:p w14:paraId="4EBA4A9C" w14:textId="77777777" w:rsidR="00590B75" w:rsidRDefault="00590B75" w:rsidP="00590B75">
      <w:pPr>
        <w:pStyle w:val="Heading2"/>
        <w:numPr>
          <w:ilvl w:val="0"/>
          <w:numId w:val="3"/>
        </w:numPr>
      </w:pPr>
      <w:r>
        <w:lastRenderedPageBreak/>
        <w:t xml:space="preserve">Response of state </w:t>
      </w:r>
      <m:oMath>
        <m:r>
          <m:rPr>
            <m:sty m:val="bi"/>
          </m:rPr>
          <w:rPr>
            <w:rFonts w:ascii="Cambria Math" w:hAnsi="Cambria Math"/>
          </w:rPr>
          <m:t xml:space="preserve">θ </m:t>
        </m:r>
      </m:oMath>
    </w:p>
    <w:p w14:paraId="5BCD2341" w14:textId="77777777" w:rsidR="00590B75" w:rsidRDefault="00590B75" w:rsidP="00EE2BF2">
      <w:pPr>
        <w:pStyle w:val="Heading3"/>
        <w:numPr>
          <w:ilvl w:val="0"/>
          <w:numId w:val="52"/>
        </w:numPr>
      </w:pPr>
      <w:r>
        <w:t>Transfer Functions</w:t>
      </w:r>
    </w:p>
    <w:tbl>
      <w:tblPr>
        <w:tblStyle w:val="TableGrid"/>
        <w:tblW w:w="0" w:type="auto"/>
        <w:tblInd w:w="-5" w:type="dxa"/>
        <w:tblLook w:val="04A0" w:firstRow="1" w:lastRow="0" w:firstColumn="1" w:lastColumn="0" w:noHBand="0" w:noVBand="1"/>
      </w:tblPr>
      <w:tblGrid>
        <w:gridCol w:w="1170"/>
        <w:gridCol w:w="5224"/>
        <w:gridCol w:w="3198"/>
      </w:tblGrid>
      <w:tr w:rsidR="00590B75" w14:paraId="0048F0F6" w14:textId="77777777" w:rsidTr="00E52788">
        <w:tc>
          <w:tcPr>
            <w:tcW w:w="1170" w:type="dxa"/>
            <w:shd w:val="clear" w:color="auto" w:fill="A9ACB0" w:themeFill="background2" w:themeFillShade="BF"/>
          </w:tcPr>
          <w:p w14:paraId="67CE5F16" w14:textId="77777777" w:rsidR="00590B75" w:rsidRDefault="00590B75" w:rsidP="00E52788">
            <w:pPr>
              <w:ind w:left="0"/>
              <w:jc w:val="center"/>
            </w:pPr>
            <w:r>
              <w:t>TF</w:t>
            </w:r>
          </w:p>
        </w:tc>
        <w:tc>
          <w:tcPr>
            <w:tcW w:w="5224" w:type="dxa"/>
            <w:shd w:val="clear" w:color="auto" w:fill="A9ACB0" w:themeFill="background2" w:themeFillShade="BF"/>
          </w:tcPr>
          <w:p w14:paraId="7322AD19" w14:textId="77777777" w:rsidR="00590B75" w:rsidRDefault="00590B75" w:rsidP="00E52788">
            <w:pPr>
              <w:ind w:left="0"/>
              <w:jc w:val="center"/>
            </w:pPr>
            <w:r>
              <w:t>Full Linear</w:t>
            </w:r>
          </w:p>
        </w:tc>
        <w:tc>
          <w:tcPr>
            <w:tcW w:w="3198" w:type="dxa"/>
            <w:shd w:val="clear" w:color="auto" w:fill="A9ACB0" w:themeFill="background2" w:themeFillShade="BF"/>
          </w:tcPr>
          <w:p w14:paraId="14579DAF" w14:textId="77777777" w:rsidR="00590B75" w:rsidRDefault="00590B75" w:rsidP="00E52788">
            <w:pPr>
              <w:ind w:left="0"/>
              <w:jc w:val="center"/>
            </w:pPr>
            <w:r>
              <w:t>Long Period Mode</w:t>
            </w:r>
          </w:p>
        </w:tc>
      </w:tr>
      <w:tr w:rsidR="00590B75" w14:paraId="56209DFD" w14:textId="77777777" w:rsidTr="00E52788">
        <w:tc>
          <w:tcPr>
            <w:tcW w:w="1170" w:type="dxa"/>
            <w:shd w:val="clear" w:color="auto" w:fill="A9ACB0" w:themeFill="background2" w:themeFillShade="BF"/>
          </w:tcPr>
          <w:p w14:paraId="0950AB31" w14:textId="77777777" w:rsidR="00590B75" w:rsidRDefault="00590B75" w:rsidP="00E52788">
            <w:pPr>
              <w:ind w:left="0"/>
            </w:pPr>
            <m:oMathPara>
              <m:oMath>
                <m:r>
                  <m:rPr>
                    <m:sty m:val="bi"/>
                  </m:rPr>
                  <w:rPr>
                    <w:rFonts w:ascii="Cambria Math" w:hAnsi="Cambria Math"/>
                  </w:rPr>
                  <m:t>θ</m:t>
                </m:r>
                <m:r>
                  <w:rPr>
                    <w:rFonts w:ascii="Cambria Math" w:hAnsi="Cambria Math"/>
                  </w:rPr>
                  <m:t xml:space="preserve"> </m:t>
                </m:r>
                <m:r>
                  <m:rPr>
                    <m:lit/>
                  </m:rP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e</m:t>
                    </m:r>
                  </m:sub>
                </m:sSub>
              </m:oMath>
            </m:oMathPara>
          </w:p>
        </w:tc>
        <w:tc>
          <w:tcPr>
            <w:tcW w:w="5224" w:type="dxa"/>
          </w:tcPr>
          <w:p w14:paraId="76C43584" w14:textId="77777777" w:rsidR="00590B75" w:rsidRPr="00896C11" w:rsidRDefault="00000000" w:rsidP="00E52788">
            <w:pPr>
              <w:pStyle w:val="ListParagraph"/>
              <w:ind w:left="2880"/>
              <w:rPr>
                <w:sz w:val="16"/>
                <w:szCs w:val="16"/>
              </w:rPr>
            </w:pPr>
            <m:oMathPara>
              <m:oMath>
                <m:f>
                  <m:fPr>
                    <m:ctrlPr>
                      <w:rPr>
                        <w:rFonts w:ascii="Cambria Math" w:hAnsi="Cambria Math"/>
                        <w:i/>
                        <w:sz w:val="16"/>
                        <w:szCs w:val="16"/>
                      </w:rPr>
                    </m:ctrlPr>
                  </m:fPr>
                  <m:num>
                    <m:r>
                      <w:rPr>
                        <w:rFonts w:ascii="Cambria Math" w:hAnsi="Cambria Math"/>
                        <w:sz w:val="16"/>
                        <w:szCs w:val="16"/>
                      </w:rPr>
                      <m:t>-8.343 s^2 - 9.844 s - 0.1563</m:t>
                    </m:r>
                  </m:num>
                  <m:den>
                    <m:sSup>
                      <m:sSupPr>
                        <m:ctrlPr>
                          <w:rPr>
                            <w:rFonts w:ascii="Cambria Math" w:hAnsi="Cambria Math"/>
                            <w:sz w:val="16"/>
                            <w:szCs w:val="16"/>
                          </w:rPr>
                        </m:ctrlPr>
                      </m:sSupPr>
                      <m:e>
                        <m:r>
                          <m:rPr>
                            <m:sty m:val="p"/>
                          </m:rPr>
                          <w:rPr>
                            <w:rFonts w:ascii="Cambria Math" w:hAnsi="Cambria Math"/>
                            <w:sz w:val="16"/>
                            <w:szCs w:val="16"/>
                          </w:rPr>
                          <m:t>s</m:t>
                        </m:r>
                      </m:e>
                      <m:sup>
                        <m:r>
                          <w:rPr>
                            <w:rFonts w:ascii="Cambria Math" w:hAnsi="Cambria Math"/>
                            <w:sz w:val="16"/>
                            <w:szCs w:val="16"/>
                          </w:rPr>
                          <m:t>∧</m:t>
                        </m:r>
                      </m:sup>
                    </m:sSup>
                    <m:r>
                      <w:rPr>
                        <w:rFonts w:ascii="Cambria Math" w:hAnsi="Cambria Math"/>
                        <w:sz w:val="16"/>
                        <w:szCs w:val="16"/>
                      </w:rPr>
                      <m:t>4+2.658</m:t>
                    </m:r>
                    <m:sSup>
                      <m:sSupPr>
                        <m:ctrlPr>
                          <w:rPr>
                            <w:rFonts w:ascii="Cambria Math" w:hAnsi="Cambria Math"/>
                            <w:sz w:val="16"/>
                            <w:szCs w:val="16"/>
                          </w:rPr>
                        </m:ctrlPr>
                      </m:sSupPr>
                      <m:e>
                        <m:r>
                          <m:rPr>
                            <m:sty m:val="p"/>
                          </m:rPr>
                          <w:rPr>
                            <w:rFonts w:ascii="Cambria Math" w:hAnsi="Cambria Math"/>
                            <w:sz w:val="16"/>
                            <w:szCs w:val="16"/>
                          </w:rPr>
                          <m:t>s</m:t>
                        </m:r>
                      </m:e>
                      <m:sup>
                        <m:r>
                          <w:rPr>
                            <w:rFonts w:ascii="Cambria Math" w:hAnsi="Cambria Math"/>
                            <w:sz w:val="16"/>
                            <w:szCs w:val="16"/>
                          </w:rPr>
                          <m:t>∧</m:t>
                        </m:r>
                      </m:sup>
                    </m:sSup>
                    <m:r>
                      <w:rPr>
                        <w:rFonts w:ascii="Cambria Math" w:hAnsi="Cambria Math"/>
                        <w:sz w:val="16"/>
                        <w:szCs w:val="16"/>
                      </w:rPr>
                      <m:t>3+7.838</m:t>
                    </m:r>
                    <m:sSup>
                      <m:sSupPr>
                        <m:ctrlPr>
                          <w:rPr>
                            <w:rFonts w:ascii="Cambria Math" w:hAnsi="Cambria Math"/>
                            <w:sz w:val="16"/>
                            <w:szCs w:val="16"/>
                          </w:rPr>
                        </m:ctrlPr>
                      </m:sSupPr>
                      <m:e>
                        <m:r>
                          <m:rPr>
                            <m:sty m:val="p"/>
                          </m:rPr>
                          <w:rPr>
                            <w:rFonts w:ascii="Cambria Math" w:hAnsi="Cambria Math"/>
                            <w:sz w:val="16"/>
                            <w:szCs w:val="16"/>
                          </w:rPr>
                          <m:t>s</m:t>
                        </m:r>
                      </m:e>
                      <m:sup>
                        <m:r>
                          <w:rPr>
                            <w:rFonts w:ascii="Cambria Math" w:hAnsi="Cambria Math"/>
                            <w:sz w:val="16"/>
                            <w:szCs w:val="16"/>
                          </w:rPr>
                          <m:t>∧</m:t>
                        </m:r>
                      </m:sup>
                    </m:sSup>
                    <m:r>
                      <w:rPr>
                        <w:rFonts w:ascii="Cambria Math" w:hAnsi="Cambria Math"/>
                        <w:sz w:val="16"/>
                        <w:szCs w:val="16"/>
                      </w:rPr>
                      <m:t>2+0.0924</m:t>
                    </m:r>
                    <m:r>
                      <m:rPr>
                        <m:sty m:val="p"/>
                      </m:rPr>
                      <w:rPr>
                        <w:rFonts w:ascii="Cambria Math" w:hAnsi="Cambria Math"/>
                        <w:sz w:val="16"/>
                        <w:szCs w:val="16"/>
                      </w:rPr>
                      <m:t>s</m:t>
                    </m:r>
                    <m:r>
                      <w:rPr>
                        <w:rFonts w:ascii="Cambria Math" w:hAnsi="Cambria Math"/>
                        <w:sz w:val="16"/>
                        <w:szCs w:val="16"/>
                      </w:rPr>
                      <m:t>+0.0495</m:t>
                    </m:r>
                  </m:den>
                </m:f>
              </m:oMath>
            </m:oMathPara>
          </w:p>
          <w:p w14:paraId="6045F271" w14:textId="77777777" w:rsidR="00590B75" w:rsidRPr="00896C11" w:rsidRDefault="00590B75" w:rsidP="00E52788">
            <w:pPr>
              <w:ind w:left="0"/>
              <w:rPr>
                <w:sz w:val="16"/>
                <w:szCs w:val="16"/>
              </w:rPr>
            </w:pPr>
          </w:p>
        </w:tc>
        <w:tc>
          <w:tcPr>
            <w:tcW w:w="3198" w:type="dxa"/>
          </w:tcPr>
          <w:p w14:paraId="7672C086" w14:textId="77777777" w:rsidR="00590B75" w:rsidRPr="00896C11" w:rsidRDefault="00000000" w:rsidP="00E52788">
            <w:pPr>
              <w:pStyle w:val="ListParagraph"/>
              <w:ind w:left="2880"/>
              <w:rPr>
                <w:sz w:val="16"/>
                <w:szCs w:val="16"/>
              </w:rPr>
            </w:pPr>
            <m:oMathPara>
              <m:oMath>
                <m:f>
                  <m:fPr>
                    <m:ctrlPr>
                      <w:rPr>
                        <w:rFonts w:ascii="Cambria Math" w:hAnsi="Cambria Math"/>
                        <w:i/>
                        <w:sz w:val="16"/>
                        <w:szCs w:val="16"/>
                      </w:rPr>
                    </m:ctrlPr>
                  </m:fPr>
                  <m:num>
                    <m:r>
                      <m:rPr>
                        <m:sty m:val="p"/>
                      </m:rPr>
                      <w:rPr>
                        <w:rFonts w:ascii="Cambria Math" w:hAnsi="Cambria Math"/>
                        <w:sz w:val="16"/>
                        <w:szCs w:val="16"/>
                      </w:rPr>
                      <m:t>0.09688 s + 0.00139</m:t>
                    </m:r>
                  </m:num>
                  <m:den>
                    <m:r>
                      <w:rPr>
                        <w:rFonts w:ascii="Cambria Math" w:hAnsi="Cambria Math"/>
                        <w:sz w:val="16"/>
                        <w:szCs w:val="16"/>
                      </w:rPr>
                      <m:t>s^2 + 0.005167 s + 0.004217</m:t>
                    </m:r>
                  </m:den>
                </m:f>
              </m:oMath>
            </m:oMathPara>
          </w:p>
          <w:p w14:paraId="2B50CEF7" w14:textId="77777777" w:rsidR="00590B75" w:rsidRPr="00896C11" w:rsidRDefault="00590B75" w:rsidP="00E52788">
            <w:pPr>
              <w:ind w:left="0"/>
              <w:rPr>
                <w:sz w:val="16"/>
                <w:szCs w:val="16"/>
              </w:rPr>
            </w:pPr>
          </w:p>
        </w:tc>
      </w:tr>
      <w:tr w:rsidR="00590B75" w14:paraId="526D0505" w14:textId="77777777" w:rsidTr="00E52788">
        <w:tc>
          <w:tcPr>
            <w:tcW w:w="1170" w:type="dxa"/>
            <w:shd w:val="clear" w:color="auto" w:fill="A9ACB0" w:themeFill="background2" w:themeFillShade="BF"/>
          </w:tcPr>
          <w:p w14:paraId="3C59DEF5" w14:textId="77777777" w:rsidR="00590B75" w:rsidRDefault="00590B75" w:rsidP="00E52788">
            <w:pPr>
              <w:ind w:left="0"/>
            </w:pPr>
            <m:oMathPara>
              <m:oMath>
                <m:r>
                  <m:rPr>
                    <m:sty m:val="bi"/>
                  </m:rPr>
                  <w:rPr>
                    <w:rFonts w:ascii="Cambria Math" w:hAnsi="Cambria Math"/>
                  </w:rPr>
                  <m:t>θ</m:t>
                </m:r>
                <m:r>
                  <w:rPr>
                    <w:rFonts w:ascii="Cambria Math" w:hAnsi="Cambria Math"/>
                  </w:rPr>
                  <m:t xml:space="preserve"> </m:t>
                </m:r>
                <m:r>
                  <m:rPr>
                    <m:lit/>
                  </m:rP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th</m:t>
                    </m:r>
                  </m:sub>
                </m:sSub>
              </m:oMath>
            </m:oMathPara>
          </w:p>
        </w:tc>
        <w:tc>
          <w:tcPr>
            <w:tcW w:w="5224" w:type="dxa"/>
          </w:tcPr>
          <w:p w14:paraId="5ECB33FE" w14:textId="77777777" w:rsidR="00590B75" w:rsidRPr="004D04BC" w:rsidRDefault="00000000" w:rsidP="00E52788">
            <w:pPr>
              <w:pStyle w:val="ListParagraph"/>
              <w:ind w:left="2880"/>
              <w:rPr>
                <w:iCs/>
                <w:sz w:val="16"/>
                <w:szCs w:val="16"/>
              </w:rPr>
            </w:pPr>
            <m:oMathPara>
              <m:oMath>
                <m:f>
                  <m:fPr>
                    <m:ctrlPr>
                      <w:rPr>
                        <w:rFonts w:ascii="Cambria Math" w:hAnsi="Cambria Math"/>
                        <w:iCs/>
                        <w:sz w:val="16"/>
                        <w:szCs w:val="16"/>
                      </w:rPr>
                    </m:ctrlPr>
                  </m:fPr>
                  <m:num>
                    <m:r>
                      <m:rPr>
                        <m:sty m:val="p"/>
                      </m:rPr>
                      <w:rPr>
                        <w:rFonts w:ascii="Cambria Math" w:hAnsi="Cambria Math"/>
                        <w:sz w:val="16"/>
                        <w:szCs w:val="16"/>
                      </w:rPr>
                      <m:t>-6.04e-06 s^2 - 7.047e-06 s + 1.184e-06</m:t>
                    </m:r>
                  </m:num>
                  <m:den>
                    <m:r>
                      <m:rPr>
                        <m:nor/>
                      </m:rPr>
                      <w:rPr>
                        <w:rFonts w:ascii="Cambria Math" w:hAnsi="Cambria Math"/>
                        <w:iCs/>
                        <w:sz w:val="16"/>
                        <w:szCs w:val="16"/>
                      </w:rPr>
                      <m:t>s^4 + 2.658 s^3 + 7.838 s^2 + 0.09242 s + 0.04945</m:t>
                    </m:r>
                  </m:den>
                </m:f>
              </m:oMath>
            </m:oMathPara>
          </w:p>
          <w:p w14:paraId="3496930E" w14:textId="77777777" w:rsidR="00590B75" w:rsidRPr="00896C11" w:rsidRDefault="00590B75" w:rsidP="00E52788">
            <w:pPr>
              <w:ind w:left="0"/>
              <w:rPr>
                <w:sz w:val="16"/>
                <w:szCs w:val="16"/>
              </w:rPr>
            </w:pPr>
          </w:p>
        </w:tc>
        <w:tc>
          <w:tcPr>
            <w:tcW w:w="3198" w:type="dxa"/>
          </w:tcPr>
          <w:p w14:paraId="0F945CA0" w14:textId="77777777" w:rsidR="00590B75" w:rsidRPr="00896C11" w:rsidRDefault="00000000" w:rsidP="00E52788">
            <w:pPr>
              <w:pStyle w:val="ListParagraph"/>
              <w:ind w:left="2880"/>
              <w:rPr>
                <w:sz w:val="16"/>
                <w:szCs w:val="16"/>
              </w:rPr>
            </w:pPr>
            <m:oMathPara>
              <m:oMath>
                <m:f>
                  <m:fPr>
                    <m:ctrlPr>
                      <w:rPr>
                        <w:rFonts w:ascii="Cambria Math" w:hAnsi="Cambria Math"/>
                        <w:i/>
                        <w:sz w:val="16"/>
                        <w:szCs w:val="16"/>
                      </w:rPr>
                    </m:ctrlPr>
                  </m:fPr>
                  <m:num>
                    <m:r>
                      <m:rPr>
                        <m:sty m:val="p"/>
                      </m:rPr>
                      <w:rPr>
                        <w:rFonts w:ascii="Cambria Math" w:hAnsi="Cambria Math"/>
                        <w:sz w:val="16"/>
                        <w:szCs w:val="16"/>
                      </w:rPr>
                      <m:t>1.12e-07</m:t>
                    </m:r>
                  </m:num>
                  <m:den>
                    <m:r>
                      <w:rPr>
                        <w:rFonts w:ascii="Cambria Math" w:hAnsi="Cambria Math"/>
                        <w:sz w:val="16"/>
                        <w:szCs w:val="16"/>
                      </w:rPr>
                      <m:t>s^2 + 0.005167 s + 0.004217</m:t>
                    </m:r>
                  </m:den>
                </m:f>
              </m:oMath>
            </m:oMathPara>
          </w:p>
          <w:p w14:paraId="49B2261D" w14:textId="77777777" w:rsidR="00590B75" w:rsidRPr="00896C11" w:rsidRDefault="00590B75" w:rsidP="00E52788">
            <w:pPr>
              <w:ind w:left="0"/>
              <w:rPr>
                <w:sz w:val="16"/>
                <w:szCs w:val="16"/>
              </w:rPr>
            </w:pPr>
          </w:p>
        </w:tc>
      </w:tr>
    </w:tbl>
    <w:p w14:paraId="3B666C87" w14:textId="77777777" w:rsidR="00590B75" w:rsidRDefault="00590B75" w:rsidP="00EE2BF2">
      <w:pPr>
        <w:pStyle w:val="Heading3"/>
      </w:pPr>
      <w:r>
        <w:t xml:space="preserve">Various </w:t>
      </w:r>
      <m:oMath>
        <m:sSub>
          <m:sSubPr>
            <m:ctrlPr>
              <w:rPr>
                <w:rFonts w:ascii="Cambria Math" w:hAnsi="Cambria Math"/>
              </w:rPr>
            </m:ctrlPr>
          </m:sSubPr>
          <m:e>
            <m:r>
              <m:rPr>
                <m:sty m:val="bi"/>
              </m:rPr>
              <w:rPr>
                <w:rFonts w:ascii="Cambria Math" w:hAnsi="Cambria Math"/>
              </w:rPr>
              <m:t>δ</m:t>
            </m:r>
          </m:e>
          <m:sub>
            <m:r>
              <m:rPr>
                <m:sty m:val="bi"/>
              </m:rPr>
              <w:rPr>
                <w:rFonts w:ascii="Cambria Math" w:hAnsi="Cambria Math"/>
              </w:rPr>
              <m:t>e</m:t>
            </m:r>
          </m:sub>
        </m:sSub>
      </m:oMath>
    </w:p>
    <w:p w14:paraId="635E5D78" w14:textId="77777777" w:rsidR="00590B75" w:rsidRPr="00FD5AB1" w:rsidRDefault="00590B75" w:rsidP="00590B75"/>
    <w:tbl>
      <w:tblPr>
        <w:tblStyle w:val="TableGrid"/>
        <w:tblW w:w="0" w:type="auto"/>
        <w:jc w:val="center"/>
        <w:tblLook w:val="04A0" w:firstRow="1" w:lastRow="0" w:firstColumn="1" w:lastColumn="0" w:noHBand="0" w:noVBand="1"/>
      </w:tblPr>
      <w:tblGrid>
        <w:gridCol w:w="9592"/>
      </w:tblGrid>
      <w:tr w:rsidR="00590B75" w14:paraId="1D6C65F4" w14:textId="77777777" w:rsidTr="00E52788">
        <w:trPr>
          <w:jc w:val="center"/>
        </w:trPr>
        <w:tc>
          <w:tcPr>
            <w:tcW w:w="9592" w:type="dxa"/>
            <w:shd w:val="clear" w:color="auto" w:fill="A9ACB0" w:themeFill="background2" w:themeFillShade="BF"/>
          </w:tcPr>
          <w:p w14:paraId="3634AA0C"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=1°</m:t>
                </m:r>
              </m:oMath>
            </m:oMathPara>
          </w:p>
        </w:tc>
      </w:tr>
      <w:tr w:rsidR="00590B75" w14:paraId="49AC9B32" w14:textId="77777777" w:rsidTr="00E52788">
        <w:trPr>
          <w:jc w:val="center"/>
        </w:trPr>
        <w:tc>
          <w:tcPr>
            <w:tcW w:w="9592" w:type="dxa"/>
          </w:tcPr>
          <w:p w14:paraId="62900214" w14:textId="6287027F" w:rsidR="00590B75" w:rsidRDefault="00590B75" w:rsidP="00E52788">
            <w:r>
              <w:rPr>
                <w:noProof/>
              </w:rPr>
              <w:drawing>
                <wp:inline distT="0" distB="0" distL="0" distR="0" wp14:anchorId="6EE89803" wp14:editId="6C1C8E84">
                  <wp:extent cx="6007856" cy="3361126"/>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6007856" cy="3361126"/>
                          </a:xfrm>
                          <a:prstGeom prst="rect">
                            <a:avLst/>
                          </a:prstGeom>
                        </pic:spPr>
                      </pic:pic>
                    </a:graphicData>
                  </a:graphic>
                </wp:inline>
              </w:drawing>
            </w:r>
          </w:p>
        </w:tc>
      </w:tr>
      <w:tr w:rsidR="00590B75" w14:paraId="64C8A843" w14:textId="77777777" w:rsidTr="00E52788">
        <w:trPr>
          <w:jc w:val="center"/>
        </w:trPr>
        <w:tc>
          <w:tcPr>
            <w:tcW w:w="9592" w:type="dxa"/>
            <w:shd w:val="clear" w:color="auto" w:fill="A9ACB0" w:themeFill="background2" w:themeFillShade="BF"/>
          </w:tcPr>
          <w:p w14:paraId="7DCAB683"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=5°</m:t>
                </m:r>
              </m:oMath>
            </m:oMathPara>
          </w:p>
        </w:tc>
      </w:tr>
      <w:tr w:rsidR="00590B75" w14:paraId="7A260076" w14:textId="77777777" w:rsidTr="00E52788">
        <w:trPr>
          <w:jc w:val="center"/>
        </w:trPr>
        <w:tc>
          <w:tcPr>
            <w:tcW w:w="9592" w:type="dxa"/>
          </w:tcPr>
          <w:p w14:paraId="00EC091B" w14:textId="2E979471" w:rsidR="00590B75" w:rsidRDefault="00590B75" w:rsidP="00E52788">
            <w:r>
              <w:rPr>
                <w:noProof/>
              </w:rPr>
              <w:drawing>
                <wp:inline distT="0" distB="0" distL="0" distR="0" wp14:anchorId="1E945FA8" wp14:editId="3D2673B1">
                  <wp:extent cx="6042913" cy="3359621"/>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6042913" cy="3359621"/>
                          </a:xfrm>
                          <a:prstGeom prst="rect">
                            <a:avLst/>
                          </a:prstGeom>
                        </pic:spPr>
                      </pic:pic>
                    </a:graphicData>
                  </a:graphic>
                </wp:inline>
              </w:drawing>
            </w:r>
          </w:p>
        </w:tc>
      </w:tr>
    </w:tbl>
    <w:p w14:paraId="1EEC9CCA" w14:textId="77777777" w:rsidR="00590B75" w:rsidRDefault="00590B75" w:rsidP="00590B75">
      <w:pPr>
        <w:ind w:left="0"/>
        <w:rPr>
          <w:b/>
          <w:bCs/>
        </w:rPr>
      </w:pPr>
    </w:p>
    <w:p w14:paraId="7647C261" w14:textId="77777777" w:rsidR="00590B75" w:rsidRDefault="00590B75" w:rsidP="00590B75">
      <w:pPr>
        <w:spacing w:after="200"/>
        <w:ind w:left="0" w:right="0"/>
        <w:jc w:val="left"/>
        <w:rPr>
          <w:b/>
          <w:bCs/>
        </w:rPr>
      </w:pPr>
      <w:r>
        <w:rPr>
          <w:b/>
          <w:bCs/>
        </w:rPr>
        <w:br w:type="page"/>
      </w:r>
    </w:p>
    <w:tbl>
      <w:tblPr>
        <w:tblStyle w:val="TableGrid"/>
        <w:tblW w:w="0" w:type="auto"/>
        <w:jc w:val="center"/>
        <w:tblLook w:val="04A0" w:firstRow="1" w:lastRow="0" w:firstColumn="1" w:lastColumn="0" w:noHBand="0" w:noVBand="1"/>
      </w:tblPr>
      <w:tblGrid>
        <w:gridCol w:w="9592"/>
      </w:tblGrid>
      <w:tr w:rsidR="00590B75" w14:paraId="1D4E6288" w14:textId="77777777" w:rsidTr="00E52788">
        <w:trPr>
          <w:jc w:val="center"/>
        </w:trPr>
        <w:tc>
          <w:tcPr>
            <w:tcW w:w="9592" w:type="dxa"/>
            <w:shd w:val="clear" w:color="auto" w:fill="A9ACB0" w:themeFill="background2" w:themeFillShade="BF"/>
          </w:tcPr>
          <w:p w14:paraId="39F8EAA4"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=10°</m:t>
                </m:r>
              </m:oMath>
            </m:oMathPara>
          </w:p>
        </w:tc>
      </w:tr>
      <w:tr w:rsidR="00590B75" w14:paraId="6131E1B1" w14:textId="77777777" w:rsidTr="00E52788">
        <w:trPr>
          <w:jc w:val="center"/>
        </w:trPr>
        <w:tc>
          <w:tcPr>
            <w:tcW w:w="9592" w:type="dxa"/>
          </w:tcPr>
          <w:p w14:paraId="6326C3C9" w14:textId="0478D30A" w:rsidR="00590B75" w:rsidRDefault="00590B75" w:rsidP="00E52788">
            <w:r>
              <w:rPr>
                <w:noProof/>
              </w:rPr>
              <w:drawing>
                <wp:inline distT="0" distB="0" distL="0" distR="0" wp14:anchorId="073127F8" wp14:editId="03D70055">
                  <wp:extent cx="6040177" cy="3317223"/>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6040177" cy="3317223"/>
                          </a:xfrm>
                          <a:prstGeom prst="rect">
                            <a:avLst/>
                          </a:prstGeom>
                        </pic:spPr>
                      </pic:pic>
                    </a:graphicData>
                  </a:graphic>
                </wp:inline>
              </w:drawing>
            </w:r>
          </w:p>
        </w:tc>
      </w:tr>
      <w:tr w:rsidR="00590B75" w14:paraId="53009E96" w14:textId="77777777" w:rsidTr="00E52788">
        <w:trPr>
          <w:jc w:val="center"/>
        </w:trPr>
        <w:tc>
          <w:tcPr>
            <w:tcW w:w="9592" w:type="dxa"/>
            <w:shd w:val="clear" w:color="auto" w:fill="A9ACB0" w:themeFill="background2" w:themeFillShade="BF"/>
          </w:tcPr>
          <w:p w14:paraId="51AC1DD0"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r>
                  <m:rPr>
                    <m:sty m:val="b"/>
                  </m:rPr>
                  <w:rPr>
                    <w:rFonts w:ascii="Cambria Math" w:hAnsi="Cambria Math"/>
                  </w:rPr>
                  <m:t>=25°</m:t>
                </m:r>
              </m:oMath>
            </m:oMathPara>
          </w:p>
        </w:tc>
      </w:tr>
      <w:tr w:rsidR="00590B75" w14:paraId="37A8BF21" w14:textId="77777777" w:rsidTr="00E52788">
        <w:trPr>
          <w:jc w:val="center"/>
        </w:trPr>
        <w:tc>
          <w:tcPr>
            <w:tcW w:w="9592" w:type="dxa"/>
          </w:tcPr>
          <w:p w14:paraId="59D0BB27" w14:textId="75D04AB0" w:rsidR="00590B75" w:rsidRDefault="00590B75" w:rsidP="00E52788">
            <w:r>
              <w:rPr>
                <w:noProof/>
              </w:rPr>
              <w:drawing>
                <wp:inline distT="0" distB="0" distL="0" distR="0" wp14:anchorId="6A3468EF" wp14:editId="77AA9188">
                  <wp:extent cx="6023050" cy="3307817"/>
                  <wp:effectExtent l="0" t="0" r="0" b="6985"/>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6023050" cy="3307817"/>
                          </a:xfrm>
                          <a:prstGeom prst="rect">
                            <a:avLst/>
                          </a:prstGeom>
                        </pic:spPr>
                      </pic:pic>
                    </a:graphicData>
                  </a:graphic>
                </wp:inline>
              </w:drawing>
            </w:r>
          </w:p>
        </w:tc>
      </w:tr>
    </w:tbl>
    <w:p w14:paraId="5FB92768" w14:textId="77777777" w:rsidR="00590B75" w:rsidRDefault="00590B75" w:rsidP="00590B75">
      <w:pPr>
        <w:rPr>
          <w:b/>
          <w:bCs/>
        </w:rPr>
      </w:pPr>
    </w:p>
    <w:p w14:paraId="5D29B97D" w14:textId="77777777" w:rsidR="00590B75" w:rsidRDefault="00590B75" w:rsidP="00590B75">
      <w:pPr>
        <w:spacing w:after="200"/>
        <w:ind w:left="0" w:right="0"/>
        <w:jc w:val="left"/>
        <w:rPr>
          <w:b/>
          <w:bCs/>
        </w:rPr>
      </w:pPr>
      <w:r>
        <w:rPr>
          <w:b/>
          <w:bCs/>
        </w:rPr>
        <w:br w:type="page"/>
      </w:r>
    </w:p>
    <w:p w14:paraId="24BDE227" w14:textId="77777777" w:rsidR="00590B75" w:rsidRPr="007B486A" w:rsidRDefault="00590B75" w:rsidP="00D522C4">
      <w:pPr>
        <w:pStyle w:val="Heading3"/>
      </w:pPr>
      <w:r>
        <w:lastRenderedPageBreak/>
        <w:t xml:space="preserve">Various </w:t>
      </w:r>
      <m:oMath>
        <m:sSub>
          <m:sSubPr>
            <m:ctrlPr>
              <w:rPr>
                <w:rFonts w:ascii="Cambria Math" w:hAnsi="Cambria Math"/>
              </w:rPr>
            </m:ctrlPr>
          </m:sSubPr>
          <m:e>
            <m:r>
              <m:rPr>
                <m:sty m:val="bi"/>
              </m:rPr>
              <w:rPr>
                <w:rFonts w:ascii="Cambria Math" w:hAnsi="Cambria Math"/>
              </w:rPr>
              <m:t>δ</m:t>
            </m:r>
          </m:e>
          <m:sub>
            <m:r>
              <m:rPr>
                <m:sty m:val="bi"/>
              </m:rPr>
              <w:rPr>
                <w:rFonts w:ascii="Cambria Math" w:hAnsi="Cambria Math"/>
              </w:rPr>
              <m:t>th</m:t>
            </m:r>
          </m:sub>
        </m:sSub>
      </m:oMath>
    </w:p>
    <w:tbl>
      <w:tblPr>
        <w:tblStyle w:val="TableGrid"/>
        <w:tblW w:w="0" w:type="auto"/>
        <w:jc w:val="center"/>
        <w:tblLook w:val="04A0" w:firstRow="1" w:lastRow="0" w:firstColumn="1" w:lastColumn="0" w:noHBand="0" w:noVBand="1"/>
      </w:tblPr>
      <w:tblGrid>
        <w:gridCol w:w="9592"/>
      </w:tblGrid>
      <w:tr w:rsidR="00590B75" w14:paraId="5CA78C3E" w14:textId="77777777" w:rsidTr="00E52788">
        <w:trPr>
          <w:jc w:val="center"/>
        </w:trPr>
        <w:tc>
          <w:tcPr>
            <w:tcW w:w="9592" w:type="dxa"/>
            <w:shd w:val="clear" w:color="auto" w:fill="A9ACB0" w:themeFill="background2" w:themeFillShade="BF"/>
          </w:tcPr>
          <w:p w14:paraId="2399C1AB"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th</m:t>
                    </m:r>
                  </m:sub>
                </m:sSub>
                <m:r>
                  <m:rPr>
                    <m:sty m:val="b"/>
                  </m:rPr>
                  <w:rPr>
                    <w:rFonts w:ascii="Cambria Math" w:hAnsi="Cambria Math"/>
                  </w:rPr>
                  <m:t>=2000</m:t>
                </m:r>
              </m:oMath>
            </m:oMathPara>
          </w:p>
        </w:tc>
      </w:tr>
      <w:tr w:rsidR="00590B75" w14:paraId="26128BA9" w14:textId="77777777" w:rsidTr="00E52788">
        <w:trPr>
          <w:jc w:val="center"/>
        </w:trPr>
        <w:tc>
          <w:tcPr>
            <w:tcW w:w="9592" w:type="dxa"/>
          </w:tcPr>
          <w:p w14:paraId="22BC1F89" w14:textId="43138593" w:rsidR="00590B75" w:rsidRDefault="00590B75" w:rsidP="00E52788">
            <w:pPr>
              <w:jc w:val="center"/>
            </w:pPr>
            <w:r>
              <w:rPr>
                <w:noProof/>
              </w:rPr>
              <w:drawing>
                <wp:inline distT="0" distB="0" distL="0" distR="0" wp14:anchorId="659E0025" wp14:editId="79788173">
                  <wp:extent cx="4322885" cy="2427361"/>
                  <wp:effectExtent l="0" t="0" r="1905"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4322885" cy="2427361"/>
                          </a:xfrm>
                          <a:prstGeom prst="rect">
                            <a:avLst/>
                          </a:prstGeom>
                        </pic:spPr>
                      </pic:pic>
                    </a:graphicData>
                  </a:graphic>
                </wp:inline>
              </w:drawing>
            </w:r>
          </w:p>
        </w:tc>
      </w:tr>
      <w:tr w:rsidR="00590B75" w14:paraId="68CB39C4" w14:textId="77777777" w:rsidTr="00E52788">
        <w:trPr>
          <w:jc w:val="center"/>
        </w:trPr>
        <w:tc>
          <w:tcPr>
            <w:tcW w:w="9592" w:type="dxa"/>
            <w:shd w:val="clear" w:color="auto" w:fill="A9ACB0" w:themeFill="background2" w:themeFillShade="BF"/>
          </w:tcPr>
          <w:p w14:paraId="30849169" w14:textId="77777777" w:rsidR="00590B75" w:rsidRDefault="00000000" w:rsidP="00E52788">
            <m:oMathPara>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th</m:t>
                    </m:r>
                  </m:sub>
                </m:sSub>
                <m:r>
                  <m:rPr>
                    <m:sty m:val="b"/>
                  </m:rPr>
                  <w:rPr>
                    <w:rFonts w:ascii="Cambria Math" w:hAnsi="Cambria Math"/>
                  </w:rPr>
                  <m:t>=6000°</m:t>
                </m:r>
              </m:oMath>
            </m:oMathPara>
          </w:p>
        </w:tc>
      </w:tr>
      <w:tr w:rsidR="00590B75" w14:paraId="180F502F" w14:textId="77777777" w:rsidTr="00E52788">
        <w:trPr>
          <w:jc w:val="center"/>
        </w:trPr>
        <w:tc>
          <w:tcPr>
            <w:tcW w:w="9592" w:type="dxa"/>
          </w:tcPr>
          <w:p w14:paraId="5773FF20" w14:textId="5AAC5A7B" w:rsidR="00590B75" w:rsidRDefault="00590B75" w:rsidP="00E52788">
            <w:pPr>
              <w:jc w:val="center"/>
            </w:pPr>
            <w:r>
              <w:rPr>
                <w:noProof/>
              </w:rPr>
              <w:drawing>
                <wp:inline distT="0" distB="0" distL="0" distR="0" wp14:anchorId="1F0B1C34" wp14:editId="0845C173">
                  <wp:extent cx="4350895" cy="2443090"/>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4350895" cy="2443090"/>
                          </a:xfrm>
                          <a:prstGeom prst="rect">
                            <a:avLst/>
                          </a:prstGeom>
                        </pic:spPr>
                      </pic:pic>
                    </a:graphicData>
                  </a:graphic>
                </wp:inline>
              </w:drawing>
            </w:r>
          </w:p>
        </w:tc>
      </w:tr>
      <w:tr w:rsidR="00590B75" w14:paraId="4471E80C" w14:textId="77777777" w:rsidTr="00E52788">
        <w:trPr>
          <w:jc w:val="center"/>
        </w:trPr>
        <w:tc>
          <w:tcPr>
            <w:tcW w:w="9592" w:type="dxa"/>
            <w:shd w:val="clear" w:color="auto" w:fill="A9ACB0" w:themeFill="background2" w:themeFillShade="BF"/>
          </w:tcPr>
          <w:p w14:paraId="1E83E196" w14:textId="77777777" w:rsidR="00590B75" w:rsidRPr="006E4498" w:rsidRDefault="00000000" w:rsidP="00E52788">
            <w:pPr>
              <w:rPr>
                <w:rFonts w:ascii="Cambria Math" w:hAnsi="Cambria Math"/>
                <w:b/>
                <w:bCs/>
              </w:rPr>
            </w:pPr>
            <m:oMathPara>
              <m:oMath>
                <m:sSub>
                  <m:sSubPr>
                    <m:ctrlPr>
                      <w:rPr>
                        <w:rFonts w:ascii="Cambria Math" w:hAnsi="Cambria Math"/>
                        <w:b/>
                        <w:bCs/>
                      </w:rPr>
                    </m:ctrlPr>
                  </m:sSubPr>
                  <m:e>
                    <m:r>
                      <m:rPr>
                        <m:sty m:val="b"/>
                      </m:rPr>
                      <w:rPr>
                        <w:rFonts w:ascii="Cambria Math" w:hAnsi="Cambria Math"/>
                      </w:rPr>
                      <m:t>δ</m:t>
                    </m:r>
                  </m:e>
                  <m:sub>
                    <m:r>
                      <m:rPr>
                        <m:sty m:val="bi"/>
                      </m:rPr>
                      <w:rPr>
                        <w:rFonts w:ascii="Cambria Math" w:hAnsi="Cambria Math"/>
                      </w:rPr>
                      <m:t>th</m:t>
                    </m:r>
                  </m:sub>
                </m:sSub>
                <m:r>
                  <m:rPr>
                    <m:sty m:val="b"/>
                  </m:rPr>
                  <w:rPr>
                    <w:rFonts w:ascii="Cambria Math" w:hAnsi="Cambria Math"/>
                  </w:rPr>
                  <m:t>=10000°</m:t>
                </m:r>
              </m:oMath>
            </m:oMathPara>
          </w:p>
        </w:tc>
      </w:tr>
      <w:tr w:rsidR="00590B75" w14:paraId="080CFFDC" w14:textId="77777777" w:rsidTr="00E52788">
        <w:trPr>
          <w:jc w:val="center"/>
        </w:trPr>
        <w:tc>
          <w:tcPr>
            <w:tcW w:w="9592" w:type="dxa"/>
          </w:tcPr>
          <w:p w14:paraId="60DFE2CF" w14:textId="6DE94735" w:rsidR="00590B75" w:rsidRDefault="00590B75" w:rsidP="00E52788">
            <w:pPr>
              <w:jc w:val="center"/>
              <w:rPr>
                <w:rFonts w:ascii="Calibri" w:eastAsia="Calibri" w:hAnsi="Calibri" w:cs="Arial"/>
                <w:b/>
                <w:bCs/>
              </w:rPr>
            </w:pPr>
            <w:r>
              <w:rPr>
                <w:rFonts w:ascii="Calibri" w:eastAsia="Calibri" w:hAnsi="Calibri" w:cs="Arial"/>
                <w:b/>
                <w:bCs/>
                <w:noProof/>
              </w:rPr>
              <w:drawing>
                <wp:inline distT="0" distB="0" distL="0" distR="0" wp14:anchorId="771B01FC" wp14:editId="62281D00">
                  <wp:extent cx="4350895" cy="2420214"/>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4350895" cy="2420214"/>
                          </a:xfrm>
                          <a:prstGeom prst="rect">
                            <a:avLst/>
                          </a:prstGeom>
                        </pic:spPr>
                      </pic:pic>
                    </a:graphicData>
                  </a:graphic>
                </wp:inline>
              </w:drawing>
            </w:r>
          </w:p>
        </w:tc>
      </w:tr>
    </w:tbl>
    <w:p w14:paraId="75C05A88" w14:textId="77777777" w:rsidR="00590B75" w:rsidRDefault="00590B75" w:rsidP="00590B75">
      <w:pPr>
        <w:rPr>
          <w:b/>
          <w:bCs/>
        </w:rPr>
      </w:pPr>
      <w:r>
        <w:rPr>
          <w:b/>
          <w:bCs/>
        </w:rPr>
        <w:t>Comments:</w:t>
      </w:r>
    </w:p>
    <w:p w14:paraId="6F5E1BC6" w14:textId="77777777" w:rsidR="00590B75" w:rsidRDefault="00590B75" w:rsidP="00590B75">
      <w:pPr>
        <w:pStyle w:val="ListParagraph"/>
        <w:numPr>
          <w:ilvl w:val="0"/>
          <w:numId w:val="41"/>
        </w:numPr>
        <w:rPr>
          <w:noProof/>
        </w:rPr>
      </w:pPr>
      <w:r>
        <w:rPr>
          <w:noProof/>
        </w:rPr>
        <w:t>The same notes of u.</w:t>
      </w:r>
    </w:p>
    <w:p w14:paraId="085C6B40" w14:textId="77777777" w:rsidR="00590B75" w:rsidRDefault="00590B75" w:rsidP="00590B75">
      <w:pPr>
        <w:spacing w:after="200"/>
        <w:ind w:left="0" w:right="0"/>
        <w:jc w:val="left"/>
        <w:rPr>
          <w:noProof/>
        </w:rPr>
      </w:pPr>
      <w:r>
        <w:rPr>
          <w:noProof/>
        </w:rPr>
        <w:br w:type="page"/>
      </w:r>
    </w:p>
    <w:p w14:paraId="5C8B3484" w14:textId="77777777" w:rsidR="00590B75" w:rsidRDefault="00590B75" w:rsidP="00D522C4">
      <w:pPr>
        <w:pStyle w:val="Heading3"/>
      </w:pPr>
      <w:r>
        <w:lastRenderedPageBreak/>
        <w:t>Bode Plot</w:t>
      </w:r>
    </w:p>
    <w:tbl>
      <w:tblPr>
        <w:tblStyle w:val="TableGrid"/>
        <w:tblW w:w="0" w:type="auto"/>
        <w:jc w:val="center"/>
        <w:tblLook w:val="04A0" w:firstRow="1" w:lastRow="0" w:firstColumn="1" w:lastColumn="0" w:noHBand="0" w:noVBand="1"/>
      </w:tblPr>
      <w:tblGrid>
        <w:gridCol w:w="9592"/>
      </w:tblGrid>
      <w:tr w:rsidR="00590B75" w14:paraId="0848322C" w14:textId="77777777" w:rsidTr="00E52788">
        <w:trPr>
          <w:jc w:val="center"/>
        </w:trPr>
        <w:tc>
          <w:tcPr>
            <w:tcW w:w="9592" w:type="dxa"/>
            <w:shd w:val="clear" w:color="auto" w:fill="A9ACB0" w:themeFill="background2" w:themeFillShade="BF"/>
          </w:tcPr>
          <w:p w14:paraId="636A839E" w14:textId="77777777" w:rsidR="00590B75" w:rsidRPr="002B45E9" w:rsidRDefault="00590B75" w:rsidP="00E52788">
            <w:pPr>
              <w:jc w:val="center"/>
              <w:rPr>
                <w:b/>
                <w:bCs/>
              </w:rPr>
            </w:pPr>
            <m:oMathPara>
              <m:oMath>
                <m:r>
                  <m:rPr>
                    <m:sty m:val="bi"/>
                  </m:rPr>
                  <w:rPr>
                    <w:rFonts w:ascii="Cambria Math" w:hAnsi="Cambria Math"/>
                  </w:rPr>
                  <m:t>θ</m:t>
                </m:r>
                <m:r>
                  <m:rPr>
                    <m:lit/>
                    <m:sty m:val="bi"/>
                  </m:rPr>
                  <w:rPr>
                    <w:rFonts w:ascii="Cambria Math" w:hAnsi="Cambria Math"/>
                  </w:rPr>
                  <m:t>/</m:t>
                </m:r>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oMath>
            </m:oMathPara>
          </w:p>
        </w:tc>
      </w:tr>
      <w:tr w:rsidR="00590B75" w14:paraId="6A745AAF" w14:textId="77777777" w:rsidTr="00E52788">
        <w:trPr>
          <w:jc w:val="center"/>
        </w:trPr>
        <w:tc>
          <w:tcPr>
            <w:tcW w:w="9592" w:type="dxa"/>
          </w:tcPr>
          <w:p w14:paraId="54B9796E" w14:textId="58614E27" w:rsidR="00590B75" w:rsidRDefault="00590B75" w:rsidP="00E52788">
            <w:r>
              <w:rPr>
                <w:noProof/>
              </w:rPr>
              <w:drawing>
                <wp:inline distT="0" distB="0" distL="0" distR="0" wp14:anchorId="37ED7DF7" wp14:editId="2D0634F6">
                  <wp:extent cx="6034872" cy="3368738"/>
                  <wp:effectExtent l="0" t="0" r="4445" b="3175"/>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6034872" cy="3368738"/>
                          </a:xfrm>
                          <a:prstGeom prst="rect">
                            <a:avLst/>
                          </a:prstGeom>
                        </pic:spPr>
                      </pic:pic>
                    </a:graphicData>
                  </a:graphic>
                </wp:inline>
              </w:drawing>
            </w:r>
          </w:p>
        </w:tc>
      </w:tr>
      <w:tr w:rsidR="00590B75" w14:paraId="689F51A6" w14:textId="77777777" w:rsidTr="00E52788">
        <w:trPr>
          <w:jc w:val="center"/>
        </w:trPr>
        <w:tc>
          <w:tcPr>
            <w:tcW w:w="9592" w:type="dxa"/>
            <w:shd w:val="clear" w:color="auto" w:fill="A9ACB0" w:themeFill="background2" w:themeFillShade="BF"/>
          </w:tcPr>
          <w:p w14:paraId="0CC7D0BB" w14:textId="77777777" w:rsidR="00590B75" w:rsidRDefault="00000000" w:rsidP="00E52788">
            <m:oMathPara>
              <m:oMath>
                <m:sSub>
                  <m:sSubPr>
                    <m:ctrlPr>
                      <w:rPr>
                        <w:rFonts w:ascii="Cambria Math" w:hAnsi="Cambria Math"/>
                        <w:b/>
                        <w:bCs/>
                      </w:rPr>
                    </m:ctrlPr>
                  </m:sSubPr>
                  <m:e>
                    <m:r>
                      <w:rPr>
                        <w:rFonts w:ascii="Cambria Math" w:hAnsi="Cambria Math"/>
                      </w:rPr>
                      <m:t>θ</m:t>
                    </m:r>
                    <m:r>
                      <m:rPr>
                        <m:lit/>
                        <m:sty m:val="b"/>
                      </m:rPr>
                      <w:rPr>
                        <w:rFonts w:ascii="Cambria Math" w:hAnsi="Cambria Math"/>
                      </w:rPr>
                      <m:t>/</m:t>
                    </m:r>
                    <m:r>
                      <m:rPr>
                        <m:sty m:val="b"/>
                      </m:rPr>
                      <w:rPr>
                        <w:rFonts w:ascii="Cambria Math" w:hAnsi="Cambria Math"/>
                      </w:rPr>
                      <m:t>δ</m:t>
                    </m:r>
                  </m:e>
                  <m:sub>
                    <m:r>
                      <m:rPr>
                        <m:sty m:val="bi"/>
                      </m:rPr>
                      <w:rPr>
                        <w:rFonts w:ascii="Cambria Math" w:hAnsi="Cambria Math"/>
                      </w:rPr>
                      <m:t>th</m:t>
                    </m:r>
                  </m:sub>
                </m:sSub>
              </m:oMath>
            </m:oMathPara>
          </w:p>
        </w:tc>
      </w:tr>
      <w:tr w:rsidR="00590B75" w14:paraId="48B0354A" w14:textId="77777777" w:rsidTr="00E52788">
        <w:trPr>
          <w:jc w:val="center"/>
        </w:trPr>
        <w:tc>
          <w:tcPr>
            <w:tcW w:w="9592" w:type="dxa"/>
          </w:tcPr>
          <w:p w14:paraId="430C4497" w14:textId="5ABF9E6A" w:rsidR="00590B75" w:rsidRDefault="00590B75" w:rsidP="00E52788">
            <w:r>
              <w:rPr>
                <w:noProof/>
              </w:rPr>
              <w:drawing>
                <wp:inline distT="0" distB="0" distL="0" distR="0" wp14:anchorId="622A9F1A" wp14:editId="18268B34">
                  <wp:extent cx="5920872" cy="3259363"/>
                  <wp:effectExtent l="0" t="0" r="381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920872" cy="3259363"/>
                          </a:xfrm>
                          <a:prstGeom prst="rect">
                            <a:avLst/>
                          </a:prstGeom>
                        </pic:spPr>
                      </pic:pic>
                    </a:graphicData>
                  </a:graphic>
                </wp:inline>
              </w:drawing>
            </w:r>
          </w:p>
        </w:tc>
      </w:tr>
    </w:tbl>
    <w:p w14:paraId="2AF928F5" w14:textId="77777777" w:rsidR="00590B75" w:rsidRDefault="00590B75" w:rsidP="00590B75">
      <w:pPr>
        <w:rPr>
          <w:b/>
          <w:bCs/>
        </w:rPr>
      </w:pPr>
      <w:r>
        <w:rPr>
          <w:b/>
          <w:bCs/>
        </w:rPr>
        <w:t>Comments:</w:t>
      </w:r>
    </w:p>
    <w:p w14:paraId="33A50703" w14:textId="77777777" w:rsidR="00590B75" w:rsidRDefault="00590B75" w:rsidP="00590B75">
      <w:pPr>
        <w:pStyle w:val="ListParagraph"/>
        <w:numPr>
          <w:ilvl w:val="0"/>
          <w:numId w:val="41"/>
        </w:numPr>
        <w:spacing w:after="200"/>
        <w:ind w:right="0"/>
        <w:jc w:val="left"/>
        <w:rPr>
          <w:noProof/>
        </w:rPr>
      </w:pPr>
      <w:r>
        <w:rPr>
          <w:noProof/>
        </w:rPr>
        <w:t>For delta e input , the approximation is valid when the frequency is greater than 1 rad/sec.</w:t>
      </w:r>
    </w:p>
    <w:p w14:paraId="5D0AC6EB" w14:textId="77777777" w:rsidR="00590B75" w:rsidRDefault="00590B75" w:rsidP="00590B75">
      <w:pPr>
        <w:pStyle w:val="ListParagraph"/>
        <w:numPr>
          <w:ilvl w:val="0"/>
          <w:numId w:val="41"/>
        </w:numPr>
        <w:spacing w:after="200"/>
        <w:ind w:right="0"/>
        <w:jc w:val="left"/>
        <w:rPr>
          <w:noProof/>
        </w:rPr>
      </w:pPr>
      <w:r>
        <w:rPr>
          <w:noProof/>
        </w:rPr>
        <w:t>For delta th input , the approximation is valid when the frequency is greater than 0.1 rad/sec.</w:t>
      </w:r>
      <w:r>
        <w:rPr>
          <w:noProof/>
        </w:rPr>
        <w:br w:type="page"/>
      </w:r>
    </w:p>
    <w:p w14:paraId="017E147E" w14:textId="77777777" w:rsidR="00590B75" w:rsidRDefault="00590B75" w:rsidP="00D522C4">
      <w:pPr>
        <w:pStyle w:val="Heading3"/>
      </w:pPr>
      <w:r>
        <w:lastRenderedPageBreak/>
        <w:t>Root Locus</w:t>
      </w:r>
    </w:p>
    <w:tbl>
      <w:tblPr>
        <w:tblStyle w:val="TableGrid"/>
        <w:tblW w:w="0" w:type="auto"/>
        <w:jc w:val="center"/>
        <w:tblLook w:val="04A0" w:firstRow="1" w:lastRow="0" w:firstColumn="1" w:lastColumn="0" w:noHBand="0" w:noVBand="1"/>
      </w:tblPr>
      <w:tblGrid>
        <w:gridCol w:w="9592"/>
      </w:tblGrid>
      <w:tr w:rsidR="00590B75" w14:paraId="54944539" w14:textId="77777777" w:rsidTr="00E52788">
        <w:trPr>
          <w:jc w:val="center"/>
        </w:trPr>
        <w:tc>
          <w:tcPr>
            <w:tcW w:w="9592" w:type="dxa"/>
            <w:shd w:val="clear" w:color="auto" w:fill="A9ACB0" w:themeFill="background2" w:themeFillShade="BF"/>
          </w:tcPr>
          <w:p w14:paraId="5CE4E78F" w14:textId="77777777" w:rsidR="00590B75" w:rsidRPr="002B45E9" w:rsidRDefault="00590B75" w:rsidP="00E52788">
            <w:pPr>
              <w:jc w:val="center"/>
              <w:rPr>
                <w:b/>
                <w:bCs/>
              </w:rPr>
            </w:pPr>
            <m:oMathPara>
              <m:oMath>
                <m:r>
                  <m:rPr>
                    <m:sty m:val="bi"/>
                  </m:rPr>
                  <w:rPr>
                    <w:rFonts w:ascii="Cambria Math" w:hAnsi="Cambria Math"/>
                  </w:rPr>
                  <m:t>θ</m:t>
                </m:r>
                <m:r>
                  <m:rPr>
                    <m:lit/>
                    <m:sty m:val="bi"/>
                  </m:rPr>
                  <w:rPr>
                    <w:rFonts w:ascii="Cambria Math" w:hAnsi="Cambria Math"/>
                  </w:rPr>
                  <m:t>/</m:t>
                </m:r>
                <m:sSub>
                  <m:sSubPr>
                    <m:ctrlPr>
                      <w:rPr>
                        <w:rFonts w:ascii="Cambria Math" w:hAnsi="Cambria Math"/>
                        <w:b/>
                        <w:bCs/>
                      </w:rPr>
                    </m:ctrlPr>
                  </m:sSubPr>
                  <m:e>
                    <m:r>
                      <m:rPr>
                        <m:sty m:val="b"/>
                      </m:rPr>
                      <w:rPr>
                        <w:rFonts w:ascii="Cambria Math" w:hAnsi="Cambria Math"/>
                      </w:rPr>
                      <m:t>δ</m:t>
                    </m:r>
                  </m:e>
                  <m:sub>
                    <m:r>
                      <m:rPr>
                        <m:sty m:val="b"/>
                      </m:rPr>
                      <w:rPr>
                        <w:rFonts w:ascii="Cambria Math" w:hAnsi="Cambria Math"/>
                      </w:rPr>
                      <m:t>e</m:t>
                    </m:r>
                  </m:sub>
                </m:sSub>
              </m:oMath>
            </m:oMathPara>
          </w:p>
        </w:tc>
      </w:tr>
      <w:tr w:rsidR="00590B75" w14:paraId="77C71CCA" w14:textId="77777777" w:rsidTr="00E52788">
        <w:trPr>
          <w:jc w:val="center"/>
        </w:trPr>
        <w:tc>
          <w:tcPr>
            <w:tcW w:w="9592" w:type="dxa"/>
          </w:tcPr>
          <w:p w14:paraId="57306CB4" w14:textId="2CA04D44" w:rsidR="00590B75" w:rsidRDefault="00590B75" w:rsidP="00E52788">
            <w:r>
              <w:rPr>
                <w:noProof/>
              </w:rPr>
              <w:drawing>
                <wp:inline distT="0" distB="0" distL="0" distR="0" wp14:anchorId="19B70CCE" wp14:editId="1E72F62E">
                  <wp:extent cx="5765690" cy="3375703"/>
                  <wp:effectExtent l="0" t="0" r="6985"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765690" cy="3375703"/>
                          </a:xfrm>
                          <a:prstGeom prst="rect">
                            <a:avLst/>
                          </a:prstGeom>
                        </pic:spPr>
                      </pic:pic>
                    </a:graphicData>
                  </a:graphic>
                </wp:inline>
              </w:drawing>
            </w:r>
          </w:p>
        </w:tc>
      </w:tr>
      <w:tr w:rsidR="00590B75" w14:paraId="532BEF7B" w14:textId="77777777" w:rsidTr="00E52788">
        <w:trPr>
          <w:jc w:val="center"/>
        </w:trPr>
        <w:tc>
          <w:tcPr>
            <w:tcW w:w="9592" w:type="dxa"/>
            <w:shd w:val="clear" w:color="auto" w:fill="A9ACB0" w:themeFill="background2" w:themeFillShade="BF"/>
          </w:tcPr>
          <w:p w14:paraId="2CA864B3" w14:textId="77777777" w:rsidR="00590B75" w:rsidRDefault="00000000" w:rsidP="00E52788">
            <m:oMathPara>
              <m:oMath>
                <m:sSub>
                  <m:sSubPr>
                    <m:ctrlPr>
                      <w:rPr>
                        <w:rFonts w:ascii="Cambria Math" w:hAnsi="Cambria Math"/>
                        <w:b/>
                        <w:bCs/>
                      </w:rPr>
                    </m:ctrlPr>
                  </m:sSubPr>
                  <m:e>
                    <m:r>
                      <w:rPr>
                        <w:rFonts w:ascii="Cambria Math" w:hAnsi="Cambria Math"/>
                      </w:rPr>
                      <m:t>θ</m:t>
                    </m:r>
                    <m:r>
                      <m:rPr>
                        <m:lit/>
                        <m:sty m:val="b"/>
                      </m:rPr>
                      <w:rPr>
                        <w:rFonts w:ascii="Cambria Math" w:hAnsi="Cambria Math"/>
                      </w:rPr>
                      <m:t>/</m:t>
                    </m:r>
                    <m:r>
                      <m:rPr>
                        <m:sty m:val="b"/>
                      </m:rPr>
                      <w:rPr>
                        <w:rFonts w:ascii="Cambria Math" w:hAnsi="Cambria Math"/>
                      </w:rPr>
                      <m:t>δ</m:t>
                    </m:r>
                  </m:e>
                  <m:sub>
                    <m:r>
                      <m:rPr>
                        <m:sty m:val="bi"/>
                      </m:rPr>
                      <w:rPr>
                        <w:rFonts w:ascii="Cambria Math" w:hAnsi="Cambria Math"/>
                      </w:rPr>
                      <m:t>th</m:t>
                    </m:r>
                  </m:sub>
                </m:sSub>
              </m:oMath>
            </m:oMathPara>
          </w:p>
        </w:tc>
      </w:tr>
      <w:tr w:rsidR="00590B75" w14:paraId="2BD72A8C" w14:textId="77777777" w:rsidTr="00E52788">
        <w:trPr>
          <w:jc w:val="center"/>
        </w:trPr>
        <w:tc>
          <w:tcPr>
            <w:tcW w:w="9592" w:type="dxa"/>
          </w:tcPr>
          <w:p w14:paraId="578F3453" w14:textId="4D0A59D2" w:rsidR="00590B75" w:rsidRDefault="00590B75" w:rsidP="00E52788">
            <w:r>
              <w:rPr>
                <w:noProof/>
              </w:rPr>
              <w:drawing>
                <wp:inline distT="0" distB="0" distL="0" distR="0" wp14:anchorId="3B5B1728" wp14:editId="30942835">
                  <wp:extent cx="5534016" cy="3255476"/>
                  <wp:effectExtent l="0" t="0" r="0" b="254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534016" cy="3255476"/>
                          </a:xfrm>
                          <a:prstGeom prst="rect">
                            <a:avLst/>
                          </a:prstGeom>
                        </pic:spPr>
                      </pic:pic>
                    </a:graphicData>
                  </a:graphic>
                </wp:inline>
              </w:drawing>
            </w:r>
          </w:p>
        </w:tc>
      </w:tr>
    </w:tbl>
    <w:p w14:paraId="788800E4" w14:textId="77777777" w:rsidR="00590B75" w:rsidRDefault="00590B75" w:rsidP="00590B75">
      <w:pPr>
        <w:rPr>
          <w:b/>
          <w:bCs/>
        </w:rPr>
      </w:pPr>
      <w:r>
        <w:rPr>
          <w:b/>
          <w:bCs/>
        </w:rPr>
        <w:t>Comments:</w:t>
      </w:r>
    </w:p>
    <w:p w14:paraId="14972856" w14:textId="77777777" w:rsidR="00590B75" w:rsidRDefault="00590B75" w:rsidP="00590B75">
      <w:pPr>
        <w:pStyle w:val="ListParagraph"/>
        <w:numPr>
          <w:ilvl w:val="0"/>
          <w:numId w:val="41"/>
        </w:numPr>
      </w:pPr>
      <w:r>
        <w:t>For delta e input, the transfer function for long period model is always stable but in the full linear model. the transfer function has instability region.</w:t>
      </w:r>
    </w:p>
    <w:p w14:paraId="05F32850" w14:textId="77777777" w:rsidR="00590B75" w:rsidRDefault="00590B75" w:rsidP="00590B75">
      <w:pPr>
        <w:ind w:left="0"/>
      </w:pPr>
    </w:p>
    <w:p w14:paraId="5C5E39F6" w14:textId="77777777" w:rsidR="00590B75" w:rsidRDefault="00590B75" w:rsidP="00590B75">
      <w:pPr>
        <w:ind w:left="0"/>
      </w:pPr>
    </w:p>
    <w:p w14:paraId="25E27559" w14:textId="77777777" w:rsidR="00590B75" w:rsidRDefault="00590B75" w:rsidP="00590B75">
      <w:pPr>
        <w:ind w:left="0"/>
      </w:pPr>
    </w:p>
    <w:p w14:paraId="7BBCAF25" w14:textId="77777777" w:rsidR="00590B75" w:rsidRDefault="00590B75" w:rsidP="00590B75">
      <w:pPr>
        <w:ind w:left="0"/>
      </w:pPr>
    </w:p>
    <w:p w14:paraId="10981A27" w14:textId="77777777" w:rsidR="00590B75" w:rsidRDefault="00590B75" w:rsidP="00590B75">
      <w:pPr>
        <w:ind w:left="0"/>
      </w:pPr>
    </w:p>
    <w:p w14:paraId="362FF973" w14:textId="77777777" w:rsidR="00590B75" w:rsidRDefault="00590B75" w:rsidP="00590B75">
      <w:pPr>
        <w:ind w:left="0"/>
      </w:pPr>
    </w:p>
    <w:p w14:paraId="69817BDA" w14:textId="77777777" w:rsidR="00590B75" w:rsidRDefault="00590B75" w:rsidP="00590B75">
      <w:pPr>
        <w:ind w:left="0"/>
      </w:pPr>
    </w:p>
    <w:p w14:paraId="27795A8D" w14:textId="77777777" w:rsidR="00590B75" w:rsidRDefault="00590B75" w:rsidP="00590B75">
      <w:pPr>
        <w:ind w:left="0"/>
      </w:pPr>
      <w:r w:rsidRPr="003F4AC2">
        <w:rPr>
          <w:rStyle w:val="Heading4Char"/>
        </w:rPr>
        <w:lastRenderedPageBreak/>
        <w:t>Simulink Bonus</w:t>
      </w:r>
      <w:r>
        <w:t xml:space="preserve"> </w:t>
      </w:r>
    </w:p>
    <w:p w14:paraId="75938C77" w14:textId="77777777" w:rsidR="00590B75" w:rsidRPr="009211A7" w:rsidRDefault="00590B75" w:rsidP="00590B75">
      <w:pPr>
        <w:ind w:left="0"/>
        <w:rPr>
          <w:b/>
          <w:bCs/>
        </w:rPr>
      </w:pPr>
      <w:r w:rsidRPr="009211A7">
        <w:rPr>
          <w:b/>
          <w:bCs/>
        </w:rPr>
        <w:t>The Following results are extracted from our SIMULINK model using Model Linearizer and these Transfer Functions are the same as ones obtained from Full Linear Model.</w:t>
      </w:r>
    </w:p>
    <w:p w14:paraId="3880A8BE" w14:textId="77777777" w:rsidR="00590B75" w:rsidRPr="002B45E9" w:rsidRDefault="00590B75" w:rsidP="00590B75">
      <w:pPr>
        <w:ind w:left="0"/>
        <w:rPr>
          <w:rtl/>
        </w:rPr>
      </w:pPr>
    </w:p>
    <w:p w14:paraId="3AD65013" w14:textId="77777777" w:rsidR="00590B75" w:rsidRPr="009211A7" w:rsidRDefault="00590B75" w:rsidP="00590B75">
      <w:pPr>
        <w:pStyle w:val="MATLABOutput"/>
        <w:rPr>
          <w:sz w:val="20"/>
          <w:szCs w:val="28"/>
        </w:rPr>
      </w:pPr>
      <w:r w:rsidRPr="009211A7">
        <w:rPr>
          <w:sz w:val="20"/>
          <w:szCs w:val="28"/>
        </w:rPr>
        <w:t>ModelLinearizerTF_u_de =</w:t>
      </w:r>
      <w:r w:rsidRPr="009211A7">
        <w:rPr>
          <w:sz w:val="20"/>
          <w:szCs w:val="28"/>
        </w:rPr>
        <w:br/>
        <w:t xml:space="preserve"> </w:t>
      </w:r>
      <w:r w:rsidRPr="009211A7">
        <w:rPr>
          <w:sz w:val="20"/>
          <w:szCs w:val="28"/>
        </w:rPr>
        <w:br/>
        <w:t xml:space="preserve">       3.02 s^3 + 263.1 s^2 + 149.5 s + 315.4</w:t>
      </w:r>
      <w:r w:rsidRPr="009211A7">
        <w:rPr>
          <w:sz w:val="20"/>
          <w:szCs w:val="28"/>
        </w:rPr>
        <w:br/>
        <w:t xml:space="preserve">  -------------------------------------------------</w:t>
      </w:r>
      <w:r w:rsidRPr="009211A7">
        <w:rPr>
          <w:sz w:val="20"/>
          <w:szCs w:val="28"/>
        </w:rPr>
        <w:br/>
        <w:t xml:space="preserve">  s^4 + 2.658 s^3 + 7.838 s^2 + 0.09242 s + 0.04945</w:t>
      </w:r>
      <w:r w:rsidRPr="009211A7">
        <w:rPr>
          <w:sz w:val="20"/>
          <w:szCs w:val="28"/>
        </w:rPr>
        <w:br/>
        <w:t xml:space="preserve"> </w:t>
      </w:r>
      <w:r w:rsidRPr="009211A7">
        <w:rPr>
          <w:sz w:val="20"/>
          <w:szCs w:val="28"/>
        </w:rPr>
        <w:br/>
        <w:t>Continuous-time transfer function.</w:t>
      </w:r>
      <w:r w:rsidRPr="009211A7">
        <w:rPr>
          <w:sz w:val="20"/>
          <w:szCs w:val="28"/>
        </w:rPr>
        <w:br/>
      </w:r>
      <w:r w:rsidRPr="009211A7">
        <w:rPr>
          <w:sz w:val="20"/>
          <w:szCs w:val="28"/>
        </w:rPr>
        <w:br/>
      </w:r>
      <w:r w:rsidRPr="009211A7">
        <w:rPr>
          <w:sz w:val="20"/>
          <w:szCs w:val="28"/>
        </w:rPr>
        <w:br/>
        <w:t>ModelLinearizerTF_u_dT =</w:t>
      </w:r>
      <w:r w:rsidRPr="009211A7">
        <w:rPr>
          <w:sz w:val="20"/>
          <w:szCs w:val="28"/>
        </w:rPr>
        <w:br/>
        <w:t xml:space="preserve"> </w:t>
      </w:r>
      <w:r w:rsidRPr="009211A7">
        <w:rPr>
          <w:sz w:val="20"/>
          <w:szCs w:val="28"/>
        </w:rPr>
        <w:br/>
        <w:t xml:space="preserve">  0.000842 s^3 + 0.002418 s^2 + 0.006665 s + 0.0002144</w:t>
      </w:r>
      <w:r w:rsidRPr="009211A7">
        <w:rPr>
          <w:sz w:val="20"/>
          <w:szCs w:val="28"/>
        </w:rPr>
        <w:br/>
        <w:t xml:space="preserve">  ----------------------------------------------------</w:t>
      </w:r>
      <w:r w:rsidRPr="009211A7">
        <w:rPr>
          <w:sz w:val="20"/>
          <w:szCs w:val="28"/>
        </w:rPr>
        <w:br/>
        <w:t xml:space="preserve">   s^4 + 2.658 s^3 + 7.838 s^2 + 0.09242 s + 0.04945</w:t>
      </w:r>
      <w:r w:rsidRPr="009211A7">
        <w:rPr>
          <w:sz w:val="20"/>
          <w:szCs w:val="28"/>
        </w:rPr>
        <w:br/>
        <w:t xml:space="preserve"> </w:t>
      </w:r>
      <w:r w:rsidRPr="009211A7">
        <w:rPr>
          <w:sz w:val="20"/>
          <w:szCs w:val="28"/>
        </w:rPr>
        <w:br/>
        <w:t>Continuous-time transfer function.</w:t>
      </w:r>
      <w:r w:rsidRPr="009211A7">
        <w:rPr>
          <w:sz w:val="20"/>
          <w:szCs w:val="28"/>
        </w:rPr>
        <w:br/>
      </w:r>
      <w:r w:rsidRPr="009211A7">
        <w:rPr>
          <w:sz w:val="20"/>
          <w:szCs w:val="28"/>
        </w:rPr>
        <w:br/>
      </w:r>
      <w:r w:rsidRPr="009211A7">
        <w:rPr>
          <w:sz w:val="20"/>
          <w:szCs w:val="28"/>
        </w:rPr>
        <w:br/>
        <w:t>ModelLinearizerTF_w_de =</w:t>
      </w:r>
      <w:r w:rsidRPr="009211A7">
        <w:rPr>
          <w:sz w:val="20"/>
          <w:szCs w:val="28"/>
        </w:rPr>
        <w:br/>
        <w:t xml:space="preserve"> </w:t>
      </w:r>
      <w:r w:rsidRPr="009211A7">
        <w:rPr>
          <w:sz w:val="20"/>
          <w:szCs w:val="28"/>
        </w:rPr>
        <w:br/>
        <w:t xml:space="preserve">       -43.2 s^3 - 3782 s^2 - 35.44 s - 16.52</w:t>
      </w:r>
      <w:r w:rsidRPr="009211A7">
        <w:rPr>
          <w:sz w:val="20"/>
          <w:szCs w:val="28"/>
        </w:rPr>
        <w:br/>
        <w:t xml:space="preserve">  -------------------------------------------------</w:t>
      </w:r>
      <w:r w:rsidRPr="009211A7">
        <w:rPr>
          <w:sz w:val="20"/>
          <w:szCs w:val="28"/>
        </w:rPr>
        <w:br/>
        <w:t xml:space="preserve">  s^4 + 2.658 s^3 + 7.838 s^2 + 0.09242 s + 0.04945</w:t>
      </w:r>
      <w:r w:rsidRPr="009211A7">
        <w:rPr>
          <w:sz w:val="20"/>
          <w:szCs w:val="28"/>
        </w:rPr>
        <w:br/>
        <w:t xml:space="preserve"> </w:t>
      </w:r>
      <w:r w:rsidRPr="009211A7">
        <w:rPr>
          <w:sz w:val="20"/>
          <w:szCs w:val="28"/>
        </w:rPr>
        <w:br/>
        <w:t>Continuous-time transfer function.</w:t>
      </w:r>
      <w:r w:rsidRPr="009211A7">
        <w:rPr>
          <w:sz w:val="20"/>
          <w:szCs w:val="28"/>
        </w:rPr>
        <w:br/>
      </w:r>
      <w:r w:rsidRPr="009211A7">
        <w:rPr>
          <w:sz w:val="20"/>
          <w:szCs w:val="28"/>
        </w:rPr>
        <w:br/>
      </w:r>
      <w:r w:rsidRPr="009211A7">
        <w:rPr>
          <w:sz w:val="20"/>
          <w:szCs w:val="28"/>
        </w:rPr>
        <w:br/>
        <w:t>ModelLinearizerTF_w_dT =</w:t>
      </w:r>
      <w:r w:rsidRPr="009211A7">
        <w:rPr>
          <w:sz w:val="20"/>
          <w:szCs w:val="28"/>
        </w:rPr>
        <w:br/>
        <w:t xml:space="preserve"> </w:t>
      </w:r>
      <w:r w:rsidRPr="009211A7">
        <w:rPr>
          <w:sz w:val="20"/>
          <w:szCs w:val="28"/>
        </w:rPr>
        <w:br/>
        <w:t xml:space="preserve">       -0.002743 s^2 + 0.0001296 s - 1.239e-05</w:t>
      </w:r>
      <w:r w:rsidRPr="009211A7">
        <w:rPr>
          <w:sz w:val="20"/>
          <w:szCs w:val="28"/>
        </w:rPr>
        <w:br/>
        <w:t xml:space="preserve">  -------------------------------------------------</w:t>
      </w:r>
      <w:r w:rsidRPr="009211A7">
        <w:rPr>
          <w:sz w:val="20"/>
          <w:szCs w:val="28"/>
        </w:rPr>
        <w:br/>
        <w:t xml:space="preserve">  s^4 + 2.658 s^3 + 7.838 s^2 + 0.09242 s + 0.04945</w:t>
      </w:r>
      <w:r w:rsidRPr="009211A7">
        <w:rPr>
          <w:sz w:val="20"/>
          <w:szCs w:val="28"/>
        </w:rPr>
        <w:br/>
        <w:t xml:space="preserve"> </w:t>
      </w:r>
      <w:r w:rsidRPr="009211A7">
        <w:rPr>
          <w:sz w:val="20"/>
          <w:szCs w:val="28"/>
        </w:rPr>
        <w:br/>
        <w:t>Continuous-time transfer function.</w:t>
      </w:r>
      <w:r w:rsidRPr="009211A7">
        <w:rPr>
          <w:sz w:val="20"/>
          <w:szCs w:val="28"/>
        </w:rPr>
        <w:br/>
      </w:r>
      <w:r w:rsidRPr="009211A7">
        <w:rPr>
          <w:sz w:val="20"/>
          <w:szCs w:val="28"/>
        </w:rPr>
        <w:br/>
      </w:r>
      <w:r w:rsidRPr="009211A7">
        <w:rPr>
          <w:sz w:val="20"/>
          <w:szCs w:val="28"/>
        </w:rPr>
        <w:br/>
        <w:t>ModelLinearizerTF_alpha_de =</w:t>
      </w:r>
      <w:r w:rsidRPr="009211A7">
        <w:rPr>
          <w:sz w:val="20"/>
          <w:szCs w:val="28"/>
        </w:rPr>
        <w:br/>
        <w:t xml:space="preserve"> </w:t>
      </w:r>
      <w:r w:rsidRPr="009211A7">
        <w:rPr>
          <w:sz w:val="20"/>
          <w:szCs w:val="28"/>
        </w:rPr>
        <w:br/>
        <w:t xml:space="preserve">    -0.09688 s^3 - 8.481 s^2 - 0.1024 s - 0.08609</w:t>
      </w:r>
      <w:r w:rsidRPr="009211A7">
        <w:rPr>
          <w:sz w:val="20"/>
          <w:szCs w:val="28"/>
        </w:rPr>
        <w:br/>
        <w:t xml:space="preserve">  -------------------------------------------------</w:t>
      </w:r>
      <w:r w:rsidRPr="009211A7">
        <w:rPr>
          <w:sz w:val="20"/>
          <w:szCs w:val="28"/>
        </w:rPr>
        <w:br/>
        <w:t xml:space="preserve">  s^4 + 2.658 s^3 + 7.838 s^2 + 0.09242 s + 0.04945</w:t>
      </w:r>
      <w:r w:rsidRPr="009211A7">
        <w:rPr>
          <w:sz w:val="20"/>
          <w:szCs w:val="28"/>
        </w:rPr>
        <w:br/>
        <w:t xml:space="preserve"> </w:t>
      </w:r>
      <w:r w:rsidRPr="009211A7">
        <w:rPr>
          <w:sz w:val="20"/>
          <w:szCs w:val="28"/>
        </w:rPr>
        <w:br/>
        <w:t>Continuous-time transfer function.</w:t>
      </w:r>
      <w:r w:rsidRPr="009211A7">
        <w:rPr>
          <w:sz w:val="20"/>
          <w:szCs w:val="28"/>
        </w:rPr>
        <w:br/>
      </w:r>
      <w:r w:rsidRPr="009211A7">
        <w:rPr>
          <w:sz w:val="20"/>
          <w:szCs w:val="28"/>
        </w:rPr>
        <w:br/>
      </w:r>
      <w:r w:rsidRPr="009211A7">
        <w:rPr>
          <w:sz w:val="20"/>
          <w:szCs w:val="28"/>
        </w:rPr>
        <w:br/>
      </w:r>
      <w:r w:rsidRPr="009211A7">
        <w:rPr>
          <w:sz w:val="20"/>
          <w:szCs w:val="28"/>
        </w:rPr>
        <w:lastRenderedPageBreak/>
        <w:t>ModelLinearizerTF_alpha_dT =</w:t>
      </w:r>
      <w:r w:rsidRPr="009211A7">
        <w:rPr>
          <w:sz w:val="20"/>
          <w:szCs w:val="28"/>
        </w:rPr>
        <w:br/>
        <w:t xml:space="preserve"> </w:t>
      </w:r>
      <w:r w:rsidRPr="009211A7">
        <w:rPr>
          <w:sz w:val="20"/>
          <w:szCs w:val="28"/>
        </w:rPr>
        <w:br/>
        <w:t xml:space="preserve">  -1.314e-07 s^3 - 6.499e-06 s^2 - 7.509e-07 s - 6.112e-08</w:t>
      </w:r>
      <w:r w:rsidRPr="009211A7">
        <w:rPr>
          <w:sz w:val="20"/>
          <w:szCs w:val="28"/>
        </w:rPr>
        <w:br/>
        <w:t xml:space="preserve">  --------------------------------------------------------</w:t>
      </w:r>
      <w:r w:rsidRPr="009211A7">
        <w:rPr>
          <w:sz w:val="20"/>
          <w:szCs w:val="28"/>
        </w:rPr>
        <w:br/>
        <w:t xml:space="preserve">     s^4 + 2.658 s^3 + 7.838 s^2 + 0.09242 s + 0.04945</w:t>
      </w:r>
      <w:r w:rsidRPr="009211A7">
        <w:rPr>
          <w:sz w:val="20"/>
          <w:szCs w:val="28"/>
        </w:rPr>
        <w:br/>
        <w:t xml:space="preserve"> </w:t>
      </w:r>
      <w:r w:rsidRPr="009211A7">
        <w:rPr>
          <w:sz w:val="20"/>
          <w:szCs w:val="28"/>
        </w:rPr>
        <w:br/>
        <w:t>Continuous-time transfer function.</w:t>
      </w:r>
      <w:r w:rsidRPr="009211A7">
        <w:rPr>
          <w:sz w:val="20"/>
          <w:szCs w:val="28"/>
        </w:rPr>
        <w:br/>
      </w:r>
      <w:r w:rsidRPr="009211A7">
        <w:rPr>
          <w:sz w:val="20"/>
          <w:szCs w:val="28"/>
        </w:rPr>
        <w:br/>
      </w:r>
      <w:r w:rsidRPr="009211A7">
        <w:rPr>
          <w:sz w:val="20"/>
          <w:szCs w:val="28"/>
        </w:rPr>
        <w:br/>
        <w:t>ModelLinearizerTF_q_de =</w:t>
      </w:r>
      <w:r w:rsidRPr="009211A7">
        <w:rPr>
          <w:sz w:val="20"/>
          <w:szCs w:val="28"/>
        </w:rPr>
        <w:br/>
        <w:t xml:space="preserve"> </w:t>
      </w:r>
      <w:r w:rsidRPr="009211A7">
        <w:rPr>
          <w:sz w:val="20"/>
          <w:szCs w:val="28"/>
        </w:rPr>
        <w:br/>
        <w:t xml:space="preserve">    -8.343 s^3 - 9.844 s^2 - 0.1563 s + 8.103e-18</w:t>
      </w:r>
      <w:r w:rsidRPr="009211A7">
        <w:rPr>
          <w:sz w:val="20"/>
          <w:szCs w:val="28"/>
        </w:rPr>
        <w:br/>
        <w:t xml:space="preserve">  -------------------------------------------------</w:t>
      </w:r>
      <w:r w:rsidRPr="009211A7">
        <w:rPr>
          <w:sz w:val="20"/>
          <w:szCs w:val="28"/>
        </w:rPr>
        <w:br/>
        <w:t xml:space="preserve">  s^4 + 2.658 s^3 + 7.838 s^2 + 0.09242 s + 0.04945</w:t>
      </w:r>
      <w:r w:rsidRPr="009211A7">
        <w:rPr>
          <w:sz w:val="20"/>
          <w:szCs w:val="28"/>
        </w:rPr>
        <w:br/>
        <w:t xml:space="preserve"> </w:t>
      </w:r>
      <w:r w:rsidRPr="009211A7">
        <w:rPr>
          <w:sz w:val="20"/>
          <w:szCs w:val="28"/>
        </w:rPr>
        <w:br/>
        <w:t>Continuous-time transfer function.</w:t>
      </w:r>
      <w:r w:rsidRPr="009211A7">
        <w:rPr>
          <w:sz w:val="20"/>
          <w:szCs w:val="28"/>
        </w:rPr>
        <w:br/>
      </w:r>
      <w:r w:rsidRPr="009211A7">
        <w:rPr>
          <w:sz w:val="20"/>
          <w:szCs w:val="28"/>
        </w:rPr>
        <w:br/>
      </w:r>
      <w:r w:rsidRPr="009211A7">
        <w:rPr>
          <w:sz w:val="20"/>
          <w:szCs w:val="28"/>
        </w:rPr>
        <w:br/>
        <w:t>ModelLinearizerTF_q_dT =</w:t>
      </w:r>
      <w:r w:rsidRPr="009211A7">
        <w:rPr>
          <w:sz w:val="20"/>
          <w:szCs w:val="28"/>
        </w:rPr>
        <w:br/>
        <w:t xml:space="preserve"> </w:t>
      </w:r>
      <w:r w:rsidRPr="009211A7">
        <w:rPr>
          <w:sz w:val="20"/>
          <w:szCs w:val="28"/>
        </w:rPr>
        <w:br/>
        <w:t xml:space="preserve">  -6.04e-06 s^3 - 7.047e-06 s^2 + 1.184e-06 s - 2.1e-23</w:t>
      </w:r>
      <w:r w:rsidRPr="009211A7">
        <w:rPr>
          <w:sz w:val="20"/>
          <w:szCs w:val="28"/>
        </w:rPr>
        <w:br/>
        <w:t xml:space="preserve">  -----------------------------------------------------</w:t>
      </w:r>
      <w:r w:rsidRPr="009211A7">
        <w:rPr>
          <w:sz w:val="20"/>
          <w:szCs w:val="28"/>
        </w:rPr>
        <w:br/>
        <w:t xml:space="preserve">    s^4 + 2.658 s^3 + 7.838 s^2 + 0.09242 s + 0.04945</w:t>
      </w:r>
      <w:r w:rsidRPr="009211A7">
        <w:rPr>
          <w:sz w:val="20"/>
          <w:szCs w:val="28"/>
        </w:rPr>
        <w:br/>
        <w:t xml:space="preserve"> </w:t>
      </w:r>
      <w:r w:rsidRPr="009211A7">
        <w:rPr>
          <w:sz w:val="20"/>
          <w:szCs w:val="28"/>
        </w:rPr>
        <w:br/>
        <w:t>Continuous-time transfer function.</w:t>
      </w:r>
      <w:r w:rsidRPr="009211A7">
        <w:rPr>
          <w:sz w:val="20"/>
          <w:szCs w:val="28"/>
        </w:rPr>
        <w:br/>
      </w:r>
      <w:r w:rsidRPr="009211A7">
        <w:rPr>
          <w:sz w:val="20"/>
          <w:szCs w:val="28"/>
        </w:rPr>
        <w:br/>
      </w:r>
      <w:r w:rsidRPr="009211A7">
        <w:rPr>
          <w:sz w:val="20"/>
          <w:szCs w:val="28"/>
        </w:rPr>
        <w:br/>
        <w:t>ModelLinearizerTF_theta_de =</w:t>
      </w:r>
      <w:r w:rsidRPr="009211A7">
        <w:rPr>
          <w:sz w:val="20"/>
          <w:szCs w:val="28"/>
        </w:rPr>
        <w:br/>
        <w:t xml:space="preserve"> </w:t>
      </w:r>
      <w:r w:rsidRPr="009211A7">
        <w:rPr>
          <w:sz w:val="20"/>
          <w:szCs w:val="28"/>
        </w:rPr>
        <w:br/>
        <w:t xml:space="preserve">            -8.343 s^2 - 9.844 s - 0.1563</w:t>
      </w:r>
      <w:r w:rsidRPr="009211A7">
        <w:rPr>
          <w:sz w:val="20"/>
          <w:szCs w:val="28"/>
        </w:rPr>
        <w:br/>
        <w:t xml:space="preserve">  -------------------------------------------------</w:t>
      </w:r>
      <w:r w:rsidRPr="009211A7">
        <w:rPr>
          <w:sz w:val="20"/>
          <w:szCs w:val="28"/>
        </w:rPr>
        <w:br/>
        <w:t xml:space="preserve">  s^4 + 2.658 s^3 + 7.838 s^2 + 0.09242 s + 0.04945</w:t>
      </w:r>
      <w:r w:rsidRPr="009211A7">
        <w:rPr>
          <w:sz w:val="20"/>
          <w:szCs w:val="28"/>
        </w:rPr>
        <w:br/>
        <w:t xml:space="preserve"> </w:t>
      </w:r>
      <w:r w:rsidRPr="009211A7">
        <w:rPr>
          <w:sz w:val="20"/>
          <w:szCs w:val="28"/>
        </w:rPr>
        <w:br/>
        <w:t>Continuous-time transfer function.</w:t>
      </w:r>
      <w:r w:rsidRPr="009211A7">
        <w:rPr>
          <w:sz w:val="20"/>
          <w:szCs w:val="28"/>
        </w:rPr>
        <w:br/>
      </w:r>
      <w:r w:rsidRPr="009211A7">
        <w:rPr>
          <w:sz w:val="20"/>
          <w:szCs w:val="28"/>
        </w:rPr>
        <w:br/>
      </w:r>
      <w:r w:rsidRPr="009211A7">
        <w:rPr>
          <w:sz w:val="20"/>
          <w:szCs w:val="28"/>
        </w:rPr>
        <w:br/>
        <w:t>ModelLinearizerTF_theta_dT =</w:t>
      </w:r>
      <w:r w:rsidRPr="009211A7">
        <w:rPr>
          <w:sz w:val="20"/>
          <w:szCs w:val="28"/>
        </w:rPr>
        <w:br/>
        <w:t xml:space="preserve"> </w:t>
      </w:r>
      <w:r w:rsidRPr="009211A7">
        <w:rPr>
          <w:sz w:val="20"/>
          <w:szCs w:val="28"/>
        </w:rPr>
        <w:br/>
        <w:t xml:space="preserve">       -6.04e-06 s^2 - 7.047e-06 s + 1.184e-06</w:t>
      </w:r>
      <w:r w:rsidRPr="009211A7">
        <w:rPr>
          <w:sz w:val="20"/>
          <w:szCs w:val="28"/>
        </w:rPr>
        <w:br/>
        <w:t xml:space="preserve">  -------------------------------------------------</w:t>
      </w:r>
      <w:r w:rsidRPr="009211A7">
        <w:rPr>
          <w:sz w:val="20"/>
          <w:szCs w:val="28"/>
        </w:rPr>
        <w:br/>
        <w:t xml:space="preserve">  s^4 + 2.658 s^3 + 7.838 s^2 + 0.09242 s + 0.04945</w:t>
      </w:r>
      <w:r w:rsidRPr="009211A7">
        <w:rPr>
          <w:sz w:val="20"/>
          <w:szCs w:val="28"/>
        </w:rPr>
        <w:br/>
        <w:t xml:space="preserve"> </w:t>
      </w:r>
      <w:r w:rsidRPr="009211A7">
        <w:rPr>
          <w:sz w:val="20"/>
          <w:szCs w:val="28"/>
        </w:rPr>
        <w:br/>
        <w:t>Continuous-time transfer function.</w:t>
      </w:r>
      <w:r w:rsidRPr="009211A7">
        <w:rPr>
          <w:sz w:val="20"/>
          <w:szCs w:val="28"/>
        </w:rPr>
        <w:br/>
      </w:r>
    </w:p>
    <w:p w14:paraId="44D7A135" w14:textId="39B9CBFF" w:rsidR="00AD7753" w:rsidRPr="00590B75" w:rsidRDefault="00000000" w:rsidP="00590B75">
      <w:pPr>
        <w:rPr>
          <w:i/>
          <w:noProof/>
          <w:color w:val="808080"/>
        </w:rPr>
      </w:pPr>
      <w:hyperlink r:id="rId136" w:tooltip="https://www.mathworks.com/products/matlab" w:history="1">
        <w:r w:rsidR="00590B75" w:rsidRPr="009211A7">
          <w:rPr>
            <w:rStyle w:val="Hyperlink"/>
            <w:i/>
            <w:noProof/>
          </w:rPr>
          <w:t>Published with MATLAB® R2021b</w:t>
        </w:r>
      </w:hyperlink>
    </w:p>
    <w:p w14:paraId="3EFD76AF" w14:textId="1CBEED85" w:rsidR="004F6623" w:rsidRDefault="00590B75" w:rsidP="00590B75">
      <w:pPr>
        <w:spacing w:after="200"/>
        <w:ind w:left="0" w:right="0"/>
        <w:jc w:val="left"/>
        <w:rPr>
          <w:rFonts w:ascii="Cambria Math" w:hAnsi="Cambria Math" w:cstheme="minorBidi"/>
          <w:color w:val="002060"/>
          <w:kern w:val="24"/>
        </w:rPr>
      </w:pPr>
      <w:r>
        <w:rPr>
          <w:rFonts w:ascii="Cambria Math" w:hAnsi="Cambria Math" w:cstheme="minorBidi"/>
          <w:color w:val="002060"/>
          <w:kern w:val="24"/>
        </w:rPr>
        <w:br w:type="page"/>
      </w:r>
    </w:p>
    <w:p w14:paraId="3C0BD682" w14:textId="2A4CEB3B" w:rsidR="004B01F5" w:rsidRDefault="004B01F5" w:rsidP="004B01F5">
      <w:pPr>
        <w:pStyle w:val="Heading1"/>
        <w:rPr>
          <w:ins w:id="8009" w:author="محمد زكريا سيد سيد ابوسبع" w:date="2023-03-30T14:52:00Z"/>
        </w:rPr>
      </w:pPr>
      <w:bookmarkStart w:id="8010" w:name="_Toc130028514"/>
      <w:ins w:id="8011" w:author="محمد زكريا سيد سيد ابوسبع" w:date="2023-03-30T14:53:00Z">
        <w:r>
          <w:lastRenderedPageBreak/>
          <w:t>Lateral</w:t>
        </w:r>
      </w:ins>
      <w:ins w:id="8012" w:author="محمد زكريا سيد سيد ابوسبع" w:date="2023-03-30T14:52:00Z">
        <w:r>
          <w:t xml:space="preserve"> Results</w:t>
        </w:r>
      </w:ins>
    </w:p>
    <w:p w14:paraId="2D31146A" w14:textId="3427B401" w:rsidR="004B01F5" w:rsidRDefault="004B01F5">
      <w:pPr>
        <w:pStyle w:val="Heading2"/>
        <w:numPr>
          <w:ilvl w:val="0"/>
          <w:numId w:val="46"/>
        </w:numPr>
        <w:rPr>
          <w:ins w:id="8013" w:author="محمد زكريا سيد سيد ابوسبع" w:date="2023-03-30T14:52:00Z"/>
        </w:rPr>
        <w:pPrChange w:id="8014" w:author="محمد زكريا سيد سيد ابوسبع" w:date="2023-03-30T14:57:00Z">
          <w:pPr>
            <w:pStyle w:val="Heading2"/>
          </w:pPr>
        </w:pPrChange>
      </w:pPr>
      <w:ins w:id="8015" w:author="محمد زكريا سيد سيد ابوسبع" w:date="2023-03-30T14:52:00Z">
        <w:r>
          <w:t xml:space="preserve">Response of state </w:t>
        </w:r>
      </w:ins>
      <m:oMath>
        <m:r>
          <w:ins w:id="8016" w:author="محمد زكريا سيد سيد ابوسبع" w:date="2023-03-30T14:53:00Z">
            <m:rPr>
              <m:sty m:val="bi"/>
            </m:rPr>
            <w:rPr>
              <w:rFonts w:ascii="Cambria Math" w:hAnsi="Cambria Math"/>
            </w:rPr>
            <m:t>v</m:t>
          </w:ins>
        </m:r>
      </m:oMath>
    </w:p>
    <w:p w14:paraId="71D51067" w14:textId="77777777" w:rsidR="007E50A7" w:rsidRDefault="004B01F5" w:rsidP="007E50A7">
      <w:pPr>
        <w:pStyle w:val="Heading3"/>
        <w:numPr>
          <w:ilvl w:val="0"/>
          <w:numId w:val="57"/>
        </w:numPr>
      </w:pPr>
      <w:ins w:id="8017" w:author="محمد زكريا سيد سيد ابوسبع" w:date="2023-03-30T14:52:00Z">
        <w:r>
          <w:t>Transfer Functions</w:t>
        </w:r>
      </w:ins>
    </w:p>
    <w:tbl>
      <w:tblPr>
        <w:tblStyle w:val="TableGrid"/>
        <w:tblW w:w="0" w:type="auto"/>
        <w:tblInd w:w="-5" w:type="dxa"/>
        <w:tblLook w:val="04A0" w:firstRow="1" w:lastRow="0" w:firstColumn="1" w:lastColumn="0" w:noHBand="0" w:noVBand="1"/>
      </w:tblPr>
      <w:tblGrid>
        <w:gridCol w:w="631"/>
        <w:gridCol w:w="3982"/>
        <w:gridCol w:w="2892"/>
        <w:gridCol w:w="2092"/>
      </w:tblGrid>
      <w:tr w:rsidR="007E50A7" w:rsidRPr="00E8154F" w14:paraId="6ED2FC65" w14:textId="77777777" w:rsidTr="001B59EC">
        <w:trPr>
          <w:ins w:id="8018" w:author="محمد زكريا سيد سيد ابوسبع" w:date="2023-03-30T15:04:00Z"/>
        </w:trPr>
        <w:tc>
          <w:tcPr>
            <w:tcW w:w="810" w:type="dxa"/>
            <w:shd w:val="clear" w:color="auto" w:fill="A9ACB0" w:themeFill="background2" w:themeFillShade="BF"/>
          </w:tcPr>
          <w:p w14:paraId="15E3295F" w14:textId="371FC251" w:rsidR="007E50A7" w:rsidRPr="00E8154F" w:rsidRDefault="00FA458C" w:rsidP="001B59EC">
            <w:pPr>
              <w:ind w:left="0"/>
              <w:jc w:val="center"/>
              <w:rPr>
                <w:ins w:id="8019" w:author="محمد زكريا سيد سيد ابوسبع" w:date="2023-03-30T15:04:00Z"/>
                <w:sz w:val="16"/>
                <w:szCs w:val="16"/>
              </w:rPr>
            </w:pPr>
            <w:r>
              <w:rPr>
                <w:sz w:val="16"/>
                <w:szCs w:val="16"/>
              </w:rPr>
              <w:t>TF</w:t>
            </w:r>
          </w:p>
        </w:tc>
        <w:tc>
          <w:tcPr>
            <w:tcW w:w="4065" w:type="dxa"/>
            <w:shd w:val="clear" w:color="auto" w:fill="A9ACB0" w:themeFill="background2" w:themeFillShade="BF"/>
          </w:tcPr>
          <w:p w14:paraId="46B6CEFE" w14:textId="77777777" w:rsidR="007E50A7" w:rsidRPr="00E8154F" w:rsidRDefault="007E50A7" w:rsidP="001B59EC">
            <w:pPr>
              <w:ind w:left="0"/>
              <w:jc w:val="center"/>
              <w:rPr>
                <w:ins w:id="8020" w:author="محمد زكريا سيد سيد ابوسبع" w:date="2023-03-30T15:04:00Z"/>
                <w:sz w:val="16"/>
                <w:szCs w:val="16"/>
              </w:rPr>
            </w:pPr>
            <w:ins w:id="8021" w:author="محمد زكريا سيد سيد ابوسبع" w:date="2023-03-30T15:04:00Z">
              <w:r w:rsidRPr="00E8154F">
                <w:rPr>
                  <w:sz w:val="16"/>
                  <w:szCs w:val="16"/>
                </w:rPr>
                <w:t>Full Linear</w:t>
              </w:r>
            </w:ins>
          </w:p>
        </w:tc>
        <w:tc>
          <w:tcPr>
            <w:tcW w:w="2246" w:type="dxa"/>
            <w:shd w:val="clear" w:color="auto" w:fill="A9ACB0" w:themeFill="background2" w:themeFillShade="BF"/>
          </w:tcPr>
          <w:p w14:paraId="6E2FC9ED" w14:textId="77777777" w:rsidR="007E50A7" w:rsidRPr="00E8154F" w:rsidRDefault="007E50A7" w:rsidP="001B59EC">
            <w:pPr>
              <w:ind w:left="0"/>
              <w:jc w:val="center"/>
              <w:rPr>
                <w:ins w:id="8022" w:author="محمد زكريا سيد سيد ابوسبع" w:date="2023-03-30T15:04:00Z"/>
                <w:sz w:val="16"/>
                <w:szCs w:val="16"/>
              </w:rPr>
            </w:pPr>
            <w:ins w:id="8023" w:author="محمد زكريا سيد سيد ابوسبع" w:date="2023-03-30T15:06:00Z">
              <w:r w:rsidRPr="00E8154F">
                <w:rPr>
                  <w:sz w:val="16"/>
                  <w:szCs w:val="16"/>
                </w:rPr>
                <w:t>Dutch 3 DOF</w:t>
              </w:r>
            </w:ins>
            <w:ins w:id="8024" w:author="محمد زكريا سيد سيد ابوسبع" w:date="2023-03-30T15:04:00Z">
              <w:r w:rsidRPr="00E8154F">
                <w:rPr>
                  <w:sz w:val="16"/>
                  <w:szCs w:val="16"/>
                </w:rPr>
                <w:t xml:space="preserve"> Mode</w:t>
              </w:r>
            </w:ins>
          </w:p>
        </w:tc>
        <w:tc>
          <w:tcPr>
            <w:tcW w:w="2307" w:type="dxa"/>
            <w:shd w:val="clear" w:color="auto" w:fill="A9ACB0" w:themeFill="background2" w:themeFillShade="BF"/>
          </w:tcPr>
          <w:p w14:paraId="3A627944" w14:textId="77777777" w:rsidR="007E50A7" w:rsidRPr="00E8154F" w:rsidRDefault="007E50A7" w:rsidP="001B59EC">
            <w:pPr>
              <w:ind w:left="0"/>
              <w:jc w:val="center"/>
              <w:rPr>
                <w:ins w:id="8025" w:author="محمد زكريا سيد سيد ابوسبع" w:date="2023-03-30T15:06:00Z"/>
                <w:sz w:val="16"/>
                <w:szCs w:val="16"/>
              </w:rPr>
            </w:pPr>
            <w:ins w:id="8026" w:author="محمد زكريا سيد سيد ابوسبع" w:date="2023-03-30T15:06:00Z">
              <w:r w:rsidRPr="00E8154F">
                <w:rPr>
                  <w:sz w:val="16"/>
                  <w:szCs w:val="16"/>
                </w:rPr>
                <w:t xml:space="preserve">Dutch </w:t>
              </w:r>
            </w:ins>
            <w:r w:rsidRPr="00E8154F">
              <w:rPr>
                <w:sz w:val="16"/>
                <w:szCs w:val="16"/>
              </w:rPr>
              <w:t>2</w:t>
            </w:r>
            <w:ins w:id="8027" w:author="محمد زكريا سيد سيد ابوسبع" w:date="2023-03-30T15:06:00Z">
              <w:r w:rsidRPr="00E8154F">
                <w:rPr>
                  <w:sz w:val="16"/>
                  <w:szCs w:val="16"/>
                </w:rPr>
                <w:t xml:space="preserve"> DOF Mode</w:t>
              </w:r>
            </w:ins>
          </w:p>
        </w:tc>
      </w:tr>
      <w:tr w:rsidR="007E50A7" w:rsidRPr="00E8154F" w14:paraId="58BC5F89" w14:textId="77777777" w:rsidTr="001B59EC">
        <w:trPr>
          <w:ins w:id="8028" w:author="محمد زكريا سيد سيد ابوسبع" w:date="2023-03-30T15:04:00Z"/>
        </w:trPr>
        <w:tc>
          <w:tcPr>
            <w:tcW w:w="810" w:type="dxa"/>
            <w:shd w:val="clear" w:color="auto" w:fill="A9ACB0" w:themeFill="background2" w:themeFillShade="BF"/>
          </w:tcPr>
          <w:p w14:paraId="2F298E9A" w14:textId="48672FC3" w:rsidR="007E50A7" w:rsidRPr="00E8154F" w:rsidRDefault="00FA458C" w:rsidP="001B59EC">
            <w:pPr>
              <w:ind w:left="0"/>
              <w:rPr>
                <w:ins w:id="8029" w:author="محمد زكريا سيد سيد ابوسبع" w:date="2023-03-30T15:04:00Z"/>
                <w:sz w:val="16"/>
                <w:szCs w:val="16"/>
              </w:rPr>
            </w:pPr>
            <m:oMathPara>
              <m:oMath>
                <m:r>
                  <w:rPr>
                    <w:rFonts w:ascii="Cambria Math" w:hAnsi="Cambria Math"/>
                    <w:sz w:val="16"/>
                    <w:szCs w:val="16"/>
                  </w:rPr>
                  <m:t>v</m:t>
                </m:r>
                <m:r>
                  <w:ins w:id="8030" w:author="محمد زكريا سيد سيد ابوسبع" w:date="2023-03-30T15:04:00Z">
                    <m:rPr>
                      <m:lit/>
                    </m:rPr>
                    <w:rPr>
                      <w:rFonts w:ascii="Cambria Math" w:hAnsi="Cambria Math"/>
                      <w:sz w:val="16"/>
                      <w:szCs w:val="16"/>
                    </w:rPr>
                    <m:t>/</m:t>
                  </w:ins>
                </m:r>
                <m:sSub>
                  <m:sSubPr>
                    <m:ctrlPr>
                      <w:ins w:id="8031" w:author="محمد زكريا سيد سيد ابوسبع" w:date="2023-03-30T15:04:00Z">
                        <w:rPr>
                          <w:rFonts w:ascii="Cambria Math" w:hAnsi="Cambria Math"/>
                          <w:i/>
                          <w:sz w:val="16"/>
                          <w:szCs w:val="16"/>
                        </w:rPr>
                      </w:ins>
                    </m:ctrlPr>
                  </m:sSubPr>
                  <m:e>
                    <m:r>
                      <w:ins w:id="8032" w:author="محمد زكريا سيد سيد ابوسبع" w:date="2023-03-30T15:04:00Z">
                        <w:rPr>
                          <w:rFonts w:ascii="Cambria Math" w:hAnsi="Cambria Math"/>
                          <w:sz w:val="16"/>
                          <w:szCs w:val="16"/>
                        </w:rPr>
                        <m:t>δ</m:t>
                      </w:ins>
                    </m:r>
                  </m:e>
                  <m:sub>
                    <m:r>
                      <w:ins w:id="8033" w:author="محمد زكريا سيد سيد ابوسبع" w:date="2023-03-30T15:05:00Z">
                        <w:rPr>
                          <w:rFonts w:ascii="Cambria Math" w:hAnsi="Cambria Math"/>
                          <w:sz w:val="16"/>
                          <w:szCs w:val="16"/>
                        </w:rPr>
                        <m:t>a</m:t>
                      </w:ins>
                    </m:r>
                  </m:sub>
                </m:sSub>
              </m:oMath>
            </m:oMathPara>
          </w:p>
        </w:tc>
        <w:tc>
          <w:tcPr>
            <w:tcW w:w="4065" w:type="dxa"/>
          </w:tcPr>
          <w:p w14:paraId="6850709A" w14:textId="3B2EB4C8" w:rsidR="007E50A7" w:rsidRPr="00E8154F" w:rsidRDefault="00000000" w:rsidP="001B59EC">
            <w:pPr>
              <w:pStyle w:val="ListParagraph"/>
              <w:ind w:left="2880"/>
              <w:rPr>
                <w:ins w:id="8034" w:author="محمد زكريا سيد سيد ابوسبع" w:date="2023-03-30T15:04:00Z"/>
                <w:sz w:val="16"/>
                <w:szCs w:val="16"/>
              </w:rPr>
            </w:pPr>
            <m:oMathPara>
              <m:oMath>
                <m:f>
                  <m:fPr>
                    <m:ctrlPr>
                      <w:ins w:id="8035" w:author="محمد زكريا سيد سيد ابوسبع" w:date="2023-03-30T15:04:00Z">
                        <w:rPr>
                          <w:rFonts w:ascii="Cambria Math" w:hAnsi="Cambria Math"/>
                          <w:i/>
                          <w:sz w:val="16"/>
                          <w:szCs w:val="16"/>
                        </w:rPr>
                      </w:ins>
                    </m:ctrlPr>
                  </m:fPr>
                  <m:num>
                    <m:r>
                      <m:rPr>
                        <m:sty m:val="p"/>
                      </m:rPr>
                      <w:rPr>
                        <w:rFonts w:ascii="Cambria Math" w:eastAsia="Times New Roman" w:hAnsi="Cambria Math"/>
                        <w:color w:val="404040"/>
                        <w:sz w:val="16"/>
                        <w:szCs w:val="16"/>
                      </w:rPr>
                      <m:t>132.1 s^2 + 399.8 s + 24.48</m:t>
                    </m:r>
                  </m:num>
                  <m:den>
                    <m:r>
                      <m:rPr>
                        <m:sty m:val="p"/>
                      </m:rPr>
                      <w:rPr>
                        <w:rFonts w:ascii="Cambria Math" w:eastAsia="Times New Roman" w:hAnsi="Cambria Math"/>
                        <w:color w:val="404040"/>
                        <w:sz w:val="16"/>
                        <w:szCs w:val="16"/>
                      </w:rPr>
                      <m:t>s^4 + 1.736 s^3 + 4.295 s^2 + 5.613 s + 0.02994</m:t>
                    </m:r>
                  </m:den>
                </m:f>
              </m:oMath>
            </m:oMathPara>
          </w:p>
          <w:p w14:paraId="70FCA8CC" w14:textId="77777777" w:rsidR="007E50A7" w:rsidRPr="00E8154F" w:rsidRDefault="007E50A7" w:rsidP="001B59EC">
            <w:pPr>
              <w:ind w:left="0"/>
              <w:rPr>
                <w:ins w:id="8036" w:author="محمد زكريا سيد سيد ابوسبع" w:date="2023-03-30T15:04:00Z"/>
                <w:sz w:val="16"/>
                <w:szCs w:val="16"/>
              </w:rPr>
            </w:pPr>
          </w:p>
        </w:tc>
        <w:tc>
          <w:tcPr>
            <w:tcW w:w="2246" w:type="dxa"/>
          </w:tcPr>
          <w:p w14:paraId="27E486AF" w14:textId="2025F4E2" w:rsidR="007E50A7" w:rsidRPr="00E8154F" w:rsidRDefault="00000000" w:rsidP="001B59EC">
            <w:pPr>
              <w:pStyle w:val="ListParagraph"/>
              <w:ind w:left="2880"/>
              <w:rPr>
                <w:ins w:id="8037" w:author="محمد زكريا سيد سيد ابوسبع" w:date="2023-03-30T15:04:00Z"/>
                <w:sz w:val="16"/>
                <w:szCs w:val="16"/>
              </w:rPr>
            </w:pPr>
            <m:oMathPara>
              <m:oMath>
                <m:f>
                  <m:fPr>
                    <m:ctrlPr>
                      <w:ins w:id="8038" w:author="محمد زكريا سيد سيد ابوسبع" w:date="2023-03-30T15:04:00Z">
                        <w:rPr>
                          <w:rFonts w:ascii="Cambria Math" w:hAnsi="Cambria Math"/>
                          <w:i/>
                          <w:sz w:val="16"/>
                          <w:szCs w:val="16"/>
                        </w:rPr>
                      </w:ins>
                    </m:ctrlPr>
                  </m:fPr>
                  <m:num>
                    <m:r>
                      <m:rPr>
                        <m:sty m:val="p"/>
                      </m:rPr>
                      <w:rPr>
                        <w:rFonts w:ascii="Cambria Math" w:hAnsi="Cambria Math"/>
                        <w:sz w:val="16"/>
                        <w:szCs w:val="16"/>
                      </w:rPr>
                      <m:t>132.1 s + 299.2</m:t>
                    </m:r>
                  </m:num>
                  <m:den>
                    <m:r>
                      <w:rPr>
                        <w:rFonts w:ascii="Cambria Math" w:hAnsi="Cambria Math"/>
                        <w:sz w:val="16"/>
                        <w:szCs w:val="16"/>
                      </w:rPr>
                      <m:t>ss^3 + 1.736 s^2 + 4.295 s + 5.251</m:t>
                    </m:r>
                  </m:den>
                </m:f>
              </m:oMath>
            </m:oMathPara>
          </w:p>
          <w:p w14:paraId="050FA2B2" w14:textId="77777777" w:rsidR="007E50A7" w:rsidRPr="00E8154F" w:rsidRDefault="007E50A7" w:rsidP="001B59EC">
            <w:pPr>
              <w:ind w:left="0"/>
              <w:rPr>
                <w:ins w:id="8039" w:author="محمد زكريا سيد سيد ابوسبع" w:date="2023-03-30T15:04:00Z"/>
                <w:sz w:val="16"/>
                <w:szCs w:val="16"/>
              </w:rPr>
            </w:pPr>
          </w:p>
        </w:tc>
        <w:tc>
          <w:tcPr>
            <w:tcW w:w="2307" w:type="dxa"/>
          </w:tcPr>
          <w:p w14:paraId="43E14634" w14:textId="491B5BEE" w:rsidR="007E50A7" w:rsidRPr="00E8154F" w:rsidRDefault="00000000" w:rsidP="001B59EC">
            <w:pPr>
              <w:pStyle w:val="ListParagraph"/>
              <w:ind w:left="2880"/>
              <w:rPr>
                <w:ins w:id="8040" w:author="محمد زكريا سيد سيد ابوسبع" w:date="2023-03-30T15:06:00Z"/>
                <w:sz w:val="16"/>
                <w:szCs w:val="16"/>
              </w:rPr>
            </w:pPr>
            <m:oMathPara>
              <m:oMath>
                <m:f>
                  <m:fPr>
                    <m:ctrlPr>
                      <w:ins w:id="8041" w:author="محمد زكريا سيد سيد ابوسبع" w:date="2023-03-30T15:06:00Z">
                        <w:rPr>
                          <w:rFonts w:ascii="Cambria Math" w:hAnsi="Cambria Math"/>
                          <w:i/>
                          <w:sz w:val="16"/>
                          <w:szCs w:val="16"/>
                        </w:rPr>
                      </w:ins>
                    </m:ctrlPr>
                  </m:fPr>
                  <m:num>
                    <m:r>
                      <m:rPr>
                        <m:sty m:val="p"/>
                      </m:rPr>
                      <w:rPr>
                        <w:rFonts w:ascii="Cambria Math" w:hAnsi="Cambria Math"/>
                        <w:sz w:val="16"/>
                        <w:szCs w:val="16"/>
                      </w:rPr>
                      <m:t xml:space="preserve"> 34.37</m:t>
                    </m:r>
                  </m:num>
                  <m:den>
                    <m:r>
                      <w:rPr>
                        <w:rFonts w:ascii="Cambria Math" w:hAnsi="Cambria Math"/>
                        <w:sz w:val="16"/>
                        <w:szCs w:val="16"/>
                      </w:rPr>
                      <m:t>s^2 + 0.424 s + 3.346</m:t>
                    </m:r>
                  </m:den>
                </m:f>
              </m:oMath>
            </m:oMathPara>
          </w:p>
          <w:p w14:paraId="344F13EE" w14:textId="77777777" w:rsidR="007E50A7" w:rsidRPr="00E8154F" w:rsidRDefault="007E50A7" w:rsidP="001B59EC">
            <w:pPr>
              <w:pStyle w:val="ListParagraph"/>
              <w:ind w:left="2880"/>
              <w:rPr>
                <w:ins w:id="8042" w:author="محمد زكريا سيد سيد ابوسبع" w:date="2023-03-30T15:06:00Z"/>
                <w:rFonts w:ascii="Times New Roman" w:hAnsi="Times New Roman" w:cs="Times New Roman"/>
                <w:sz w:val="16"/>
                <w:szCs w:val="16"/>
              </w:rPr>
            </w:pPr>
          </w:p>
        </w:tc>
      </w:tr>
      <w:tr w:rsidR="007E50A7" w:rsidRPr="00E8154F" w14:paraId="66DF4997" w14:textId="77777777" w:rsidTr="001B59EC">
        <w:trPr>
          <w:ins w:id="8043" w:author="محمد زكريا سيد سيد ابوسبع" w:date="2023-03-30T15:04:00Z"/>
        </w:trPr>
        <w:tc>
          <w:tcPr>
            <w:tcW w:w="810" w:type="dxa"/>
            <w:shd w:val="clear" w:color="auto" w:fill="A9ACB0" w:themeFill="background2" w:themeFillShade="BF"/>
          </w:tcPr>
          <w:p w14:paraId="4DA9EEF3" w14:textId="0790F7EE" w:rsidR="007E50A7" w:rsidRPr="00E8154F" w:rsidRDefault="00FA458C" w:rsidP="001B59EC">
            <w:pPr>
              <w:ind w:left="0"/>
              <w:rPr>
                <w:ins w:id="8044" w:author="محمد زكريا سيد سيد ابوسبع" w:date="2023-03-30T15:04:00Z"/>
                <w:sz w:val="16"/>
                <w:szCs w:val="16"/>
              </w:rPr>
            </w:pPr>
            <m:oMathPara>
              <m:oMath>
                <m:r>
                  <w:rPr>
                    <w:rFonts w:ascii="Cambria Math" w:hAnsi="Cambria Math"/>
                    <w:sz w:val="16"/>
                    <w:szCs w:val="16"/>
                  </w:rPr>
                  <m:t>v</m:t>
                </m:r>
                <m:r>
                  <w:ins w:id="8045" w:author="محمد زكريا سيد سيد ابوسبع" w:date="2023-03-30T15:04:00Z">
                    <m:rPr>
                      <m:lit/>
                    </m:rPr>
                    <w:rPr>
                      <w:rFonts w:ascii="Cambria Math" w:hAnsi="Cambria Math"/>
                      <w:sz w:val="16"/>
                      <w:szCs w:val="16"/>
                    </w:rPr>
                    <m:t>/</m:t>
                  </w:ins>
                </m:r>
                <m:sSub>
                  <m:sSubPr>
                    <m:ctrlPr>
                      <w:ins w:id="8046" w:author="محمد زكريا سيد سيد ابوسبع" w:date="2023-03-30T15:04:00Z">
                        <w:rPr>
                          <w:rFonts w:ascii="Cambria Math" w:hAnsi="Cambria Math"/>
                          <w:i/>
                          <w:sz w:val="16"/>
                          <w:szCs w:val="16"/>
                        </w:rPr>
                      </w:ins>
                    </m:ctrlPr>
                  </m:sSubPr>
                  <m:e>
                    <m:r>
                      <w:ins w:id="8047" w:author="محمد زكريا سيد سيد ابوسبع" w:date="2023-03-30T15:04:00Z">
                        <w:rPr>
                          <w:rFonts w:ascii="Cambria Math" w:hAnsi="Cambria Math"/>
                          <w:sz w:val="16"/>
                          <w:szCs w:val="16"/>
                        </w:rPr>
                        <m:t>δ</m:t>
                      </w:ins>
                    </m:r>
                  </m:e>
                  <m:sub>
                    <m:r>
                      <w:ins w:id="8048" w:author="محمد زكريا سيد سيد ابوسبع" w:date="2023-03-30T15:05:00Z">
                        <w:rPr>
                          <w:rFonts w:ascii="Cambria Math" w:hAnsi="Cambria Math"/>
                          <w:sz w:val="16"/>
                          <w:szCs w:val="16"/>
                        </w:rPr>
                        <m:t>r</m:t>
                      </w:ins>
                    </m:r>
                  </m:sub>
                </m:sSub>
              </m:oMath>
            </m:oMathPara>
          </w:p>
        </w:tc>
        <w:tc>
          <w:tcPr>
            <w:tcW w:w="4065" w:type="dxa"/>
          </w:tcPr>
          <w:p w14:paraId="0B40B480" w14:textId="62456C92" w:rsidR="007E50A7" w:rsidRPr="00E8154F" w:rsidRDefault="00000000" w:rsidP="001B59EC">
            <w:pPr>
              <w:pStyle w:val="ListParagraph"/>
              <w:ind w:left="2880"/>
              <w:rPr>
                <w:ins w:id="8049" w:author="محمد زكريا سيد سيد ابوسبع" w:date="2023-03-30T15:04:00Z"/>
                <w:sz w:val="16"/>
                <w:szCs w:val="16"/>
              </w:rPr>
            </w:pPr>
            <m:oMathPara>
              <m:oMath>
                <m:f>
                  <m:fPr>
                    <m:ctrlPr>
                      <w:ins w:id="8050" w:author="محمد زكريا سيد سيد ابوسبع" w:date="2023-03-30T15:04:00Z">
                        <w:rPr>
                          <w:rFonts w:ascii="Cambria Math" w:hAnsi="Cambria Math"/>
                          <w:i/>
                          <w:sz w:val="16"/>
                          <w:szCs w:val="16"/>
                        </w:rPr>
                      </w:ins>
                    </m:ctrlPr>
                  </m:fPr>
                  <m:num>
                    <m:r>
                      <m:rPr>
                        <m:sty m:val="p"/>
                      </m:rPr>
                      <w:rPr>
                        <w:rFonts w:ascii="Cambria Math" w:eastAsia="Times New Roman" w:hAnsi="Cambria Math"/>
                        <w:color w:val="404040"/>
                        <w:sz w:val="16"/>
                        <w:szCs w:val="16"/>
                      </w:rPr>
                      <m:t>18.95</m:t>
                    </m:r>
                    <m:r>
                      <m:rPr>
                        <m:sty m:val="p"/>
                      </m:rPr>
                      <w:rPr>
                        <w:rFonts w:ascii="Cambria Math" w:eastAsia="Times New Roman" w:hAnsi="Cambria Math"/>
                        <w:color w:val="404040"/>
                        <w:sz w:val="16"/>
                        <w:szCs w:val="16"/>
                      </w:rPr>
                      <m:t xml:space="preserve"> s^3 + 8</m:t>
                    </m:r>
                    <m:r>
                      <m:rPr>
                        <m:sty m:val="p"/>
                      </m:rPr>
                      <w:rPr>
                        <w:rFonts w:ascii="Cambria Math" w:eastAsia="Times New Roman" w:hAnsi="Cambria Math"/>
                        <w:color w:val="404040"/>
                        <w:sz w:val="16"/>
                        <w:szCs w:val="16"/>
                      </w:rPr>
                      <m:t>86.9</m:t>
                    </m:r>
                    <m:r>
                      <m:rPr>
                        <m:sty m:val="p"/>
                      </m:rPr>
                      <w:rPr>
                        <w:rFonts w:ascii="Cambria Math" w:eastAsia="Times New Roman" w:hAnsi="Cambria Math"/>
                        <w:color w:val="404040"/>
                        <w:sz w:val="16"/>
                        <w:szCs w:val="16"/>
                      </w:rPr>
                      <m:t xml:space="preserve"> s^2 + 12</m:t>
                    </m:r>
                    <m:r>
                      <m:rPr>
                        <m:sty m:val="p"/>
                      </m:rPr>
                      <w:rPr>
                        <w:rFonts w:ascii="Cambria Math" w:eastAsia="Times New Roman" w:hAnsi="Cambria Math"/>
                        <w:color w:val="404040"/>
                        <w:sz w:val="16"/>
                        <w:szCs w:val="16"/>
                      </w:rPr>
                      <m:t>24</m:t>
                    </m:r>
                    <m:r>
                      <m:rPr>
                        <m:sty m:val="p"/>
                      </m:rPr>
                      <w:rPr>
                        <w:rFonts w:ascii="Cambria Math" w:eastAsia="Times New Roman" w:hAnsi="Cambria Math"/>
                        <w:color w:val="404040"/>
                        <w:sz w:val="16"/>
                        <w:szCs w:val="16"/>
                      </w:rPr>
                      <m:t xml:space="preserve"> s - 2.901</m:t>
                    </m:r>
                  </m:num>
                  <m:den>
                    <m:r>
                      <m:rPr>
                        <m:sty m:val="p"/>
                      </m:rPr>
                      <w:rPr>
                        <w:rFonts w:ascii="Cambria Math" w:eastAsia="Times New Roman" w:hAnsi="Cambria Math"/>
                        <w:color w:val="404040"/>
                        <w:sz w:val="16"/>
                        <w:szCs w:val="16"/>
                      </w:rPr>
                      <m:t>s^4 + 1.736 s^3 + 4.295 s^2 + 5.613 s + 0.02994</m:t>
                    </m:r>
                  </m:den>
                </m:f>
              </m:oMath>
            </m:oMathPara>
          </w:p>
          <w:p w14:paraId="4C594C45" w14:textId="77777777" w:rsidR="007E50A7" w:rsidRPr="00E8154F" w:rsidRDefault="007E50A7" w:rsidP="001B59EC">
            <w:pPr>
              <w:ind w:left="0"/>
              <w:rPr>
                <w:ins w:id="8051" w:author="محمد زكريا سيد سيد ابوسبع" w:date="2023-03-30T15:04:00Z"/>
                <w:sz w:val="16"/>
                <w:szCs w:val="16"/>
              </w:rPr>
            </w:pPr>
          </w:p>
        </w:tc>
        <w:tc>
          <w:tcPr>
            <w:tcW w:w="2246" w:type="dxa"/>
          </w:tcPr>
          <w:p w14:paraId="18CFCEA2" w14:textId="7612821B" w:rsidR="007E50A7" w:rsidRPr="00E8154F" w:rsidRDefault="00000000" w:rsidP="001B59EC">
            <w:pPr>
              <w:pStyle w:val="ListParagraph"/>
              <w:ind w:left="2880"/>
              <w:rPr>
                <w:ins w:id="8052" w:author="محمد زكريا سيد سيد ابوسبع" w:date="2023-03-30T15:04:00Z"/>
                <w:sz w:val="16"/>
                <w:szCs w:val="16"/>
              </w:rPr>
            </w:pPr>
            <m:oMathPara>
              <m:oMath>
                <m:f>
                  <m:fPr>
                    <m:ctrlPr>
                      <w:ins w:id="8053" w:author="محمد زكريا سيد سيد ابوسبع" w:date="2023-03-30T15:04:00Z">
                        <w:rPr>
                          <w:rFonts w:ascii="Cambria Math" w:hAnsi="Cambria Math"/>
                          <w:i/>
                          <w:sz w:val="16"/>
                          <w:szCs w:val="16"/>
                        </w:rPr>
                      </w:ins>
                    </m:ctrlPr>
                  </m:fPr>
                  <m:num>
                    <m:r>
                      <m:rPr>
                        <m:sty m:val="p"/>
                      </m:rPr>
                      <w:rPr>
                        <w:rFonts w:ascii="Cambria Math" w:hAnsi="Cambria Math"/>
                        <w:sz w:val="16"/>
                        <w:szCs w:val="16"/>
                      </w:rPr>
                      <m:t xml:space="preserve">18.95 </m:t>
                    </m:r>
                    <m:r>
                      <m:rPr>
                        <m:sty m:val="p"/>
                      </m:rPr>
                      <w:rPr>
                        <w:rFonts w:ascii="Cambria Math" w:hAnsi="Cambria Math"/>
                        <w:sz w:val="16"/>
                        <w:szCs w:val="16"/>
                      </w:rPr>
                      <m:t>s^2 + 8</m:t>
                    </m:r>
                    <m:r>
                      <m:rPr>
                        <m:sty m:val="p"/>
                      </m:rPr>
                      <w:rPr>
                        <w:rFonts w:ascii="Cambria Math" w:hAnsi="Cambria Math"/>
                        <w:sz w:val="16"/>
                        <w:szCs w:val="16"/>
                      </w:rPr>
                      <m:t>86.9</m:t>
                    </m:r>
                    <m:r>
                      <m:rPr>
                        <m:sty m:val="p"/>
                      </m:rPr>
                      <w:rPr>
                        <w:rFonts w:ascii="Cambria Math" w:hAnsi="Cambria Math"/>
                        <w:sz w:val="16"/>
                        <w:szCs w:val="16"/>
                      </w:rPr>
                      <m:t xml:space="preserve"> s + 117</m:t>
                    </m:r>
                    <m:r>
                      <m:rPr>
                        <m:sty m:val="p"/>
                      </m:rPr>
                      <w:rPr>
                        <w:rFonts w:ascii="Cambria Math" w:hAnsi="Cambria Math"/>
                        <w:sz w:val="16"/>
                        <w:szCs w:val="16"/>
                      </w:rPr>
                      <m:t>7</m:t>
                    </m:r>
                  </m:num>
                  <m:den>
                    <m:r>
                      <w:rPr>
                        <w:rFonts w:ascii="Cambria Math" w:hAnsi="Cambria Math"/>
                        <w:sz w:val="16"/>
                        <w:szCs w:val="16"/>
                      </w:rPr>
                      <m:t>s^3 + 1.736 s^2 + 4.295 s + 5.251</m:t>
                    </m:r>
                  </m:den>
                </m:f>
              </m:oMath>
            </m:oMathPara>
          </w:p>
          <w:p w14:paraId="7736CEFA" w14:textId="77777777" w:rsidR="007E50A7" w:rsidRPr="00E8154F" w:rsidRDefault="007E50A7" w:rsidP="001B59EC">
            <w:pPr>
              <w:ind w:left="0"/>
              <w:rPr>
                <w:ins w:id="8054" w:author="محمد زكريا سيد سيد ابوسبع" w:date="2023-03-30T15:04:00Z"/>
                <w:sz w:val="16"/>
                <w:szCs w:val="16"/>
              </w:rPr>
            </w:pPr>
          </w:p>
        </w:tc>
        <w:tc>
          <w:tcPr>
            <w:tcW w:w="2307" w:type="dxa"/>
          </w:tcPr>
          <w:p w14:paraId="0CAF3A85" w14:textId="537AF890" w:rsidR="007E50A7" w:rsidRPr="00E8154F" w:rsidRDefault="00000000" w:rsidP="001B59EC">
            <w:pPr>
              <w:pStyle w:val="ListParagraph"/>
              <w:ind w:left="2880"/>
              <w:rPr>
                <w:ins w:id="8055" w:author="محمد زكريا سيد سيد ابوسبع" w:date="2023-03-30T15:06:00Z"/>
                <w:sz w:val="16"/>
                <w:szCs w:val="16"/>
              </w:rPr>
            </w:pPr>
            <m:oMathPara>
              <m:oMath>
                <m:f>
                  <m:fPr>
                    <m:ctrlPr>
                      <w:ins w:id="8056" w:author="محمد زكريا سيد سيد ابوسبع" w:date="2023-03-30T15:06:00Z">
                        <w:rPr>
                          <w:rFonts w:ascii="Cambria Math" w:hAnsi="Cambria Math"/>
                          <w:i/>
                          <w:sz w:val="16"/>
                          <w:szCs w:val="16"/>
                        </w:rPr>
                      </w:ins>
                    </m:ctrlPr>
                  </m:fPr>
                  <m:num>
                    <m:r>
                      <m:rPr>
                        <m:sty m:val="p"/>
                      </m:rPr>
                      <w:rPr>
                        <w:rFonts w:ascii="Cambria Math" w:hAnsi="Cambria Math"/>
                        <w:sz w:val="16"/>
                        <w:szCs w:val="16"/>
                      </w:rPr>
                      <m:t>18.95</m:t>
                    </m:r>
                    <m:r>
                      <m:rPr>
                        <m:sty m:val="p"/>
                      </m:rPr>
                      <w:rPr>
                        <w:rFonts w:ascii="Cambria Math" w:hAnsi="Cambria Math"/>
                        <w:sz w:val="16"/>
                        <w:szCs w:val="16"/>
                      </w:rPr>
                      <m:t xml:space="preserve"> s + 81</m:t>
                    </m:r>
                    <m:r>
                      <m:rPr>
                        <m:sty m:val="p"/>
                      </m:rPr>
                      <w:rPr>
                        <w:rFonts w:ascii="Cambria Math" w:hAnsi="Cambria Math"/>
                        <w:sz w:val="16"/>
                        <w:szCs w:val="16"/>
                      </w:rPr>
                      <m:t>5</m:t>
                    </m:r>
                    <m:r>
                      <m:rPr>
                        <m:sty m:val="p"/>
                      </m:rPr>
                      <w:rPr>
                        <w:rFonts w:ascii="Cambria Math" w:hAnsi="Cambria Math"/>
                        <w:sz w:val="16"/>
                        <w:szCs w:val="16"/>
                      </w:rPr>
                      <m:t>.</m:t>
                    </m:r>
                    <m:r>
                      <m:rPr>
                        <m:sty m:val="p"/>
                      </m:rPr>
                      <w:rPr>
                        <w:rFonts w:ascii="Cambria Math" w:hAnsi="Cambria Math"/>
                        <w:sz w:val="16"/>
                        <w:szCs w:val="16"/>
                      </w:rPr>
                      <m:t>8</m:t>
                    </m:r>
                  </m:num>
                  <m:den>
                    <m:r>
                      <w:rPr>
                        <w:rFonts w:ascii="Cambria Math" w:hAnsi="Cambria Math"/>
                        <w:sz w:val="16"/>
                        <w:szCs w:val="16"/>
                      </w:rPr>
                      <m:t>s^2 + 0.424 s + 3.346</m:t>
                    </m:r>
                  </m:den>
                </m:f>
              </m:oMath>
            </m:oMathPara>
          </w:p>
          <w:p w14:paraId="3964B0CC" w14:textId="77777777" w:rsidR="007E50A7" w:rsidRPr="00E8154F" w:rsidRDefault="007E50A7" w:rsidP="001B59EC">
            <w:pPr>
              <w:pStyle w:val="ListParagraph"/>
              <w:ind w:left="2880"/>
              <w:rPr>
                <w:ins w:id="8057" w:author="محمد زكريا سيد سيد ابوسبع" w:date="2023-03-30T15:06:00Z"/>
                <w:rFonts w:ascii="Times New Roman" w:hAnsi="Times New Roman" w:cs="Times New Roman"/>
                <w:sz w:val="16"/>
                <w:szCs w:val="16"/>
              </w:rPr>
            </w:pPr>
          </w:p>
        </w:tc>
      </w:tr>
    </w:tbl>
    <w:p w14:paraId="398A8A3B" w14:textId="5F0F87AE" w:rsidR="005020B4" w:rsidRPr="00FD5AB1" w:rsidRDefault="005020B4" w:rsidP="007E50A7">
      <w:pPr>
        <w:pStyle w:val="Heading3"/>
        <w:numPr>
          <w:ilvl w:val="0"/>
          <w:numId w:val="57"/>
        </w:numPr>
        <w:rPr>
          <w:ins w:id="8058" w:author="محمد زكريا سيد سيد ابوسبع" w:date="2023-03-30T15:04:00Z"/>
        </w:rPr>
      </w:pPr>
      <w:ins w:id="8059" w:author="محمد زكريا سيد سيد ابوسبع" w:date="2023-03-30T15:04:00Z">
        <w:r>
          <w:t xml:space="preserve">Various </w:t>
        </w:r>
      </w:ins>
      <m:oMath>
        <m:sSub>
          <m:sSubPr>
            <m:ctrlPr>
              <w:ins w:id="8060" w:author="محمد زكريا سيد سيد ابوسبع" w:date="2023-03-30T15:04:00Z">
                <w:rPr>
                  <w:rFonts w:ascii="Cambria Math" w:hAnsi="Cambria Math"/>
                </w:rPr>
              </w:ins>
            </m:ctrlPr>
          </m:sSubPr>
          <m:e>
            <m:r>
              <w:ins w:id="8061" w:author="محمد زكريا سيد سيد ابوسبع" w:date="2023-03-30T15:04:00Z">
                <m:rPr>
                  <m:sty m:val="bi"/>
                </m:rPr>
                <w:rPr>
                  <w:rFonts w:ascii="Cambria Math" w:hAnsi="Cambria Math"/>
                </w:rPr>
                <m:t>δ</m:t>
              </w:ins>
            </m:r>
          </m:e>
          <m:sub>
            <m:r>
              <w:ins w:id="8062" w:author="محمد زكريا سيد سيد ابوسبع" w:date="2023-03-30T15:04:00Z">
                <m:rPr>
                  <m:sty m:val="bi"/>
                </m:rPr>
                <w:rPr>
                  <w:rFonts w:ascii="Cambria Math" w:hAnsi="Cambria Math"/>
                </w:rPr>
                <m:t>a</m:t>
              </w:ins>
            </m:r>
          </m:sub>
        </m:sSub>
      </m:oMath>
    </w:p>
    <w:tbl>
      <w:tblPr>
        <w:tblStyle w:val="TableGrid"/>
        <w:tblW w:w="0" w:type="auto"/>
        <w:jc w:val="center"/>
        <w:tblLook w:val="04A0" w:firstRow="1" w:lastRow="0" w:firstColumn="1" w:lastColumn="0" w:noHBand="0" w:noVBand="1"/>
      </w:tblPr>
      <w:tblGrid>
        <w:gridCol w:w="9592"/>
      </w:tblGrid>
      <w:tr w:rsidR="004B01F5" w14:paraId="341736DD" w14:textId="77777777" w:rsidTr="00F32432">
        <w:trPr>
          <w:jc w:val="center"/>
          <w:ins w:id="8063" w:author="محمد زكريا سيد سيد ابوسبع" w:date="2023-03-30T14:52:00Z"/>
        </w:trPr>
        <w:tc>
          <w:tcPr>
            <w:tcW w:w="9592" w:type="dxa"/>
            <w:shd w:val="clear" w:color="auto" w:fill="A9ACB0" w:themeFill="background2" w:themeFillShade="BF"/>
          </w:tcPr>
          <w:p w14:paraId="6F087FAE" w14:textId="6140AC8E" w:rsidR="004B01F5" w:rsidRDefault="00000000" w:rsidP="00F32432">
            <w:pPr>
              <w:rPr>
                <w:ins w:id="8064" w:author="محمد زكريا سيد سيد ابوسبع" w:date="2023-03-30T14:52:00Z"/>
              </w:rPr>
            </w:pPr>
            <m:oMathPara>
              <m:oMath>
                <m:sSub>
                  <m:sSubPr>
                    <m:ctrlPr>
                      <w:ins w:id="8065" w:author="محمد زكريا سيد سيد ابوسبع" w:date="2023-03-30T14:52:00Z">
                        <w:rPr>
                          <w:rFonts w:ascii="Cambria Math" w:hAnsi="Cambria Math"/>
                          <w:b/>
                          <w:bCs/>
                        </w:rPr>
                      </w:ins>
                    </m:ctrlPr>
                  </m:sSubPr>
                  <m:e>
                    <m:r>
                      <w:ins w:id="8066" w:author="محمد زكريا سيد سيد ابوسبع" w:date="2023-03-30T14:52:00Z">
                        <m:rPr>
                          <m:sty m:val="b"/>
                        </m:rPr>
                        <w:rPr>
                          <w:rFonts w:ascii="Cambria Math" w:hAnsi="Cambria Math"/>
                        </w:rPr>
                        <m:t>δ</m:t>
                      </w:ins>
                    </m:r>
                  </m:e>
                  <m:sub>
                    <m:r>
                      <w:ins w:id="8067" w:author="محمد زكريا سيد سيد ابوسبع" w:date="2023-03-30T14:53:00Z">
                        <m:rPr>
                          <m:sty m:val="b"/>
                        </m:rPr>
                        <w:rPr>
                          <w:rFonts w:ascii="Cambria Math" w:hAnsi="Cambria Math"/>
                        </w:rPr>
                        <m:t>a</m:t>
                      </w:ins>
                    </m:r>
                  </m:sub>
                </m:sSub>
                <m:r>
                  <w:ins w:id="8068" w:author="محمد زكريا سيد سيد ابوسبع" w:date="2023-03-30T14:52:00Z">
                    <m:rPr>
                      <m:sty m:val="b"/>
                    </m:rPr>
                    <w:rPr>
                      <w:rFonts w:ascii="Cambria Math" w:hAnsi="Cambria Math"/>
                    </w:rPr>
                    <m:t>=1°</m:t>
                  </w:ins>
                </m:r>
              </m:oMath>
            </m:oMathPara>
          </w:p>
        </w:tc>
      </w:tr>
      <w:tr w:rsidR="004B01F5" w14:paraId="1FF9E351" w14:textId="77777777" w:rsidTr="00F32432">
        <w:trPr>
          <w:jc w:val="center"/>
          <w:ins w:id="8069" w:author="محمد زكريا سيد سيد ابوسبع" w:date="2023-03-30T14:52:00Z"/>
        </w:trPr>
        <w:tc>
          <w:tcPr>
            <w:tcW w:w="9592" w:type="dxa"/>
          </w:tcPr>
          <w:p w14:paraId="79A0917A" w14:textId="77777777" w:rsidR="004B01F5" w:rsidRDefault="004B01F5" w:rsidP="00F32432">
            <w:pPr>
              <w:rPr>
                <w:ins w:id="8070" w:author="محمد زكريا سيد سيد ابوسبع" w:date="2023-03-30T14:52:00Z"/>
              </w:rPr>
            </w:pPr>
            <w:ins w:id="8071" w:author="محمد زكريا سيد سيد ابوسبع" w:date="2023-03-30T14:52:00Z">
              <w:r>
                <w:rPr>
                  <w:noProof/>
                </w:rPr>
                <w:drawing>
                  <wp:inline distT="0" distB="0" distL="0" distR="0" wp14:anchorId="19C8EBEC" wp14:editId="69317CFF">
                    <wp:extent cx="6092882" cy="3100246"/>
                    <wp:effectExtent l="0" t="0" r="317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6092882" cy="3100246"/>
                            </a:xfrm>
                            <a:prstGeom prst="rect">
                              <a:avLst/>
                            </a:prstGeom>
                          </pic:spPr>
                        </pic:pic>
                      </a:graphicData>
                    </a:graphic>
                  </wp:inline>
                </w:drawing>
              </w:r>
            </w:ins>
          </w:p>
        </w:tc>
      </w:tr>
      <w:tr w:rsidR="004B01F5" w14:paraId="1B7DBDA8" w14:textId="77777777" w:rsidTr="00F32432">
        <w:trPr>
          <w:jc w:val="center"/>
          <w:ins w:id="8072" w:author="محمد زكريا سيد سيد ابوسبع" w:date="2023-03-30T14:52:00Z"/>
        </w:trPr>
        <w:tc>
          <w:tcPr>
            <w:tcW w:w="9592" w:type="dxa"/>
            <w:shd w:val="clear" w:color="auto" w:fill="A9ACB0" w:themeFill="background2" w:themeFillShade="BF"/>
          </w:tcPr>
          <w:p w14:paraId="509266C7" w14:textId="56EA90AD" w:rsidR="004B01F5" w:rsidRDefault="00000000" w:rsidP="00F32432">
            <w:pPr>
              <w:rPr>
                <w:ins w:id="8073" w:author="محمد زكريا سيد سيد ابوسبع" w:date="2023-03-30T14:52:00Z"/>
              </w:rPr>
            </w:pPr>
            <m:oMathPara>
              <m:oMath>
                <m:sSub>
                  <m:sSubPr>
                    <m:ctrlPr>
                      <w:ins w:id="8074" w:author="محمد زكريا سيد سيد ابوسبع" w:date="2023-03-30T14:52:00Z">
                        <w:rPr>
                          <w:rFonts w:ascii="Cambria Math" w:hAnsi="Cambria Math"/>
                          <w:b/>
                          <w:bCs/>
                        </w:rPr>
                      </w:ins>
                    </m:ctrlPr>
                  </m:sSubPr>
                  <m:e>
                    <m:r>
                      <w:ins w:id="8075" w:author="محمد زكريا سيد سيد ابوسبع" w:date="2023-03-30T14:52:00Z">
                        <m:rPr>
                          <m:sty m:val="b"/>
                        </m:rPr>
                        <w:rPr>
                          <w:rFonts w:ascii="Cambria Math" w:hAnsi="Cambria Math"/>
                        </w:rPr>
                        <m:t>δ</m:t>
                      </w:ins>
                    </m:r>
                  </m:e>
                  <m:sub>
                    <m:r>
                      <m:rPr>
                        <m:sty m:val="b"/>
                      </m:rPr>
                      <w:rPr>
                        <w:rFonts w:ascii="Cambria Math" w:hAnsi="Cambria Math"/>
                      </w:rPr>
                      <m:t>a</m:t>
                    </m:r>
                  </m:sub>
                </m:sSub>
                <m:r>
                  <w:ins w:id="8076" w:author="محمد زكريا سيد سيد ابوسبع" w:date="2023-03-30T14:52:00Z">
                    <m:rPr>
                      <m:sty m:val="b"/>
                    </m:rPr>
                    <w:rPr>
                      <w:rFonts w:ascii="Cambria Math" w:hAnsi="Cambria Math"/>
                    </w:rPr>
                    <m:t>=5°</m:t>
                  </w:ins>
                </m:r>
              </m:oMath>
            </m:oMathPara>
          </w:p>
        </w:tc>
      </w:tr>
      <w:tr w:rsidR="004B01F5" w14:paraId="06423C6F" w14:textId="77777777" w:rsidTr="00F32432">
        <w:trPr>
          <w:jc w:val="center"/>
          <w:ins w:id="8077" w:author="محمد زكريا سيد سيد ابوسبع" w:date="2023-03-30T14:52:00Z"/>
        </w:trPr>
        <w:tc>
          <w:tcPr>
            <w:tcW w:w="9592" w:type="dxa"/>
          </w:tcPr>
          <w:p w14:paraId="41E195F2" w14:textId="77777777" w:rsidR="004B01F5" w:rsidRDefault="004B01F5" w:rsidP="00F32432">
            <w:pPr>
              <w:rPr>
                <w:ins w:id="8078" w:author="محمد زكريا سيد سيد ابوسبع" w:date="2023-03-30T14:52:00Z"/>
              </w:rPr>
            </w:pPr>
            <w:ins w:id="8079" w:author="محمد زكريا سيد سيد ابوسبع" w:date="2023-03-30T14:52:00Z">
              <w:r>
                <w:rPr>
                  <w:noProof/>
                </w:rPr>
                <w:drawing>
                  <wp:inline distT="0" distB="0" distL="0" distR="0" wp14:anchorId="076D5800" wp14:editId="398896EB">
                    <wp:extent cx="6134286" cy="3121314"/>
                    <wp:effectExtent l="0" t="0" r="0" b="31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6134286" cy="3121314"/>
                            </a:xfrm>
                            <a:prstGeom prst="rect">
                              <a:avLst/>
                            </a:prstGeom>
                          </pic:spPr>
                        </pic:pic>
                      </a:graphicData>
                    </a:graphic>
                  </wp:inline>
                </w:drawing>
              </w:r>
            </w:ins>
          </w:p>
        </w:tc>
      </w:tr>
    </w:tbl>
    <w:p w14:paraId="361527CC" w14:textId="77777777" w:rsidR="004B01F5" w:rsidRDefault="004B01F5" w:rsidP="004B01F5">
      <w:pPr>
        <w:spacing w:after="200"/>
        <w:ind w:left="0" w:right="0"/>
        <w:jc w:val="left"/>
        <w:rPr>
          <w:ins w:id="8080" w:author="محمد زكريا سيد سيد ابوسبع" w:date="2023-03-30T14:52:00Z"/>
          <w:b/>
          <w:bCs/>
        </w:rPr>
      </w:pPr>
      <w:ins w:id="8081" w:author="محمد زكريا سيد سيد ابوسبع" w:date="2023-03-30T14:52:00Z">
        <w:r>
          <w:rPr>
            <w:b/>
            <w:bCs/>
          </w:rPr>
          <w:br w:type="page"/>
        </w:r>
      </w:ins>
    </w:p>
    <w:tbl>
      <w:tblPr>
        <w:tblStyle w:val="TableGrid"/>
        <w:tblW w:w="0" w:type="auto"/>
        <w:jc w:val="center"/>
        <w:tblLook w:val="04A0" w:firstRow="1" w:lastRow="0" w:firstColumn="1" w:lastColumn="0" w:noHBand="0" w:noVBand="1"/>
      </w:tblPr>
      <w:tblGrid>
        <w:gridCol w:w="9592"/>
      </w:tblGrid>
      <w:tr w:rsidR="004B01F5" w14:paraId="15548716" w14:textId="77777777" w:rsidTr="00F32432">
        <w:trPr>
          <w:jc w:val="center"/>
          <w:ins w:id="8082" w:author="محمد زكريا سيد سيد ابوسبع" w:date="2023-03-30T14:52:00Z"/>
        </w:trPr>
        <w:tc>
          <w:tcPr>
            <w:tcW w:w="9592" w:type="dxa"/>
            <w:shd w:val="clear" w:color="auto" w:fill="A9ACB0" w:themeFill="background2" w:themeFillShade="BF"/>
          </w:tcPr>
          <w:p w14:paraId="64A47CCC" w14:textId="5AB2BB59" w:rsidR="004B01F5" w:rsidRDefault="00000000" w:rsidP="00F32432">
            <w:pPr>
              <w:rPr>
                <w:ins w:id="8083" w:author="محمد زكريا سيد سيد ابوسبع" w:date="2023-03-30T14:52:00Z"/>
              </w:rPr>
            </w:pPr>
            <m:oMathPara>
              <m:oMath>
                <m:sSub>
                  <m:sSubPr>
                    <m:ctrlPr>
                      <w:ins w:id="8084" w:author="محمد زكريا سيد سيد ابوسبع" w:date="2023-03-30T14:52:00Z">
                        <w:rPr>
                          <w:rFonts w:ascii="Cambria Math" w:hAnsi="Cambria Math"/>
                          <w:b/>
                          <w:bCs/>
                        </w:rPr>
                      </w:ins>
                    </m:ctrlPr>
                  </m:sSubPr>
                  <m:e>
                    <m:r>
                      <w:ins w:id="8085" w:author="محمد زكريا سيد سيد ابوسبع" w:date="2023-03-30T14:52:00Z">
                        <m:rPr>
                          <m:sty m:val="b"/>
                        </m:rPr>
                        <w:rPr>
                          <w:rFonts w:ascii="Cambria Math" w:hAnsi="Cambria Math"/>
                        </w:rPr>
                        <m:t>δ</m:t>
                      </w:ins>
                    </m:r>
                  </m:e>
                  <m:sub>
                    <m:r>
                      <w:ins w:id="8086" w:author="محمد زكريا سيد سيد ابوسبع" w:date="2023-03-30T14:55:00Z">
                        <m:rPr>
                          <m:sty m:val="b"/>
                        </m:rPr>
                        <w:rPr>
                          <w:rFonts w:ascii="Cambria Math" w:hAnsi="Cambria Math"/>
                        </w:rPr>
                        <m:t>a</m:t>
                      </w:ins>
                    </m:r>
                  </m:sub>
                </m:sSub>
                <m:r>
                  <w:ins w:id="8087" w:author="محمد زكريا سيد سيد ابوسبع" w:date="2023-03-30T14:52:00Z">
                    <m:rPr>
                      <m:sty m:val="b"/>
                    </m:rPr>
                    <w:rPr>
                      <w:rFonts w:ascii="Cambria Math" w:hAnsi="Cambria Math"/>
                    </w:rPr>
                    <m:t>=10°</m:t>
                  </w:ins>
                </m:r>
              </m:oMath>
            </m:oMathPara>
          </w:p>
        </w:tc>
      </w:tr>
      <w:tr w:rsidR="004B01F5" w14:paraId="3291AF95" w14:textId="77777777" w:rsidTr="00F32432">
        <w:trPr>
          <w:jc w:val="center"/>
          <w:ins w:id="8088" w:author="محمد زكريا سيد سيد ابوسبع" w:date="2023-03-30T14:52:00Z"/>
        </w:trPr>
        <w:tc>
          <w:tcPr>
            <w:tcW w:w="9592" w:type="dxa"/>
          </w:tcPr>
          <w:p w14:paraId="66CF1CD3" w14:textId="77777777" w:rsidR="004B01F5" w:rsidRDefault="004B01F5" w:rsidP="00F32432">
            <w:pPr>
              <w:rPr>
                <w:ins w:id="8089" w:author="محمد زكريا سيد سيد ابوسبع" w:date="2023-03-30T14:52:00Z"/>
              </w:rPr>
            </w:pPr>
            <w:ins w:id="8090" w:author="محمد زكريا سيد سيد ابوسبع" w:date="2023-03-30T14:52:00Z">
              <w:r>
                <w:rPr>
                  <w:noProof/>
                </w:rPr>
                <w:drawing>
                  <wp:inline distT="0" distB="0" distL="0" distR="0" wp14:anchorId="07A1BEB0" wp14:editId="0A6623CB">
                    <wp:extent cx="6097268" cy="3102478"/>
                    <wp:effectExtent l="0" t="0" r="0" b="317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6097268" cy="3102478"/>
                            </a:xfrm>
                            <a:prstGeom prst="rect">
                              <a:avLst/>
                            </a:prstGeom>
                          </pic:spPr>
                        </pic:pic>
                      </a:graphicData>
                    </a:graphic>
                  </wp:inline>
                </w:drawing>
              </w:r>
            </w:ins>
          </w:p>
        </w:tc>
      </w:tr>
      <w:tr w:rsidR="004B01F5" w14:paraId="0156F1A0" w14:textId="77777777" w:rsidTr="00F32432">
        <w:trPr>
          <w:jc w:val="center"/>
          <w:ins w:id="8091" w:author="محمد زكريا سيد سيد ابوسبع" w:date="2023-03-30T14:52:00Z"/>
        </w:trPr>
        <w:tc>
          <w:tcPr>
            <w:tcW w:w="9592" w:type="dxa"/>
            <w:shd w:val="clear" w:color="auto" w:fill="A9ACB0" w:themeFill="background2" w:themeFillShade="BF"/>
          </w:tcPr>
          <w:p w14:paraId="1A09B44F" w14:textId="29632AC5" w:rsidR="004B01F5" w:rsidRDefault="00000000" w:rsidP="00F32432">
            <w:pPr>
              <w:rPr>
                <w:ins w:id="8092" w:author="محمد زكريا سيد سيد ابوسبع" w:date="2023-03-30T14:52:00Z"/>
              </w:rPr>
            </w:pPr>
            <m:oMathPara>
              <m:oMath>
                <m:sSub>
                  <m:sSubPr>
                    <m:ctrlPr>
                      <w:ins w:id="8093" w:author="محمد زكريا سيد سيد ابوسبع" w:date="2023-03-30T14:52:00Z">
                        <w:rPr>
                          <w:rFonts w:ascii="Cambria Math" w:hAnsi="Cambria Math"/>
                          <w:b/>
                          <w:bCs/>
                        </w:rPr>
                      </w:ins>
                    </m:ctrlPr>
                  </m:sSubPr>
                  <m:e>
                    <m:r>
                      <w:ins w:id="8094" w:author="محمد زكريا سيد سيد ابوسبع" w:date="2023-03-30T14:52:00Z">
                        <m:rPr>
                          <m:sty m:val="b"/>
                        </m:rPr>
                        <w:rPr>
                          <w:rFonts w:ascii="Cambria Math" w:hAnsi="Cambria Math"/>
                        </w:rPr>
                        <m:t>δ</m:t>
                      </w:ins>
                    </m:r>
                  </m:e>
                  <m:sub>
                    <m:r>
                      <w:ins w:id="8095" w:author="محمد زكريا سيد سيد ابوسبع" w:date="2023-03-30T14:55:00Z">
                        <m:rPr>
                          <m:sty m:val="b"/>
                        </m:rPr>
                        <w:rPr>
                          <w:rFonts w:ascii="Cambria Math" w:hAnsi="Cambria Math"/>
                        </w:rPr>
                        <m:t>a</m:t>
                      </w:ins>
                    </m:r>
                  </m:sub>
                </m:sSub>
                <m:r>
                  <w:ins w:id="8096" w:author="محمد زكريا سيد سيد ابوسبع" w:date="2023-03-30T14:52:00Z">
                    <m:rPr>
                      <m:sty m:val="b"/>
                    </m:rPr>
                    <w:rPr>
                      <w:rFonts w:ascii="Cambria Math" w:hAnsi="Cambria Math"/>
                    </w:rPr>
                    <m:t>=25°</m:t>
                  </w:ins>
                </m:r>
              </m:oMath>
            </m:oMathPara>
          </w:p>
        </w:tc>
      </w:tr>
      <w:tr w:rsidR="004B01F5" w14:paraId="7626CE2D" w14:textId="77777777" w:rsidTr="00F32432">
        <w:trPr>
          <w:jc w:val="center"/>
          <w:ins w:id="8097" w:author="محمد زكريا سيد سيد ابوسبع" w:date="2023-03-30T14:52:00Z"/>
        </w:trPr>
        <w:tc>
          <w:tcPr>
            <w:tcW w:w="9592" w:type="dxa"/>
          </w:tcPr>
          <w:p w14:paraId="7F804011" w14:textId="77777777" w:rsidR="004B01F5" w:rsidRDefault="004B01F5" w:rsidP="00F32432">
            <w:pPr>
              <w:rPr>
                <w:ins w:id="8098" w:author="محمد زكريا سيد سيد ابوسبع" w:date="2023-03-30T14:52:00Z"/>
              </w:rPr>
            </w:pPr>
            <w:ins w:id="8099" w:author="محمد زكريا سيد سيد ابوسبع" w:date="2023-03-30T14:52:00Z">
              <w:r>
                <w:rPr>
                  <w:noProof/>
                </w:rPr>
                <w:drawing>
                  <wp:inline distT="0" distB="0" distL="0" distR="0" wp14:anchorId="6CC11C0F" wp14:editId="10A40BE6">
                    <wp:extent cx="6078331" cy="309284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6078331" cy="3092842"/>
                            </a:xfrm>
                            <a:prstGeom prst="rect">
                              <a:avLst/>
                            </a:prstGeom>
                          </pic:spPr>
                        </pic:pic>
                      </a:graphicData>
                    </a:graphic>
                  </wp:inline>
                </w:drawing>
              </w:r>
            </w:ins>
          </w:p>
        </w:tc>
      </w:tr>
    </w:tbl>
    <w:p w14:paraId="7A3EB308" w14:textId="77777777" w:rsidR="004B01F5" w:rsidRDefault="004B01F5">
      <w:pPr>
        <w:ind w:left="0"/>
        <w:rPr>
          <w:ins w:id="8100" w:author="محمد زكريا سيد سيد ابوسبع" w:date="2023-03-30T14:52:00Z"/>
          <w:b/>
          <w:bCs/>
        </w:rPr>
        <w:pPrChange w:id="8101" w:author="محمد زكريا سيد سيد ابوسبع" w:date="2023-03-30T14:53:00Z">
          <w:pPr/>
        </w:pPrChange>
      </w:pPr>
    </w:p>
    <w:p w14:paraId="52673D68" w14:textId="3295180A" w:rsidR="004B01F5" w:rsidRDefault="004B01F5">
      <w:pPr>
        <w:spacing w:after="200"/>
        <w:ind w:left="0" w:right="0"/>
        <w:jc w:val="left"/>
        <w:rPr>
          <w:ins w:id="8102" w:author="محمد زكريا سيد سيد ابوسبع" w:date="2023-03-30T14:52:00Z"/>
          <w:b/>
          <w:bCs/>
        </w:rPr>
      </w:pPr>
      <w:ins w:id="8103" w:author="محمد زكريا سيد سيد ابوسبع" w:date="2023-03-30T14:52:00Z">
        <w:r>
          <w:rPr>
            <w:b/>
            <w:bCs/>
          </w:rPr>
          <w:br w:type="page"/>
        </w:r>
      </w:ins>
    </w:p>
    <w:p w14:paraId="07FA37D7" w14:textId="3AFC54E5" w:rsidR="004B01F5" w:rsidRPr="00FD5AB1" w:rsidRDefault="004B01F5">
      <w:pPr>
        <w:pStyle w:val="Heading3"/>
        <w:rPr>
          <w:ins w:id="8104" w:author="محمد زكريا سيد سيد ابوسبع" w:date="2023-03-30T14:56:00Z"/>
        </w:rPr>
        <w:pPrChange w:id="8105" w:author="محمد زكريا سيد سيد ابوسبع" w:date="2023-03-30T14:57:00Z">
          <w:pPr>
            <w:pStyle w:val="Heading4"/>
            <w:numPr>
              <w:numId w:val="44"/>
            </w:numPr>
          </w:pPr>
        </w:pPrChange>
      </w:pPr>
      <w:ins w:id="8106" w:author="محمد زكريا سيد سيد ابوسبع" w:date="2023-03-30T14:56:00Z">
        <w:r>
          <w:lastRenderedPageBreak/>
          <w:t xml:space="preserve">Various </w:t>
        </w:r>
      </w:ins>
      <m:oMath>
        <m:sSub>
          <m:sSubPr>
            <m:ctrlPr>
              <w:ins w:id="8107" w:author="محمد زكريا سيد سيد ابوسبع" w:date="2023-03-30T14:56:00Z">
                <w:rPr>
                  <w:rFonts w:ascii="Cambria Math" w:hAnsi="Cambria Math"/>
                </w:rPr>
              </w:ins>
            </m:ctrlPr>
          </m:sSubPr>
          <m:e>
            <m:r>
              <w:ins w:id="8108" w:author="محمد زكريا سيد سيد ابوسبع" w:date="2023-03-30T14:56:00Z">
                <m:rPr>
                  <m:sty m:val="bi"/>
                </m:rPr>
                <w:rPr>
                  <w:rFonts w:ascii="Cambria Math" w:hAnsi="Cambria Math"/>
                </w:rPr>
                <m:t>δ</m:t>
              </w:ins>
            </m:r>
          </m:e>
          <m:sub>
            <m:r>
              <w:ins w:id="8109" w:author="محمد زكريا سيد سيد ابوسبع" w:date="2023-03-30T14:56:00Z">
                <m:rPr>
                  <m:sty m:val="bi"/>
                </m:rPr>
                <w:rPr>
                  <w:rFonts w:ascii="Cambria Math" w:hAnsi="Cambria Math"/>
                </w:rPr>
                <m:t>r</m:t>
              </w:ins>
            </m:r>
          </m:sub>
        </m:sSub>
      </m:oMath>
    </w:p>
    <w:tbl>
      <w:tblPr>
        <w:tblStyle w:val="TableGrid"/>
        <w:tblW w:w="0" w:type="auto"/>
        <w:jc w:val="center"/>
        <w:tblLook w:val="04A0" w:firstRow="1" w:lastRow="0" w:firstColumn="1" w:lastColumn="0" w:noHBand="0" w:noVBand="1"/>
      </w:tblPr>
      <w:tblGrid>
        <w:gridCol w:w="9592"/>
      </w:tblGrid>
      <w:tr w:rsidR="004B01F5" w14:paraId="2D74E7A5" w14:textId="77777777" w:rsidTr="00F32432">
        <w:trPr>
          <w:jc w:val="center"/>
          <w:ins w:id="8110" w:author="محمد زكريا سيد سيد ابوسبع" w:date="2023-03-30T14:56:00Z"/>
        </w:trPr>
        <w:tc>
          <w:tcPr>
            <w:tcW w:w="9592" w:type="dxa"/>
            <w:shd w:val="clear" w:color="auto" w:fill="A9ACB0" w:themeFill="background2" w:themeFillShade="BF"/>
          </w:tcPr>
          <w:p w14:paraId="253CEDA0" w14:textId="279B16A7" w:rsidR="004B01F5" w:rsidRDefault="00000000" w:rsidP="00F32432">
            <w:pPr>
              <w:rPr>
                <w:ins w:id="8111" w:author="محمد زكريا سيد سيد ابوسبع" w:date="2023-03-30T14:56:00Z"/>
              </w:rPr>
            </w:pPr>
            <m:oMathPara>
              <m:oMath>
                <m:sSub>
                  <m:sSubPr>
                    <m:ctrlPr>
                      <w:ins w:id="8112" w:author="محمد زكريا سيد سيد ابوسبع" w:date="2023-03-30T14:56:00Z">
                        <w:rPr>
                          <w:rFonts w:ascii="Cambria Math" w:hAnsi="Cambria Math"/>
                          <w:b/>
                          <w:bCs/>
                        </w:rPr>
                      </w:ins>
                    </m:ctrlPr>
                  </m:sSubPr>
                  <m:e>
                    <m:r>
                      <w:ins w:id="8113" w:author="محمد زكريا سيد سيد ابوسبع" w:date="2023-03-30T14:56:00Z">
                        <m:rPr>
                          <m:sty m:val="b"/>
                        </m:rPr>
                        <w:rPr>
                          <w:rFonts w:ascii="Cambria Math" w:hAnsi="Cambria Math"/>
                        </w:rPr>
                        <m:t>δ</m:t>
                      </w:ins>
                    </m:r>
                  </m:e>
                  <m:sub>
                    <m:r>
                      <w:ins w:id="8114" w:author="محمد زكريا سيد سيد ابوسبع" w:date="2023-03-30T14:57:00Z">
                        <m:rPr>
                          <m:sty m:val="b"/>
                        </m:rPr>
                        <w:rPr>
                          <w:rFonts w:ascii="Cambria Math" w:hAnsi="Cambria Math"/>
                        </w:rPr>
                        <m:t>r</m:t>
                      </w:ins>
                    </m:r>
                  </m:sub>
                </m:sSub>
                <m:r>
                  <w:ins w:id="8115" w:author="محمد زكريا سيد سيد ابوسبع" w:date="2023-03-30T14:56:00Z">
                    <m:rPr>
                      <m:sty m:val="b"/>
                    </m:rPr>
                    <w:rPr>
                      <w:rFonts w:ascii="Cambria Math" w:hAnsi="Cambria Math"/>
                    </w:rPr>
                    <m:t>=1°</m:t>
                  </w:ins>
                </m:r>
              </m:oMath>
            </m:oMathPara>
          </w:p>
        </w:tc>
      </w:tr>
      <w:tr w:rsidR="004B01F5" w14:paraId="63569792" w14:textId="77777777" w:rsidTr="00F32432">
        <w:trPr>
          <w:jc w:val="center"/>
          <w:ins w:id="8116" w:author="محمد زكريا سيد سيد ابوسبع" w:date="2023-03-30T14:56:00Z"/>
        </w:trPr>
        <w:tc>
          <w:tcPr>
            <w:tcW w:w="9592" w:type="dxa"/>
          </w:tcPr>
          <w:p w14:paraId="78E77A95" w14:textId="77777777" w:rsidR="004B01F5" w:rsidRDefault="004B01F5" w:rsidP="00F32432">
            <w:pPr>
              <w:rPr>
                <w:ins w:id="8117" w:author="محمد زكريا سيد سيد ابوسبع" w:date="2023-03-30T14:56:00Z"/>
              </w:rPr>
            </w:pPr>
            <w:ins w:id="8118" w:author="محمد زكريا سيد سيد ابوسبع" w:date="2023-03-30T14:56:00Z">
              <w:r>
                <w:rPr>
                  <w:noProof/>
                </w:rPr>
                <w:drawing>
                  <wp:inline distT="0" distB="0" distL="0" distR="0" wp14:anchorId="2AEE8587" wp14:editId="5D3F096C">
                    <wp:extent cx="6092882" cy="3100246"/>
                    <wp:effectExtent l="0" t="0" r="3175" b="508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6092882" cy="3100246"/>
                            </a:xfrm>
                            <a:prstGeom prst="rect">
                              <a:avLst/>
                            </a:prstGeom>
                          </pic:spPr>
                        </pic:pic>
                      </a:graphicData>
                    </a:graphic>
                  </wp:inline>
                </w:drawing>
              </w:r>
            </w:ins>
          </w:p>
        </w:tc>
      </w:tr>
      <w:tr w:rsidR="004B01F5" w14:paraId="33EB29E5" w14:textId="77777777" w:rsidTr="00F32432">
        <w:trPr>
          <w:jc w:val="center"/>
          <w:ins w:id="8119" w:author="محمد زكريا سيد سيد ابوسبع" w:date="2023-03-30T14:56:00Z"/>
        </w:trPr>
        <w:tc>
          <w:tcPr>
            <w:tcW w:w="9592" w:type="dxa"/>
            <w:shd w:val="clear" w:color="auto" w:fill="A9ACB0" w:themeFill="background2" w:themeFillShade="BF"/>
          </w:tcPr>
          <w:p w14:paraId="0C01962E" w14:textId="39D1B7C6" w:rsidR="004B01F5" w:rsidRDefault="00000000" w:rsidP="00F32432">
            <w:pPr>
              <w:rPr>
                <w:ins w:id="8120" w:author="محمد زكريا سيد سيد ابوسبع" w:date="2023-03-30T14:56:00Z"/>
              </w:rPr>
            </w:pPr>
            <m:oMathPara>
              <m:oMath>
                <m:sSub>
                  <m:sSubPr>
                    <m:ctrlPr>
                      <w:ins w:id="8121" w:author="محمد زكريا سيد سيد ابوسبع" w:date="2023-03-30T14:56:00Z">
                        <w:rPr>
                          <w:rFonts w:ascii="Cambria Math" w:hAnsi="Cambria Math"/>
                          <w:b/>
                          <w:bCs/>
                        </w:rPr>
                      </w:ins>
                    </m:ctrlPr>
                  </m:sSubPr>
                  <m:e>
                    <m:r>
                      <w:ins w:id="8122" w:author="محمد زكريا سيد سيد ابوسبع" w:date="2023-03-30T14:56:00Z">
                        <m:rPr>
                          <m:sty m:val="b"/>
                        </m:rPr>
                        <w:rPr>
                          <w:rFonts w:ascii="Cambria Math" w:hAnsi="Cambria Math"/>
                        </w:rPr>
                        <m:t>δ</m:t>
                      </w:ins>
                    </m:r>
                  </m:e>
                  <m:sub>
                    <m:r>
                      <w:ins w:id="8123" w:author="محمد زكريا سيد سيد ابوسبع" w:date="2023-03-30T14:57:00Z">
                        <m:rPr>
                          <m:sty m:val="b"/>
                        </m:rPr>
                        <w:rPr>
                          <w:rFonts w:ascii="Cambria Math" w:hAnsi="Cambria Math"/>
                        </w:rPr>
                        <m:t>r</m:t>
                      </w:ins>
                    </m:r>
                  </m:sub>
                </m:sSub>
                <m:r>
                  <w:ins w:id="8124" w:author="محمد زكريا سيد سيد ابوسبع" w:date="2023-03-30T14:56:00Z">
                    <m:rPr>
                      <m:sty m:val="b"/>
                    </m:rPr>
                    <w:rPr>
                      <w:rFonts w:ascii="Cambria Math" w:hAnsi="Cambria Math"/>
                    </w:rPr>
                    <m:t>=5°</m:t>
                  </w:ins>
                </m:r>
              </m:oMath>
            </m:oMathPara>
          </w:p>
        </w:tc>
      </w:tr>
      <w:tr w:rsidR="004B01F5" w14:paraId="70F131CE" w14:textId="77777777" w:rsidTr="00F32432">
        <w:trPr>
          <w:jc w:val="center"/>
          <w:ins w:id="8125" w:author="محمد زكريا سيد سيد ابوسبع" w:date="2023-03-30T14:56:00Z"/>
        </w:trPr>
        <w:tc>
          <w:tcPr>
            <w:tcW w:w="9592" w:type="dxa"/>
          </w:tcPr>
          <w:p w14:paraId="5FB2FF18" w14:textId="77777777" w:rsidR="004B01F5" w:rsidRDefault="004B01F5" w:rsidP="00F32432">
            <w:pPr>
              <w:rPr>
                <w:ins w:id="8126" w:author="محمد زكريا سيد سيد ابوسبع" w:date="2023-03-30T14:56:00Z"/>
              </w:rPr>
            </w:pPr>
            <w:ins w:id="8127" w:author="محمد زكريا سيد سيد ابوسبع" w:date="2023-03-30T14:56:00Z">
              <w:r>
                <w:rPr>
                  <w:noProof/>
                </w:rPr>
                <w:drawing>
                  <wp:inline distT="0" distB="0" distL="0" distR="0" wp14:anchorId="647D84FC" wp14:editId="3D1A77AF">
                    <wp:extent cx="6134286" cy="3121314"/>
                    <wp:effectExtent l="0" t="0" r="0" b="317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6134286" cy="3121314"/>
                            </a:xfrm>
                            <a:prstGeom prst="rect">
                              <a:avLst/>
                            </a:prstGeom>
                          </pic:spPr>
                        </pic:pic>
                      </a:graphicData>
                    </a:graphic>
                  </wp:inline>
                </w:drawing>
              </w:r>
            </w:ins>
          </w:p>
        </w:tc>
      </w:tr>
    </w:tbl>
    <w:p w14:paraId="70108FDD" w14:textId="77777777" w:rsidR="004B01F5" w:rsidRDefault="004B01F5" w:rsidP="004B01F5">
      <w:pPr>
        <w:spacing w:after="200"/>
        <w:ind w:left="0" w:right="0"/>
        <w:jc w:val="left"/>
        <w:rPr>
          <w:ins w:id="8128" w:author="محمد زكريا سيد سيد ابوسبع" w:date="2023-03-30T14:56:00Z"/>
          <w:b/>
          <w:bCs/>
        </w:rPr>
      </w:pPr>
      <w:ins w:id="8129" w:author="محمد زكريا سيد سيد ابوسبع" w:date="2023-03-30T14:56:00Z">
        <w:r>
          <w:rPr>
            <w:b/>
            <w:bCs/>
          </w:rPr>
          <w:br w:type="page"/>
        </w:r>
      </w:ins>
    </w:p>
    <w:tbl>
      <w:tblPr>
        <w:tblStyle w:val="TableGrid"/>
        <w:tblW w:w="0" w:type="auto"/>
        <w:jc w:val="center"/>
        <w:tblLook w:val="04A0" w:firstRow="1" w:lastRow="0" w:firstColumn="1" w:lastColumn="0" w:noHBand="0" w:noVBand="1"/>
      </w:tblPr>
      <w:tblGrid>
        <w:gridCol w:w="9592"/>
      </w:tblGrid>
      <w:tr w:rsidR="004B01F5" w14:paraId="37FC5BC8" w14:textId="77777777" w:rsidTr="00F32432">
        <w:trPr>
          <w:jc w:val="center"/>
          <w:ins w:id="8130" w:author="محمد زكريا سيد سيد ابوسبع" w:date="2023-03-30T14:56:00Z"/>
        </w:trPr>
        <w:tc>
          <w:tcPr>
            <w:tcW w:w="9592" w:type="dxa"/>
            <w:shd w:val="clear" w:color="auto" w:fill="A9ACB0" w:themeFill="background2" w:themeFillShade="BF"/>
          </w:tcPr>
          <w:p w14:paraId="466BFE02" w14:textId="7D6689A2" w:rsidR="004B01F5" w:rsidRDefault="00000000" w:rsidP="00F32432">
            <w:pPr>
              <w:rPr>
                <w:ins w:id="8131" w:author="محمد زكريا سيد سيد ابوسبع" w:date="2023-03-30T14:56:00Z"/>
              </w:rPr>
            </w:pPr>
            <m:oMathPara>
              <m:oMath>
                <m:sSub>
                  <m:sSubPr>
                    <m:ctrlPr>
                      <w:ins w:id="8132" w:author="محمد زكريا سيد سيد ابوسبع" w:date="2023-03-30T14:56:00Z">
                        <w:rPr>
                          <w:rFonts w:ascii="Cambria Math" w:hAnsi="Cambria Math"/>
                          <w:b/>
                          <w:bCs/>
                        </w:rPr>
                      </w:ins>
                    </m:ctrlPr>
                  </m:sSubPr>
                  <m:e>
                    <m:r>
                      <w:ins w:id="8133" w:author="محمد زكريا سيد سيد ابوسبع" w:date="2023-03-30T14:56:00Z">
                        <m:rPr>
                          <m:sty m:val="b"/>
                        </m:rPr>
                        <w:rPr>
                          <w:rFonts w:ascii="Cambria Math" w:hAnsi="Cambria Math"/>
                        </w:rPr>
                        <m:t>δ</m:t>
                      </w:ins>
                    </m:r>
                  </m:e>
                  <m:sub>
                    <m:r>
                      <w:ins w:id="8134" w:author="محمد زكريا سيد سيد ابوسبع" w:date="2023-03-30T14:58:00Z">
                        <m:rPr>
                          <m:sty m:val="b"/>
                        </m:rPr>
                        <w:rPr>
                          <w:rFonts w:ascii="Cambria Math" w:hAnsi="Cambria Math"/>
                        </w:rPr>
                        <m:t>r</m:t>
                      </w:ins>
                    </m:r>
                  </m:sub>
                </m:sSub>
                <m:r>
                  <w:ins w:id="8135" w:author="محمد زكريا سيد سيد ابوسبع" w:date="2023-03-30T14:56:00Z">
                    <m:rPr>
                      <m:sty m:val="b"/>
                    </m:rPr>
                    <w:rPr>
                      <w:rFonts w:ascii="Cambria Math" w:hAnsi="Cambria Math"/>
                    </w:rPr>
                    <m:t>=10°</m:t>
                  </w:ins>
                </m:r>
              </m:oMath>
            </m:oMathPara>
          </w:p>
        </w:tc>
      </w:tr>
      <w:tr w:rsidR="004B01F5" w14:paraId="7EBF3036" w14:textId="77777777" w:rsidTr="00F32432">
        <w:trPr>
          <w:jc w:val="center"/>
          <w:ins w:id="8136" w:author="محمد زكريا سيد سيد ابوسبع" w:date="2023-03-30T14:56:00Z"/>
        </w:trPr>
        <w:tc>
          <w:tcPr>
            <w:tcW w:w="9592" w:type="dxa"/>
          </w:tcPr>
          <w:p w14:paraId="6759E551" w14:textId="77777777" w:rsidR="004B01F5" w:rsidRDefault="004B01F5" w:rsidP="00F32432">
            <w:pPr>
              <w:rPr>
                <w:ins w:id="8137" w:author="محمد زكريا سيد سيد ابوسبع" w:date="2023-03-30T14:56:00Z"/>
              </w:rPr>
            </w:pPr>
            <w:ins w:id="8138" w:author="محمد زكريا سيد سيد ابوسبع" w:date="2023-03-30T14:56:00Z">
              <w:r>
                <w:rPr>
                  <w:noProof/>
                </w:rPr>
                <w:drawing>
                  <wp:inline distT="0" distB="0" distL="0" distR="0" wp14:anchorId="0D2F103E" wp14:editId="0F0B697B">
                    <wp:extent cx="6097268" cy="3102478"/>
                    <wp:effectExtent l="0" t="0" r="0"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6097268" cy="3102478"/>
                            </a:xfrm>
                            <a:prstGeom prst="rect">
                              <a:avLst/>
                            </a:prstGeom>
                          </pic:spPr>
                        </pic:pic>
                      </a:graphicData>
                    </a:graphic>
                  </wp:inline>
                </w:drawing>
              </w:r>
            </w:ins>
          </w:p>
        </w:tc>
      </w:tr>
      <w:tr w:rsidR="004B01F5" w14:paraId="0AFAD56D" w14:textId="77777777" w:rsidTr="00F32432">
        <w:trPr>
          <w:jc w:val="center"/>
          <w:ins w:id="8139" w:author="محمد زكريا سيد سيد ابوسبع" w:date="2023-03-30T14:56:00Z"/>
        </w:trPr>
        <w:tc>
          <w:tcPr>
            <w:tcW w:w="9592" w:type="dxa"/>
            <w:shd w:val="clear" w:color="auto" w:fill="A9ACB0" w:themeFill="background2" w:themeFillShade="BF"/>
          </w:tcPr>
          <w:p w14:paraId="07A97504" w14:textId="04DACAE8" w:rsidR="004B01F5" w:rsidRDefault="00000000" w:rsidP="00F32432">
            <w:pPr>
              <w:rPr>
                <w:ins w:id="8140" w:author="محمد زكريا سيد سيد ابوسبع" w:date="2023-03-30T14:56:00Z"/>
              </w:rPr>
            </w:pPr>
            <m:oMathPara>
              <m:oMath>
                <m:sSub>
                  <m:sSubPr>
                    <m:ctrlPr>
                      <w:ins w:id="8141" w:author="محمد زكريا سيد سيد ابوسبع" w:date="2023-03-30T14:56:00Z">
                        <w:rPr>
                          <w:rFonts w:ascii="Cambria Math" w:hAnsi="Cambria Math"/>
                          <w:b/>
                          <w:bCs/>
                        </w:rPr>
                      </w:ins>
                    </m:ctrlPr>
                  </m:sSubPr>
                  <m:e>
                    <m:r>
                      <w:ins w:id="8142" w:author="محمد زكريا سيد سيد ابوسبع" w:date="2023-03-30T14:56:00Z">
                        <m:rPr>
                          <m:sty m:val="b"/>
                        </m:rPr>
                        <w:rPr>
                          <w:rFonts w:ascii="Cambria Math" w:hAnsi="Cambria Math"/>
                        </w:rPr>
                        <m:t>δ</m:t>
                      </w:ins>
                    </m:r>
                  </m:e>
                  <m:sub>
                    <m:r>
                      <w:ins w:id="8143" w:author="محمد زكريا سيد سيد ابوسبع" w:date="2023-03-30T14:58:00Z">
                        <m:rPr>
                          <m:sty m:val="b"/>
                        </m:rPr>
                        <w:rPr>
                          <w:rFonts w:ascii="Cambria Math" w:hAnsi="Cambria Math"/>
                        </w:rPr>
                        <m:t>r</m:t>
                      </w:ins>
                    </m:r>
                  </m:sub>
                </m:sSub>
                <m:r>
                  <w:ins w:id="8144" w:author="محمد زكريا سيد سيد ابوسبع" w:date="2023-03-30T14:56:00Z">
                    <m:rPr>
                      <m:sty m:val="b"/>
                    </m:rPr>
                    <w:rPr>
                      <w:rFonts w:ascii="Cambria Math" w:hAnsi="Cambria Math"/>
                    </w:rPr>
                    <m:t>=25°</m:t>
                  </w:ins>
                </m:r>
              </m:oMath>
            </m:oMathPara>
          </w:p>
        </w:tc>
      </w:tr>
      <w:tr w:rsidR="004B01F5" w14:paraId="7CDC4FCE" w14:textId="77777777" w:rsidTr="00F32432">
        <w:trPr>
          <w:jc w:val="center"/>
          <w:ins w:id="8145" w:author="محمد زكريا سيد سيد ابوسبع" w:date="2023-03-30T14:56:00Z"/>
        </w:trPr>
        <w:tc>
          <w:tcPr>
            <w:tcW w:w="9592" w:type="dxa"/>
          </w:tcPr>
          <w:p w14:paraId="53DA6833" w14:textId="77777777" w:rsidR="004B01F5" w:rsidRDefault="004B01F5" w:rsidP="00F32432">
            <w:pPr>
              <w:rPr>
                <w:ins w:id="8146" w:author="محمد زكريا سيد سيد ابوسبع" w:date="2023-03-30T14:56:00Z"/>
              </w:rPr>
            </w:pPr>
            <w:ins w:id="8147" w:author="محمد زكريا سيد سيد ابوسبع" w:date="2023-03-30T14:56:00Z">
              <w:r>
                <w:rPr>
                  <w:noProof/>
                </w:rPr>
                <w:drawing>
                  <wp:inline distT="0" distB="0" distL="0" distR="0" wp14:anchorId="4070116E" wp14:editId="297125C8">
                    <wp:extent cx="6078331" cy="3092842"/>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6078331" cy="3092842"/>
                            </a:xfrm>
                            <a:prstGeom prst="rect">
                              <a:avLst/>
                            </a:prstGeom>
                          </pic:spPr>
                        </pic:pic>
                      </a:graphicData>
                    </a:graphic>
                  </wp:inline>
                </w:drawing>
              </w:r>
            </w:ins>
          </w:p>
        </w:tc>
      </w:tr>
    </w:tbl>
    <w:p w14:paraId="0D756942" w14:textId="77777777" w:rsidR="00F05D2B" w:rsidRDefault="00F05D2B" w:rsidP="00F05D2B">
      <w:pPr>
        <w:rPr>
          <w:ins w:id="8148" w:author="محمد زكريا سيد سيد ابوسبع" w:date="2023-03-30T15:03:00Z"/>
          <w:b/>
          <w:bCs/>
        </w:rPr>
      </w:pPr>
      <w:ins w:id="8149" w:author="محمد زكريا سيد سيد ابوسبع" w:date="2023-03-30T15:03:00Z">
        <w:r>
          <w:rPr>
            <w:b/>
            <w:bCs/>
          </w:rPr>
          <w:t>Comments:</w:t>
        </w:r>
      </w:ins>
    </w:p>
    <w:p w14:paraId="1F167797" w14:textId="7C092442" w:rsidR="00685197" w:rsidRDefault="00685197" w:rsidP="00685197">
      <w:pPr>
        <w:pStyle w:val="ListParagraph"/>
        <w:numPr>
          <w:ilvl w:val="0"/>
          <w:numId w:val="41"/>
        </w:numPr>
      </w:pPr>
      <w:r>
        <w:t>The approximation</w:t>
      </w:r>
      <w:r w:rsidR="006E6F7B">
        <w:t>s</w:t>
      </w:r>
      <w:r>
        <w:t xml:space="preserve"> </w:t>
      </w:r>
      <w:r w:rsidR="006E6F7B">
        <w:t>are</w:t>
      </w:r>
      <w:r>
        <w:t xml:space="preserve"> not accurate for calculation of state (</w:t>
      </w:r>
      <w:r>
        <w:t>v</w:t>
      </w:r>
      <w:r>
        <w:t>), but it is noticed that the error is decreased with the increase of angles of aileron and rudder.</w:t>
      </w:r>
    </w:p>
    <w:p w14:paraId="7E699017" w14:textId="1442357A" w:rsidR="00685197" w:rsidRDefault="00685197" w:rsidP="00685197">
      <w:pPr>
        <w:pStyle w:val="ListParagraph"/>
        <w:numPr>
          <w:ilvl w:val="0"/>
          <w:numId w:val="41"/>
        </w:numPr>
      </w:pPr>
      <w:r>
        <w:t xml:space="preserve">The accuracy of the linear solution depends on the type of the input which changes (aileron or rudder), the value of this change and the time. </w:t>
      </w:r>
    </w:p>
    <w:p w14:paraId="7E45BBA1" w14:textId="66A5CAA0" w:rsidR="00685197" w:rsidRDefault="00685197" w:rsidP="00685197">
      <w:pPr>
        <w:pStyle w:val="ListParagraph"/>
        <w:numPr>
          <w:ilvl w:val="0"/>
          <w:numId w:val="41"/>
        </w:numPr>
      </w:pPr>
      <w:r>
        <w:t xml:space="preserve">For aileron and rudder: the linear solution gives accurate values for small changes in the angle in range time and this range decreases with the increase of the angle. </w:t>
      </w:r>
    </w:p>
    <w:p w14:paraId="39622D55" w14:textId="6F1409BA" w:rsidR="004B01F5" w:rsidRDefault="004B01F5" w:rsidP="00685197">
      <w:pPr>
        <w:pStyle w:val="ListParagraph"/>
        <w:numPr>
          <w:ilvl w:val="0"/>
          <w:numId w:val="41"/>
        </w:numPr>
        <w:spacing w:after="200"/>
        <w:ind w:right="0"/>
        <w:jc w:val="left"/>
      </w:pPr>
      <w:ins w:id="8150" w:author="محمد زكريا سيد سيد ابوسبع" w:date="2023-03-30T14:56:00Z">
        <w:r>
          <w:br w:type="page"/>
        </w:r>
      </w:ins>
    </w:p>
    <w:p w14:paraId="72BE64C7" w14:textId="77777777" w:rsidR="00DC35F3" w:rsidRDefault="00DC35F3" w:rsidP="00D522C4">
      <w:pPr>
        <w:pStyle w:val="Heading3"/>
      </w:pPr>
      <w:r>
        <w:lastRenderedPageBreak/>
        <w:t>Bode Plot</w:t>
      </w:r>
    </w:p>
    <w:tbl>
      <w:tblPr>
        <w:tblStyle w:val="TableGrid"/>
        <w:tblW w:w="0" w:type="auto"/>
        <w:jc w:val="center"/>
        <w:tblLook w:val="04A0" w:firstRow="1" w:lastRow="0" w:firstColumn="1" w:lastColumn="0" w:noHBand="0" w:noVBand="1"/>
      </w:tblPr>
      <w:tblGrid>
        <w:gridCol w:w="9592"/>
      </w:tblGrid>
      <w:tr w:rsidR="00DC35F3" w14:paraId="139B9C65" w14:textId="77777777" w:rsidTr="00887189">
        <w:trPr>
          <w:jc w:val="center"/>
        </w:trPr>
        <w:tc>
          <w:tcPr>
            <w:tcW w:w="9592" w:type="dxa"/>
            <w:shd w:val="clear" w:color="auto" w:fill="A9ACB0" w:themeFill="background2" w:themeFillShade="BF"/>
          </w:tcPr>
          <w:p w14:paraId="0D2D0814" w14:textId="0F394017" w:rsidR="00DC35F3" w:rsidRPr="00DC35F3" w:rsidRDefault="00DC35F3" w:rsidP="00887189">
            <w:pPr>
              <w:jc w:val="center"/>
              <w:rPr>
                <w:b/>
                <w:bCs/>
              </w:rPr>
            </w:pPr>
            <m:oMathPara>
              <m:oMath>
                <m:r>
                  <m:rPr>
                    <m:sty m:val="bi"/>
                  </m:rPr>
                  <w:rPr>
                    <w:rFonts w:ascii="Cambria Math" w:hAnsi="Cambria Math"/>
                  </w:rPr>
                  <m:t>v</m:t>
                </m:r>
                <m:r>
                  <w:ins w:id="8151" w:author="محمد زكريا سيد سيد ابوسبع" w:date="2023-03-30T15:04:00Z">
                    <m:rPr>
                      <m:lit/>
                      <m:sty m:val="bi"/>
                    </m:rPr>
                    <w:rPr>
                      <w:rFonts w:ascii="Cambria Math" w:hAnsi="Cambria Math"/>
                    </w:rPr>
                    <m:t>/</m:t>
                  </w:ins>
                </m:r>
                <m:sSub>
                  <m:sSubPr>
                    <m:ctrlPr>
                      <w:ins w:id="8152" w:author="محمد زكريا سيد سيد ابوسبع" w:date="2023-03-30T15:04:00Z">
                        <w:rPr>
                          <w:rFonts w:ascii="Cambria Math" w:hAnsi="Cambria Math"/>
                          <w:b/>
                          <w:bCs/>
                          <w:i/>
                        </w:rPr>
                      </w:ins>
                    </m:ctrlPr>
                  </m:sSubPr>
                  <m:e>
                    <m:r>
                      <w:ins w:id="8153" w:author="محمد زكريا سيد سيد ابوسبع" w:date="2023-03-30T15:04:00Z">
                        <m:rPr>
                          <m:sty m:val="bi"/>
                        </m:rPr>
                        <w:rPr>
                          <w:rFonts w:ascii="Cambria Math" w:hAnsi="Cambria Math"/>
                        </w:rPr>
                        <m:t>δ</m:t>
                      </w:ins>
                    </m:r>
                  </m:e>
                  <m:sub>
                    <m:r>
                      <w:ins w:id="8154" w:author="محمد زكريا سيد سيد ابوسبع" w:date="2023-03-30T15:05:00Z">
                        <m:rPr>
                          <m:sty m:val="bi"/>
                        </m:rPr>
                        <w:rPr>
                          <w:rFonts w:ascii="Cambria Math" w:hAnsi="Cambria Math"/>
                        </w:rPr>
                        <m:t>a</m:t>
                      </w:ins>
                    </m:r>
                  </m:sub>
                </m:sSub>
              </m:oMath>
            </m:oMathPara>
          </w:p>
        </w:tc>
      </w:tr>
      <w:tr w:rsidR="00DC35F3" w14:paraId="400E6BA6" w14:textId="77777777" w:rsidTr="00887189">
        <w:trPr>
          <w:jc w:val="center"/>
        </w:trPr>
        <w:tc>
          <w:tcPr>
            <w:tcW w:w="9592" w:type="dxa"/>
          </w:tcPr>
          <w:p w14:paraId="53CB79D9" w14:textId="77777777" w:rsidR="00DC35F3" w:rsidRDefault="00DC35F3" w:rsidP="00887189">
            <w:r>
              <w:rPr>
                <w:noProof/>
              </w:rPr>
              <w:drawing>
                <wp:inline distT="0" distB="0" distL="0" distR="0" wp14:anchorId="258FAEEF" wp14:editId="7E5DDAB5">
                  <wp:extent cx="6034870" cy="3070728"/>
                  <wp:effectExtent l="0" t="0" r="444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6034870" cy="3070728"/>
                          </a:xfrm>
                          <a:prstGeom prst="rect">
                            <a:avLst/>
                          </a:prstGeom>
                        </pic:spPr>
                      </pic:pic>
                    </a:graphicData>
                  </a:graphic>
                </wp:inline>
              </w:drawing>
            </w:r>
          </w:p>
        </w:tc>
      </w:tr>
      <w:tr w:rsidR="00DC35F3" w14:paraId="563297EF" w14:textId="77777777" w:rsidTr="00887189">
        <w:trPr>
          <w:jc w:val="center"/>
        </w:trPr>
        <w:tc>
          <w:tcPr>
            <w:tcW w:w="9592" w:type="dxa"/>
            <w:shd w:val="clear" w:color="auto" w:fill="A9ACB0" w:themeFill="background2" w:themeFillShade="BF"/>
          </w:tcPr>
          <w:p w14:paraId="044495C7" w14:textId="02E41EB4" w:rsidR="00DC35F3" w:rsidRPr="00DC35F3" w:rsidRDefault="00DC35F3" w:rsidP="00887189">
            <w:pPr>
              <w:rPr>
                <w:b/>
                <w:bCs/>
              </w:rPr>
            </w:pPr>
            <m:oMathPara>
              <m:oMath>
                <m:r>
                  <m:rPr>
                    <m:sty m:val="bi"/>
                  </m:rPr>
                  <w:rPr>
                    <w:rFonts w:ascii="Cambria Math" w:hAnsi="Cambria Math"/>
                  </w:rPr>
                  <m:t>v</m:t>
                </m:r>
                <m:r>
                  <w:ins w:id="8155" w:author="محمد زكريا سيد سيد ابوسبع" w:date="2023-03-30T15:04:00Z">
                    <m:rPr>
                      <m:lit/>
                      <m:sty m:val="bi"/>
                    </m:rPr>
                    <w:rPr>
                      <w:rFonts w:ascii="Cambria Math" w:hAnsi="Cambria Math"/>
                    </w:rPr>
                    <m:t>/</m:t>
                  </w:ins>
                </m:r>
                <m:sSub>
                  <m:sSubPr>
                    <m:ctrlPr>
                      <w:ins w:id="8156" w:author="محمد زكريا سيد سيد ابوسبع" w:date="2023-03-30T15:04:00Z">
                        <w:rPr>
                          <w:rFonts w:ascii="Cambria Math" w:hAnsi="Cambria Math"/>
                          <w:b/>
                          <w:bCs/>
                          <w:i/>
                        </w:rPr>
                      </w:ins>
                    </m:ctrlPr>
                  </m:sSubPr>
                  <m:e>
                    <m:r>
                      <w:ins w:id="8157" w:author="محمد زكريا سيد سيد ابوسبع" w:date="2023-03-30T15:04:00Z">
                        <m:rPr>
                          <m:sty m:val="bi"/>
                        </m:rPr>
                        <w:rPr>
                          <w:rFonts w:ascii="Cambria Math" w:hAnsi="Cambria Math"/>
                        </w:rPr>
                        <m:t>δ</m:t>
                      </w:ins>
                    </m:r>
                  </m:e>
                  <m:sub>
                    <m:r>
                      <m:rPr>
                        <m:sty m:val="bi"/>
                      </m:rPr>
                      <w:rPr>
                        <w:rFonts w:ascii="Cambria Math" w:hAnsi="Cambria Math"/>
                      </w:rPr>
                      <m:t>r</m:t>
                    </m:r>
                  </m:sub>
                </m:sSub>
              </m:oMath>
            </m:oMathPara>
          </w:p>
        </w:tc>
      </w:tr>
      <w:tr w:rsidR="00DC35F3" w14:paraId="643E0832" w14:textId="77777777" w:rsidTr="00887189">
        <w:trPr>
          <w:jc w:val="center"/>
        </w:trPr>
        <w:tc>
          <w:tcPr>
            <w:tcW w:w="9592" w:type="dxa"/>
          </w:tcPr>
          <w:p w14:paraId="6DFB7ED8" w14:textId="77777777" w:rsidR="00DC35F3" w:rsidRDefault="00DC35F3" w:rsidP="00887189">
            <w:r>
              <w:rPr>
                <w:noProof/>
              </w:rPr>
              <w:drawing>
                <wp:inline distT="0" distB="0" distL="0" distR="0" wp14:anchorId="1616C54C" wp14:editId="13D60334">
                  <wp:extent cx="5920870" cy="3012721"/>
                  <wp:effectExtent l="0" t="0" r="381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920870" cy="3012721"/>
                          </a:xfrm>
                          <a:prstGeom prst="rect">
                            <a:avLst/>
                          </a:prstGeom>
                        </pic:spPr>
                      </pic:pic>
                    </a:graphicData>
                  </a:graphic>
                </wp:inline>
              </w:drawing>
            </w:r>
          </w:p>
        </w:tc>
      </w:tr>
    </w:tbl>
    <w:p w14:paraId="3ACD5D60" w14:textId="77777777" w:rsidR="00DC35F3" w:rsidRDefault="00DC35F3" w:rsidP="00DC35F3">
      <w:pPr>
        <w:rPr>
          <w:b/>
          <w:bCs/>
        </w:rPr>
      </w:pPr>
      <w:r>
        <w:rPr>
          <w:b/>
          <w:bCs/>
        </w:rPr>
        <w:t>Comments:</w:t>
      </w:r>
    </w:p>
    <w:p w14:paraId="07DA9BA0" w14:textId="1779863D" w:rsidR="00851CAF" w:rsidRDefault="00851CAF" w:rsidP="00851CAF">
      <w:pPr>
        <w:pStyle w:val="ListParagraph"/>
        <w:numPr>
          <w:ilvl w:val="0"/>
          <w:numId w:val="41"/>
        </w:numPr>
        <w:spacing w:after="200"/>
        <w:ind w:right="0"/>
        <w:rPr>
          <w:noProof/>
        </w:rPr>
      </w:pPr>
      <w:r>
        <w:rPr>
          <w:noProof/>
        </w:rPr>
        <w:t xml:space="preserve">For delta </w:t>
      </w:r>
      <w:r>
        <w:rPr>
          <w:noProof/>
        </w:rPr>
        <w:t>a</w:t>
      </w:r>
      <w:r>
        <w:rPr>
          <w:noProof/>
        </w:rPr>
        <w:t xml:space="preserve"> input , The approximation</w:t>
      </w:r>
      <w:r>
        <w:rPr>
          <w:noProof/>
        </w:rPr>
        <w:t>s</w:t>
      </w:r>
      <w:r>
        <w:rPr>
          <w:noProof/>
        </w:rPr>
        <w:t xml:space="preserve"> </w:t>
      </w:r>
      <w:r>
        <w:rPr>
          <w:noProof/>
        </w:rPr>
        <w:t>are</w:t>
      </w:r>
      <w:r>
        <w:rPr>
          <w:noProof/>
        </w:rPr>
        <w:t xml:space="preserve"> valid compared to the full linear model when the frequency is greater than </w:t>
      </w:r>
      <w:r>
        <w:rPr>
          <w:noProof/>
        </w:rPr>
        <w:t>0.4</w:t>
      </w:r>
      <w:r>
        <w:rPr>
          <w:noProof/>
        </w:rPr>
        <w:t xml:space="preserve"> rad/sec</w:t>
      </w:r>
      <w:r>
        <w:rPr>
          <w:noProof/>
        </w:rPr>
        <w:t xml:space="preserve"> , but the 3 DOF has some error in magnitude.</w:t>
      </w:r>
    </w:p>
    <w:p w14:paraId="68910524" w14:textId="3CF3B485" w:rsidR="00851CAF" w:rsidRDefault="00851CAF" w:rsidP="00851CAF">
      <w:pPr>
        <w:pStyle w:val="ListParagraph"/>
        <w:numPr>
          <w:ilvl w:val="0"/>
          <w:numId w:val="41"/>
        </w:numPr>
        <w:spacing w:after="200"/>
        <w:ind w:right="0"/>
        <w:rPr>
          <w:noProof/>
        </w:rPr>
      </w:pPr>
      <w:r>
        <w:rPr>
          <w:noProof/>
        </w:rPr>
        <w:t xml:space="preserve">For delta </w:t>
      </w:r>
      <w:r>
        <w:rPr>
          <w:noProof/>
        </w:rPr>
        <w:t>r</w:t>
      </w:r>
      <w:r>
        <w:rPr>
          <w:noProof/>
        </w:rPr>
        <w:t xml:space="preserve"> input , The approximation</w:t>
      </w:r>
      <w:r>
        <w:rPr>
          <w:noProof/>
        </w:rPr>
        <w:t>s</w:t>
      </w:r>
      <w:r>
        <w:rPr>
          <w:noProof/>
        </w:rPr>
        <w:t xml:space="preserve"> </w:t>
      </w:r>
      <w:r>
        <w:rPr>
          <w:noProof/>
        </w:rPr>
        <w:t>are</w:t>
      </w:r>
      <w:r>
        <w:rPr>
          <w:noProof/>
        </w:rPr>
        <w:t xml:space="preserve"> valid compared to the full linear model when the frequency is greater than </w:t>
      </w:r>
      <w:r>
        <w:rPr>
          <w:noProof/>
        </w:rPr>
        <w:t>0.002</w:t>
      </w:r>
      <w:r>
        <w:rPr>
          <w:noProof/>
        </w:rPr>
        <w:t xml:space="preserve"> rad/sec.</w:t>
      </w:r>
      <w:r>
        <w:rPr>
          <w:noProof/>
        </w:rPr>
        <w:t xml:space="preserve"> (more accurate)</w:t>
      </w:r>
    </w:p>
    <w:p w14:paraId="358FF6BA" w14:textId="2B1FBA2A" w:rsidR="00DC35F3" w:rsidRDefault="00DC35F3" w:rsidP="00851CAF">
      <w:pPr>
        <w:pStyle w:val="ListParagraph"/>
        <w:spacing w:after="200"/>
        <w:ind w:right="0"/>
        <w:jc w:val="left"/>
        <w:rPr>
          <w:noProof/>
        </w:rPr>
      </w:pPr>
    </w:p>
    <w:p w14:paraId="2ACDAFCD" w14:textId="1F73B914" w:rsidR="00DC35F3" w:rsidRDefault="00DC35F3" w:rsidP="00DC35F3">
      <w:pPr>
        <w:pStyle w:val="ListParagraph"/>
        <w:numPr>
          <w:ilvl w:val="0"/>
          <w:numId w:val="41"/>
        </w:numPr>
        <w:spacing w:after="200"/>
        <w:ind w:right="0"/>
        <w:jc w:val="left"/>
        <w:rPr>
          <w:noProof/>
        </w:rPr>
      </w:pPr>
      <w:r>
        <w:rPr>
          <w:noProof/>
        </w:rPr>
        <w:br w:type="page"/>
      </w:r>
    </w:p>
    <w:p w14:paraId="2FDE132E" w14:textId="77777777" w:rsidR="00DC35F3" w:rsidRDefault="00DC35F3" w:rsidP="00D522C4">
      <w:pPr>
        <w:pStyle w:val="Heading3"/>
      </w:pPr>
      <w:r>
        <w:lastRenderedPageBreak/>
        <w:t>Root Locus</w:t>
      </w:r>
    </w:p>
    <w:tbl>
      <w:tblPr>
        <w:tblStyle w:val="TableGrid"/>
        <w:tblW w:w="0" w:type="auto"/>
        <w:jc w:val="center"/>
        <w:tblLook w:val="04A0" w:firstRow="1" w:lastRow="0" w:firstColumn="1" w:lastColumn="0" w:noHBand="0" w:noVBand="1"/>
      </w:tblPr>
      <w:tblGrid>
        <w:gridCol w:w="9592"/>
      </w:tblGrid>
      <w:tr w:rsidR="00DC35F3" w14:paraId="14EBCF26" w14:textId="77777777" w:rsidTr="00887189">
        <w:trPr>
          <w:jc w:val="center"/>
        </w:trPr>
        <w:tc>
          <w:tcPr>
            <w:tcW w:w="9592" w:type="dxa"/>
            <w:shd w:val="clear" w:color="auto" w:fill="A9ACB0" w:themeFill="background2" w:themeFillShade="BF"/>
          </w:tcPr>
          <w:p w14:paraId="75929F07" w14:textId="1F5DB5F0" w:rsidR="00DC35F3" w:rsidRPr="00DC35F3" w:rsidRDefault="00DC35F3" w:rsidP="00887189">
            <w:pPr>
              <w:jc w:val="center"/>
              <w:rPr>
                <w:b/>
                <w:bCs/>
              </w:rPr>
            </w:pPr>
            <m:oMathPara>
              <m:oMath>
                <m:r>
                  <m:rPr>
                    <m:sty m:val="bi"/>
                  </m:rPr>
                  <w:rPr>
                    <w:rFonts w:ascii="Cambria Math" w:hAnsi="Cambria Math"/>
                  </w:rPr>
                  <m:t>v</m:t>
                </m:r>
                <m:r>
                  <w:ins w:id="8158" w:author="محمد زكريا سيد سيد ابوسبع" w:date="2023-03-30T15:04:00Z">
                    <m:rPr>
                      <m:lit/>
                      <m:sty m:val="bi"/>
                    </m:rPr>
                    <w:rPr>
                      <w:rFonts w:ascii="Cambria Math" w:hAnsi="Cambria Math"/>
                    </w:rPr>
                    <m:t>/</m:t>
                  </w:ins>
                </m:r>
                <m:sSub>
                  <m:sSubPr>
                    <m:ctrlPr>
                      <w:ins w:id="8159" w:author="محمد زكريا سيد سيد ابوسبع" w:date="2023-03-30T15:04:00Z">
                        <w:rPr>
                          <w:rFonts w:ascii="Cambria Math" w:hAnsi="Cambria Math"/>
                          <w:b/>
                          <w:bCs/>
                          <w:i/>
                        </w:rPr>
                      </w:ins>
                    </m:ctrlPr>
                  </m:sSubPr>
                  <m:e>
                    <m:r>
                      <w:ins w:id="8160" w:author="محمد زكريا سيد سيد ابوسبع" w:date="2023-03-30T15:04:00Z">
                        <m:rPr>
                          <m:sty m:val="bi"/>
                        </m:rPr>
                        <w:rPr>
                          <w:rFonts w:ascii="Cambria Math" w:hAnsi="Cambria Math"/>
                        </w:rPr>
                        <m:t>δ</m:t>
                      </w:ins>
                    </m:r>
                  </m:e>
                  <m:sub>
                    <m:r>
                      <w:ins w:id="8161" w:author="محمد زكريا سيد سيد ابوسبع" w:date="2023-03-30T15:05:00Z">
                        <m:rPr>
                          <m:sty m:val="bi"/>
                        </m:rPr>
                        <w:rPr>
                          <w:rFonts w:ascii="Cambria Math" w:hAnsi="Cambria Math"/>
                        </w:rPr>
                        <m:t>a</m:t>
                      </w:ins>
                    </m:r>
                  </m:sub>
                </m:sSub>
              </m:oMath>
            </m:oMathPara>
          </w:p>
        </w:tc>
      </w:tr>
      <w:tr w:rsidR="00DC35F3" w14:paraId="23AB3D96" w14:textId="77777777" w:rsidTr="00887189">
        <w:trPr>
          <w:jc w:val="center"/>
        </w:trPr>
        <w:tc>
          <w:tcPr>
            <w:tcW w:w="9592" w:type="dxa"/>
          </w:tcPr>
          <w:p w14:paraId="3576A52B" w14:textId="77777777" w:rsidR="00DC35F3" w:rsidRDefault="00DC35F3" w:rsidP="00887189">
            <w:r>
              <w:rPr>
                <w:noProof/>
              </w:rPr>
              <w:drawing>
                <wp:inline distT="0" distB="0" distL="0" distR="0" wp14:anchorId="2B43C65E" wp14:editId="4E79F20F">
                  <wp:extent cx="5765688" cy="2933760"/>
                  <wp:effectExtent l="0" t="0" r="698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765688" cy="2933760"/>
                          </a:xfrm>
                          <a:prstGeom prst="rect">
                            <a:avLst/>
                          </a:prstGeom>
                        </pic:spPr>
                      </pic:pic>
                    </a:graphicData>
                  </a:graphic>
                </wp:inline>
              </w:drawing>
            </w:r>
          </w:p>
        </w:tc>
      </w:tr>
      <w:tr w:rsidR="00DC35F3" w14:paraId="231457E2" w14:textId="77777777" w:rsidTr="00887189">
        <w:trPr>
          <w:jc w:val="center"/>
        </w:trPr>
        <w:tc>
          <w:tcPr>
            <w:tcW w:w="9592" w:type="dxa"/>
            <w:shd w:val="clear" w:color="auto" w:fill="A9ACB0" w:themeFill="background2" w:themeFillShade="BF"/>
          </w:tcPr>
          <w:p w14:paraId="7B666A99" w14:textId="48C7944B" w:rsidR="00DC35F3" w:rsidRPr="00DC35F3" w:rsidRDefault="00DC35F3" w:rsidP="00887189">
            <w:pPr>
              <w:rPr>
                <w:b/>
                <w:bCs/>
              </w:rPr>
            </w:pPr>
            <m:oMathPara>
              <m:oMath>
                <m:r>
                  <m:rPr>
                    <m:sty m:val="bi"/>
                  </m:rPr>
                  <w:rPr>
                    <w:rFonts w:ascii="Cambria Math" w:hAnsi="Cambria Math"/>
                  </w:rPr>
                  <m:t>v</m:t>
                </m:r>
                <m:r>
                  <w:ins w:id="8162" w:author="محمد زكريا سيد سيد ابوسبع" w:date="2023-03-30T15:04:00Z">
                    <m:rPr>
                      <m:lit/>
                      <m:sty m:val="bi"/>
                    </m:rPr>
                    <w:rPr>
                      <w:rFonts w:ascii="Cambria Math" w:hAnsi="Cambria Math"/>
                    </w:rPr>
                    <m:t>/</m:t>
                  </w:ins>
                </m:r>
                <m:sSub>
                  <m:sSubPr>
                    <m:ctrlPr>
                      <w:ins w:id="8163" w:author="محمد زكريا سيد سيد ابوسبع" w:date="2023-03-30T15:04:00Z">
                        <w:rPr>
                          <w:rFonts w:ascii="Cambria Math" w:hAnsi="Cambria Math"/>
                          <w:b/>
                          <w:bCs/>
                          <w:i/>
                        </w:rPr>
                      </w:ins>
                    </m:ctrlPr>
                  </m:sSubPr>
                  <m:e>
                    <m:r>
                      <w:ins w:id="8164" w:author="محمد زكريا سيد سيد ابوسبع" w:date="2023-03-30T15:04:00Z">
                        <m:rPr>
                          <m:sty m:val="bi"/>
                        </m:rPr>
                        <w:rPr>
                          <w:rFonts w:ascii="Cambria Math" w:hAnsi="Cambria Math"/>
                        </w:rPr>
                        <m:t>δ</m:t>
                      </w:ins>
                    </m:r>
                  </m:e>
                  <m:sub>
                    <m:r>
                      <m:rPr>
                        <m:sty m:val="bi"/>
                      </m:rPr>
                      <w:rPr>
                        <w:rFonts w:ascii="Cambria Math" w:hAnsi="Cambria Math"/>
                      </w:rPr>
                      <m:t>r</m:t>
                    </m:r>
                  </m:sub>
                </m:sSub>
              </m:oMath>
            </m:oMathPara>
          </w:p>
        </w:tc>
      </w:tr>
      <w:tr w:rsidR="00DC35F3" w14:paraId="61A0C391" w14:textId="77777777" w:rsidTr="00887189">
        <w:trPr>
          <w:jc w:val="center"/>
        </w:trPr>
        <w:tc>
          <w:tcPr>
            <w:tcW w:w="9592" w:type="dxa"/>
          </w:tcPr>
          <w:p w14:paraId="5E7C4CF2" w14:textId="77777777" w:rsidR="00DC35F3" w:rsidRDefault="00DC35F3" w:rsidP="00887189">
            <w:r>
              <w:rPr>
                <w:noProof/>
              </w:rPr>
              <w:drawing>
                <wp:inline distT="0" distB="0" distL="0" distR="0" wp14:anchorId="2ECE9C1B" wp14:editId="612BBA1F">
                  <wp:extent cx="5534014" cy="2815877"/>
                  <wp:effectExtent l="0" t="0" r="0" b="381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534014" cy="2815877"/>
                          </a:xfrm>
                          <a:prstGeom prst="rect">
                            <a:avLst/>
                          </a:prstGeom>
                        </pic:spPr>
                      </pic:pic>
                    </a:graphicData>
                  </a:graphic>
                </wp:inline>
              </w:drawing>
            </w:r>
          </w:p>
        </w:tc>
      </w:tr>
    </w:tbl>
    <w:p w14:paraId="6F7B81D7" w14:textId="77777777" w:rsidR="00DC35F3" w:rsidRDefault="00DC35F3" w:rsidP="00DC35F3">
      <w:pPr>
        <w:rPr>
          <w:b/>
          <w:bCs/>
        </w:rPr>
      </w:pPr>
      <w:r>
        <w:rPr>
          <w:b/>
          <w:bCs/>
        </w:rPr>
        <w:t>Comments:</w:t>
      </w:r>
    </w:p>
    <w:p w14:paraId="72E18156" w14:textId="0D74478C" w:rsidR="00851CAF" w:rsidRDefault="00851CAF" w:rsidP="007B374E">
      <w:pPr>
        <w:pStyle w:val="ListParagraph"/>
        <w:numPr>
          <w:ilvl w:val="0"/>
          <w:numId w:val="62"/>
        </w:numPr>
        <w:spacing w:after="200"/>
        <w:ind w:right="0"/>
        <w:rPr>
          <w:noProof/>
        </w:rPr>
      </w:pPr>
      <w:r>
        <w:rPr>
          <w:noProof/>
        </w:rPr>
        <w:t xml:space="preserve">For delta </w:t>
      </w:r>
      <w:r>
        <w:rPr>
          <w:noProof/>
        </w:rPr>
        <w:t>a</w:t>
      </w:r>
      <w:r>
        <w:rPr>
          <w:noProof/>
        </w:rPr>
        <w:t xml:space="preserve"> input , The </w:t>
      </w:r>
      <w:r w:rsidR="007B374E">
        <w:rPr>
          <w:noProof/>
        </w:rPr>
        <w:t>full linear and 3 DOF</w:t>
      </w:r>
      <w:r>
        <w:rPr>
          <w:noProof/>
        </w:rPr>
        <w:t xml:space="preserve"> approximation </w:t>
      </w:r>
      <w:r w:rsidR="007B374E">
        <w:rPr>
          <w:noProof/>
        </w:rPr>
        <w:t>have</w:t>
      </w:r>
      <w:r>
        <w:rPr>
          <w:noProof/>
        </w:rPr>
        <w:t xml:space="preserve"> </w:t>
      </w:r>
      <w:r w:rsidR="007B374E">
        <w:rPr>
          <w:noProof/>
        </w:rPr>
        <w:t>instability region when gain increases.</w:t>
      </w:r>
    </w:p>
    <w:p w14:paraId="502BAE76" w14:textId="26FC9735" w:rsidR="00851CAF" w:rsidRDefault="00851CAF" w:rsidP="00851CAF">
      <w:pPr>
        <w:pStyle w:val="ListParagraph"/>
        <w:numPr>
          <w:ilvl w:val="0"/>
          <w:numId w:val="62"/>
        </w:numPr>
        <w:spacing w:after="200"/>
        <w:ind w:right="0"/>
        <w:rPr>
          <w:noProof/>
        </w:rPr>
      </w:pPr>
      <w:r>
        <w:rPr>
          <w:noProof/>
        </w:rPr>
        <w:t xml:space="preserve">For delta </w:t>
      </w:r>
      <w:r w:rsidR="007B374E">
        <w:rPr>
          <w:noProof/>
        </w:rPr>
        <w:t>r</w:t>
      </w:r>
      <w:r>
        <w:rPr>
          <w:noProof/>
        </w:rPr>
        <w:t xml:space="preserve"> input , </w:t>
      </w:r>
      <w:r w:rsidR="007B374E">
        <w:rPr>
          <w:noProof/>
        </w:rPr>
        <w:t>all models are always stable</w:t>
      </w:r>
    </w:p>
    <w:p w14:paraId="6EC62525" w14:textId="6C612483" w:rsidR="00DC35F3" w:rsidRDefault="00DC35F3" w:rsidP="007B374E">
      <w:pPr>
        <w:pStyle w:val="ListParagraph"/>
        <w:spacing w:after="200"/>
        <w:ind w:right="0"/>
        <w:jc w:val="left"/>
      </w:pPr>
    </w:p>
    <w:p w14:paraId="4CD2786A" w14:textId="557EC917" w:rsidR="00DC35F3" w:rsidRDefault="00DC35F3" w:rsidP="00DC35F3">
      <w:pPr>
        <w:spacing w:after="200"/>
        <w:ind w:left="0" w:right="0"/>
        <w:jc w:val="left"/>
        <w:rPr>
          <w:ins w:id="8165" w:author="محمد زكريا سيد سيد ابوسبع" w:date="2023-03-30T15:04:00Z"/>
          <w:rtl/>
        </w:rPr>
      </w:pPr>
      <w:r>
        <w:br w:type="page"/>
      </w:r>
    </w:p>
    <w:p w14:paraId="302DD245" w14:textId="05CFCC5A" w:rsidR="00F05D2B" w:rsidRDefault="00F05D2B" w:rsidP="00F05D2B">
      <w:pPr>
        <w:pStyle w:val="Heading2"/>
        <w:numPr>
          <w:ilvl w:val="0"/>
          <w:numId w:val="46"/>
        </w:numPr>
        <w:rPr>
          <w:ins w:id="8166" w:author="محمد زكريا سيد سيد ابوسبع" w:date="2023-03-30T15:04:00Z"/>
        </w:rPr>
      </w:pPr>
      <w:ins w:id="8167" w:author="محمد زكريا سيد سيد ابوسبع" w:date="2023-03-30T15:04:00Z">
        <w:r>
          <w:lastRenderedPageBreak/>
          <w:t xml:space="preserve">Response of state </w:t>
        </w:r>
      </w:ins>
      <m:oMath>
        <m:r>
          <w:ins w:id="8168" w:author="محمد زكريا سيد سيد ابوسبع" w:date="2023-03-30T15:05:00Z">
            <m:rPr>
              <m:sty m:val="bi"/>
            </m:rPr>
            <w:rPr>
              <w:rFonts w:ascii="Cambria Math" w:hAnsi="Cambria Math"/>
            </w:rPr>
            <m:t>β</m:t>
          </w:ins>
        </m:r>
      </m:oMath>
    </w:p>
    <w:p w14:paraId="68E85B49" w14:textId="51B8CC09" w:rsidR="00F05D2B" w:rsidRDefault="00F05D2B" w:rsidP="00EE2BF2">
      <w:pPr>
        <w:pStyle w:val="Heading3"/>
        <w:numPr>
          <w:ilvl w:val="0"/>
          <w:numId w:val="47"/>
        </w:numPr>
        <w:rPr>
          <w:ins w:id="8169" w:author="محمد زكريا سيد سيد ابوسبع" w:date="2023-03-30T15:08:00Z"/>
        </w:rPr>
      </w:pPr>
      <w:ins w:id="8170" w:author="محمد زكريا سيد سيد ابوسبع" w:date="2023-03-30T15:04:00Z">
        <w:r>
          <w:t>Transfer Functions</w:t>
        </w:r>
      </w:ins>
    </w:p>
    <w:p w14:paraId="39784AEA" w14:textId="77777777" w:rsidR="00F05D2B" w:rsidRDefault="00F05D2B">
      <w:pPr>
        <w:rPr>
          <w:ins w:id="8171" w:author="محمد زكريا سيد سيد ابوسبع" w:date="2023-03-30T15:04:00Z"/>
        </w:rPr>
        <w:pPrChange w:id="8172" w:author="محمد زكريا سيد سيد ابوسبع" w:date="2023-03-30T15:08:00Z">
          <w:pPr>
            <w:pStyle w:val="Heading3"/>
            <w:numPr>
              <w:numId w:val="47"/>
            </w:numPr>
          </w:pPr>
        </w:pPrChange>
      </w:pPr>
    </w:p>
    <w:tbl>
      <w:tblPr>
        <w:tblStyle w:val="TableGrid"/>
        <w:tblW w:w="0" w:type="auto"/>
        <w:tblInd w:w="-5" w:type="dxa"/>
        <w:tblLook w:val="04A0" w:firstRow="1" w:lastRow="0" w:firstColumn="1" w:lastColumn="0" w:noHBand="0" w:noVBand="1"/>
      </w:tblPr>
      <w:tblGrid>
        <w:gridCol w:w="692"/>
        <w:gridCol w:w="3922"/>
        <w:gridCol w:w="2818"/>
        <w:gridCol w:w="2165"/>
      </w:tblGrid>
      <w:tr w:rsidR="005020B4" w:rsidRPr="00E8154F" w14:paraId="7370F863" w14:textId="72917647" w:rsidTr="005020B4">
        <w:trPr>
          <w:ins w:id="8173" w:author="محمد زكريا سيد سيد ابوسبع" w:date="2023-03-30T15:04:00Z"/>
        </w:trPr>
        <w:tc>
          <w:tcPr>
            <w:tcW w:w="810" w:type="dxa"/>
            <w:shd w:val="clear" w:color="auto" w:fill="A9ACB0" w:themeFill="background2" w:themeFillShade="BF"/>
          </w:tcPr>
          <w:p w14:paraId="3502DE88" w14:textId="4AF9F1BF" w:rsidR="005020B4" w:rsidRPr="00E8154F" w:rsidRDefault="00E8154F" w:rsidP="00F05D2B">
            <w:pPr>
              <w:ind w:left="0"/>
              <w:jc w:val="center"/>
              <w:rPr>
                <w:ins w:id="8174" w:author="محمد زكريا سيد سيد ابوسبع" w:date="2023-03-30T15:04:00Z"/>
                <w:sz w:val="16"/>
                <w:szCs w:val="16"/>
              </w:rPr>
            </w:pPr>
            <w:r>
              <w:rPr>
                <w:sz w:val="16"/>
                <w:szCs w:val="16"/>
              </w:rPr>
              <w:t>.</w:t>
            </w:r>
          </w:p>
        </w:tc>
        <w:tc>
          <w:tcPr>
            <w:tcW w:w="4065" w:type="dxa"/>
            <w:shd w:val="clear" w:color="auto" w:fill="A9ACB0" w:themeFill="background2" w:themeFillShade="BF"/>
          </w:tcPr>
          <w:p w14:paraId="4A1FC72C" w14:textId="77777777" w:rsidR="005020B4" w:rsidRPr="00E8154F" w:rsidRDefault="005020B4" w:rsidP="00F05D2B">
            <w:pPr>
              <w:ind w:left="0"/>
              <w:jc w:val="center"/>
              <w:rPr>
                <w:ins w:id="8175" w:author="محمد زكريا سيد سيد ابوسبع" w:date="2023-03-30T15:04:00Z"/>
                <w:sz w:val="16"/>
                <w:szCs w:val="16"/>
              </w:rPr>
            </w:pPr>
            <w:ins w:id="8176" w:author="محمد زكريا سيد سيد ابوسبع" w:date="2023-03-30T15:04:00Z">
              <w:r w:rsidRPr="00E8154F">
                <w:rPr>
                  <w:sz w:val="16"/>
                  <w:szCs w:val="16"/>
                </w:rPr>
                <w:t>Full Linear</w:t>
              </w:r>
            </w:ins>
          </w:p>
        </w:tc>
        <w:tc>
          <w:tcPr>
            <w:tcW w:w="2246" w:type="dxa"/>
            <w:shd w:val="clear" w:color="auto" w:fill="A9ACB0" w:themeFill="background2" w:themeFillShade="BF"/>
          </w:tcPr>
          <w:p w14:paraId="4028AC90" w14:textId="04F7FEB3" w:rsidR="005020B4" w:rsidRPr="00E8154F" w:rsidRDefault="005020B4" w:rsidP="00F05D2B">
            <w:pPr>
              <w:ind w:left="0"/>
              <w:jc w:val="center"/>
              <w:rPr>
                <w:ins w:id="8177" w:author="محمد زكريا سيد سيد ابوسبع" w:date="2023-03-30T15:04:00Z"/>
                <w:sz w:val="16"/>
                <w:szCs w:val="16"/>
              </w:rPr>
            </w:pPr>
            <w:ins w:id="8178" w:author="محمد زكريا سيد سيد ابوسبع" w:date="2023-03-30T15:06:00Z">
              <w:r w:rsidRPr="00E8154F">
                <w:rPr>
                  <w:sz w:val="16"/>
                  <w:szCs w:val="16"/>
                </w:rPr>
                <w:t>Dutch 3 DOF</w:t>
              </w:r>
            </w:ins>
            <w:ins w:id="8179" w:author="محمد زكريا سيد سيد ابوسبع" w:date="2023-03-30T15:04:00Z">
              <w:r w:rsidRPr="00E8154F">
                <w:rPr>
                  <w:sz w:val="16"/>
                  <w:szCs w:val="16"/>
                </w:rPr>
                <w:t xml:space="preserve"> Mode</w:t>
              </w:r>
            </w:ins>
          </w:p>
        </w:tc>
        <w:tc>
          <w:tcPr>
            <w:tcW w:w="2307" w:type="dxa"/>
            <w:shd w:val="clear" w:color="auto" w:fill="A9ACB0" w:themeFill="background2" w:themeFillShade="BF"/>
          </w:tcPr>
          <w:p w14:paraId="1F7F3351" w14:textId="44949388" w:rsidR="005020B4" w:rsidRPr="00E8154F" w:rsidRDefault="005020B4" w:rsidP="00F05D2B">
            <w:pPr>
              <w:ind w:left="0"/>
              <w:jc w:val="center"/>
              <w:rPr>
                <w:ins w:id="8180" w:author="محمد زكريا سيد سيد ابوسبع" w:date="2023-03-30T15:06:00Z"/>
                <w:sz w:val="16"/>
                <w:szCs w:val="16"/>
              </w:rPr>
            </w:pPr>
            <w:ins w:id="8181" w:author="محمد زكريا سيد سيد ابوسبع" w:date="2023-03-30T15:06:00Z">
              <w:r w:rsidRPr="00E8154F">
                <w:rPr>
                  <w:sz w:val="16"/>
                  <w:szCs w:val="16"/>
                </w:rPr>
                <w:t xml:space="preserve">Dutch </w:t>
              </w:r>
            </w:ins>
            <w:r w:rsidR="00125E7A" w:rsidRPr="00E8154F">
              <w:rPr>
                <w:sz w:val="16"/>
                <w:szCs w:val="16"/>
              </w:rPr>
              <w:t>2</w:t>
            </w:r>
            <w:ins w:id="8182" w:author="محمد زكريا سيد سيد ابوسبع" w:date="2023-03-30T15:06:00Z">
              <w:r w:rsidRPr="00E8154F">
                <w:rPr>
                  <w:sz w:val="16"/>
                  <w:szCs w:val="16"/>
                </w:rPr>
                <w:t xml:space="preserve"> DOF Mode</w:t>
              </w:r>
            </w:ins>
          </w:p>
        </w:tc>
      </w:tr>
      <w:tr w:rsidR="005020B4" w:rsidRPr="00E8154F" w14:paraId="43C33367" w14:textId="53CB2DF0" w:rsidTr="005020B4">
        <w:trPr>
          <w:ins w:id="8183" w:author="محمد زكريا سيد سيد ابوسبع" w:date="2023-03-30T15:04:00Z"/>
        </w:trPr>
        <w:tc>
          <w:tcPr>
            <w:tcW w:w="810" w:type="dxa"/>
            <w:shd w:val="clear" w:color="auto" w:fill="A9ACB0" w:themeFill="background2" w:themeFillShade="BF"/>
          </w:tcPr>
          <w:p w14:paraId="4FF5D344" w14:textId="74692852" w:rsidR="005020B4" w:rsidRPr="00E8154F" w:rsidRDefault="005020B4" w:rsidP="00F05D2B">
            <w:pPr>
              <w:ind w:left="0"/>
              <w:rPr>
                <w:ins w:id="8184" w:author="محمد زكريا سيد سيد ابوسبع" w:date="2023-03-30T15:04:00Z"/>
                <w:sz w:val="16"/>
                <w:szCs w:val="16"/>
              </w:rPr>
            </w:pPr>
            <m:oMathPara>
              <m:oMath>
                <m:r>
                  <w:ins w:id="8185" w:author="محمد زكريا سيد سيد ابوسبع" w:date="2023-03-30T15:05:00Z">
                    <w:rPr>
                      <w:rFonts w:ascii="Cambria Math" w:hAnsi="Cambria Math"/>
                      <w:sz w:val="16"/>
                      <w:szCs w:val="16"/>
                    </w:rPr>
                    <m:t>β</m:t>
                  </w:ins>
                </m:r>
                <m:r>
                  <w:ins w:id="8186" w:author="محمد زكريا سيد سيد ابوسبع" w:date="2023-03-30T15:04:00Z">
                    <m:rPr>
                      <m:lit/>
                    </m:rPr>
                    <w:rPr>
                      <w:rFonts w:ascii="Cambria Math" w:hAnsi="Cambria Math"/>
                      <w:sz w:val="16"/>
                      <w:szCs w:val="16"/>
                    </w:rPr>
                    <m:t>/</m:t>
                  </w:ins>
                </m:r>
                <m:sSub>
                  <m:sSubPr>
                    <m:ctrlPr>
                      <w:ins w:id="8187" w:author="محمد زكريا سيد سيد ابوسبع" w:date="2023-03-30T15:04:00Z">
                        <w:rPr>
                          <w:rFonts w:ascii="Cambria Math" w:hAnsi="Cambria Math"/>
                          <w:i/>
                          <w:sz w:val="16"/>
                          <w:szCs w:val="16"/>
                        </w:rPr>
                      </w:ins>
                    </m:ctrlPr>
                  </m:sSubPr>
                  <m:e>
                    <m:r>
                      <w:ins w:id="8188" w:author="محمد زكريا سيد سيد ابوسبع" w:date="2023-03-30T15:04:00Z">
                        <w:rPr>
                          <w:rFonts w:ascii="Cambria Math" w:hAnsi="Cambria Math"/>
                          <w:sz w:val="16"/>
                          <w:szCs w:val="16"/>
                        </w:rPr>
                        <m:t>δ</m:t>
                      </w:ins>
                    </m:r>
                  </m:e>
                  <m:sub>
                    <m:r>
                      <w:ins w:id="8189" w:author="محمد زكريا سيد سيد ابوسبع" w:date="2023-03-30T15:05:00Z">
                        <w:rPr>
                          <w:rFonts w:ascii="Cambria Math" w:hAnsi="Cambria Math"/>
                          <w:sz w:val="16"/>
                          <w:szCs w:val="16"/>
                        </w:rPr>
                        <m:t>a</m:t>
                      </w:ins>
                    </m:r>
                  </m:sub>
                </m:sSub>
              </m:oMath>
            </m:oMathPara>
          </w:p>
        </w:tc>
        <w:tc>
          <w:tcPr>
            <w:tcW w:w="4065" w:type="dxa"/>
          </w:tcPr>
          <w:p w14:paraId="24B6C7B9" w14:textId="05B45848" w:rsidR="005020B4" w:rsidRPr="00E8154F" w:rsidRDefault="00000000" w:rsidP="00F05D2B">
            <w:pPr>
              <w:pStyle w:val="ListParagraph"/>
              <w:ind w:left="2880"/>
              <w:rPr>
                <w:ins w:id="8190" w:author="محمد زكريا سيد سيد ابوسبع" w:date="2023-03-30T15:04:00Z"/>
                <w:sz w:val="16"/>
                <w:szCs w:val="16"/>
              </w:rPr>
            </w:pPr>
            <m:oMathPara>
              <m:oMath>
                <m:f>
                  <m:fPr>
                    <m:ctrlPr>
                      <w:ins w:id="8191" w:author="محمد زكريا سيد سيد ابوسبع" w:date="2023-03-30T15:04:00Z">
                        <w:rPr>
                          <w:rFonts w:ascii="Cambria Math" w:hAnsi="Cambria Math"/>
                          <w:i/>
                          <w:sz w:val="16"/>
                          <w:szCs w:val="16"/>
                        </w:rPr>
                      </w:ins>
                    </m:ctrlPr>
                  </m:fPr>
                  <m:num>
                    <m:r>
                      <m:rPr>
                        <m:sty m:val="p"/>
                      </m:rPr>
                      <w:rPr>
                        <w:rFonts w:ascii="Cambria Math" w:eastAsia="Times New Roman" w:hAnsi="Cambria Math"/>
                        <w:color w:val="404040"/>
                        <w:sz w:val="16"/>
                        <w:szCs w:val="16"/>
                      </w:rPr>
                      <m:t>0.2955 s^2 + 0.8944 s + 0.05476</m:t>
                    </m:r>
                  </m:num>
                  <m:den>
                    <m:r>
                      <m:rPr>
                        <m:sty m:val="p"/>
                      </m:rPr>
                      <w:rPr>
                        <w:rFonts w:ascii="Cambria Math" w:eastAsia="Times New Roman" w:hAnsi="Cambria Math"/>
                        <w:color w:val="404040"/>
                        <w:sz w:val="16"/>
                        <w:szCs w:val="16"/>
                      </w:rPr>
                      <m:t>s^4 + 1.736 s^3 + 4.302 s^2 + 5.622 s + 0.03</m:t>
                    </m:r>
                  </m:den>
                </m:f>
              </m:oMath>
            </m:oMathPara>
          </w:p>
          <w:p w14:paraId="1318CCE4" w14:textId="77777777" w:rsidR="005020B4" w:rsidRPr="00E8154F" w:rsidRDefault="005020B4" w:rsidP="00F05D2B">
            <w:pPr>
              <w:ind w:left="0"/>
              <w:rPr>
                <w:ins w:id="8192" w:author="محمد زكريا سيد سيد ابوسبع" w:date="2023-03-30T15:04:00Z"/>
                <w:sz w:val="16"/>
                <w:szCs w:val="16"/>
              </w:rPr>
            </w:pPr>
          </w:p>
        </w:tc>
        <w:tc>
          <w:tcPr>
            <w:tcW w:w="2246" w:type="dxa"/>
          </w:tcPr>
          <w:p w14:paraId="397901A6" w14:textId="4E79593C" w:rsidR="005020B4" w:rsidRPr="00E8154F" w:rsidRDefault="00000000" w:rsidP="00F05D2B">
            <w:pPr>
              <w:pStyle w:val="ListParagraph"/>
              <w:ind w:left="2880"/>
              <w:rPr>
                <w:ins w:id="8193" w:author="محمد زكريا سيد سيد ابوسبع" w:date="2023-03-30T15:04:00Z"/>
                <w:sz w:val="16"/>
                <w:szCs w:val="16"/>
              </w:rPr>
            </w:pPr>
            <m:oMathPara>
              <m:oMath>
                <m:f>
                  <m:fPr>
                    <m:ctrlPr>
                      <w:ins w:id="8194" w:author="محمد زكريا سيد سيد ابوسبع" w:date="2023-03-30T15:04:00Z">
                        <w:rPr>
                          <w:rFonts w:ascii="Cambria Math" w:hAnsi="Cambria Math"/>
                          <w:i/>
                          <w:sz w:val="16"/>
                          <w:szCs w:val="16"/>
                        </w:rPr>
                      </w:ins>
                    </m:ctrlPr>
                  </m:fPr>
                  <m:num>
                    <m:r>
                      <m:rPr>
                        <m:sty m:val="p"/>
                      </m:rPr>
                      <w:rPr>
                        <w:rFonts w:ascii="Cambria Math" w:hAnsi="Cambria Math"/>
                        <w:sz w:val="16"/>
                        <w:szCs w:val="16"/>
                      </w:rPr>
                      <m:t>0.2955 s + 0.1566</m:t>
                    </m:r>
                  </m:num>
                  <m:den>
                    <m:r>
                      <w:rPr>
                        <w:rFonts w:ascii="Cambria Math" w:hAnsi="Cambria Math"/>
                        <w:sz w:val="16"/>
                        <w:szCs w:val="16"/>
                      </w:rPr>
                      <m:t>s^3 + 1.736 s^2 + 4.272 s + 4.435</m:t>
                    </m:r>
                  </m:den>
                </m:f>
              </m:oMath>
            </m:oMathPara>
          </w:p>
          <w:p w14:paraId="72410755" w14:textId="77777777" w:rsidR="005020B4" w:rsidRPr="00E8154F" w:rsidRDefault="005020B4" w:rsidP="00F05D2B">
            <w:pPr>
              <w:ind w:left="0"/>
              <w:rPr>
                <w:ins w:id="8195" w:author="محمد زكريا سيد سيد ابوسبع" w:date="2023-03-30T15:04:00Z"/>
                <w:sz w:val="16"/>
                <w:szCs w:val="16"/>
              </w:rPr>
            </w:pPr>
          </w:p>
        </w:tc>
        <w:tc>
          <w:tcPr>
            <w:tcW w:w="2307" w:type="dxa"/>
          </w:tcPr>
          <w:p w14:paraId="205411D5" w14:textId="4BBE68E3" w:rsidR="005020B4" w:rsidRPr="00E8154F" w:rsidRDefault="00000000" w:rsidP="00F05D2B">
            <w:pPr>
              <w:pStyle w:val="ListParagraph"/>
              <w:ind w:left="2880"/>
              <w:rPr>
                <w:ins w:id="8196" w:author="محمد زكريا سيد سيد ابوسبع" w:date="2023-03-30T15:06:00Z"/>
                <w:sz w:val="16"/>
                <w:szCs w:val="16"/>
              </w:rPr>
            </w:pPr>
            <m:oMathPara>
              <m:oMath>
                <m:f>
                  <m:fPr>
                    <m:ctrlPr>
                      <w:ins w:id="8197" w:author="محمد زكريا سيد سيد ابوسبع" w:date="2023-03-30T15:06:00Z">
                        <w:rPr>
                          <w:rFonts w:ascii="Cambria Math" w:hAnsi="Cambria Math"/>
                          <w:i/>
                          <w:sz w:val="16"/>
                          <w:szCs w:val="16"/>
                        </w:rPr>
                      </w:ins>
                    </m:ctrlPr>
                  </m:fPr>
                  <m:num>
                    <m:r>
                      <m:rPr>
                        <m:sty m:val="p"/>
                      </m:rPr>
                      <w:rPr>
                        <w:rFonts w:ascii="Cambria Math" w:hAnsi="Cambria Math"/>
                        <w:sz w:val="16"/>
                        <w:szCs w:val="16"/>
                      </w:rPr>
                      <m:t>0.07689</m:t>
                    </m:r>
                  </m:num>
                  <m:den>
                    <m:r>
                      <w:rPr>
                        <w:rFonts w:ascii="Cambria Math" w:hAnsi="Cambria Math"/>
                        <w:sz w:val="16"/>
                        <w:szCs w:val="16"/>
                      </w:rPr>
                      <m:t>s^2 + 0.424 s + 3.352</m:t>
                    </m:r>
                  </m:den>
                </m:f>
              </m:oMath>
            </m:oMathPara>
          </w:p>
          <w:p w14:paraId="585900B8" w14:textId="77777777" w:rsidR="005020B4" w:rsidRPr="00E8154F" w:rsidRDefault="005020B4" w:rsidP="00F05D2B">
            <w:pPr>
              <w:pStyle w:val="ListParagraph"/>
              <w:ind w:left="2880"/>
              <w:rPr>
                <w:ins w:id="8198" w:author="محمد زكريا سيد سيد ابوسبع" w:date="2023-03-30T15:06:00Z"/>
                <w:rFonts w:ascii="Times New Roman" w:hAnsi="Times New Roman" w:cs="Times New Roman"/>
                <w:sz w:val="16"/>
                <w:szCs w:val="16"/>
              </w:rPr>
            </w:pPr>
          </w:p>
        </w:tc>
      </w:tr>
      <w:tr w:rsidR="005020B4" w:rsidRPr="00E8154F" w14:paraId="3CDB92BE" w14:textId="1869C1E6" w:rsidTr="005020B4">
        <w:trPr>
          <w:ins w:id="8199" w:author="محمد زكريا سيد سيد ابوسبع" w:date="2023-03-30T15:04:00Z"/>
        </w:trPr>
        <w:tc>
          <w:tcPr>
            <w:tcW w:w="810" w:type="dxa"/>
            <w:shd w:val="clear" w:color="auto" w:fill="A9ACB0" w:themeFill="background2" w:themeFillShade="BF"/>
          </w:tcPr>
          <w:p w14:paraId="3297C312" w14:textId="09F969CD" w:rsidR="005020B4" w:rsidRPr="00E8154F" w:rsidRDefault="005020B4" w:rsidP="00F05D2B">
            <w:pPr>
              <w:ind w:left="0"/>
              <w:rPr>
                <w:ins w:id="8200" w:author="محمد زكريا سيد سيد ابوسبع" w:date="2023-03-30T15:04:00Z"/>
                <w:sz w:val="16"/>
                <w:szCs w:val="16"/>
              </w:rPr>
            </w:pPr>
            <m:oMathPara>
              <m:oMath>
                <m:r>
                  <w:ins w:id="8201" w:author="محمد زكريا سيد سيد ابوسبع" w:date="2023-03-30T15:05:00Z">
                    <w:rPr>
                      <w:rFonts w:ascii="Cambria Math" w:hAnsi="Cambria Math"/>
                      <w:sz w:val="16"/>
                      <w:szCs w:val="16"/>
                    </w:rPr>
                    <m:t>β</m:t>
                  </w:ins>
                </m:r>
                <m:r>
                  <w:ins w:id="8202" w:author="محمد زكريا سيد سيد ابوسبع" w:date="2023-03-30T15:04:00Z">
                    <m:rPr>
                      <m:lit/>
                    </m:rPr>
                    <w:rPr>
                      <w:rFonts w:ascii="Cambria Math" w:hAnsi="Cambria Math"/>
                      <w:sz w:val="16"/>
                      <w:szCs w:val="16"/>
                    </w:rPr>
                    <m:t>/</m:t>
                  </w:ins>
                </m:r>
                <m:sSub>
                  <m:sSubPr>
                    <m:ctrlPr>
                      <w:ins w:id="8203" w:author="محمد زكريا سيد سيد ابوسبع" w:date="2023-03-30T15:04:00Z">
                        <w:rPr>
                          <w:rFonts w:ascii="Cambria Math" w:hAnsi="Cambria Math"/>
                          <w:i/>
                          <w:sz w:val="16"/>
                          <w:szCs w:val="16"/>
                        </w:rPr>
                      </w:ins>
                    </m:ctrlPr>
                  </m:sSubPr>
                  <m:e>
                    <m:r>
                      <w:ins w:id="8204" w:author="محمد زكريا سيد سيد ابوسبع" w:date="2023-03-30T15:04:00Z">
                        <w:rPr>
                          <w:rFonts w:ascii="Cambria Math" w:hAnsi="Cambria Math"/>
                          <w:sz w:val="16"/>
                          <w:szCs w:val="16"/>
                        </w:rPr>
                        <m:t>δ</m:t>
                      </w:ins>
                    </m:r>
                  </m:e>
                  <m:sub>
                    <m:r>
                      <w:ins w:id="8205" w:author="محمد زكريا سيد سيد ابوسبع" w:date="2023-03-30T15:05:00Z">
                        <w:rPr>
                          <w:rFonts w:ascii="Cambria Math" w:hAnsi="Cambria Math"/>
                          <w:sz w:val="16"/>
                          <w:szCs w:val="16"/>
                        </w:rPr>
                        <m:t>r</m:t>
                      </w:ins>
                    </m:r>
                  </m:sub>
                </m:sSub>
              </m:oMath>
            </m:oMathPara>
          </w:p>
        </w:tc>
        <w:tc>
          <w:tcPr>
            <w:tcW w:w="4065" w:type="dxa"/>
          </w:tcPr>
          <w:p w14:paraId="03235C6A" w14:textId="57729DDE" w:rsidR="005020B4" w:rsidRPr="00E8154F" w:rsidRDefault="00000000" w:rsidP="00F05D2B">
            <w:pPr>
              <w:pStyle w:val="ListParagraph"/>
              <w:ind w:left="2880"/>
              <w:rPr>
                <w:ins w:id="8206" w:author="محمد زكريا سيد سيد ابوسبع" w:date="2023-03-30T15:04:00Z"/>
                <w:sz w:val="16"/>
                <w:szCs w:val="16"/>
              </w:rPr>
            </w:pPr>
            <m:oMathPara>
              <m:oMath>
                <m:f>
                  <m:fPr>
                    <m:ctrlPr>
                      <w:ins w:id="8207" w:author="محمد زكريا سيد سيد ابوسبع" w:date="2023-03-30T15:04:00Z">
                        <w:rPr>
                          <w:rFonts w:ascii="Cambria Math" w:hAnsi="Cambria Math"/>
                          <w:i/>
                          <w:sz w:val="16"/>
                          <w:szCs w:val="16"/>
                        </w:rPr>
                      </w:ins>
                    </m:ctrlPr>
                  </m:fPr>
                  <m:num>
                    <m:r>
                      <m:rPr>
                        <m:sty m:val="p"/>
                      </m:rPr>
                      <w:rPr>
                        <w:rFonts w:ascii="Cambria Math" w:eastAsia="Times New Roman" w:hAnsi="Cambria Math"/>
                        <w:color w:val="404040"/>
                        <w:sz w:val="16"/>
                        <w:szCs w:val="16"/>
                      </w:rPr>
                      <m:t>0.0424 s^3 + 1.984 s^2 + 2.739 s - 0.006491</m:t>
                    </m:r>
                  </m:num>
                  <m:den>
                    <m:r>
                      <m:rPr>
                        <m:sty m:val="p"/>
                      </m:rPr>
                      <w:rPr>
                        <w:rFonts w:ascii="Cambria Math" w:eastAsia="Times New Roman" w:hAnsi="Cambria Math"/>
                        <w:color w:val="404040"/>
                        <w:sz w:val="16"/>
                        <w:szCs w:val="16"/>
                      </w:rPr>
                      <m:t>s^4 + 1.736 s^3 + 4.302 s^2 + 5.622 s + 0.03</m:t>
                    </m:r>
                  </m:den>
                </m:f>
              </m:oMath>
            </m:oMathPara>
          </w:p>
          <w:p w14:paraId="7E9CFDEF" w14:textId="77777777" w:rsidR="005020B4" w:rsidRPr="00E8154F" w:rsidRDefault="005020B4" w:rsidP="00F05D2B">
            <w:pPr>
              <w:ind w:left="0"/>
              <w:rPr>
                <w:ins w:id="8208" w:author="محمد زكريا سيد سيد ابوسبع" w:date="2023-03-30T15:04:00Z"/>
                <w:sz w:val="16"/>
                <w:szCs w:val="16"/>
              </w:rPr>
            </w:pPr>
          </w:p>
        </w:tc>
        <w:tc>
          <w:tcPr>
            <w:tcW w:w="2246" w:type="dxa"/>
          </w:tcPr>
          <w:p w14:paraId="67C6B934" w14:textId="38F5015D" w:rsidR="005020B4" w:rsidRPr="00E8154F" w:rsidRDefault="00000000" w:rsidP="00F05D2B">
            <w:pPr>
              <w:pStyle w:val="ListParagraph"/>
              <w:ind w:left="2880"/>
              <w:rPr>
                <w:ins w:id="8209" w:author="محمد زكريا سيد سيد ابوسبع" w:date="2023-03-30T15:04:00Z"/>
                <w:sz w:val="16"/>
                <w:szCs w:val="16"/>
              </w:rPr>
            </w:pPr>
            <m:oMathPara>
              <m:oMath>
                <m:f>
                  <m:fPr>
                    <m:ctrlPr>
                      <w:ins w:id="8210" w:author="محمد زكريا سيد سيد ابوسبع" w:date="2023-03-30T15:04:00Z">
                        <w:rPr>
                          <w:rFonts w:ascii="Cambria Math" w:hAnsi="Cambria Math"/>
                          <w:i/>
                          <w:sz w:val="16"/>
                          <w:szCs w:val="16"/>
                        </w:rPr>
                      </w:ins>
                    </m:ctrlPr>
                  </m:fPr>
                  <m:num>
                    <m:r>
                      <m:rPr>
                        <m:sty m:val="p"/>
                      </m:rPr>
                      <w:rPr>
                        <w:rFonts w:ascii="Cambria Math" w:hAnsi="Cambria Math"/>
                        <w:sz w:val="16"/>
                        <w:szCs w:val="16"/>
                      </w:rPr>
                      <m:t>0.0424 s^2 + 1.984 s + 2.391</m:t>
                    </m:r>
                  </m:num>
                  <m:den>
                    <m:r>
                      <w:rPr>
                        <w:rFonts w:ascii="Cambria Math" w:hAnsi="Cambria Math"/>
                        <w:sz w:val="16"/>
                        <w:szCs w:val="16"/>
                      </w:rPr>
                      <m:t>s^3 + 1.736 s^2 + 4.272 s + 4.435</m:t>
                    </m:r>
                  </m:den>
                </m:f>
              </m:oMath>
            </m:oMathPara>
          </w:p>
          <w:p w14:paraId="4DBBE8B7" w14:textId="77777777" w:rsidR="005020B4" w:rsidRPr="00E8154F" w:rsidRDefault="005020B4" w:rsidP="00F05D2B">
            <w:pPr>
              <w:ind w:left="0"/>
              <w:rPr>
                <w:ins w:id="8211" w:author="محمد زكريا سيد سيد ابوسبع" w:date="2023-03-30T15:04:00Z"/>
                <w:sz w:val="16"/>
                <w:szCs w:val="16"/>
              </w:rPr>
            </w:pPr>
          </w:p>
        </w:tc>
        <w:tc>
          <w:tcPr>
            <w:tcW w:w="2307" w:type="dxa"/>
          </w:tcPr>
          <w:p w14:paraId="543CECBF" w14:textId="21D1B52D" w:rsidR="005020B4" w:rsidRPr="00E8154F" w:rsidRDefault="00000000" w:rsidP="00F05D2B">
            <w:pPr>
              <w:pStyle w:val="ListParagraph"/>
              <w:ind w:left="2880"/>
              <w:rPr>
                <w:ins w:id="8212" w:author="محمد زكريا سيد سيد ابوسبع" w:date="2023-03-30T15:06:00Z"/>
                <w:sz w:val="16"/>
                <w:szCs w:val="16"/>
              </w:rPr>
            </w:pPr>
            <m:oMathPara>
              <m:oMath>
                <m:f>
                  <m:fPr>
                    <m:ctrlPr>
                      <w:ins w:id="8213" w:author="محمد زكريا سيد سيد ابوسبع" w:date="2023-03-30T15:06:00Z">
                        <w:rPr>
                          <w:rFonts w:ascii="Cambria Math" w:hAnsi="Cambria Math"/>
                          <w:i/>
                          <w:sz w:val="16"/>
                          <w:szCs w:val="16"/>
                        </w:rPr>
                      </w:ins>
                    </m:ctrlPr>
                  </m:fPr>
                  <m:num>
                    <m:r>
                      <m:rPr>
                        <m:sty m:val="p"/>
                      </m:rPr>
                      <w:rPr>
                        <w:rFonts w:ascii="Cambria Math" w:hAnsi="Cambria Math"/>
                        <w:sz w:val="16"/>
                        <w:szCs w:val="16"/>
                      </w:rPr>
                      <m:t>0.0424 s + 1.825</m:t>
                    </m:r>
                  </m:num>
                  <m:den>
                    <m:r>
                      <w:rPr>
                        <w:rFonts w:ascii="Cambria Math" w:hAnsi="Cambria Math"/>
                        <w:sz w:val="16"/>
                        <w:szCs w:val="16"/>
                      </w:rPr>
                      <m:t>s^2 + 0.424 s + 3.352</m:t>
                    </m:r>
                  </m:den>
                </m:f>
              </m:oMath>
            </m:oMathPara>
          </w:p>
          <w:p w14:paraId="0F1DA074" w14:textId="77777777" w:rsidR="005020B4" w:rsidRPr="00E8154F" w:rsidRDefault="005020B4" w:rsidP="00F05D2B">
            <w:pPr>
              <w:pStyle w:val="ListParagraph"/>
              <w:ind w:left="2880"/>
              <w:rPr>
                <w:ins w:id="8214" w:author="محمد زكريا سيد سيد ابوسبع" w:date="2023-03-30T15:06:00Z"/>
                <w:rFonts w:ascii="Times New Roman" w:hAnsi="Times New Roman" w:cs="Times New Roman"/>
                <w:sz w:val="16"/>
                <w:szCs w:val="16"/>
              </w:rPr>
            </w:pPr>
          </w:p>
        </w:tc>
      </w:tr>
    </w:tbl>
    <w:p w14:paraId="4E9949D5" w14:textId="77777777" w:rsidR="00F05D2B" w:rsidRPr="00FD5AB1" w:rsidRDefault="00F05D2B" w:rsidP="00D522C4">
      <w:pPr>
        <w:pStyle w:val="Heading3"/>
        <w:rPr>
          <w:ins w:id="8215" w:author="محمد زكريا سيد سيد ابوسبع" w:date="2023-03-30T15:04:00Z"/>
        </w:rPr>
      </w:pPr>
      <w:ins w:id="8216" w:author="محمد زكريا سيد سيد ابوسبع" w:date="2023-03-30T15:04:00Z">
        <w:r>
          <w:t xml:space="preserve">Various </w:t>
        </w:r>
      </w:ins>
      <m:oMath>
        <m:sSub>
          <m:sSubPr>
            <m:ctrlPr>
              <w:ins w:id="8217" w:author="محمد زكريا سيد سيد ابوسبع" w:date="2023-03-30T15:04:00Z">
                <w:rPr>
                  <w:rFonts w:ascii="Cambria Math" w:hAnsi="Cambria Math"/>
                </w:rPr>
              </w:ins>
            </m:ctrlPr>
          </m:sSubPr>
          <m:e>
            <m:r>
              <w:ins w:id="8218" w:author="محمد زكريا سيد سيد ابوسبع" w:date="2023-03-30T15:04:00Z">
                <m:rPr>
                  <m:sty m:val="bi"/>
                </m:rPr>
                <w:rPr>
                  <w:rFonts w:ascii="Cambria Math" w:hAnsi="Cambria Math"/>
                </w:rPr>
                <m:t>δ</m:t>
              </w:ins>
            </m:r>
          </m:e>
          <m:sub>
            <m:r>
              <w:ins w:id="8219" w:author="محمد زكريا سيد سيد ابوسبع" w:date="2023-03-30T15:04:00Z">
                <m:rPr>
                  <m:sty m:val="bi"/>
                </m:rPr>
                <w:rPr>
                  <w:rFonts w:ascii="Cambria Math" w:hAnsi="Cambria Math"/>
                </w:rPr>
                <m:t>a</m:t>
              </w:ins>
            </m:r>
          </m:sub>
        </m:sSub>
      </m:oMath>
    </w:p>
    <w:tbl>
      <w:tblPr>
        <w:tblStyle w:val="TableGrid"/>
        <w:tblW w:w="0" w:type="auto"/>
        <w:jc w:val="center"/>
        <w:tblLook w:val="04A0" w:firstRow="1" w:lastRow="0" w:firstColumn="1" w:lastColumn="0" w:noHBand="0" w:noVBand="1"/>
      </w:tblPr>
      <w:tblGrid>
        <w:gridCol w:w="9592"/>
      </w:tblGrid>
      <w:tr w:rsidR="00F05D2B" w14:paraId="75D38F29" w14:textId="77777777" w:rsidTr="00F32432">
        <w:trPr>
          <w:jc w:val="center"/>
          <w:ins w:id="8220" w:author="محمد زكريا سيد سيد ابوسبع" w:date="2023-03-30T15:04:00Z"/>
        </w:trPr>
        <w:tc>
          <w:tcPr>
            <w:tcW w:w="9592" w:type="dxa"/>
            <w:shd w:val="clear" w:color="auto" w:fill="A9ACB0" w:themeFill="background2" w:themeFillShade="BF"/>
          </w:tcPr>
          <w:p w14:paraId="69B23CCE" w14:textId="77777777" w:rsidR="00F05D2B" w:rsidRDefault="00000000" w:rsidP="00F32432">
            <w:pPr>
              <w:rPr>
                <w:ins w:id="8221" w:author="محمد زكريا سيد سيد ابوسبع" w:date="2023-03-30T15:04:00Z"/>
              </w:rPr>
            </w:pPr>
            <m:oMathPara>
              <m:oMath>
                <m:sSub>
                  <m:sSubPr>
                    <m:ctrlPr>
                      <w:ins w:id="8222" w:author="محمد زكريا سيد سيد ابوسبع" w:date="2023-03-30T15:04:00Z">
                        <w:rPr>
                          <w:rFonts w:ascii="Cambria Math" w:hAnsi="Cambria Math"/>
                          <w:b/>
                          <w:bCs/>
                        </w:rPr>
                      </w:ins>
                    </m:ctrlPr>
                  </m:sSubPr>
                  <m:e>
                    <m:r>
                      <w:ins w:id="8223" w:author="محمد زكريا سيد سيد ابوسبع" w:date="2023-03-30T15:04:00Z">
                        <m:rPr>
                          <m:sty m:val="b"/>
                        </m:rPr>
                        <w:rPr>
                          <w:rFonts w:ascii="Cambria Math" w:hAnsi="Cambria Math"/>
                        </w:rPr>
                        <m:t>δ</m:t>
                      </w:ins>
                    </m:r>
                  </m:e>
                  <m:sub>
                    <m:r>
                      <w:ins w:id="8224" w:author="محمد زكريا سيد سيد ابوسبع" w:date="2023-03-30T15:04:00Z">
                        <m:rPr>
                          <m:sty m:val="b"/>
                        </m:rPr>
                        <w:rPr>
                          <w:rFonts w:ascii="Cambria Math" w:hAnsi="Cambria Math"/>
                        </w:rPr>
                        <m:t>a</m:t>
                      </w:ins>
                    </m:r>
                  </m:sub>
                </m:sSub>
                <m:r>
                  <w:ins w:id="8225" w:author="محمد زكريا سيد سيد ابوسبع" w:date="2023-03-30T15:04:00Z">
                    <m:rPr>
                      <m:sty m:val="b"/>
                    </m:rPr>
                    <w:rPr>
                      <w:rFonts w:ascii="Cambria Math" w:hAnsi="Cambria Math"/>
                    </w:rPr>
                    <m:t>=1°</m:t>
                  </w:ins>
                </m:r>
              </m:oMath>
            </m:oMathPara>
          </w:p>
        </w:tc>
      </w:tr>
      <w:tr w:rsidR="00F05D2B" w14:paraId="2E705A8D" w14:textId="77777777" w:rsidTr="00F32432">
        <w:trPr>
          <w:jc w:val="center"/>
          <w:ins w:id="8226" w:author="محمد زكريا سيد سيد ابوسبع" w:date="2023-03-30T15:04:00Z"/>
        </w:trPr>
        <w:tc>
          <w:tcPr>
            <w:tcW w:w="9592" w:type="dxa"/>
          </w:tcPr>
          <w:p w14:paraId="5028206A" w14:textId="77777777" w:rsidR="00F05D2B" w:rsidRDefault="00F05D2B" w:rsidP="00F32432">
            <w:pPr>
              <w:rPr>
                <w:ins w:id="8227" w:author="محمد زكريا سيد سيد ابوسبع" w:date="2023-03-30T15:04:00Z"/>
              </w:rPr>
            </w:pPr>
            <w:ins w:id="8228" w:author="محمد زكريا سيد سيد ابوسبع" w:date="2023-03-30T15:04:00Z">
              <w:r>
                <w:rPr>
                  <w:noProof/>
                </w:rPr>
                <w:drawing>
                  <wp:inline distT="0" distB="0" distL="0" distR="0" wp14:anchorId="0C88DB58" wp14:editId="4155EB71">
                    <wp:extent cx="6092883" cy="3100247"/>
                    <wp:effectExtent l="0" t="0" r="3175" b="508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6092883" cy="3100247"/>
                            </a:xfrm>
                            <a:prstGeom prst="rect">
                              <a:avLst/>
                            </a:prstGeom>
                          </pic:spPr>
                        </pic:pic>
                      </a:graphicData>
                    </a:graphic>
                  </wp:inline>
                </w:drawing>
              </w:r>
            </w:ins>
          </w:p>
        </w:tc>
      </w:tr>
      <w:tr w:rsidR="00F05D2B" w14:paraId="0D07D661" w14:textId="77777777" w:rsidTr="00F32432">
        <w:trPr>
          <w:jc w:val="center"/>
          <w:ins w:id="8229" w:author="محمد زكريا سيد سيد ابوسبع" w:date="2023-03-30T15:04:00Z"/>
        </w:trPr>
        <w:tc>
          <w:tcPr>
            <w:tcW w:w="9592" w:type="dxa"/>
            <w:shd w:val="clear" w:color="auto" w:fill="A9ACB0" w:themeFill="background2" w:themeFillShade="BF"/>
          </w:tcPr>
          <w:p w14:paraId="274E971C" w14:textId="26BF73E9" w:rsidR="00F05D2B" w:rsidRDefault="00000000" w:rsidP="00F32432">
            <w:pPr>
              <w:rPr>
                <w:ins w:id="8230" w:author="محمد زكريا سيد سيد ابوسبع" w:date="2023-03-30T15:04:00Z"/>
              </w:rPr>
            </w:pPr>
            <m:oMathPara>
              <m:oMath>
                <m:sSub>
                  <m:sSubPr>
                    <m:ctrlPr>
                      <w:ins w:id="8231" w:author="محمد زكريا سيد سيد ابوسبع" w:date="2023-03-30T15:04:00Z">
                        <w:rPr>
                          <w:rFonts w:ascii="Cambria Math" w:hAnsi="Cambria Math"/>
                          <w:b/>
                          <w:bCs/>
                        </w:rPr>
                      </w:ins>
                    </m:ctrlPr>
                  </m:sSubPr>
                  <m:e>
                    <m:r>
                      <w:ins w:id="8232" w:author="محمد زكريا سيد سيد ابوسبع" w:date="2023-03-30T15:04:00Z">
                        <m:rPr>
                          <m:sty m:val="b"/>
                        </m:rPr>
                        <w:rPr>
                          <w:rFonts w:ascii="Cambria Math" w:hAnsi="Cambria Math"/>
                        </w:rPr>
                        <m:t>δ</m:t>
                      </w:ins>
                    </m:r>
                  </m:e>
                  <m:sub>
                    <m:r>
                      <m:rPr>
                        <m:sty m:val="b"/>
                      </m:rPr>
                      <w:rPr>
                        <w:rFonts w:ascii="Cambria Math" w:hAnsi="Cambria Math"/>
                      </w:rPr>
                      <m:t>a</m:t>
                    </m:r>
                  </m:sub>
                </m:sSub>
                <m:r>
                  <w:ins w:id="8233" w:author="محمد زكريا سيد سيد ابوسبع" w:date="2023-03-30T15:04:00Z">
                    <m:rPr>
                      <m:sty m:val="b"/>
                    </m:rPr>
                    <w:rPr>
                      <w:rFonts w:ascii="Cambria Math" w:hAnsi="Cambria Math"/>
                    </w:rPr>
                    <m:t>=5°</m:t>
                  </w:ins>
                </m:r>
              </m:oMath>
            </m:oMathPara>
          </w:p>
        </w:tc>
      </w:tr>
      <w:tr w:rsidR="00F05D2B" w14:paraId="2FC35181" w14:textId="77777777" w:rsidTr="00F32432">
        <w:trPr>
          <w:jc w:val="center"/>
          <w:ins w:id="8234" w:author="محمد زكريا سيد سيد ابوسبع" w:date="2023-03-30T15:04:00Z"/>
        </w:trPr>
        <w:tc>
          <w:tcPr>
            <w:tcW w:w="9592" w:type="dxa"/>
          </w:tcPr>
          <w:p w14:paraId="00B80C7A" w14:textId="77777777" w:rsidR="00F05D2B" w:rsidRDefault="00F05D2B" w:rsidP="00F32432">
            <w:pPr>
              <w:rPr>
                <w:ins w:id="8235" w:author="محمد زكريا سيد سيد ابوسبع" w:date="2023-03-30T15:04:00Z"/>
              </w:rPr>
            </w:pPr>
            <w:ins w:id="8236" w:author="محمد زكريا سيد سيد ابوسبع" w:date="2023-03-30T15:04:00Z">
              <w:r>
                <w:rPr>
                  <w:noProof/>
                </w:rPr>
                <w:drawing>
                  <wp:inline distT="0" distB="0" distL="0" distR="0" wp14:anchorId="1001609C" wp14:editId="719D9CC8">
                    <wp:extent cx="6134287" cy="3121315"/>
                    <wp:effectExtent l="0" t="0" r="0" b="317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6134287" cy="3121315"/>
                            </a:xfrm>
                            <a:prstGeom prst="rect">
                              <a:avLst/>
                            </a:prstGeom>
                          </pic:spPr>
                        </pic:pic>
                      </a:graphicData>
                    </a:graphic>
                  </wp:inline>
                </w:drawing>
              </w:r>
            </w:ins>
          </w:p>
        </w:tc>
      </w:tr>
    </w:tbl>
    <w:p w14:paraId="731A89A5" w14:textId="77777777" w:rsidR="00F05D2B" w:rsidRDefault="00F05D2B" w:rsidP="00F05D2B">
      <w:pPr>
        <w:spacing w:after="200"/>
        <w:ind w:left="0" w:right="0"/>
        <w:jc w:val="left"/>
        <w:rPr>
          <w:ins w:id="8237" w:author="محمد زكريا سيد سيد ابوسبع" w:date="2023-03-30T15:04:00Z"/>
          <w:b/>
          <w:bCs/>
        </w:rPr>
      </w:pPr>
      <w:ins w:id="8238" w:author="محمد زكريا سيد سيد ابوسبع" w:date="2023-03-30T15:04:00Z">
        <w:r>
          <w:rPr>
            <w:b/>
            <w:bCs/>
          </w:rPr>
          <w:br w:type="page"/>
        </w:r>
      </w:ins>
    </w:p>
    <w:tbl>
      <w:tblPr>
        <w:tblStyle w:val="TableGrid"/>
        <w:tblW w:w="0" w:type="auto"/>
        <w:jc w:val="center"/>
        <w:tblLook w:val="04A0" w:firstRow="1" w:lastRow="0" w:firstColumn="1" w:lastColumn="0" w:noHBand="0" w:noVBand="1"/>
      </w:tblPr>
      <w:tblGrid>
        <w:gridCol w:w="9592"/>
      </w:tblGrid>
      <w:tr w:rsidR="00F05D2B" w14:paraId="3B683DD0" w14:textId="77777777" w:rsidTr="00F32432">
        <w:trPr>
          <w:jc w:val="center"/>
          <w:ins w:id="8239" w:author="محمد زكريا سيد سيد ابوسبع" w:date="2023-03-30T15:04:00Z"/>
        </w:trPr>
        <w:tc>
          <w:tcPr>
            <w:tcW w:w="9592" w:type="dxa"/>
            <w:shd w:val="clear" w:color="auto" w:fill="A9ACB0" w:themeFill="background2" w:themeFillShade="BF"/>
          </w:tcPr>
          <w:p w14:paraId="5C1F64BB" w14:textId="77777777" w:rsidR="00F05D2B" w:rsidRDefault="00000000" w:rsidP="00F32432">
            <w:pPr>
              <w:rPr>
                <w:ins w:id="8240" w:author="محمد زكريا سيد سيد ابوسبع" w:date="2023-03-30T15:04:00Z"/>
              </w:rPr>
            </w:pPr>
            <m:oMathPara>
              <m:oMath>
                <m:sSub>
                  <m:sSubPr>
                    <m:ctrlPr>
                      <w:ins w:id="8241" w:author="محمد زكريا سيد سيد ابوسبع" w:date="2023-03-30T15:04:00Z">
                        <w:rPr>
                          <w:rFonts w:ascii="Cambria Math" w:hAnsi="Cambria Math"/>
                          <w:b/>
                          <w:bCs/>
                        </w:rPr>
                      </w:ins>
                    </m:ctrlPr>
                  </m:sSubPr>
                  <m:e>
                    <m:r>
                      <w:ins w:id="8242" w:author="محمد زكريا سيد سيد ابوسبع" w:date="2023-03-30T15:04:00Z">
                        <m:rPr>
                          <m:sty m:val="b"/>
                        </m:rPr>
                        <w:rPr>
                          <w:rFonts w:ascii="Cambria Math" w:hAnsi="Cambria Math"/>
                        </w:rPr>
                        <m:t>δ</m:t>
                      </w:ins>
                    </m:r>
                  </m:e>
                  <m:sub>
                    <m:r>
                      <w:ins w:id="8243" w:author="محمد زكريا سيد سيد ابوسبع" w:date="2023-03-30T15:04:00Z">
                        <m:rPr>
                          <m:sty m:val="b"/>
                        </m:rPr>
                        <w:rPr>
                          <w:rFonts w:ascii="Cambria Math" w:hAnsi="Cambria Math"/>
                        </w:rPr>
                        <m:t>a</m:t>
                      </w:ins>
                    </m:r>
                  </m:sub>
                </m:sSub>
                <m:r>
                  <w:ins w:id="8244" w:author="محمد زكريا سيد سيد ابوسبع" w:date="2023-03-30T15:04:00Z">
                    <m:rPr>
                      <m:sty m:val="b"/>
                    </m:rPr>
                    <w:rPr>
                      <w:rFonts w:ascii="Cambria Math" w:hAnsi="Cambria Math"/>
                    </w:rPr>
                    <m:t>=10°</m:t>
                  </w:ins>
                </m:r>
              </m:oMath>
            </m:oMathPara>
          </w:p>
        </w:tc>
      </w:tr>
      <w:tr w:rsidR="00F05D2B" w14:paraId="2073CEB0" w14:textId="77777777" w:rsidTr="00F32432">
        <w:trPr>
          <w:jc w:val="center"/>
          <w:ins w:id="8245" w:author="محمد زكريا سيد سيد ابوسبع" w:date="2023-03-30T15:04:00Z"/>
        </w:trPr>
        <w:tc>
          <w:tcPr>
            <w:tcW w:w="9592" w:type="dxa"/>
          </w:tcPr>
          <w:p w14:paraId="29183346" w14:textId="77777777" w:rsidR="00F05D2B" w:rsidRDefault="00F05D2B" w:rsidP="00F32432">
            <w:pPr>
              <w:rPr>
                <w:ins w:id="8246" w:author="محمد زكريا سيد سيد ابوسبع" w:date="2023-03-30T15:04:00Z"/>
              </w:rPr>
            </w:pPr>
            <w:ins w:id="8247" w:author="محمد زكريا سيد سيد ابوسبع" w:date="2023-03-30T15:04:00Z">
              <w:r>
                <w:rPr>
                  <w:noProof/>
                </w:rPr>
                <w:drawing>
                  <wp:inline distT="0" distB="0" distL="0" distR="0" wp14:anchorId="066DAF3D" wp14:editId="48A26264">
                    <wp:extent cx="6097270" cy="3102479"/>
                    <wp:effectExtent l="0" t="0" r="0" b="317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6097270" cy="3102479"/>
                            </a:xfrm>
                            <a:prstGeom prst="rect">
                              <a:avLst/>
                            </a:prstGeom>
                          </pic:spPr>
                        </pic:pic>
                      </a:graphicData>
                    </a:graphic>
                  </wp:inline>
                </w:drawing>
              </w:r>
            </w:ins>
          </w:p>
        </w:tc>
      </w:tr>
      <w:tr w:rsidR="00F05D2B" w14:paraId="712BF8CA" w14:textId="77777777" w:rsidTr="00F32432">
        <w:trPr>
          <w:jc w:val="center"/>
          <w:ins w:id="8248" w:author="محمد زكريا سيد سيد ابوسبع" w:date="2023-03-30T15:04:00Z"/>
        </w:trPr>
        <w:tc>
          <w:tcPr>
            <w:tcW w:w="9592" w:type="dxa"/>
            <w:shd w:val="clear" w:color="auto" w:fill="A9ACB0" w:themeFill="background2" w:themeFillShade="BF"/>
          </w:tcPr>
          <w:p w14:paraId="15CCE9A4" w14:textId="77777777" w:rsidR="00F05D2B" w:rsidRDefault="00000000" w:rsidP="00F32432">
            <w:pPr>
              <w:rPr>
                <w:ins w:id="8249" w:author="محمد زكريا سيد سيد ابوسبع" w:date="2023-03-30T15:04:00Z"/>
              </w:rPr>
            </w:pPr>
            <m:oMathPara>
              <m:oMath>
                <m:sSub>
                  <m:sSubPr>
                    <m:ctrlPr>
                      <w:ins w:id="8250" w:author="محمد زكريا سيد سيد ابوسبع" w:date="2023-03-30T15:04:00Z">
                        <w:rPr>
                          <w:rFonts w:ascii="Cambria Math" w:hAnsi="Cambria Math"/>
                          <w:b/>
                          <w:bCs/>
                        </w:rPr>
                      </w:ins>
                    </m:ctrlPr>
                  </m:sSubPr>
                  <m:e>
                    <m:r>
                      <w:ins w:id="8251" w:author="محمد زكريا سيد سيد ابوسبع" w:date="2023-03-30T15:04:00Z">
                        <m:rPr>
                          <m:sty m:val="b"/>
                        </m:rPr>
                        <w:rPr>
                          <w:rFonts w:ascii="Cambria Math" w:hAnsi="Cambria Math"/>
                        </w:rPr>
                        <m:t>δ</m:t>
                      </w:ins>
                    </m:r>
                  </m:e>
                  <m:sub>
                    <m:r>
                      <w:ins w:id="8252" w:author="محمد زكريا سيد سيد ابوسبع" w:date="2023-03-30T15:04:00Z">
                        <m:rPr>
                          <m:sty m:val="b"/>
                        </m:rPr>
                        <w:rPr>
                          <w:rFonts w:ascii="Cambria Math" w:hAnsi="Cambria Math"/>
                        </w:rPr>
                        <m:t>a</m:t>
                      </w:ins>
                    </m:r>
                  </m:sub>
                </m:sSub>
                <m:r>
                  <w:ins w:id="8253" w:author="محمد زكريا سيد سيد ابوسبع" w:date="2023-03-30T15:04:00Z">
                    <m:rPr>
                      <m:sty m:val="b"/>
                    </m:rPr>
                    <w:rPr>
                      <w:rFonts w:ascii="Cambria Math" w:hAnsi="Cambria Math"/>
                    </w:rPr>
                    <m:t>=25°</m:t>
                  </w:ins>
                </m:r>
              </m:oMath>
            </m:oMathPara>
          </w:p>
        </w:tc>
      </w:tr>
      <w:tr w:rsidR="00F05D2B" w14:paraId="3DCB8B47" w14:textId="77777777" w:rsidTr="00F32432">
        <w:trPr>
          <w:jc w:val="center"/>
          <w:ins w:id="8254" w:author="محمد زكريا سيد سيد ابوسبع" w:date="2023-03-30T15:04:00Z"/>
        </w:trPr>
        <w:tc>
          <w:tcPr>
            <w:tcW w:w="9592" w:type="dxa"/>
          </w:tcPr>
          <w:p w14:paraId="3EF450C6" w14:textId="77777777" w:rsidR="00F05D2B" w:rsidRDefault="00F05D2B" w:rsidP="00F32432">
            <w:pPr>
              <w:rPr>
                <w:ins w:id="8255" w:author="محمد زكريا سيد سيد ابوسبع" w:date="2023-03-30T15:04:00Z"/>
              </w:rPr>
            </w:pPr>
            <w:ins w:id="8256" w:author="محمد زكريا سيد سيد ابوسبع" w:date="2023-03-30T15:04:00Z">
              <w:r>
                <w:rPr>
                  <w:noProof/>
                </w:rPr>
                <w:drawing>
                  <wp:inline distT="0" distB="0" distL="0" distR="0" wp14:anchorId="49CDE42D" wp14:editId="447B6DDD">
                    <wp:extent cx="6078332" cy="309284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6078332" cy="3092843"/>
                            </a:xfrm>
                            <a:prstGeom prst="rect">
                              <a:avLst/>
                            </a:prstGeom>
                          </pic:spPr>
                        </pic:pic>
                      </a:graphicData>
                    </a:graphic>
                  </wp:inline>
                </w:drawing>
              </w:r>
            </w:ins>
          </w:p>
        </w:tc>
      </w:tr>
    </w:tbl>
    <w:p w14:paraId="44AB0A58" w14:textId="77777777" w:rsidR="00F05D2B" w:rsidRDefault="00F05D2B" w:rsidP="00F05D2B">
      <w:pPr>
        <w:ind w:left="0"/>
        <w:rPr>
          <w:ins w:id="8257" w:author="محمد زكريا سيد سيد ابوسبع" w:date="2023-03-30T15:04:00Z"/>
          <w:b/>
          <w:bCs/>
        </w:rPr>
      </w:pPr>
    </w:p>
    <w:p w14:paraId="70B8ACDB" w14:textId="77777777" w:rsidR="00F05D2B" w:rsidRDefault="00F05D2B" w:rsidP="00F05D2B">
      <w:pPr>
        <w:spacing w:after="200"/>
        <w:ind w:left="0" w:right="0"/>
        <w:jc w:val="left"/>
        <w:rPr>
          <w:ins w:id="8258" w:author="محمد زكريا سيد سيد ابوسبع" w:date="2023-03-30T15:04:00Z"/>
          <w:b/>
          <w:bCs/>
        </w:rPr>
      </w:pPr>
      <w:ins w:id="8259" w:author="محمد زكريا سيد سيد ابوسبع" w:date="2023-03-30T15:04:00Z">
        <w:r>
          <w:rPr>
            <w:b/>
            <w:bCs/>
          </w:rPr>
          <w:br w:type="page"/>
        </w:r>
      </w:ins>
    </w:p>
    <w:p w14:paraId="77CC340F" w14:textId="77777777" w:rsidR="00F05D2B" w:rsidRPr="00FD5AB1" w:rsidRDefault="00F05D2B" w:rsidP="00D522C4">
      <w:pPr>
        <w:pStyle w:val="Heading3"/>
        <w:rPr>
          <w:ins w:id="8260" w:author="محمد زكريا سيد سيد ابوسبع" w:date="2023-03-30T15:04:00Z"/>
        </w:rPr>
      </w:pPr>
      <w:ins w:id="8261" w:author="محمد زكريا سيد سيد ابوسبع" w:date="2023-03-30T15:04:00Z">
        <w:r>
          <w:lastRenderedPageBreak/>
          <w:t xml:space="preserve">Various </w:t>
        </w:r>
      </w:ins>
      <m:oMath>
        <m:sSub>
          <m:sSubPr>
            <m:ctrlPr>
              <w:ins w:id="8262" w:author="محمد زكريا سيد سيد ابوسبع" w:date="2023-03-30T15:04:00Z">
                <w:rPr>
                  <w:rFonts w:ascii="Cambria Math" w:hAnsi="Cambria Math"/>
                </w:rPr>
              </w:ins>
            </m:ctrlPr>
          </m:sSubPr>
          <m:e>
            <m:r>
              <w:ins w:id="8263" w:author="محمد زكريا سيد سيد ابوسبع" w:date="2023-03-30T15:04:00Z">
                <m:rPr>
                  <m:sty m:val="bi"/>
                </m:rPr>
                <w:rPr>
                  <w:rFonts w:ascii="Cambria Math" w:hAnsi="Cambria Math"/>
                </w:rPr>
                <m:t>δ</m:t>
              </w:ins>
            </m:r>
          </m:e>
          <m:sub>
            <m:r>
              <w:ins w:id="8264" w:author="محمد زكريا سيد سيد ابوسبع" w:date="2023-03-30T15:04:00Z">
                <m:rPr>
                  <m:sty m:val="bi"/>
                </m:rPr>
                <w:rPr>
                  <w:rFonts w:ascii="Cambria Math" w:hAnsi="Cambria Math"/>
                </w:rPr>
                <m:t>r</m:t>
              </w:ins>
            </m:r>
          </m:sub>
        </m:sSub>
      </m:oMath>
    </w:p>
    <w:tbl>
      <w:tblPr>
        <w:tblStyle w:val="TableGrid"/>
        <w:tblW w:w="0" w:type="auto"/>
        <w:jc w:val="center"/>
        <w:tblLook w:val="04A0" w:firstRow="1" w:lastRow="0" w:firstColumn="1" w:lastColumn="0" w:noHBand="0" w:noVBand="1"/>
      </w:tblPr>
      <w:tblGrid>
        <w:gridCol w:w="9592"/>
      </w:tblGrid>
      <w:tr w:rsidR="00F05D2B" w14:paraId="4DCBB18E" w14:textId="77777777" w:rsidTr="00F32432">
        <w:trPr>
          <w:jc w:val="center"/>
          <w:ins w:id="8265" w:author="محمد زكريا سيد سيد ابوسبع" w:date="2023-03-30T15:04:00Z"/>
        </w:trPr>
        <w:tc>
          <w:tcPr>
            <w:tcW w:w="9592" w:type="dxa"/>
            <w:shd w:val="clear" w:color="auto" w:fill="A9ACB0" w:themeFill="background2" w:themeFillShade="BF"/>
          </w:tcPr>
          <w:p w14:paraId="6FF60FDE" w14:textId="77777777" w:rsidR="00F05D2B" w:rsidRDefault="00000000" w:rsidP="00F32432">
            <w:pPr>
              <w:rPr>
                <w:ins w:id="8266" w:author="محمد زكريا سيد سيد ابوسبع" w:date="2023-03-30T15:04:00Z"/>
              </w:rPr>
            </w:pPr>
            <m:oMathPara>
              <m:oMath>
                <m:sSub>
                  <m:sSubPr>
                    <m:ctrlPr>
                      <w:ins w:id="8267" w:author="محمد زكريا سيد سيد ابوسبع" w:date="2023-03-30T15:04:00Z">
                        <w:rPr>
                          <w:rFonts w:ascii="Cambria Math" w:hAnsi="Cambria Math"/>
                          <w:b/>
                          <w:bCs/>
                        </w:rPr>
                      </w:ins>
                    </m:ctrlPr>
                  </m:sSubPr>
                  <m:e>
                    <m:r>
                      <w:ins w:id="8268" w:author="محمد زكريا سيد سيد ابوسبع" w:date="2023-03-30T15:04:00Z">
                        <m:rPr>
                          <m:sty m:val="b"/>
                        </m:rPr>
                        <w:rPr>
                          <w:rFonts w:ascii="Cambria Math" w:hAnsi="Cambria Math"/>
                        </w:rPr>
                        <m:t>δ</m:t>
                      </w:ins>
                    </m:r>
                  </m:e>
                  <m:sub>
                    <m:r>
                      <w:ins w:id="8269" w:author="محمد زكريا سيد سيد ابوسبع" w:date="2023-03-30T15:04:00Z">
                        <m:rPr>
                          <m:sty m:val="b"/>
                        </m:rPr>
                        <w:rPr>
                          <w:rFonts w:ascii="Cambria Math" w:hAnsi="Cambria Math"/>
                        </w:rPr>
                        <m:t>r</m:t>
                      </w:ins>
                    </m:r>
                  </m:sub>
                </m:sSub>
                <m:r>
                  <w:ins w:id="8270" w:author="محمد زكريا سيد سيد ابوسبع" w:date="2023-03-30T15:04:00Z">
                    <m:rPr>
                      <m:sty m:val="b"/>
                    </m:rPr>
                    <w:rPr>
                      <w:rFonts w:ascii="Cambria Math" w:hAnsi="Cambria Math"/>
                    </w:rPr>
                    <m:t>=1°</m:t>
                  </w:ins>
                </m:r>
              </m:oMath>
            </m:oMathPara>
          </w:p>
        </w:tc>
      </w:tr>
      <w:tr w:rsidR="00F05D2B" w14:paraId="1011FA19" w14:textId="77777777" w:rsidTr="00F32432">
        <w:trPr>
          <w:jc w:val="center"/>
          <w:ins w:id="8271" w:author="محمد زكريا سيد سيد ابوسبع" w:date="2023-03-30T15:04:00Z"/>
        </w:trPr>
        <w:tc>
          <w:tcPr>
            <w:tcW w:w="9592" w:type="dxa"/>
          </w:tcPr>
          <w:p w14:paraId="1A6782CF" w14:textId="77777777" w:rsidR="00F05D2B" w:rsidRDefault="00F05D2B" w:rsidP="00F32432">
            <w:pPr>
              <w:rPr>
                <w:ins w:id="8272" w:author="محمد زكريا سيد سيد ابوسبع" w:date="2023-03-30T15:04:00Z"/>
              </w:rPr>
            </w:pPr>
            <w:ins w:id="8273" w:author="محمد زكريا سيد سيد ابوسبع" w:date="2023-03-30T15:04:00Z">
              <w:r>
                <w:rPr>
                  <w:noProof/>
                </w:rPr>
                <w:drawing>
                  <wp:inline distT="0" distB="0" distL="0" distR="0" wp14:anchorId="6A8D35CC" wp14:editId="2A94C30D">
                    <wp:extent cx="6092883" cy="3100247"/>
                    <wp:effectExtent l="0" t="0" r="3175" b="508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6092883" cy="3100247"/>
                            </a:xfrm>
                            <a:prstGeom prst="rect">
                              <a:avLst/>
                            </a:prstGeom>
                          </pic:spPr>
                        </pic:pic>
                      </a:graphicData>
                    </a:graphic>
                  </wp:inline>
                </w:drawing>
              </w:r>
            </w:ins>
          </w:p>
        </w:tc>
      </w:tr>
      <w:tr w:rsidR="00F05D2B" w14:paraId="4963C2E2" w14:textId="77777777" w:rsidTr="00F32432">
        <w:trPr>
          <w:jc w:val="center"/>
          <w:ins w:id="8274" w:author="محمد زكريا سيد سيد ابوسبع" w:date="2023-03-30T15:04:00Z"/>
        </w:trPr>
        <w:tc>
          <w:tcPr>
            <w:tcW w:w="9592" w:type="dxa"/>
            <w:shd w:val="clear" w:color="auto" w:fill="A9ACB0" w:themeFill="background2" w:themeFillShade="BF"/>
          </w:tcPr>
          <w:p w14:paraId="1CB43BB8" w14:textId="77777777" w:rsidR="00F05D2B" w:rsidRDefault="00000000" w:rsidP="00F32432">
            <w:pPr>
              <w:rPr>
                <w:ins w:id="8275" w:author="محمد زكريا سيد سيد ابوسبع" w:date="2023-03-30T15:04:00Z"/>
              </w:rPr>
            </w:pPr>
            <m:oMathPara>
              <m:oMath>
                <m:sSub>
                  <m:sSubPr>
                    <m:ctrlPr>
                      <w:ins w:id="8276" w:author="محمد زكريا سيد سيد ابوسبع" w:date="2023-03-30T15:04:00Z">
                        <w:rPr>
                          <w:rFonts w:ascii="Cambria Math" w:hAnsi="Cambria Math"/>
                          <w:b/>
                          <w:bCs/>
                        </w:rPr>
                      </w:ins>
                    </m:ctrlPr>
                  </m:sSubPr>
                  <m:e>
                    <m:r>
                      <w:ins w:id="8277" w:author="محمد زكريا سيد سيد ابوسبع" w:date="2023-03-30T15:04:00Z">
                        <m:rPr>
                          <m:sty m:val="b"/>
                        </m:rPr>
                        <w:rPr>
                          <w:rFonts w:ascii="Cambria Math" w:hAnsi="Cambria Math"/>
                        </w:rPr>
                        <m:t>δ</m:t>
                      </w:ins>
                    </m:r>
                  </m:e>
                  <m:sub>
                    <m:r>
                      <w:ins w:id="8278" w:author="محمد زكريا سيد سيد ابوسبع" w:date="2023-03-30T15:04:00Z">
                        <m:rPr>
                          <m:sty m:val="b"/>
                        </m:rPr>
                        <w:rPr>
                          <w:rFonts w:ascii="Cambria Math" w:hAnsi="Cambria Math"/>
                        </w:rPr>
                        <m:t>r</m:t>
                      </w:ins>
                    </m:r>
                  </m:sub>
                </m:sSub>
                <m:r>
                  <w:ins w:id="8279" w:author="محمد زكريا سيد سيد ابوسبع" w:date="2023-03-30T15:04:00Z">
                    <m:rPr>
                      <m:sty m:val="b"/>
                    </m:rPr>
                    <w:rPr>
                      <w:rFonts w:ascii="Cambria Math" w:hAnsi="Cambria Math"/>
                    </w:rPr>
                    <m:t>=5°</m:t>
                  </w:ins>
                </m:r>
              </m:oMath>
            </m:oMathPara>
          </w:p>
        </w:tc>
      </w:tr>
      <w:tr w:rsidR="00F05D2B" w14:paraId="6BF25277" w14:textId="77777777" w:rsidTr="00F32432">
        <w:trPr>
          <w:jc w:val="center"/>
          <w:ins w:id="8280" w:author="محمد زكريا سيد سيد ابوسبع" w:date="2023-03-30T15:04:00Z"/>
        </w:trPr>
        <w:tc>
          <w:tcPr>
            <w:tcW w:w="9592" w:type="dxa"/>
          </w:tcPr>
          <w:p w14:paraId="1338250E" w14:textId="77777777" w:rsidR="00F05D2B" w:rsidRDefault="00F05D2B" w:rsidP="00F32432">
            <w:pPr>
              <w:rPr>
                <w:ins w:id="8281" w:author="محمد زكريا سيد سيد ابوسبع" w:date="2023-03-30T15:04:00Z"/>
              </w:rPr>
            </w:pPr>
            <w:ins w:id="8282" w:author="محمد زكريا سيد سيد ابوسبع" w:date="2023-03-30T15:04:00Z">
              <w:r>
                <w:rPr>
                  <w:noProof/>
                </w:rPr>
                <w:drawing>
                  <wp:inline distT="0" distB="0" distL="0" distR="0" wp14:anchorId="615426E0" wp14:editId="64D9981D">
                    <wp:extent cx="6134287" cy="3121315"/>
                    <wp:effectExtent l="0" t="0" r="0" b="317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6134287" cy="3121315"/>
                            </a:xfrm>
                            <a:prstGeom prst="rect">
                              <a:avLst/>
                            </a:prstGeom>
                          </pic:spPr>
                        </pic:pic>
                      </a:graphicData>
                    </a:graphic>
                  </wp:inline>
                </w:drawing>
              </w:r>
            </w:ins>
          </w:p>
        </w:tc>
      </w:tr>
    </w:tbl>
    <w:p w14:paraId="4A528AE7" w14:textId="77777777" w:rsidR="00F05D2B" w:rsidRDefault="00F05D2B" w:rsidP="00F05D2B">
      <w:pPr>
        <w:spacing w:after="200"/>
        <w:ind w:left="0" w:right="0"/>
        <w:jc w:val="left"/>
        <w:rPr>
          <w:ins w:id="8283" w:author="محمد زكريا سيد سيد ابوسبع" w:date="2023-03-30T15:04:00Z"/>
          <w:b/>
          <w:bCs/>
        </w:rPr>
      </w:pPr>
      <w:ins w:id="8284" w:author="محمد زكريا سيد سيد ابوسبع" w:date="2023-03-30T15:04:00Z">
        <w:r>
          <w:rPr>
            <w:b/>
            <w:bCs/>
          </w:rPr>
          <w:br w:type="page"/>
        </w:r>
      </w:ins>
    </w:p>
    <w:tbl>
      <w:tblPr>
        <w:tblStyle w:val="TableGrid"/>
        <w:tblW w:w="0" w:type="auto"/>
        <w:jc w:val="center"/>
        <w:tblLook w:val="04A0" w:firstRow="1" w:lastRow="0" w:firstColumn="1" w:lastColumn="0" w:noHBand="0" w:noVBand="1"/>
      </w:tblPr>
      <w:tblGrid>
        <w:gridCol w:w="9592"/>
      </w:tblGrid>
      <w:tr w:rsidR="00F05D2B" w14:paraId="47DF37DB" w14:textId="77777777" w:rsidTr="00F32432">
        <w:trPr>
          <w:jc w:val="center"/>
          <w:ins w:id="8285" w:author="محمد زكريا سيد سيد ابوسبع" w:date="2023-03-30T15:04:00Z"/>
        </w:trPr>
        <w:tc>
          <w:tcPr>
            <w:tcW w:w="9592" w:type="dxa"/>
            <w:shd w:val="clear" w:color="auto" w:fill="A9ACB0" w:themeFill="background2" w:themeFillShade="BF"/>
          </w:tcPr>
          <w:p w14:paraId="5BA79A81" w14:textId="77777777" w:rsidR="00F05D2B" w:rsidRDefault="00000000" w:rsidP="00F32432">
            <w:pPr>
              <w:rPr>
                <w:ins w:id="8286" w:author="محمد زكريا سيد سيد ابوسبع" w:date="2023-03-30T15:04:00Z"/>
              </w:rPr>
            </w:pPr>
            <m:oMathPara>
              <m:oMath>
                <m:sSub>
                  <m:sSubPr>
                    <m:ctrlPr>
                      <w:ins w:id="8287" w:author="محمد زكريا سيد سيد ابوسبع" w:date="2023-03-30T15:04:00Z">
                        <w:rPr>
                          <w:rFonts w:ascii="Cambria Math" w:hAnsi="Cambria Math"/>
                          <w:b/>
                          <w:bCs/>
                        </w:rPr>
                      </w:ins>
                    </m:ctrlPr>
                  </m:sSubPr>
                  <m:e>
                    <m:r>
                      <w:ins w:id="8288" w:author="محمد زكريا سيد سيد ابوسبع" w:date="2023-03-30T15:04:00Z">
                        <m:rPr>
                          <m:sty m:val="b"/>
                        </m:rPr>
                        <w:rPr>
                          <w:rFonts w:ascii="Cambria Math" w:hAnsi="Cambria Math"/>
                        </w:rPr>
                        <m:t>δ</m:t>
                      </w:ins>
                    </m:r>
                  </m:e>
                  <m:sub>
                    <m:r>
                      <w:ins w:id="8289" w:author="محمد زكريا سيد سيد ابوسبع" w:date="2023-03-30T15:04:00Z">
                        <m:rPr>
                          <m:sty m:val="b"/>
                        </m:rPr>
                        <w:rPr>
                          <w:rFonts w:ascii="Cambria Math" w:hAnsi="Cambria Math"/>
                        </w:rPr>
                        <m:t>r</m:t>
                      </w:ins>
                    </m:r>
                  </m:sub>
                </m:sSub>
                <m:r>
                  <w:ins w:id="8290" w:author="محمد زكريا سيد سيد ابوسبع" w:date="2023-03-30T15:04:00Z">
                    <m:rPr>
                      <m:sty m:val="b"/>
                    </m:rPr>
                    <w:rPr>
                      <w:rFonts w:ascii="Cambria Math" w:hAnsi="Cambria Math"/>
                    </w:rPr>
                    <m:t>=10°</m:t>
                  </w:ins>
                </m:r>
              </m:oMath>
            </m:oMathPara>
          </w:p>
        </w:tc>
      </w:tr>
      <w:tr w:rsidR="00F05D2B" w14:paraId="0473EE6C" w14:textId="77777777" w:rsidTr="00F32432">
        <w:trPr>
          <w:jc w:val="center"/>
          <w:ins w:id="8291" w:author="محمد زكريا سيد سيد ابوسبع" w:date="2023-03-30T15:04:00Z"/>
        </w:trPr>
        <w:tc>
          <w:tcPr>
            <w:tcW w:w="9592" w:type="dxa"/>
          </w:tcPr>
          <w:p w14:paraId="596EA319" w14:textId="77777777" w:rsidR="00F05D2B" w:rsidRDefault="00F05D2B" w:rsidP="00F32432">
            <w:pPr>
              <w:rPr>
                <w:ins w:id="8292" w:author="محمد زكريا سيد سيد ابوسبع" w:date="2023-03-30T15:04:00Z"/>
              </w:rPr>
            </w:pPr>
            <w:ins w:id="8293" w:author="محمد زكريا سيد سيد ابوسبع" w:date="2023-03-30T15:04:00Z">
              <w:r>
                <w:rPr>
                  <w:noProof/>
                </w:rPr>
                <w:drawing>
                  <wp:inline distT="0" distB="0" distL="0" distR="0" wp14:anchorId="4899CF1C" wp14:editId="4370B927">
                    <wp:extent cx="6097270" cy="3102479"/>
                    <wp:effectExtent l="0" t="0" r="0" b="317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6097270" cy="3102479"/>
                            </a:xfrm>
                            <a:prstGeom prst="rect">
                              <a:avLst/>
                            </a:prstGeom>
                          </pic:spPr>
                        </pic:pic>
                      </a:graphicData>
                    </a:graphic>
                  </wp:inline>
                </w:drawing>
              </w:r>
            </w:ins>
          </w:p>
        </w:tc>
      </w:tr>
      <w:tr w:rsidR="00F05D2B" w14:paraId="644A62AB" w14:textId="77777777" w:rsidTr="00F32432">
        <w:trPr>
          <w:jc w:val="center"/>
          <w:ins w:id="8294" w:author="محمد زكريا سيد سيد ابوسبع" w:date="2023-03-30T15:04:00Z"/>
        </w:trPr>
        <w:tc>
          <w:tcPr>
            <w:tcW w:w="9592" w:type="dxa"/>
            <w:shd w:val="clear" w:color="auto" w:fill="A9ACB0" w:themeFill="background2" w:themeFillShade="BF"/>
          </w:tcPr>
          <w:p w14:paraId="6E8E4DC5" w14:textId="77777777" w:rsidR="00F05D2B" w:rsidRDefault="00000000" w:rsidP="00F32432">
            <w:pPr>
              <w:rPr>
                <w:ins w:id="8295" w:author="محمد زكريا سيد سيد ابوسبع" w:date="2023-03-30T15:04:00Z"/>
              </w:rPr>
            </w:pPr>
            <m:oMathPara>
              <m:oMath>
                <m:sSub>
                  <m:sSubPr>
                    <m:ctrlPr>
                      <w:ins w:id="8296" w:author="محمد زكريا سيد سيد ابوسبع" w:date="2023-03-30T15:04:00Z">
                        <w:rPr>
                          <w:rFonts w:ascii="Cambria Math" w:hAnsi="Cambria Math"/>
                          <w:b/>
                          <w:bCs/>
                        </w:rPr>
                      </w:ins>
                    </m:ctrlPr>
                  </m:sSubPr>
                  <m:e>
                    <m:r>
                      <w:ins w:id="8297" w:author="محمد زكريا سيد سيد ابوسبع" w:date="2023-03-30T15:04:00Z">
                        <m:rPr>
                          <m:sty m:val="b"/>
                        </m:rPr>
                        <w:rPr>
                          <w:rFonts w:ascii="Cambria Math" w:hAnsi="Cambria Math"/>
                        </w:rPr>
                        <m:t>δ</m:t>
                      </w:ins>
                    </m:r>
                  </m:e>
                  <m:sub>
                    <m:r>
                      <w:ins w:id="8298" w:author="محمد زكريا سيد سيد ابوسبع" w:date="2023-03-30T15:04:00Z">
                        <m:rPr>
                          <m:sty m:val="b"/>
                        </m:rPr>
                        <w:rPr>
                          <w:rFonts w:ascii="Cambria Math" w:hAnsi="Cambria Math"/>
                        </w:rPr>
                        <m:t>r</m:t>
                      </w:ins>
                    </m:r>
                  </m:sub>
                </m:sSub>
                <m:r>
                  <w:ins w:id="8299" w:author="محمد زكريا سيد سيد ابوسبع" w:date="2023-03-30T15:04:00Z">
                    <m:rPr>
                      <m:sty m:val="b"/>
                    </m:rPr>
                    <w:rPr>
                      <w:rFonts w:ascii="Cambria Math" w:hAnsi="Cambria Math"/>
                    </w:rPr>
                    <m:t>=25°</m:t>
                  </w:ins>
                </m:r>
              </m:oMath>
            </m:oMathPara>
          </w:p>
        </w:tc>
      </w:tr>
      <w:tr w:rsidR="00F05D2B" w14:paraId="78BF698C" w14:textId="77777777" w:rsidTr="00F32432">
        <w:trPr>
          <w:jc w:val="center"/>
          <w:ins w:id="8300" w:author="محمد زكريا سيد سيد ابوسبع" w:date="2023-03-30T15:04:00Z"/>
        </w:trPr>
        <w:tc>
          <w:tcPr>
            <w:tcW w:w="9592" w:type="dxa"/>
          </w:tcPr>
          <w:p w14:paraId="14B82DBD" w14:textId="77777777" w:rsidR="00F05D2B" w:rsidRDefault="00F05D2B" w:rsidP="00F32432">
            <w:pPr>
              <w:rPr>
                <w:ins w:id="8301" w:author="محمد زكريا سيد سيد ابوسبع" w:date="2023-03-30T15:04:00Z"/>
              </w:rPr>
            </w:pPr>
            <w:ins w:id="8302" w:author="محمد زكريا سيد سيد ابوسبع" w:date="2023-03-30T15:04:00Z">
              <w:r>
                <w:rPr>
                  <w:noProof/>
                </w:rPr>
                <w:drawing>
                  <wp:inline distT="0" distB="0" distL="0" distR="0" wp14:anchorId="7A94059E" wp14:editId="0F7FD4DA">
                    <wp:extent cx="6078332" cy="3092843"/>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6078332" cy="3092843"/>
                            </a:xfrm>
                            <a:prstGeom prst="rect">
                              <a:avLst/>
                            </a:prstGeom>
                          </pic:spPr>
                        </pic:pic>
                      </a:graphicData>
                    </a:graphic>
                  </wp:inline>
                </w:drawing>
              </w:r>
            </w:ins>
          </w:p>
        </w:tc>
      </w:tr>
    </w:tbl>
    <w:p w14:paraId="62412169" w14:textId="77777777" w:rsidR="00F05D2B" w:rsidRDefault="00F05D2B" w:rsidP="00F05D2B">
      <w:pPr>
        <w:rPr>
          <w:ins w:id="8303" w:author="محمد زكريا سيد سيد ابوسبع" w:date="2023-03-30T15:04:00Z"/>
          <w:b/>
          <w:bCs/>
        </w:rPr>
      </w:pPr>
      <w:ins w:id="8304" w:author="محمد زكريا سيد سيد ابوسبع" w:date="2023-03-30T15:04:00Z">
        <w:r>
          <w:rPr>
            <w:b/>
            <w:bCs/>
          </w:rPr>
          <w:t>Comments:</w:t>
        </w:r>
      </w:ins>
    </w:p>
    <w:p w14:paraId="77AB953A" w14:textId="53DD8C9B" w:rsidR="00F05D2B" w:rsidRDefault="00C622D2" w:rsidP="00F05D2B">
      <w:pPr>
        <w:pStyle w:val="ListParagraph"/>
        <w:numPr>
          <w:ilvl w:val="0"/>
          <w:numId w:val="41"/>
        </w:numPr>
        <w:rPr>
          <w:ins w:id="8305" w:author="محمد زكريا سيد سيد ابوسبع" w:date="2023-03-30T15:04:00Z"/>
        </w:rPr>
      </w:pPr>
      <w:r>
        <w:t>Same as notes of v</w:t>
      </w:r>
    </w:p>
    <w:p w14:paraId="49859820" w14:textId="77777777" w:rsidR="00DC35F3" w:rsidRDefault="005020B4" w:rsidP="00DC35F3">
      <w:pPr>
        <w:spacing w:after="200"/>
        <w:ind w:left="0" w:right="0"/>
        <w:jc w:val="left"/>
      </w:pPr>
      <w:r>
        <w:rPr>
          <w:b/>
          <w:bCs/>
          <w:color w:val="002060"/>
          <w:sz w:val="32"/>
          <w:szCs w:val="32"/>
        </w:rPr>
        <w:br w:type="page"/>
      </w:r>
    </w:p>
    <w:p w14:paraId="2529E70F" w14:textId="77777777" w:rsidR="00DC35F3" w:rsidRDefault="00DC35F3" w:rsidP="00D522C4">
      <w:pPr>
        <w:pStyle w:val="Heading3"/>
      </w:pPr>
      <w:r>
        <w:lastRenderedPageBreak/>
        <w:t>Bode Plot</w:t>
      </w:r>
    </w:p>
    <w:tbl>
      <w:tblPr>
        <w:tblStyle w:val="TableGrid"/>
        <w:tblW w:w="0" w:type="auto"/>
        <w:jc w:val="center"/>
        <w:tblLook w:val="04A0" w:firstRow="1" w:lastRow="0" w:firstColumn="1" w:lastColumn="0" w:noHBand="0" w:noVBand="1"/>
      </w:tblPr>
      <w:tblGrid>
        <w:gridCol w:w="9592"/>
      </w:tblGrid>
      <w:tr w:rsidR="00DC35F3" w14:paraId="1E323C51" w14:textId="77777777" w:rsidTr="00887189">
        <w:trPr>
          <w:jc w:val="center"/>
        </w:trPr>
        <w:tc>
          <w:tcPr>
            <w:tcW w:w="9592" w:type="dxa"/>
            <w:shd w:val="clear" w:color="auto" w:fill="A9ACB0" w:themeFill="background2" w:themeFillShade="BF"/>
          </w:tcPr>
          <w:p w14:paraId="5391DF59" w14:textId="435AF2B3" w:rsidR="00DC35F3" w:rsidRPr="00DC35F3" w:rsidRDefault="00DC35F3" w:rsidP="00887189">
            <w:pPr>
              <w:jc w:val="center"/>
              <w:rPr>
                <w:b/>
                <w:bCs/>
              </w:rPr>
            </w:pPr>
            <m:oMathPara>
              <m:oMath>
                <m:r>
                  <m:rPr>
                    <m:sty m:val="bi"/>
                  </m:rPr>
                  <w:rPr>
                    <w:rFonts w:ascii="Cambria Math" w:hAnsi="Cambria Math"/>
                  </w:rPr>
                  <m:t>β</m:t>
                </m:r>
                <m:r>
                  <w:ins w:id="8306" w:author="محمد زكريا سيد سيد ابوسبع" w:date="2023-03-30T15:04:00Z">
                    <m:rPr>
                      <m:lit/>
                      <m:sty m:val="bi"/>
                    </m:rPr>
                    <w:rPr>
                      <w:rFonts w:ascii="Cambria Math" w:hAnsi="Cambria Math"/>
                    </w:rPr>
                    <m:t>/</m:t>
                  </w:ins>
                </m:r>
                <m:sSub>
                  <m:sSubPr>
                    <m:ctrlPr>
                      <w:ins w:id="8307" w:author="محمد زكريا سيد سيد ابوسبع" w:date="2023-03-30T15:04:00Z">
                        <w:rPr>
                          <w:rFonts w:ascii="Cambria Math" w:hAnsi="Cambria Math"/>
                          <w:b/>
                          <w:bCs/>
                          <w:i/>
                        </w:rPr>
                      </w:ins>
                    </m:ctrlPr>
                  </m:sSubPr>
                  <m:e>
                    <m:r>
                      <w:ins w:id="8308" w:author="محمد زكريا سيد سيد ابوسبع" w:date="2023-03-30T15:04:00Z">
                        <m:rPr>
                          <m:sty m:val="bi"/>
                        </m:rPr>
                        <w:rPr>
                          <w:rFonts w:ascii="Cambria Math" w:hAnsi="Cambria Math"/>
                        </w:rPr>
                        <m:t>δ</m:t>
                      </w:ins>
                    </m:r>
                  </m:e>
                  <m:sub>
                    <m:r>
                      <w:ins w:id="8309" w:author="محمد زكريا سيد سيد ابوسبع" w:date="2023-03-30T15:05:00Z">
                        <m:rPr>
                          <m:sty m:val="bi"/>
                        </m:rPr>
                        <w:rPr>
                          <w:rFonts w:ascii="Cambria Math" w:hAnsi="Cambria Math"/>
                        </w:rPr>
                        <m:t>a</m:t>
                      </w:ins>
                    </m:r>
                  </m:sub>
                </m:sSub>
              </m:oMath>
            </m:oMathPara>
          </w:p>
        </w:tc>
      </w:tr>
      <w:tr w:rsidR="00DC35F3" w14:paraId="3268AD15" w14:textId="77777777" w:rsidTr="00887189">
        <w:trPr>
          <w:jc w:val="center"/>
        </w:trPr>
        <w:tc>
          <w:tcPr>
            <w:tcW w:w="9592" w:type="dxa"/>
          </w:tcPr>
          <w:p w14:paraId="0840A0E2" w14:textId="77777777" w:rsidR="00DC35F3" w:rsidRDefault="00DC35F3" w:rsidP="00887189">
            <w:r>
              <w:rPr>
                <w:noProof/>
              </w:rPr>
              <w:drawing>
                <wp:inline distT="0" distB="0" distL="0" distR="0" wp14:anchorId="582E66FF" wp14:editId="1176E2F2">
                  <wp:extent cx="6034872" cy="3070729"/>
                  <wp:effectExtent l="0" t="0" r="4445"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6034872" cy="3070729"/>
                          </a:xfrm>
                          <a:prstGeom prst="rect">
                            <a:avLst/>
                          </a:prstGeom>
                        </pic:spPr>
                      </pic:pic>
                    </a:graphicData>
                  </a:graphic>
                </wp:inline>
              </w:drawing>
            </w:r>
          </w:p>
        </w:tc>
      </w:tr>
      <w:tr w:rsidR="00DC35F3" w14:paraId="3E0D6CA3" w14:textId="77777777" w:rsidTr="00887189">
        <w:trPr>
          <w:jc w:val="center"/>
        </w:trPr>
        <w:tc>
          <w:tcPr>
            <w:tcW w:w="9592" w:type="dxa"/>
            <w:shd w:val="clear" w:color="auto" w:fill="A9ACB0" w:themeFill="background2" w:themeFillShade="BF"/>
          </w:tcPr>
          <w:p w14:paraId="74C4D432" w14:textId="367286EC" w:rsidR="00DC35F3" w:rsidRPr="00DC35F3" w:rsidRDefault="00DC35F3" w:rsidP="00887189">
            <w:pPr>
              <w:rPr>
                <w:b/>
                <w:bCs/>
              </w:rPr>
            </w:pPr>
            <m:oMathPara>
              <m:oMath>
                <m:r>
                  <m:rPr>
                    <m:sty m:val="bi"/>
                  </m:rPr>
                  <w:rPr>
                    <w:rFonts w:ascii="Cambria Math" w:hAnsi="Cambria Math"/>
                  </w:rPr>
                  <m:t>β</m:t>
                </m:r>
                <m:r>
                  <w:ins w:id="8310" w:author="محمد زكريا سيد سيد ابوسبع" w:date="2023-03-30T15:04:00Z">
                    <m:rPr>
                      <m:lit/>
                      <m:sty m:val="bi"/>
                    </m:rPr>
                    <w:rPr>
                      <w:rFonts w:ascii="Cambria Math" w:hAnsi="Cambria Math"/>
                    </w:rPr>
                    <m:t>/</m:t>
                  </w:ins>
                </m:r>
                <m:sSub>
                  <m:sSubPr>
                    <m:ctrlPr>
                      <w:ins w:id="8311" w:author="محمد زكريا سيد سيد ابوسبع" w:date="2023-03-30T15:04:00Z">
                        <w:rPr>
                          <w:rFonts w:ascii="Cambria Math" w:hAnsi="Cambria Math"/>
                          <w:b/>
                          <w:bCs/>
                          <w:i/>
                        </w:rPr>
                      </w:ins>
                    </m:ctrlPr>
                  </m:sSubPr>
                  <m:e>
                    <m:r>
                      <w:ins w:id="8312" w:author="محمد زكريا سيد سيد ابوسبع" w:date="2023-03-30T15:04:00Z">
                        <m:rPr>
                          <m:sty m:val="bi"/>
                        </m:rPr>
                        <w:rPr>
                          <w:rFonts w:ascii="Cambria Math" w:hAnsi="Cambria Math"/>
                        </w:rPr>
                        <m:t>δ</m:t>
                      </w:ins>
                    </m:r>
                  </m:e>
                  <m:sub>
                    <m:r>
                      <m:rPr>
                        <m:sty m:val="bi"/>
                      </m:rPr>
                      <w:rPr>
                        <w:rFonts w:ascii="Cambria Math" w:hAnsi="Cambria Math"/>
                      </w:rPr>
                      <m:t>r</m:t>
                    </m:r>
                  </m:sub>
                </m:sSub>
              </m:oMath>
            </m:oMathPara>
          </w:p>
        </w:tc>
      </w:tr>
      <w:tr w:rsidR="00DC35F3" w14:paraId="36103A42" w14:textId="77777777" w:rsidTr="00887189">
        <w:trPr>
          <w:jc w:val="center"/>
        </w:trPr>
        <w:tc>
          <w:tcPr>
            <w:tcW w:w="9592" w:type="dxa"/>
          </w:tcPr>
          <w:p w14:paraId="240D8767" w14:textId="77777777" w:rsidR="00DC35F3" w:rsidRDefault="00DC35F3" w:rsidP="00887189">
            <w:r>
              <w:rPr>
                <w:noProof/>
              </w:rPr>
              <w:drawing>
                <wp:inline distT="0" distB="0" distL="0" distR="0" wp14:anchorId="2B490327" wp14:editId="5992FD11">
                  <wp:extent cx="5920872" cy="3012722"/>
                  <wp:effectExtent l="0" t="0" r="381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5920872" cy="3012722"/>
                          </a:xfrm>
                          <a:prstGeom prst="rect">
                            <a:avLst/>
                          </a:prstGeom>
                        </pic:spPr>
                      </pic:pic>
                    </a:graphicData>
                  </a:graphic>
                </wp:inline>
              </w:drawing>
            </w:r>
          </w:p>
        </w:tc>
      </w:tr>
    </w:tbl>
    <w:p w14:paraId="2797C687" w14:textId="77777777" w:rsidR="00DC35F3" w:rsidRDefault="00DC35F3" w:rsidP="00DC35F3">
      <w:pPr>
        <w:rPr>
          <w:b/>
          <w:bCs/>
        </w:rPr>
      </w:pPr>
      <w:r>
        <w:rPr>
          <w:b/>
          <w:bCs/>
        </w:rPr>
        <w:t>Comments:</w:t>
      </w:r>
    </w:p>
    <w:p w14:paraId="2EAB7C88" w14:textId="0B3419EB" w:rsidR="00C622D2" w:rsidRDefault="00C622D2" w:rsidP="00C622D2">
      <w:pPr>
        <w:pStyle w:val="ListParagraph"/>
        <w:numPr>
          <w:ilvl w:val="0"/>
          <w:numId w:val="41"/>
        </w:numPr>
        <w:spacing w:after="200"/>
        <w:ind w:right="0"/>
        <w:rPr>
          <w:noProof/>
        </w:rPr>
      </w:pPr>
      <w:r>
        <w:rPr>
          <w:noProof/>
        </w:rPr>
        <w:t xml:space="preserve">For delta </w:t>
      </w:r>
      <w:r>
        <w:rPr>
          <w:noProof/>
        </w:rPr>
        <w:t>a</w:t>
      </w:r>
      <w:r>
        <w:rPr>
          <w:noProof/>
        </w:rPr>
        <w:t xml:space="preserve"> input , The approximation</w:t>
      </w:r>
      <w:r>
        <w:rPr>
          <w:noProof/>
        </w:rPr>
        <w:t>s</w:t>
      </w:r>
      <w:r>
        <w:rPr>
          <w:noProof/>
        </w:rPr>
        <w:t xml:space="preserve"> </w:t>
      </w:r>
      <w:r>
        <w:rPr>
          <w:noProof/>
        </w:rPr>
        <w:t>have somr error</w:t>
      </w:r>
      <w:r>
        <w:rPr>
          <w:noProof/>
        </w:rPr>
        <w:t xml:space="preserve"> compared to the full linear model</w:t>
      </w:r>
      <w:r>
        <w:rPr>
          <w:noProof/>
        </w:rPr>
        <w:t>.</w:t>
      </w:r>
    </w:p>
    <w:p w14:paraId="03D5345E" w14:textId="59FAF1D8" w:rsidR="00C622D2" w:rsidRDefault="00C622D2" w:rsidP="00C622D2">
      <w:pPr>
        <w:pStyle w:val="ListParagraph"/>
        <w:numPr>
          <w:ilvl w:val="0"/>
          <w:numId w:val="41"/>
        </w:numPr>
        <w:spacing w:after="200"/>
        <w:ind w:right="0"/>
        <w:rPr>
          <w:noProof/>
        </w:rPr>
      </w:pPr>
      <w:r>
        <w:rPr>
          <w:noProof/>
        </w:rPr>
        <w:t xml:space="preserve">For delta </w:t>
      </w:r>
      <w:r>
        <w:rPr>
          <w:noProof/>
        </w:rPr>
        <w:t>r</w:t>
      </w:r>
      <w:r>
        <w:rPr>
          <w:noProof/>
        </w:rPr>
        <w:t xml:space="preserve"> input , The approximation</w:t>
      </w:r>
      <w:r>
        <w:rPr>
          <w:noProof/>
        </w:rPr>
        <w:t>s</w:t>
      </w:r>
      <w:r>
        <w:rPr>
          <w:noProof/>
        </w:rPr>
        <w:t xml:space="preserve"> </w:t>
      </w:r>
      <w:r>
        <w:rPr>
          <w:noProof/>
        </w:rPr>
        <w:t>are</w:t>
      </w:r>
      <w:r>
        <w:rPr>
          <w:noProof/>
        </w:rPr>
        <w:t xml:space="preserve"> valid compared to the full linear model when the frequency is greater than </w:t>
      </w:r>
      <w:r>
        <w:rPr>
          <w:noProof/>
        </w:rPr>
        <w:t>.002</w:t>
      </w:r>
      <w:r>
        <w:rPr>
          <w:noProof/>
        </w:rPr>
        <w:t xml:space="preserve"> rad/sec.</w:t>
      </w:r>
    </w:p>
    <w:p w14:paraId="04A7E6A3" w14:textId="7567EAE6" w:rsidR="00DC35F3" w:rsidRDefault="00DC35F3" w:rsidP="00C622D2">
      <w:pPr>
        <w:pStyle w:val="ListParagraph"/>
        <w:spacing w:after="200"/>
        <w:ind w:right="0"/>
        <w:jc w:val="left"/>
        <w:rPr>
          <w:noProof/>
        </w:rPr>
      </w:pPr>
    </w:p>
    <w:p w14:paraId="3847BA88" w14:textId="77777777" w:rsidR="00DC35F3" w:rsidRDefault="00DC35F3" w:rsidP="00DC35F3">
      <w:pPr>
        <w:pStyle w:val="ListParagraph"/>
        <w:numPr>
          <w:ilvl w:val="0"/>
          <w:numId w:val="41"/>
        </w:numPr>
        <w:spacing w:after="200"/>
        <w:ind w:right="0"/>
        <w:jc w:val="left"/>
        <w:rPr>
          <w:noProof/>
        </w:rPr>
      </w:pPr>
      <w:r>
        <w:rPr>
          <w:noProof/>
        </w:rPr>
        <w:br w:type="page"/>
      </w:r>
    </w:p>
    <w:p w14:paraId="32CBB98A" w14:textId="77777777" w:rsidR="00DC35F3" w:rsidRDefault="00DC35F3" w:rsidP="00D522C4">
      <w:pPr>
        <w:pStyle w:val="Heading3"/>
      </w:pPr>
      <w:r>
        <w:lastRenderedPageBreak/>
        <w:t>Root Locus</w:t>
      </w:r>
    </w:p>
    <w:tbl>
      <w:tblPr>
        <w:tblStyle w:val="TableGrid"/>
        <w:tblW w:w="0" w:type="auto"/>
        <w:jc w:val="center"/>
        <w:tblLook w:val="04A0" w:firstRow="1" w:lastRow="0" w:firstColumn="1" w:lastColumn="0" w:noHBand="0" w:noVBand="1"/>
      </w:tblPr>
      <w:tblGrid>
        <w:gridCol w:w="9592"/>
      </w:tblGrid>
      <w:tr w:rsidR="00DC35F3" w14:paraId="410A6D18" w14:textId="77777777" w:rsidTr="00887189">
        <w:trPr>
          <w:jc w:val="center"/>
        </w:trPr>
        <w:tc>
          <w:tcPr>
            <w:tcW w:w="9592" w:type="dxa"/>
            <w:shd w:val="clear" w:color="auto" w:fill="A9ACB0" w:themeFill="background2" w:themeFillShade="BF"/>
          </w:tcPr>
          <w:p w14:paraId="4C99BD92" w14:textId="1A24160D" w:rsidR="00DC35F3" w:rsidRPr="00DC35F3" w:rsidRDefault="00DC35F3" w:rsidP="00887189">
            <w:pPr>
              <w:jc w:val="center"/>
              <w:rPr>
                <w:b/>
                <w:bCs/>
              </w:rPr>
            </w:pPr>
            <m:oMathPara>
              <m:oMath>
                <m:r>
                  <m:rPr>
                    <m:sty m:val="bi"/>
                  </m:rPr>
                  <w:rPr>
                    <w:rFonts w:ascii="Cambria Math" w:hAnsi="Cambria Math"/>
                  </w:rPr>
                  <m:t>β</m:t>
                </m:r>
                <m:r>
                  <w:ins w:id="8313" w:author="محمد زكريا سيد سيد ابوسبع" w:date="2023-03-30T15:04:00Z">
                    <m:rPr>
                      <m:lit/>
                      <m:sty m:val="bi"/>
                    </m:rPr>
                    <w:rPr>
                      <w:rFonts w:ascii="Cambria Math" w:hAnsi="Cambria Math"/>
                    </w:rPr>
                    <m:t>/</m:t>
                  </w:ins>
                </m:r>
                <m:sSub>
                  <m:sSubPr>
                    <m:ctrlPr>
                      <w:ins w:id="8314" w:author="محمد زكريا سيد سيد ابوسبع" w:date="2023-03-30T15:04:00Z">
                        <w:rPr>
                          <w:rFonts w:ascii="Cambria Math" w:hAnsi="Cambria Math"/>
                          <w:b/>
                          <w:bCs/>
                          <w:i/>
                        </w:rPr>
                      </w:ins>
                    </m:ctrlPr>
                  </m:sSubPr>
                  <m:e>
                    <m:r>
                      <w:ins w:id="8315" w:author="محمد زكريا سيد سيد ابوسبع" w:date="2023-03-30T15:04:00Z">
                        <m:rPr>
                          <m:sty m:val="bi"/>
                        </m:rPr>
                        <w:rPr>
                          <w:rFonts w:ascii="Cambria Math" w:hAnsi="Cambria Math"/>
                        </w:rPr>
                        <m:t>δ</m:t>
                      </w:ins>
                    </m:r>
                  </m:e>
                  <m:sub>
                    <m:r>
                      <w:ins w:id="8316" w:author="محمد زكريا سيد سيد ابوسبع" w:date="2023-03-30T15:05:00Z">
                        <m:rPr>
                          <m:sty m:val="bi"/>
                        </m:rPr>
                        <w:rPr>
                          <w:rFonts w:ascii="Cambria Math" w:hAnsi="Cambria Math"/>
                        </w:rPr>
                        <m:t>a</m:t>
                      </w:ins>
                    </m:r>
                  </m:sub>
                </m:sSub>
              </m:oMath>
            </m:oMathPara>
          </w:p>
        </w:tc>
      </w:tr>
      <w:tr w:rsidR="00DC35F3" w14:paraId="786DF615" w14:textId="77777777" w:rsidTr="00887189">
        <w:trPr>
          <w:jc w:val="center"/>
        </w:trPr>
        <w:tc>
          <w:tcPr>
            <w:tcW w:w="9592" w:type="dxa"/>
          </w:tcPr>
          <w:p w14:paraId="48081081" w14:textId="77777777" w:rsidR="00DC35F3" w:rsidRDefault="00DC35F3" w:rsidP="00887189">
            <w:r>
              <w:rPr>
                <w:noProof/>
              </w:rPr>
              <w:drawing>
                <wp:inline distT="0" distB="0" distL="0" distR="0" wp14:anchorId="57FF0133" wp14:editId="590BAF4F">
                  <wp:extent cx="5765690" cy="2933761"/>
                  <wp:effectExtent l="0" t="0" r="6985"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5765690" cy="2933761"/>
                          </a:xfrm>
                          <a:prstGeom prst="rect">
                            <a:avLst/>
                          </a:prstGeom>
                        </pic:spPr>
                      </pic:pic>
                    </a:graphicData>
                  </a:graphic>
                </wp:inline>
              </w:drawing>
            </w:r>
          </w:p>
        </w:tc>
      </w:tr>
      <w:tr w:rsidR="00DC35F3" w14:paraId="1BE6DADA" w14:textId="77777777" w:rsidTr="00887189">
        <w:trPr>
          <w:jc w:val="center"/>
        </w:trPr>
        <w:tc>
          <w:tcPr>
            <w:tcW w:w="9592" w:type="dxa"/>
            <w:shd w:val="clear" w:color="auto" w:fill="A9ACB0" w:themeFill="background2" w:themeFillShade="BF"/>
          </w:tcPr>
          <w:p w14:paraId="2D867FF0" w14:textId="37538D7A" w:rsidR="00DC35F3" w:rsidRPr="00DC35F3" w:rsidRDefault="00DC35F3" w:rsidP="00887189">
            <w:pPr>
              <w:rPr>
                <w:b/>
                <w:bCs/>
              </w:rPr>
            </w:pPr>
            <m:oMathPara>
              <m:oMath>
                <m:r>
                  <m:rPr>
                    <m:sty m:val="bi"/>
                  </m:rPr>
                  <w:rPr>
                    <w:rFonts w:ascii="Cambria Math" w:hAnsi="Cambria Math"/>
                  </w:rPr>
                  <m:t>β</m:t>
                </m:r>
                <m:r>
                  <w:ins w:id="8317" w:author="محمد زكريا سيد سيد ابوسبع" w:date="2023-03-30T15:04:00Z">
                    <m:rPr>
                      <m:lit/>
                      <m:sty m:val="bi"/>
                    </m:rPr>
                    <w:rPr>
                      <w:rFonts w:ascii="Cambria Math" w:hAnsi="Cambria Math"/>
                    </w:rPr>
                    <m:t>/</m:t>
                  </w:ins>
                </m:r>
                <m:sSub>
                  <m:sSubPr>
                    <m:ctrlPr>
                      <w:ins w:id="8318" w:author="محمد زكريا سيد سيد ابوسبع" w:date="2023-03-30T15:04:00Z">
                        <w:rPr>
                          <w:rFonts w:ascii="Cambria Math" w:hAnsi="Cambria Math"/>
                          <w:b/>
                          <w:bCs/>
                          <w:i/>
                        </w:rPr>
                      </w:ins>
                    </m:ctrlPr>
                  </m:sSubPr>
                  <m:e>
                    <m:r>
                      <w:ins w:id="8319" w:author="محمد زكريا سيد سيد ابوسبع" w:date="2023-03-30T15:04:00Z">
                        <m:rPr>
                          <m:sty m:val="bi"/>
                        </m:rPr>
                        <w:rPr>
                          <w:rFonts w:ascii="Cambria Math" w:hAnsi="Cambria Math"/>
                        </w:rPr>
                        <m:t>δ</m:t>
                      </w:ins>
                    </m:r>
                  </m:e>
                  <m:sub>
                    <m:r>
                      <m:rPr>
                        <m:sty m:val="bi"/>
                      </m:rPr>
                      <w:rPr>
                        <w:rFonts w:ascii="Cambria Math" w:hAnsi="Cambria Math"/>
                      </w:rPr>
                      <m:t>r</m:t>
                    </m:r>
                  </m:sub>
                </m:sSub>
              </m:oMath>
            </m:oMathPara>
          </w:p>
        </w:tc>
      </w:tr>
      <w:tr w:rsidR="00DC35F3" w14:paraId="3821561C" w14:textId="77777777" w:rsidTr="00887189">
        <w:trPr>
          <w:jc w:val="center"/>
        </w:trPr>
        <w:tc>
          <w:tcPr>
            <w:tcW w:w="9592" w:type="dxa"/>
          </w:tcPr>
          <w:p w14:paraId="0266ADAC" w14:textId="77777777" w:rsidR="00DC35F3" w:rsidRDefault="00DC35F3" w:rsidP="00887189">
            <w:r>
              <w:rPr>
                <w:noProof/>
              </w:rPr>
              <w:drawing>
                <wp:inline distT="0" distB="0" distL="0" distR="0" wp14:anchorId="17240C17" wp14:editId="40C2F88A">
                  <wp:extent cx="5534016" cy="2815878"/>
                  <wp:effectExtent l="0" t="0" r="0" b="381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5534016" cy="2815878"/>
                          </a:xfrm>
                          <a:prstGeom prst="rect">
                            <a:avLst/>
                          </a:prstGeom>
                        </pic:spPr>
                      </pic:pic>
                    </a:graphicData>
                  </a:graphic>
                </wp:inline>
              </w:drawing>
            </w:r>
          </w:p>
        </w:tc>
      </w:tr>
    </w:tbl>
    <w:p w14:paraId="71F1339B" w14:textId="77777777" w:rsidR="00DC35F3" w:rsidRDefault="00DC35F3" w:rsidP="00DC35F3">
      <w:pPr>
        <w:rPr>
          <w:b/>
          <w:bCs/>
        </w:rPr>
      </w:pPr>
      <w:r>
        <w:rPr>
          <w:b/>
          <w:bCs/>
        </w:rPr>
        <w:t>Comments:</w:t>
      </w:r>
    </w:p>
    <w:p w14:paraId="42124BEA" w14:textId="3711922C" w:rsidR="00C622D2" w:rsidRDefault="00C622D2" w:rsidP="00C622D2">
      <w:pPr>
        <w:pStyle w:val="ListParagraph"/>
        <w:numPr>
          <w:ilvl w:val="0"/>
          <w:numId w:val="62"/>
        </w:numPr>
        <w:spacing w:after="200"/>
        <w:ind w:right="0"/>
        <w:rPr>
          <w:noProof/>
        </w:rPr>
      </w:pPr>
      <w:r>
        <w:rPr>
          <w:noProof/>
        </w:rPr>
        <w:t>For delta a input , The full linear ha</w:t>
      </w:r>
      <w:r>
        <w:rPr>
          <w:noProof/>
        </w:rPr>
        <w:t>s</w:t>
      </w:r>
      <w:r>
        <w:rPr>
          <w:noProof/>
        </w:rPr>
        <w:t xml:space="preserve"> instability region when gain increases.</w:t>
      </w:r>
    </w:p>
    <w:p w14:paraId="4D55C46F" w14:textId="6EFCCD9A" w:rsidR="00DC35F3" w:rsidRDefault="00C622D2" w:rsidP="00C622D2">
      <w:pPr>
        <w:pStyle w:val="ListParagraph"/>
        <w:numPr>
          <w:ilvl w:val="0"/>
          <w:numId w:val="62"/>
        </w:numPr>
        <w:spacing w:after="200"/>
        <w:ind w:right="0"/>
        <w:jc w:val="left"/>
      </w:pPr>
      <w:r>
        <w:rPr>
          <w:noProof/>
        </w:rPr>
        <w:t>For delta r input , all models are always stable</w:t>
      </w:r>
      <w:r>
        <w:rPr>
          <w:noProof/>
        </w:rPr>
        <w:t>.</w:t>
      </w:r>
    </w:p>
    <w:p w14:paraId="14ABAE9F" w14:textId="62C43A25" w:rsidR="005020B4" w:rsidRPr="005A0C06" w:rsidRDefault="00DC35F3" w:rsidP="005A0C06">
      <w:pPr>
        <w:spacing w:after="200"/>
        <w:ind w:left="0" w:right="0"/>
        <w:jc w:val="left"/>
      </w:pPr>
      <w:r>
        <w:br w:type="page"/>
      </w:r>
    </w:p>
    <w:p w14:paraId="37194C18" w14:textId="21ECBC86" w:rsidR="005020B4" w:rsidRDefault="005020B4" w:rsidP="005020B4">
      <w:pPr>
        <w:pStyle w:val="Heading2"/>
        <w:numPr>
          <w:ilvl w:val="0"/>
          <w:numId w:val="46"/>
        </w:numPr>
        <w:rPr>
          <w:ins w:id="8320" w:author="محمد زكريا سيد سيد ابوسبع" w:date="2023-03-30T15:04:00Z"/>
        </w:rPr>
      </w:pPr>
      <w:ins w:id="8321" w:author="محمد زكريا سيد سيد ابوسبع" w:date="2023-03-30T15:04:00Z">
        <w:r>
          <w:lastRenderedPageBreak/>
          <w:t xml:space="preserve">Response of state </w:t>
        </w:r>
      </w:ins>
      <m:oMath>
        <m:r>
          <m:rPr>
            <m:sty m:val="bi"/>
          </m:rPr>
          <w:rPr>
            <w:rFonts w:ascii="Cambria Math" w:hAnsi="Cambria Math"/>
          </w:rPr>
          <m:t>p</m:t>
        </m:r>
      </m:oMath>
    </w:p>
    <w:p w14:paraId="608904F7" w14:textId="77777777" w:rsidR="005020B4" w:rsidRDefault="005020B4" w:rsidP="00D522C4">
      <w:pPr>
        <w:pStyle w:val="Heading3"/>
        <w:numPr>
          <w:ilvl w:val="0"/>
          <w:numId w:val="58"/>
        </w:numPr>
        <w:rPr>
          <w:ins w:id="8322" w:author="محمد زكريا سيد سيد ابوسبع" w:date="2023-03-30T15:08:00Z"/>
        </w:rPr>
      </w:pPr>
      <w:ins w:id="8323" w:author="محمد زكريا سيد سيد ابوسبع" w:date="2023-03-30T15:04:00Z">
        <w:r>
          <w:t>Transfer Functions</w:t>
        </w:r>
      </w:ins>
    </w:p>
    <w:p w14:paraId="0390662E" w14:textId="77777777" w:rsidR="005020B4" w:rsidRDefault="005020B4">
      <w:pPr>
        <w:rPr>
          <w:ins w:id="8324" w:author="محمد زكريا سيد سيد ابوسبع" w:date="2023-03-30T15:04:00Z"/>
        </w:rPr>
        <w:pPrChange w:id="8325" w:author="محمد زكريا سيد سيد ابوسبع" w:date="2023-03-30T15:08:00Z">
          <w:pPr>
            <w:pStyle w:val="Heading3"/>
            <w:numPr>
              <w:numId w:val="47"/>
            </w:numPr>
          </w:pPr>
        </w:pPrChange>
      </w:pPr>
    </w:p>
    <w:tbl>
      <w:tblPr>
        <w:tblStyle w:val="TableGrid"/>
        <w:tblW w:w="11338" w:type="dxa"/>
        <w:jc w:val="center"/>
        <w:tblLook w:val="04A0" w:firstRow="1" w:lastRow="0" w:firstColumn="1" w:lastColumn="0" w:noHBand="0" w:noVBand="1"/>
      </w:tblPr>
      <w:tblGrid>
        <w:gridCol w:w="572"/>
        <w:gridCol w:w="4025"/>
        <w:gridCol w:w="2133"/>
        <w:gridCol w:w="2818"/>
        <w:gridCol w:w="1790"/>
      </w:tblGrid>
      <w:tr w:rsidR="00FE4493" w:rsidRPr="00FE4493" w14:paraId="3FF0BB82" w14:textId="77777777" w:rsidTr="00500E31">
        <w:trPr>
          <w:jc w:val="center"/>
          <w:ins w:id="8326" w:author="محمد زكريا سيد سيد ابوسبع" w:date="2023-03-30T15:04:00Z"/>
        </w:trPr>
        <w:tc>
          <w:tcPr>
            <w:tcW w:w="625" w:type="dxa"/>
            <w:shd w:val="clear" w:color="auto" w:fill="A9ACB0" w:themeFill="background2" w:themeFillShade="BF"/>
            <w:vAlign w:val="center"/>
          </w:tcPr>
          <w:p w14:paraId="58219171" w14:textId="77777777" w:rsidR="00FE4493" w:rsidRPr="00FE4493" w:rsidRDefault="00FE4493" w:rsidP="00887189">
            <w:pPr>
              <w:ind w:left="0"/>
              <w:jc w:val="center"/>
              <w:rPr>
                <w:ins w:id="8327" w:author="محمد زكريا سيد سيد ابوسبع" w:date="2023-03-30T15:04:00Z"/>
                <w:sz w:val="16"/>
                <w:szCs w:val="16"/>
              </w:rPr>
            </w:pPr>
            <w:ins w:id="8328" w:author="محمد زكريا سيد سيد ابوسبع" w:date="2023-03-30T15:04:00Z">
              <w:r w:rsidRPr="00FE4493">
                <w:rPr>
                  <w:sz w:val="16"/>
                  <w:szCs w:val="16"/>
                </w:rPr>
                <w:t>TF</w:t>
              </w:r>
            </w:ins>
          </w:p>
        </w:tc>
        <w:tc>
          <w:tcPr>
            <w:tcW w:w="3975" w:type="dxa"/>
            <w:shd w:val="clear" w:color="auto" w:fill="A9ACB0" w:themeFill="background2" w:themeFillShade="BF"/>
            <w:vAlign w:val="center"/>
          </w:tcPr>
          <w:p w14:paraId="1AD573CB" w14:textId="77777777" w:rsidR="00FE4493" w:rsidRPr="00FE4493" w:rsidRDefault="00FE4493" w:rsidP="00887189">
            <w:pPr>
              <w:ind w:left="0"/>
              <w:jc w:val="center"/>
              <w:rPr>
                <w:ins w:id="8329" w:author="محمد زكريا سيد سيد ابوسبع" w:date="2023-03-30T15:04:00Z"/>
                <w:sz w:val="16"/>
                <w:szCs w:val="16"/>
              </w:rPr>
            </w:pPr>
            <w:ins w:id="8330" w:author="محمد زكريا سيد سيد ابوسبع" w:date="2023-03-30T15:04:00Z">
              <w:r w:rsidRPr="00FE4493">
                <w:rPr>
                  <w:sz w:val="16"/>
                  <w:szCs w:val="16"/>
                </w:rPr>
                <w:t>Full Linear</w:t>
              </w:r>
            </w:ins>
          </w:p>
        </w:tc>
        <w:tc>
          <w:tcPr>
            <w:tcW w:w="2246" w:type="dxa"/>
            <w:shd w:val="clear" w:color="auto" w:fill="A9ACB0" w:themeFill="background2" w:themeFillShade="BF"/>
            <w:vAlign w:val="center"/>
          </w:tcPr>
          <w:p w14:paraId="09C80120" w14:textId="77777777" w:rsidR="00FE4493" w:rsidRPr="00FE4493" w:rsidRDefault="00FE4493" w:rsidP="00887189">
            <w:pPr>
              <w:ind w:left="0"/>
              <w:jc w:val="center"/>
              <w:rPr>
                <w:ins w:id="8331" w:author="محمد زكريا سيد سيد ابوسبع" w:date="2023-03-30T15:04:00Z"/>
                <w:sz w:val="16"/>
                <w:szCs w:val="16"/>
              </w:rPr>
            </w:pPr>
            <w:r w:rsidRPr="00FE4493">
              <w:rPr>
                <w:sz w:val="16"/>
                <w:szCs w:val="16"/>
              </w:rPr>
              <w:t>Spiral</w:t>
            </w:r>
            <w:ins w:id="8332" w:author="محمد زكريا سيد سيد ابوسبع" w:date="2023-03-30T15:06:00Z">
              <w:r w:rsidRPr="00FE4493">
                <w:rPr>
                  <w:sz w:val="16"/>
                  <w:szCs w:val="16"/>
                </w:rPr>
                <w:t xml:space="preserve"> 3 DOF</w:t>
              </w:r>
            </w:ins>
            <w:ins w:id="8333" w:author="محمد زكريا سيد سيد ابوسبع" w:date="2023-03-30T15:04:00Z">
              <w:r w:rsidRPr="00FE4493">
                <w:rPr>
                  <w:sz w:val="16"/>
                  <w:szCs w:val="16"/>
                </w:rPr>
                <w:t xml:space="preserve"> Mode</w:t>
              </w:r>
            </w:ins>
          </w:p>
        </w:tc>
        <w:tc>
          <w:tcPr>
            <w:tcW w:w="2246" w:type="dxa"/>
            <w:shd w:val="clear" w:color="auto" w:fill="A9ACB0" w:themeFill="background2" w:themeFillShade="BF"/>
            <w:vAlign w:val="center"/>
          </w:tcPr>
          <w:p w14:paraId="58DFDBF3" w14:textId="77777777" w:rsidR="00FE4493" w:rsidRPr="00FE4493" w:rsidRDefault="00FE4493" w:rsidP="00887189">
            <w:pPr>
              <w:ind w:left="0"/>
              <w:jc w:val="center"/>
              <w:rPr>
                <w:sz w:val="16"/>
                <w:szCs w:val="16"/>
              </w:rPr>
            </w:pPr>
            <w:r w:rsidRPr="00FE4493">
              <w:rPr>
                <w:sz w:val="16"/>
                <w:szCs w:val="16"/>
              </w:rPr>
              <w:t>Dutch</w:t>
            </w:r>
            <w:ins w:id="8334" w:author="محمد زكريا سيد سيد ابوسبع" w:date="2023-03-30T15:06:00Z">
              <w:r w:rsidRPr="00FE4493">
                <w:rPr>
                  <w:sz w:val="16"/>
                  <w:szCs w:val="16"/>
                </w:rPr>
                <w:t xml:space="preserve"> 3 DOF</w:t>
              </w:r>
            </w:ins>
            <w:ins w:id="8335" w:author="محمد زكريا سيد سيد ابوسبع" w:date="2023-03-30T15:04:00Z">
              <w:r w:rsidRPr="00FE4493">
                <w:rPr>
                  <w:sz w:val="16"/>
                  <w:szCs w:val="16"/>
                </w:rPr>
                <w:t xml:space="preserve"> Mode</w:t>
              </w:r>
            </w:ins>
          </w:p>
        </w:tc>
        <w:tc>
          <w:tcPr>
            <w:tcW w:w="2246" w:type="dxa"/>
            <w:shd w:val="clear" w:color="auto" w:fill="A9ACB0" w:themeFill="background2" w:themeFillShade="BF"/>
            <w:vAlign w:val="center"/>
          </w:tcPr>
          <w:p w14:paraId="1F05E361" w14:textId="4A177569" w:rsidR="00FE4493" w:rsidRPr="00FE4493" w:rsidRDefault="00FE4493" w:rsidP="00887189">
            <w:pPr>
              <w:ind w:left="0"/>
              <w:jc w:val="center"/>
              <w:rPr>
                <w:ins w:id="8336" w:author="محمد زكريا سيد سيد ابوسبع" w:date="2023-03-30T15:06:00Z"/>
                <w:sz w:val="16"/>
                <w:szCs w:val="16"/>
              </w:rPr>
            </w:pPr>
            <w:r>
              <w:rPr>
                <w:sz w:val="16"/>
                <w:szCs w:val="16"/>
              </w:rPr>
              <w:t>Roll 1</w:t>
            </w:r>
            <w:ins w:id="8337" w:author="محمد زكريا سيد سيد ابوسبع" w:date="2023-03-30T15:06:00Z">
              <w:r w:rsidRPr="00FE4493">
                <w:rPr>
                  <w:sz w:val="16"/>
                  <w:szCs w:val="16"/>
                </w:rPr>
                <w:t xml:space="preserve"> DOF Mode</w:t>
              </w:r>
            </w:ins>
          </w:p>
        </w:tc>
      </w:tr>
      <w:tr w:rsidR="00FE4493" w:rsidRPr="00FE4493" w14:paraId="0377DE8A" w14:textId="77777777" w:rsidTr="00500E31">
        <w:trPr>
          <w:jc w:val="center"/>
          <w:ins w:id="8338" w:author="محمد زكريا سيد سيد ابوسبع" w:date="2023-03-30T15:04:00Z"/>
        </w:trPr>
        <w:tc>
          <w:tcPr>
            <w:tcW w:w="625" w:type="dxa"/>
            <w:shd w:val="clear" w:color="auto" w:fill="A9ACB0" w:themeFill="background2" w:themeFillShade="BF"/>
            <w:vAlign w:val="center"/>
          </w:tcPr>
          <w:p w14:paraId="115637B5" w14:textId="52A6A93C" w:rsidR="00FE4493" w:rsidRPr="00FE4493" w:rsidRDefault="00FE4493" w:rsidP="00887189">
            <w:pPr>
              <w:ind w:left="0"/>
              <w:rPr>
                <w:ins w:id="8339" w:author="محمد زكريا سيد سيد ابوسبع" w:date="2023-03-30T15:04:00Z"/>
                <w:sz w:val="16"/>
                <w:szCs w:val="16"/>
              </w:rPr>
            </w:pPr>
            <m:oMathPara>
              <m:oMath>
                <m:r>
                  <w:rPr>
                    <w:rFonts w:ascii="Cambria Math" w:hAnsi="Cambria Math"/>
                    <w:sz w:val="16"/>
                    <w:szCs w:val="16"/>
                  </w:rPr>
                  <m:t>p</m:t>
                </m:r>
                <m:r>
                  <w:ins w:id="8340" w:author="محمد زكريا سيد سيد ابوسبع" w:date="2023-03-30T15:04:00Z">
                    <m:rPr>
                      <m:lit/>
                    </m:rPr>
                    <w:rPr>
                      <w:rFonts w:ascii="Cambria Math" w:hAnsi="Cambria Math"/>
                      <w:sz w:val="16"/>
                      <w:szCs w:val="16"/>
                    </w:rPr>
                    <m:t>/</m:t>
                  </w:ins>
                </m:r>
                <m:sSub>
                  <m:sSubPr>
                    <m:ctrlPr>
                      <w:ins w:id="8341" w:author="محمد زكريا سيد سيد ابوسبع" w:date="2023-03-30T15:04:00Z">
                        <w:rPr>
                          <w:rFonts w:ascii="Cambria Math" w:hAnsi="Cambria Math"/>
                          <w:i/>
                          <w:sz w:val="16"/>
                          <w:szCs w:val="16"/>
                        </w:rPr>
                      </w:ins>
                    </m:ctrlPr>
                  </m:sSubPr>
                  <m:e>
                    <m:r>
                      <w:ins w:id="8342" w:author="محمد زكريا سيد سيد ابوسبع" w:date="2023-03-30T15:04:00Z">
                        <w:rPr>
                          <w:rFonts w:ascii="Cambria Math" w:hAnsi="Cambria Math"/>
                          <w:sz w:val="16"/>
                          <w:szCs w:val="16"/>
                        </w:rPr>
                        <m:t>δ</m:t>
                      </w:ins>
                    </m:r>
                  </m:e>
                  <m:sub>
                    <m:r>
                      <w:ins w:id="8343" w:author="محمد زكريا سيد سيد ابوسبع" w:date="2023-03-30T15:05:00Z">
                        <w:rPr>
                          <w:rFonts w:ascii="Cambria Math" w:hAnsi="Cambria Math"/>
                          <w:sz w:val="16"/>
                          <w:szCs w:val="16"/>
                        </w:rPr>
                        <m:t>a</m:t>
                      </w:ins>
                    </m:r>
                  </m:sub>
                </m:sSub>
              </m:oMath>
            </m:oMathPara>
          </w:p>
        </w:tc>
        <w:tc>
          <w:tcPr>
            <w:tcW w:w="3975" w:type="dxa"/>
            <w:vAlign w:val="center"/>
          </w:tcPr>
          <w:p w14:paraId="33A3C730" w14:textId="7BF612FB" w:rsidR="00FE4493" w:rsidRPr="00FE4493" w:rsidRDefault="00000000" w:rsidP="00887189">
            <w:pPr>
              <w:pStyle w:val="ListParagraph"/>
              <w:ind w:left="2880"/>
              <w:rPr>
                <w:ins w:id="8344" w:author="محمد زكريا سيد سيد ابوسبع" w:date="2023-03-30T15:04:00Z"/>
                <w:sz w:val="16"/>
                <w:szCs w:val="16"/>
              </w:rPr>
            </w:pPr>
            <m:oMathPara>
              <m:oMath>
                <m:f>
                  <m:fPr>
                    <m:ctrlPr>
                      <w:ins w:id="8345" w:author="محمد زكريا سيد سيد ابوسبع" w:date="2023-03-30T15:04:00Z">
                        <w:rPr>
                          <w:rFonts w:ascii="Cambria Math" w:hAnsi="Cambria Math"/>
                          <w:i/>
                          <w:sz w:val="16"/>
                          <w:szCs w:val="16"/>
                        </w:rPr>
                      </w:ins>
                    </m:ctrlPr>
                  </m:fPr>
                  <m:num>
                    <m:r>
                      <m:rPr>
                        <m:sty m:val="p"/>
                      </m:rPr>
                      <w:rPr>
                        <w:rFonts w:ascii="Cambria Math" w:eastAsia="Times New Roman" w:hAnsi="Cambria Math"/>
                        <w:color w:val="404040"/>
                        <w:sz w:val="18"/>
                        <w:szCs w:val="18"/>
                      </w:rPr>
                      <m:t>3.14 s^3 + 1.355 s^2 + 10.07 s - 0.05</m:t>
                    </m:r>
                  </m:num>
                  <m:den>
                    <m:r>
                      <m:rPr>
                        <m:sty m:val="p"/>
                      </m:rPr>
                      <w:rPr>
                        <w:rFonts w:ascii="Cambria Math" w:eastAsia="Times New Roman" w:hAnsi="Cambria Math"/>
                        <w:color w:val="404040"/>
                        <w:sz w:val="18"/>
                        <w:szCs w:val="18"/>
                      </w:rPr>
                      <m:t>s^4 + 1.736 s^3 + 4.302 s^2 + 5.622 s + 0.03</m:t>
                    </m:r>
                  </m:den>
                </m:f>
              </m:oMath>
            </m:oMathPara>
          </w:p>
          <w:p w14:paraId="2D1D4B43" w14:textId="77777777" w:rsidR="00FE4493" w:rsidRPr="00FE4493" w:rsidRDefault="00FE4493" w:rsidP="00887189">
            <w:pPr>
              <w:ind w:left="0"/>
              <w:rPr>
                <w:ins w:id="8346" w:author="محمد زكريا سيد سيد ابوسبع" w:date="2023-03-30T15:04:00Z"/>
                <w:sz w:val="16"/>
                <w:szCs w:val="16"/>
              </w:rPr>
            </w:pPr>
          </w:p>
        </w:tc>
        <w:tc>
          <w:tcPr>
            <w:tcW w:w="2246" w:type="dxa"/>
            <w:vAlign w:val="center"/>
          </w:tcPr>
          <w:p w14:paraId="57DD2679" w14:textId="13D6CBE5" w:rsidR="00FE4493" w:rsidRPr="00FE4493" w:rsidRDefault="00000000" w:rsidP="00887189">
            <w:pPr>
              <w:pStyle w:val="ListParagraph"/>
              <w:ind w:left="2880"/>
              <w:rPr>
                <w:ins w:id="8347" w:author="محمد زكريا سيد سيد ابوسبع" w:date="2023-03-30T15:04:00Z"/>
                <w:sz w:val="16"/>
                <w:szCs w:val="16"/>
              </w:rPr>
            </w:pPr>
            <m:oMathPara>
              <m:oMath>
                <m:f>
                  <m:fPr>
                    <m:ctrlPr>
                      <w:ins w:id="8348" w:author="محمد زكريا سيد سيد ابوسبع" w:date="2023-03-30T15:04:00Z">
                        <w:rPr>
                          <w:rFonts w:ascii="Cambria Math" w:hAnsi="Cambria Math"/>
                          <w:i/>
                          <w:sz w:val="16"/>
                          <w:szCs w:val="16"/>
                        </w:rPr>
                      </w:ins>
                    </m:ctrlPr>
                  </m:fPr>
                  <m:num>
                    <m:r>
                      <m:rPr>
                        <m:sty m:val="p"/>
                      </m:rPr>
                      <w:rPr>
                        <w:rFonts w:ascii="Cambria Math" w:hAnsi="Cambria Math"/>
                        <w:sz w:val="16"/>
                        <w:szCs w:val="16"/>
                      </w:rPr>
                      <m:t>3.14 s + 0.8057</m:t>
                    </m:r>
                  </m:num>
                  <m:den>
                    <m:r>
                      <w:rPr>
                        <w:rFonts w:ascii="Cambria Math" w:hAnsi="Cambria Math"/>
                        <w:sz w:val="16"/>
                        <w:szCs w:val="16"/>
                      </w:rPr>
                      <m:t>s^2 + 1.561 s + 0.369</m:t>
                    </m:r>
                  </m:den>
                </m:f>
              </m:oMath>
            </m:oMathPara>
          </w:p>
          <w:p w14:paraId="5A19E7B1" w14:textId="77777777" w:rsidR="00FE4493" w:rsidRPr="00FE4493" w:rsidRDefault="00FE4493" w:rsidP="00887189">
            <w:pPr>
              <w:ind w:left="0"/>
              <w:rPr>
                <w:ins w:id="8349" w:author="محمد زكريا سيد سيد ابوسبع" w:date="2023-03-30T15:04:00Z"/>
                <w:sz w:val="16"/>
                <w:szCs w:val="16"/>
              </w:rPr>
            </w:pPr>
          </w:p>
        </w:tc>
        <w:tc>
          <w:tcPr>
            <w:tcW w:w="2246" w:type="dxa"/>
            <w:vAlign w:val="center"/>
          </w:tcPr>
          <w:p w14:paraId="2EDA552E" w14:textId="3F37332D" w:rsidR="00FE4493" w:rsidRPr="00FE4493" w:rsidRDefault="00000000" w:rsidP="00887189">
            <w:pPr>
              <w:pStyle w:val="ListParagraph"/>
              <w:ind w:left="2880"/>
              <w:rPr>
                <w:ins w:id="8350" w:author="محمد زكريا سيد سيد ابوسبع" w:date="2023-03-30T15:04:00Z"/>
                <w:sz w:val="16"/>
                <w:szCs w:val="16"/>
              </w:rPr>
            </w:pPr>
            <m:oMathPara>
              <m:oMath>
                <m:f>
                  <m:fPr>
                    <m:ctrlPr>
                      <w:ins w:id="8351" w:author="محمد زكريا سيد سيد ابوسبع" w:date="2023-03-30T15:04:00Z">
                        <w:rPr>
                          <w:rFonts w:ascii="Cambria Math" w:hAnsi="Cambria Math"/>
                          <w:i/>
                          <w:sz w:val="16"/>
                          <w:szCs w:val="16"/>
                        </w:rPr>
                      </w:ins>
                    </m:ctrlPr>
                  </m:fPr>
                  <m:num>
                    <m:r>
                      <m:rPr>
                        <m:sty m:val="p"/>
                      </m:rPr>
                      <w:rPr>
                        <w:rFonts w:ascii="Cambria Math" w:hAnsi="Cambria Math"/>
                        <w:sz w:val="16"/>
                        <w:szCs w:val="16"/>
                      </w:rPr>
                      <m:t>3.14 s^2 + 1.369 s + 10.08</m:t>
                    </m:r>
                  </m:num>
                  <m:den>
                    <m:r>
                      <w:rPr>
                        <w:rFonts w:ascii="Cambria Math" w:hAnsi="Cambria Math"/>
                        <w:sz w:val="16"/>
                        <w:szCs w:val="16"/>
                      </w:rPr>
                      <m:t>s^3 + 1.736 s^2 + 4.272 s + 4.435</m:t>
                    </m:r>
                  </m:den>
                </m:f>
              </m:oMath>
            </m:oMathPara>
          </w:p>
          <w:p w14:paraId="0902A46D" w14:textId="77777777" w:rsidR="00FE4493" w:rsidRPr="00FE4493" w:rsidRDefault="00FE4493" w:rsidP="00887189">
            <w:pPr>
              <w:pStyle w:val="ListParagraph"/>
              <w:ind w:left="2880"/>
              <w:rPr>
                <w:rFonts w:ascii="Times New Roman" w:hAnsi="Times New Roman" w:cs="Times New Roman"/>
                <w:sz w:val="16"/>
                <w:szCs w:val="16"/>
              </w:rPr>
            </w:pPr>
          </w:p>
        </w:tc>
        <w:tc>
          <w:tcPr>
            <w:tcW w:w="2246" w:type="dxa"/>
            <w:vAlign w:val="center"/>
          </w:tcPr>
          <w:p w14:paraId="456A8D7D" w14:textId="66302939" w:rsidR="00FE4493" w:rsidRPr="00FE4493" w:rsidRDefault="00000000" w:rsidP="00887189">
            <w:pPr>
              <w:pStyle w:val="ListParagraph"/>
              <w:ind w:left="2880"/>
              <w:rPr>
                <w:ins w:id="8352" w:author="محمد زكريا سيد سيد ابوسبع" w:date="2023-03-30T15:06:00Z"/>
                <w:sz w:val="16"/>
                <w:szCs w:val="16"/>
              </w:rPr>
            </w:pPr>
            <m:oMathPara>
              <m:oMath>
                <m:f>
                  <m:fPr>
                    <m:ctrlPr>
                      <w:ins w:id="8353" w:author="محمد زكريا سيد سيد ابوسبع" w:date="2023-03-30T15:06:00Z">
                        <w:rPr>
                          <w:rFonts w:ascii="Cambria Math" w:hAnsi="Cambria Math"/>
                          <w:i/>
                          <w:sz w:val="16"/>
                          <w:szCs w:val="16"/>
                        </w:rPr>
                      </w:ins>
                    </m:ctrlPr>
                  </m:fPr>
                  <m:num>
                    <m:r>
                      <m:rPr>
                        <m:sty m:val="p"/>
                      </m:rPr>
                      <w:rPr>
                        <w:rFonts w:ascii="Cambria Math" w:hAnsi="Cambria Math"/>
                        <w:sz w:val="16"/>
                        <w:szCs w:val="16"/>
                      </w:rPr>
                      <m:t>3.14</m:t>
                    </m:r>
                  </m:num>
                  <m:den>
                    <m:r>
                      <w:rPr>
                        <w:rFonts w:ascii="Cambria Math" w:hAnsi="Cambria Math"/>
                        <w:sz w:val="16"/>
                        <w:szCs w:val="16"/>
                      </w:rPr>
                      <m:t>s + 1.3</m:t>
                    </m:r>
                  </m:den>
                </m:f>
              </m:oMath>
            </m:oMathPara>
          </w:p>
          <w:p w14:paraId="23C2CE7A" w14:textId="77777777" w:rsidR="00FE4493" w:rsidRPr="00FE4493" w:rsidRDefault="00FE4493" w:rsidP="00887189">
            <w:pPr>
              <w:pStyle w:val="ListParagraph"/>
              <w:ind w:left="2880"/>
              <w:rPr>
                <w:ins w:id="8354" w:author="محمد زكريا سيد سيد ابوسبع" w:date="2023-03-30T15:06:00Z"/>
                <w:rFonts w:ascii="Times New Roman" w:hAnsi="Times New Roman" w:cs="Times New Roman"/>
                <w:sz w:val="16"/>
                <w:szCs w:val="16"/>
              </w:rPr>
            </w:pPr>
          </w:p>
        </w:tc>
      </w:tr>
      <w:tr w:rsidR="00FE4493" w:rsidRPr="00FE4493" w14:paraId="7226168D" w14:textId="77777777" w:rsidTr="00500E31">
        <w:trPr>
          <w:jc w:val="center"/>
          <w:ins w:id="8355" w:author="محمد زكريا سيد سيد ابوسبع" w:date="2023-03-30T15:04:00Z"/>
        </w:trPr>
        <w:tc>
          <w:tcPr>
            <w:tcW w:w="625" w:type="dxa"/>
            <w:shd w:val="clear" w:color="auto" w:fill="A9ACB0" w:themeFill="background2" w:themeFillShade="BF"/>
            <w:vAlign w:val="center"/>
          </w:tcPr>
          <w:p w14:paraId="28A0FACC" w14:textId="64990989" w:rsidR="00FE4493" w:rsidRPr="00FE4493" w:rsidRDefault="00FE4493" w:rsidP="00887189">
            <w:pPr>
              <w:ind w:left="0"/>
              <w:rPr>
                <w:ins w:id="8356" w:author="محمد زكريا سيد سيد ابوسبع" w:date="2023-03-30T15:04:00Z"/>
                <w:sz w:val="16"/>
                <w:szCs w:val="16"/>
              </w:rPr>
            </w:pPr>
            <m:oMathPara>
              <m:oMath>
                <m:r>
                  <w:rPr>
                    <w:rFonts w:ascii="Cambria Math" w:hAnsi="Cambria Math"/>
                    <w:sz w:val="16"/>
                    <w:szCs w:val="16"/>
                  </w:rPr>
                  <m:t>p</m:t>
                </m:r>
                <m:r>
                  <w:ins w:id="8357" w:author="محمد زكريا سيد سيد ابوسبع" w:date="2023-03-30T15:04:00Z">
                    <m:rPr>
                      <m:lit/>
                    </m:rPr>
                    <w:rPr>
                      <w:rFonts w:ascii="Cambria Math" w:hAnsi="Cambria Math"/>
                      <w:sz w:val="16"/>
                      <w:szCs w:val="16"/>
                    </w:rPr>
                    <m:t>/</m:t>
                  </w:ins>
                </m:r>
                <m:sSub>
                  <m:sSubPr>
                    <m:ctrlPr>
                      <w:ins w:id="8358" w:author="محمد زكريا سيد سيد ابوسبع" w:date="2023-03-30T15:04:00Z">
                        <w:rPr>
                          <w:rFonts w:ascii="Cambria Math" w:hAnsi="Cambria Math"/>
                          <w:i/>
                          <w:sz w:val="16"/>
                          <w:szCs w:val="16"/>
                        </w:rPr>
                      </w:ins>
                    </m:ctrlPr>
                  </m:sSubPr>
                  <m:e>
                    <m:r>
                      <w:ins w:id="8359" w:author="محمد زكريا سيد سيد ابوسبع" w:date="2023-03-30T15:04:00Z">
                        <w:rPr>
                          <w:rFonts w:ascii="Cambria Math" w:hAnsi="Cambria Math"/>
                          <w:sz w:val="16"/>
                          <w:szCs w:val="16"/>
                        </w:rPr>
                        <m:t>δ</m:t>
                      </w:ins>
                    </m:r>
                  </m:e>
                  <m:sub>
                    <m:r>
                      <w:ins w:id="8360" w:author="محمد زكريا سيد سيد ابوسبع" w:date="2023-03-30T15:05:00Z">
                        <w:rPr>
                          <w:rFonts w:ascii="Cambria Math" w:hAnsi="Cambria Math"/>
                          <w:sz w:val="16"/>
                          <w:szCs w:val="16"/>
                        </w:rPr>
                        <m:t>r</m:t>
                      </w:ins>
                    </m:r>
                  </m:sub>
                </m:sSub>
              </m:oMath>
            </m:oMathPara>
          </w:p>
        </w:tc>
        <w:tc>
          <w:tcPr>
            <w:tcW w:w="3975" w:type="dxa"/>
            <w:vAlign w:val="center"/>
          </w:tcPr>
          <w:p w14:paraId="42C23375" w14:textId="484685A3" w:rsidR="00FE4493" w:rsidRPr="00FE4493" w:rsidRDefault="00000000" w:rsidP="00887189">
            <w:pPr>
              <w:pStyle w:val="ListParagraph"/>
              <w:ind w:left="2880"/>
              <w:rPr>
                <w:ins w:id="8361" w:author="محمد زكريا سيد سيد ابوسبع" w:date="2023-03-30T15:04:00Z"/>
                <w:sz w:val="16"/>
                <w:szCs w:val="16"/>
              </w:rPr>
            </w:pPr>
            <m:oMathPara>
              <m:oMath>
                <m:f>
                  <m:fPr>
                    <m:ctrlPr>
                      <w:ins w:id="8362" w:author="محمد زكريا سيد سيد ابوسبع" w:date="2023-03-30T15:04:00Z">
                        <w:rPr>
                          <w:rFonts w:ascii="Cambria Math" w:hAnsi="Cambria Math"/>
                          <w:i/>
                          <w:sz w:val="16"/>
                          <w:szCs w:val="16"/>
                        </w:rPr>
                      </w:ins>
                    </m:ctrlPr>
                  </m:fPr>
                  <m:num>
                    <m:r>
                      <m:rPr>
                        <m:sty m:val="p"/>
                      </m:rPr>
                      <w:rPr>
                        <w:rFonts w:ascii="Cambria Math" w:eastAsia="Times New Roman" w:hAnsi="Cambria Math"/>
                        <w:color w:val="404040"/>
                        <w:sz w:val="18"/>
                        <w:szCs w:val="18"/>
                      </w:rPr>
                      <m:t>1.61 s^3 + 0.1509 s^2 - 4.232 s + 0.02122</m:t>
                    </m:r>
                  </m:num>
                  <m:den>
                    <m:r>
                      <m:rPr>
                        <m:sty m:val="p"/>
                      </m:rPr>
                      <w:rPr>
                        <w:rFonts w:ascii="Cambria Math" w:eastAsia="Times New Roman" w:hAnsi="Cambria Math"/>
                        <w:color w:val="404040"/>
                        <w:sz w:val="18"/>
                        <w:szCs w:val="18"/>
                      </w:rPr>
                      <m:t>s^4 + 1.736 s^3 + 4.302 s^2 + 5.622 s + 0.03</m:t>
                    </m:r>
                  </m:den>
                </m:f>
              </m:oMath>
            </m:oMathPara>
          </w:p>
          <w:p w14:paraId="2F3CF70E" w14:textId="77777777" w:rsidR="00FE4493" w:rsidRPr="00FE4493" w:rsidRDefault="00FE4493" w:rsidP="00887189">
            <w:pPr>
              <w:ind w:left="0"/>
              <w:rPr>
                <w:ins w:id="8363" w:author="محمد زكريا سيد سيد ابوسبع" w:date="2023-03-30T15:04:00Z"/>
                <w:sz w:val="16"/>
                <w:szCs w:val="16"/>
              </w:rPr>
            </w:pPr>
          </w:p>
        </w:tc>
        <w:tc>
          <w:tcPr>
            <w:tcW w:w="2246" w:type="dxa"/>
            <w:vAlign w:val="center"/>
          </w:tcPr>
          <w:p w14:paraId="50DEAEF9" w14:textId="1DB143BD" w:rsidR="00FE4493" w:rsidRPr="00FE4493" w:rsidRDefault="00000000" w:rsidP="00887189">
            <w:pPr>
              <w:pStyle w:val="ListParagraph"/>
              <w:ind w:left="2880"/>
              <w:rPr>
                <w:ins w:id="8364" w:author="محمد زكريا سيد سيد ابوسبع" w:date="2023-03-30T15:04:00Z"/>
                <w:sz w:val="16"/>
                <w:szCs w:val="16"/>
              </w:rPr>
            </w:pPr>
            <m:oMathPara>
              <m:oMath>
                <m:f>
                  <m:fPr>
                    <m:ctrlPr>
                      <w:ins w:id="8365" w:author="محمد زكريا سيد سيد ابوسبع" w:date="2023-03-30T15:04:00Z">
                        <w:rPr>
                          <w:rFonts w:ascii="Cambria Math" w:hAnsi="Cambria Math"/>
                          <w:i/>
                          <w:sz w:val="16"/>
                          <w:szCs w:val="16"/>
                        </w:rPr>
                      </w:ins>
                    </m:ctrlPr>
                  </m:fPr>
                  <m:num>
                    <m:r>
                      <m:rPr>
                        <m:sty m:val="p"/>
                      </m:rPr>
                      <w:rPr>
                        <w:rFonts w:ascii="Cambria Math" w:hAnsi="Cambria Math"/>
                        <w:sz w:val="16"/>
                        <w:szCs w:val="16"/>
                      </w:rPr>
                      <m:t>1.61 s + 0.0926</m:t>
                    </m:r>
                  </m:num>
                  <m:den>
                    <m:r>
                      <w:rPr>
                        <w:rFonts w:ascii="Cambria Math" w:hAnsi="Cambria Math"/>
                        <w:sz w:val="16"/>
                        <w:szCs w:val="16"/>
                      </w:rPr>
                      <m:t>s^2 + 1.561 s + 0.369</m:t>
                    </m:r>
                  </m:den>
                </m:f>
              </m:oMath>
            </m:oMathPara>
          </w:p>
          <w:p w14:paraId="09EB6CF6" w14:textId="77777777" w:rsidR="00FE4493" w:rsidRPr="00FE4493" w:rsidRDefault="00FE4493" w:rsidP="00887189">
            <w:pPr>
              <w:ind w:left="0"/>
              <w:rPr>
                <w:ins w:id="8366" w:author="محمد زكريا سيد سيد ابوسبع" w:date="2023-03-30T15:04:00Z"/>
                <w:sz w:val="16"/>
                <w:szCs w:val="16"/>
              </w:rPr>
            </w:pPr>
          </w:p>
        </w:tc>
        <w:tc>
          <w:tcPr>
            <w:tcW w:w="2246" w:type="dxa"/>
            <w:vAlign w:val="center"/>
          </w:tcPr>
          <w:p w14:paraId="27BFDF6D" w14:textId="35F12E82" w:rsidR="00FE4493" w:rsidRPr="00FE4493" w:rsidRDefault="00000000" w:rsidP="00887189">
            <w:pPr>
              <w:pStyle w:val="ListParagraph"/>
              <w:ind w:left="2880"/>
              <w:rPr>
                <w:ins w:id="8367" w:author="محمد زكريا سيد سيد ابوسبع" w:date="2023-03-30T15:04:00Z"/>
                <w:sz w:val="16"/>
                <w:szCs w:val="16"/>
              </w:rPr>
            </w:pPr>
            <m:oMathPara>
              <m:oMath>
                <m:f>
                  <m:fPr>
                    <m:ctrlPr>
                      <w:ins w:id="8368" w:author="محمد زكريا سيد سيد ابوسبع" w:date="2023-03-30T15:04:00Z">
                        <w:rPr>
                          <w:rFonts w:ascii="Cambria Math" w:hAnsi="Cambria Math"/>
                          <w:i/>
                          <w:sz w:val="16"/>
                          <w:szCs w:val="16"/>
                        </w:rPr>
                      </w:ins>
                    </m:ctrlPr>
                  </m:fPr>
                  <m:num>
                    <m:r>
                      <m:rPr>
                        <m:sty m:val="p"/>
                      </m:rPr>
                      <w:rPr>
                        <w:rFonts w:ascii="Cambria Math" w:hAnsi="Cambria Math"/>
                        <w:sz w:val="16"/>
                        <w:szCs w:val="16"/>
                      </w:rPr>
                      <m:t>1.61 s^2 + 0.4785 s - 4.2</m:t>
                    </m:r>
                  </m:num>
                  <m:den>
                    <m:r>
                      <w:rPr>
                        <w:rFonts w:ascii="Cambria Math" w:hAnsi="Cambria Math"/>
                        <w:sz w:val="16"/>
                        <w:szCs w:val="16"/>
                      </w:rPr>
                      <m:t>s^3 + 1.736 s^2 + 4.272 s + 4.435</m:t>
                    </m:r>
                  </m:den>
                </m:f>
              </m:oMath>
            </m:oMathPara>
          </w:p>
          <w:p w14:paraId="06EB2C12" w14:textId="77777777" w:rsidR="00FE4493" w:rsidRPr="00FE4493" w:rsidRDefault="00FE4493" w:rsidP="00887189">
            <w:pPr>
              <w:pStyle w:val="ListParagraph"/>
              <w:ind w:left="2880"/>
              <w:rPr>
                <w:rFonts w:ascii="Times New Roman" w:hAnsi="Times New Roman" w:cs="Times New Roman"/>
                <w:sz w:val="16"/>
                <w:szCs w:val="16"/>
              </w:rPr>
            </w:pPr>
          </w:p>
        </w:tc>
        <w:tc>
          <w:tcPr>
            <w:tcW w:w="2246" w:type="dxa"/>
            <w:vAlign w:val="center"/>
          </w:tcPr>
          <w:p w14:paraId="07066F5B" w14:textId="207AA41F" w:rsidR="00FE4493" w:rsidRPr="00FE4493" w:rsidRDefault="00500E31" w:rsidP="00887189">
            <w:pPr>
              <w:pStyle w:val="ListParagraph"/>
              <w:ind w:left="2880"/>
              <w:rPr>
                <w:ins w:id="8369" w:author="محمد زكريا سيد سيد ابوسبع" w:date="2023-03-30T15:06:00Z"/>
                <w:sz w:val="16"/>
                <w:szCs w:val="16"/>
              </w:rPr>
            </w:pPr>
            <m:oMathPara>
              <m:oMath>
                <m:r>
                  <w:rPr>
                    <w:rFonts w:ascii="Cambria Math" w:hAnsi="Cambria Math"/>
                    <w:sz w:val="16"/>
                    <w:szCs w:val="16"/>
                  </w:rPr>
                  <m:t>---</m:t>
                </m:r>
              </m:oMath>
            </m:oMathPara>
          </w:p>
          <w:p w14:paraId="1CEAAE1C" w14:textId="77777777" w:rsidR="00FE4493" w:rsidRPr="00FE4493" w:rsidRDefault="00FE4493" w:rsidP="00887189">
            <w:pPr>
              <w:pStyle w:val="ListParagraph"/>
              <w:ind w:left="2880"/>
              <w:rPr>
                <w:ins w:id="8370" w:author="محمد زكريا سيد سيد ابوسبع" w:date="2023-03-30T15:06:00Z"/>
                <w:rFonts w:ascii="Times New Roman" w:hAnsi="Times New Roman" w:cs="Times New Roman"/>
                <w:sz w:val="16"/>
                <w:szCs w:val="16"/>
              </w:rPr>
            </w:pPr>
          </w:p>
        </w:tc>
      </w:tr>
    </w:tbl>
    <w:p w14:paraId="6CB5191F" w14:textId="77777777" w:rsidR="005020B4" w:rsidRPr="00FD5AB1" w:rsidRDefault="005020B4" w:rsidP="00D522C4">
      <w:pPr>
        <w:pStyle w:val="Heading3"/>
        <w:rPr>
          <w:ins w:id="8371" w:author="محمد زكريا سيد سيد ابوسبع" w:date="2023-03-30T15:04:00Z"/>
        </w:rPr>
      </w:pPr>
      <w:ins w:id="8372" w:author="محمد زكريا سيد سيد ابوسبع" w:date="2023-03-30T15:04:00Z">
        <w:r>
          <w:t xml:space="preserve">Various </w:t>
        </w:r>
      </w:ins>
      <m:oMath>
        <m:sSub>
          <m:sSubPr>
            <m:ctrlPr>
              <w:ins w:id="8373" w:author="محمد زكريا سيد سيد ابوسبع" w:date="2023-03-30T15:04:00Z">
                <w:rPr>
                  <w:rFonts w:ascii="Cambria Math" w:hAnsi="Cambria Math"/>
                </w:rPr>
              </w:ins>
            </m:ctrlPr>
          </m:sSubPr>
          <m:e>
            <m:r>
              <w:ins w:id="8374" w:author="محمد زكريا سيد سيد ابوسبع" w:date="2023-03-30T15:04:00Z">
                <m:rPr>
                  <m:sty m:val="bi"/>
                </m:rPr>
                <w:rPr>
                  <w:rFonts w:ascii="Cambria Math" w:hAnsi="Cambria Math"/>
                </w:rPr>
                <m:t>δ</m:t>
              </w:ins>
            </m:r>
          </m:e>
          <m:sub>
            <m:r>
              <w:ins w:id="8375" w:author="محمد زكريا سيد سيد ابوسبع" w:date="2023-03-30T15:04:00Z">
                <m:rPr>
                  <m:sty m:val="bi"/>
                </m:rPr>
                <w:rPr>
                  <w:rFonts w:ascii="Cambria Math" w:hAnsi="Cambria Math"/>
                </w:rPr>
                <m:t>a</m:t>
              </w:ins>
            </m:r>
          </m:sub>
        </m:sSub>
      </m:oMath>
    </w:p>
    <w:tbl>
      <w:tblPr>
        <w:tblStyle w:val="TableGrid"/>
        <w:tblW w:w="0" w:type="auto"/>
        <w:jc w:val="center"/>
        <w:tblLook w:val="04A0" w:firstRow="1" w:lastRow="0" w:firstColumn="1" w:lastColumn="0" w:noHBand="0" w:noVBand="1"/>
      </w:tblPr>
      <w:tblGrid>
        <w:gridCol w:w="9592"/>
      </w:tblGrid>
      <w:tr w:rsidR="005020B4" w14:paraId="4307606D" w14:textId="77777777" w:rsidTr="00887189">
        <w:trPr>
          <w:jc w:val="center"/>
          <w:ins w:id="8376" w:author="محمد زكريا سيد سيد ابوسبع" w:date="2023-03-30T15:04:00Z"/>
        </w:trPr>
        <w:tc>
          <w:tcPr>
            <w:tcW w:w="9592" w:type="dxa"/>
            <w:shd w:val="clear" w:color="auto" w:fill="A9ACB0" w:themeFill="background2" w:themeFillShade="BF"/>
          </w:tcPr>
          <w:p w14:paraId="7A91B631" w14:textId="77777777" w:rsidR="005020B4" w:rsidRDefault="00000000" w:rsidP="00887189">
            <w:pPr>
              <w:rPr>
                <w:ins w:id="8377" w:author="محمد زكريا سيد سيد ابوسبع" w:date="2023-03-30T15:04:00Z"/>
              </w:rPr>
            </w:pPr>
            <m:oMathPara>
              <m:oMath>
                <m:sSub>
                  <m:sSubPr>
                    <m:ctrlPr>
                      <w:ins w:id="8378" w:author="محمد زكريا سيد سيد ابوسبع" w:date="2023-03-30T15:04:00Z">
                        <w:rPr>
                          <w:rFonts w:ascii="Cambria Math" w:hAnsi="Cambria Math"/>
                          <w:b/>
                          <w:bCs/>
                        </w:rPr>
                      </w:ins>
                    </m:ctrlPr>
                  </m:sSubPr>
                  <m:e>
                    <m:r>
                      <w:ins w:id="8379" w:author="محمد زكريا سيد سيد ابوسبع" w:date="2023-03-30T15:04:00Z">
                        <m:rPr>
                          <m:sty m:val="b"/>
                        </m:rPr>
                        <w:rPr>
                          <w:rFonts w:ascii="Cambria Math" w:hAnsi="Cambria Math"/>
                        </w:rPr>
                        <m:t>δ</m:t>
                      </w:ins>
                    </m:r>
                  </m:e>
                  <m:sub>
                    <m:r>
                      <w:ins w:id="8380" w:author="محمد زكريا سيد سيد ابوسبع" w:date="2023-03-30T15:04:00Z">
                        <m:rPr>
                          <m:sty m:val="b"/>
                        </m:rPr>
                        <w:rPr>
                          <w:rFonts w:ascii="Cambria Math" w:hAnsi="Cambria Math"/>
                        </w:rPr>
                        <m:t>a</m:t>
                      </w:ins>
                    </m:r>
                  </m:sub>
                </m:sSub>
                <m:r>
                  <w:ins w:id="8381" w:author="محمد زكريا سيد سيد ابوسبع" w:date="2023-03-30T15:04:00Z">
                    <m:rPr>
                      <m:sty m:val="b"/>
                    </m:rPr>
                    <w:rPr>
                      <w:rFonts w:ascii="Cambria Math" w:hAnsi="Cambria Math"/>
                    </w:rPr>
                    <m:t>=1°</m:t>
                  </w:ins>
                </m:r>
              </m:oMath>
            </m:oMathPara>
          </w:p>
        </w:tc>
      </w:tr>
      <w:tr w:rsidR="005020B4" w14:paraId="7959B004" w14:textId="77777777" w:rsidTr="00887189">
        <w:trPr>
          <w:jc w:val="center"/>
          <w:ins w:id="8382" w:author="محمد زكريا سيد سيد ابوسبع" w:date="2023-03-30T15:04:00Z"/>
        </w:trPr>
        <w:tc>
          <w:tcPr>
            <w:tcW w:w="9592" w:type="dxa"/>
          </w:tcPr>
          <w:p w14:paraId="0D0AFB5C" w14:textId="77777777" w:rsidR="005020B4" w:rsidRDefault="005020B4" w:rsidP="00887189">
            <w:pPr>
              <w:rPr>
                <w:ins w:id="8383" w:author="محمد زكريا سيد سيد ابوسبع" w:date="2023-03-30T15:04:00Z"/>
              </w:rPr>
            </w:pPr>
            <w:ins w:id="8384" w:author="محمد زكريا سيد سيد ابوسبع" w:date="2023-03-30T15:04:00Z">
              <w:r>
                <w:rPr>
                  <w:noProof/>
                </w:rPr>
                <w:drawing>
                  <wp:inline distT="0" distB="0" distL="0" distR="0" wp14:anchorId="37510304" wp14:editId="3E2A4AE3">
                    <wp:extent cx="6092882" cy="3100247"/>
                    <wp:effectExtent l="0" t="0" r="3175" b="508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6092882" cy="3100247"/>
                            </a:xfrm>
                            <a:prstGeom prst="rect">
                              <a:avLst/>
                            </a:prstGeom>
                          </pic:spPr>
                        </pic:pic>
                      </a:graphicData>
                    </a:graphic>
                  </wp:inline>
                </w:drawing>
              </w:r>
            </w:ins>
          </w:p>
        </w:tc>
      </w:tr>
      <w:tr w:rsidR="005020B4" w14:paraId="40E01285" w14:textId="77777777" w:rsidTr="00887189">
        <w:trPr>
          <w:jc w:val="center"/>
          <w:ins w:id="8385" w:author="محمد زكريا سيد سيد ابوسبع" w:date="2023-03-30T15:04:00Z"/>
        </w:trPr>
        <w:tc>
          <w:tcPr>
            <w:tcW w:w="9592" w:type="dxa"/>
            <w:shd w:val="clear" w:color="auto" w:fill="A9ACB0" w:themeFill="background2" w:themeFillShade="BF"/>
          </w:tcPr>
          <w:p w14:paraId="00C2811E" w14:textId="08E81BB6" w:rsidR="005020B4" w:rsidRDefault="00000000" w:rsidP="00887189">
            <w:pPr>
              <w:rPr>
                <w:ins w:id="8386" w:author="محمد زكريا سيد سيد ابوسبع" w:date="2023-03-30T15:04:00Z"/>
              </w:rPr>
            </w:pPr>
            <m:oMathPara>
              <m:oMath>
                <m:sSub>
                  <m:sSubPr>
                    <m:ctrlPr>
                      <w:ins w:id="8387" w:author="محمد زكريا سيد سيد ابوسبع" w:date="2023-03-30T15:04:00Z">
                        <w:rPr>
                          <w:rFonts w:ascii="Cambria Math" w:hAnsi="Cambria Math"/>
                          <w:b/>
                          <w:bCs/>
                        </w:rPr>
                      </w:ins>
                    </m:ctrlPr>
                  </m:sSubPr>
                  <m:e>
                    <m:r>
                      <w:ins w:id="8388" w:author="محمد زكريا سيد سيد ابوسبع" w:date="2023-03-30T15:04:00Z">
                        <m:rPr>
                          <m:sty m:val="b"/>
                        </m:rPr>
                        <w:rPr>
                          <w:rFonts w:ascii="Cambria Math" w:hAnsi="Cambria Math"/>
                        </w:rPr>
                        <m:t>δ</m:t>
                      </w:ins>
                    </m:r>
                  </m:e>
                  <m:sub>
                    <m:r>
                      <m:rPr>
                        <m:sty m:val="b"/>
                      </m:rPr>
                      <w:rPr>
                        <w:rFonts w:ascii="Cambria Math" w:hAnsi="Cambria Math"/>
                      </w:rPr>
                      <m:t>a</m:t>
                    </m:r>
                  </m:sub>
                </m:sSub>
                <m:r>
                  <w:ins w:id="8389" w:author="محمد زكريا سيد سيد ابوسبع" w:date="2023-03-30T15:04:00Z">
                    <m:rPr>
                      <m:sty m:val="b"/>
                    </m:rPr>
                    <w:rPr>
                      <w:rFonts w:ascii="Cambria Math" w:hAnsi="Cambria Math"/>
                    </w:rPr>
                    <m:t>=5°</m:t>
                  </w:ins>
                </m:r>
              </m:oMath>
            </m:oMathPara>
          </w:p>
        </w:tc>
      </w:tr>
      <w:tr w:rsidR="005020B4" w14:paraId="2147EA1F" w14:textId="77777777" w:rsidTr="00887189">
        <w:trPr>
          <w:jc w:val="center"/>
          <w:ins w:id="8390" w:author="محمد زكريا سيد سيد ابوسبع" w:date="2023-03-30T15:04:00Z"/>
        </w:trPr>
        <w:tc>
          <w:tcPr>
            <w:tcW w:w="9592" w:type="dxa"/>
          </w:tcPr>
          <w:p w14:paraId="6F33621D" w14:textId="77777777" w:rsidR="005020B4" w:rsidRDefault="005020B4" w:rsidP="00887189">
            <w:pPr>
              <w:rPr>
                <w:ins w:id="8391" w:author="محمد زكريا سيد سيد ابوسبع" w:date="2023-03-30T15:04:00Z"/>
              </w:rPr>
            </w:pPr>
            <w:ins w:id="8392" w:author="محمد زكريا سيد سيد ابوسبع" w:date="2023-03-30T15:04:00Z">
              <w:r>
                <w:rPr>
                  <w:noProof/>
                </w:rPr>
                <w:drawing>
                  <wp:inline distT="0" distB="0" distL="0" distR="0" wp14:anchorId="67E7FC0A" wp14:editId="2FB80D30">
                    <wp:extent cx="6134286" cy="3121315"/>
                    <wp:effectExtent l="0" t="0" r="0" b="317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6134286" cy="3121315"/>
                            </a:xfrm>
                            <a:prstGeom prst="rect">
                              <a:avLst/>
                            </a:prstGeom>
                          </pic:spPr>
                        </pic:pic>
                      </a:graphicData>
                    </a:graphic>
                  </wp:inline>
                </w:drawing>
              </w:r>
            </w:ins>
          </w:p>
        </w:tc>
      </w:tr>
    </w:tbl>
    <w:p w14:paraId="5EED7D34" w14:textId="77777777" w:rsidR="005020B4" w:rsidRDefault="005020B4" w:rsidP="005020B4">
      <w:pPr>
        <w:spacing w:after="200"/>
        <w:ind w:left="0" w:right="0"/>
        <w:jc w:val="left"/>
        <w:rPr>
          <w:ins w:id="8393" w:author="محمد زكريا سيد سيد ابوسبع" w:date="2023-03-30T15:04:00Z"/>
          <w:b/>
          <w:bCs/>
        </w:rPr>
      </w:pPr>
      <w:ins w:id="8394" w:author="محمد زكريا سيد سيد ابوسبع" w:date="2023-03-30T15:04:00Z">
        <w:r>
          <w:rPr>
            <w:b/>
            <w:bCs/>
          </w:rPr>
          <w:br w:type="page"/>
        </w:r>
      </w:ins>
    </w:p>
    <w:tbl>
      <w:tblPr>
        <w:tblStyle w:val="TableGrid"/>
        <w:tblW w:w="0" w:type="auto"/>
        <w:jc w:val="center"/>
        <w:tblLook w:val="04A0" w:firstRow="1" w:lastRow="0" w:firstColumn="1" w:lastColumn="0" w:noHBand="0" w:noVBand="1"/>
      </w:tblPr>
      <w:tblGrid>
        <w:gridCol w:w="9592"/>
      </w:tblGrid>
      <w:tr w:rsidR="005020B4" w14:paraId="24B799FA" w14:textId="77777777" w:rsidTr="00887189">
        <w:trPr>
          <w:jc w:val="center"/>
          <w:ins w:id="8395" w:author="محمد زكريا سيد سيد ابوسبع" w:date="2023-03-30T15:04:00Z"/>
        </w:trPr>
        <w:tc>
          <w:tcPr>
            <w:tcW w:w="9592" w:type="dxa"/>
            <w:shd w:val="clear" w:color="auto" w:fill="A9ACB0" w:themeFill="background2" w:themeFillShade="BF"/>
          </w:tcPr>
          <w:p w14:paraId="57E91AD7" w14:textId="77777777" w:rsidR="005020B4" w:rsidRDefault="00000000" w:rsidP="00887189">
            <w:pPr>
              <w:rPr>
                <w:ins w:id="8396" w:author="محمد زكريا سيد سيد ابوسبع" w:date="2023-03-30T15:04:00Z"/>
              </w:rPr>
            </w:pPr>
            <m:oMathPara>
              <m:oMath>
                <m:sSub>
                  <m:sSubPr>
                    <m:ctrlPr>
                      <w:ins w:id="8397" w:author="محمد زكريا سيد سيد ابوسبع" w:date="2023-03-30T15:04:00Z">
                        <w:rPr>
                          <w:rFonts w:ascii="Cambria Math" w:hAnsi="Cambria Math"/>
                          <w:b/>
                          <w:bCs/>
                        </w:rPr>
                      </w:ins>
                    </m:ctrlPr>
                  </m:sSubPr>
                  <m:e>
                    <m:r>
                      <w:ins w:id="8398" w:author="محمد زكريا سيد سيد ابوسبع" w:date="2023-03-30T15:04:00Z">
                        <m:rPr>
                          <m:sty m:val="b"/>
                        </m:rPr>
                        <w:rPr>
                          <w:rFonts w:ascii="Cambria Math" w:hAnsi="Cambria Math"/>
                        </w:rPr>
                        <m:t>δ</m:t>
                      </w:ins>
                    </m:r>
                  </m:e>
                  <m:sub>
                    <m:r>
                      <w:ins w:id="8399" w:author="محمد زكريا سيد سيد ابوسبع" w:date="2023-03-30T15:04:00Z">
                        <m:rPr>
                          <m:sty m:val="b"/>
                        </m:rPr>
                        <w:rPr>
                          <w:rFonts w:ascii="Cambria Math" w:hAnsi="Cambria Math"/>
                        </w:rPr>
                        <m:t>a</m:t>
                      </w:ins>
                    </m:r>
                  </m:sub>
                </m:sSub>
                <m:r>
                  <w:ins w:id="8400" w:author="محمد زكريا سيد سيد ابوسبع" w:date="2023-03-30T15:04:00Z">
                    <m:rPr>
                      <m:sty m:val="b"/>
                    </m:rPr>
                    <w:rPr>
                      <w:rFonts w:ascii="Cambria Math" w:hAnsi="Cambria Math"/>
                    </w:rPr>
                    <m:t>=10°</m:t>
                  </w:ins>
                </m:r>
              </m:oMath>
            </m:oMathPara>
          </w:p>
        </w:tc>
      </w:tr>
      <w:tr w:rsidR="005020B4" w14:paraId="76C06BBC" w14:textId="77777777" w:rsidTr="00887189">
        <w:trPr>
          <w:jc w:val="center"/>
          <w:ins w:id="8401" w:author="محمد زكريا سيد سيد ابوسبع" w:date="2023-03-30T15:04:00Z"/>
        </w:trPr>
        <w:tc>
          <w:tcPr>
            <w:tcW w:w="9592" w:type="dxa"/>
          </w:tcPr>
          <w:p w14:paraId="329AC691" w14:textId="77777777" w:rsidR="005020B4" w:rsidRDefault="005020B4" w:rsidP="00887189">
            <w:pPr>
              <w:rPr>
                <w:ins w:id="8402" w:author="محمد زكريا سيد سيد ابوسبع" w:date="2023-03-30T15:04:00Z"/>
              </w:rPr>
            </w:pPr>
            <w:ins w:id="8403" w:author="محمد زكريا سيد سيد ابوسبع" w:date="2023-03-30T15:04:00Z">
              <w:r>
                <w:rPr>
                  <w:noProof/>
                </w:rPr>
                <w:drawing>
                  <wp:inline distT="0" distB="0" distL="0" distR="0" wp14:anchorId="700995A0" wp14:editId="755C3DA3">
                    <wp:extent cx="6097268" cy="3102479"/>
                    <wp:effectExtent l="0" t="0" r="0" b="317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6097268" cy="3102479"/>
                            </a:xfrm>
                            <a:prstGeom prst="rect">
                              <a:avLst/>
                            </a:prstGeom>
                          </pic:spPr>
                        </pic:pic>
                      </a:graphicData>
                    </a:graphic>
                  </wp:inline>
                </w:drawing>
              </w:r>
            </w:ins>
          </w:p>
        </w:tc>
      </w:tr>
      <w:tr w:rsidR="005020B4" w14:paraId="3434BBE7" w14:textId="77777777" w:rsidTr="00887189">
        <w:trPr>
          <w:jc w:val="center"/>
          <w:ins w:id="8404" w:author="محمد زكريا سيد سيد ابوسبع" w:date="2023-03-30T15:04:00Z"/>
        </w:trPr>
        <w:tc>
          <w:tcPr>
            <w:tcW w:w="9592" w:type="dxa"/>
            <w:shd w:val="clear" w:color="auto" w:fill="A9ACB0" w:themeFill="background2" w:themeFillShade="BF"/>
          </w:tcPr>
          <w:p w14:paraId="4EF1FAF1" w14:textId="77777777" w:rsidR="005020B4" w:rsidRDefault="00000000" w:rsidP="00887189">
            <w:pPr>
              <w:rPr>
                <w:ins w:id="8405" w:author="محمد زكريا سيد سيد ابوسبع" w:date="2023-03-30T15:04:00Z"/>
              </w:rPr>
            </w:pPr>
            <m:oMathPara>
              <m:oMath>
                <m:sSub>
                  <m:sSubPr>
                    <m:ctrlPr>
                      <w:ins w:id="8406" w:author="محمد زكريا سيد سيد ابوسبع" w:date="2023-03-30T15:04:00Z">
                        <w:rPr>
                          <w:rFonts w:ascii="Cambria Math" w:hAnsi="Cambria Math"/>
                          <w:b/>
                          <w:bCs/>
                        </w:rPr>
                      </w:ins>
                    </m:ctrlPr>
                  </m:sSubPr>
                  <m:e>
                    <m:r>
                      <w:ins w:id="8407" w:author="محمد زكريا سيد سيد ابوسبع" w:date="2023-03-30T15:04:00Z">
                        <m:rPr>
                          <m:sty m:val="b"/>
                        </m:rPr>
                        <w:rPr>
                          <w:rFonts w:ascii="Cambria Math" w:hAnsi="Cambria Math"/>
                        </w:rPr>
                        <m:t>δ</m:t>
                      </w:ins>
                    </m:r>
                  </m:e>
                  <m:sub>
                    <m:r>
                      <w:ins w:id="8408" w:author="محمد زكريا سيد سيد ابوسبع" w:date="2023-03-30T15:04:00Z">
                        <m:rPr>
                          <m:sty m:val="b"/>
                        </m:rPr>
                        <w:rPr>
                          <w:rFonts w:ascii="Cambria Math" w:hAnsi="Cambria Math"/>
                        </w:rPr>
                        <m:t>a</m:t>
                      </w:ins>
                    </m:r>
                  </m:sub>
                </m:sSub>
                <m:r>
                  <w:ins w:id="8409" w:author="محمد زكريا سيد سيد ابوسبع" w:date="2023-03-30T15:04:00Z">
                    <m:rPr>
                      <m:sty m:val="b"/>
                    </m:rPr>
                    <w:rPr>
                      <w:rFonts w:ascii="Cambria Math" w:hAnsi="Cambria Math"/>
                    </w:rPr>
                    <m:t>=25°</m:t>
                  </w:ins>
                </m:r>
              </m:oMath>
            </m:oMathPara>
          </w:p>
        </w:tc>
      </w:tr>
      <w:tr w:rsidR="005020B4" w14:paraId="780F0C11" w14:textId="77777777" w:rsidTr="00887189">
        <w:trPr>
          <w:jc w:val="center"/>
          <w:ins w:id="8410" w:author="محمد زكريا سيد سيد ابوسبع" w:date="2023-03-30T15:04:00Z"/>
        </w:trPr>
        <w:tc>
          <w:tcPr>
            <w:tcW w:w="9592" w:type="dxa"/>
          </w:tcPr>
          <w:p w14:paraId="66196A47" w14:textId="77777777" w:rsidR="005020B4" w:rsidRDefault="005020B4" w:rsidP="00887189">
            <w:pPr>
              <w:rPr>
                <w:ins w:id="8411" w:author="محمد زكريا سيد سيد ابوسبع" w:date="2023-03-30T15:04:00Z"/>
              </w:rPr>
            </w:pPr>
            <w:ins w:id="8412" w:author="محمد زكريا سيد سيد ابوسبع" w:date="2023-03-30T15:04:00Z">
              <w:r>
                <w:rPr>
                  <w:noProof/>
                </w:rPr>
                <w:drawing>
                  <wp:inline distT="0" distB="0" distL="0" distR="0" wp14:anchorId="27739690" wp14:editId="45E2A96E">
                    <wp:extent cx="6078331" cy="3092843"/>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6078331" cy="3092843"/>
                            </a:xfrm>
                            <a:prstGeom prst="rect">
                              <a:avLst/>
                            </a:prstGeom>
                          </pic:spPr>
                        </pic:pic>
                      </a:graphicData>
                    </a:graphic>
                  </wp:inline>
                </w:drawing>
              </w:r>
            </w:ins>
          </w:p>
        </w:tc>
      </w:tr>
    </w:tbl>
    <w:p w14:paraId="744EE60D" w14:textId="77777777" w:rsidR="005020B4" w:rsidRDefault="005020B4" w:rsidP="005020B4">
      <w:pPr>
        <w:ind w:left="0"/>
        <w:rPr>
          <w:ins w:id="8413" w:author="محمد زكريا سيد سيد ابوسبع" w:date="2023-03-30T15:04:00Z"/>
          <w:b/>
          <w:bCs/>
        </w:rPr>
      </w:pPr>
    </w:p>
    <w:p w14:paraId="11DC86EC" w14:textId="77777777" w:rsidR="005020B4" w:rsidRDefault="005020B4" w:rsidP="005020B4">
      <w:pPr>
        <w:spacing w:after="200"/>
        <w:ind w:left="0" w:right="0"/>
        <w:jc w:val="left"/>
        <w:rPr>
          <w:ins w:id="8414" w:author="محمد زكريا سيد سيد ابوسبع" w:date="2023-03-30T15:04:00Z"/>
          <w:b/>
          <w:bCs/>
        </w:rPr>
      </w:pPr>
      <w:ins w:id="8415" w:author="محمد زكريا سيد سيد ابوسبع" w:date="2023-03-30T15:04:00Z">
        <w:r>
          <w:rPr>
            <w:b/>
            <w:bCs/>
          </w:rPr>
          <w:br w:type="page"/>
        </w:r>
      </w:ins>
    </w:p>
    <w:p w14:paraId="5430CB7F" w14:textId="77777777" w:rsidR="005020B4" w:rsidRPr="00FD5AB1" w:rsidRDefault="005020B4" w:rsidP="00D522C4">
      <w:pPr>
        <w:pStyle w:val="Heading3"/>
        <w:rPr>
          <w:ins w:id="8416" w:author="محمد زكريا سيد سيد ابوسبع" w:date="2023-03-30T15:04:00Z"/>
        </w:rPr>
      </w:pPr>
      <w:ins w:id="8417" w:author="محمد زكريا سيد سيد ابوسبع" w:date="2023-03-30T15:04:00Z">
        <w:r>
          <w:lastRenderedPageBreak/>
          <w:t xml:space="preserve">Various </w:t>
        </w:r>
      </w:ins>
      <m:oMath>
        <m:sSub>
          <m:sSubPr>
            <m:ctrlPr>
              <w:ins w:id="8418" w:author="محمد زكريا سيد سيد ابوسبع" w:date="2023-03-30T15:04:00Z">
                <w:rPr>
                  <w:rFonts w:ascii="Cambria Math" w:hAnsi="Cambria Math"/>
                </w:rPr>
              </w:ins>
            </m:ctrlPr>
          </m:sSubPr>
          <m:e>
            <m:r>
              <w:ins w:id="8419" w:author="محمد زكريا سيد سيد ابوسبع" w:date="2023-03-30T15:04:00Z">
                <m:rPr>
                  <m:sty m:val="bi"/>
                </m:rPr>
                <w:rPr>
                  <w:rFonts w:ascii="Cambria Math" w:hAnsi="Cambria Math"/>
                </w:rPr>
                <m:t>δ</m:t>
              </w:ins>
            </m:r>
          </m:e>
          <m:sub>
            <m:r>
              <w:ins w:id="8420" w:author="محمد زكريا سيد سيد ابوسبع" w:date="2023-03-30T15:04:00Z">
                <m:rPr>
                  <m:sty m:val="bi"/>
                </m:rPr>
                <w:rPr>
                  <w:rFonts w:ascii="Cambria Math" w:hAnsi="Cambria Math"/>
                </w:rPr>
                <m:t>r</m:t>
              </w:ins>
            </m:r>
          </m:sub>
        </m:sSub>
      </m:oMath>
    </w:p>
    <w:tbl>
      <w:tblPr>
        <w:tblStyle w:val="TableGrid"/>
        <w:tblW w:w="0" w:type="auto"/>
        <w:jc w:val="center"/>
        <w:tblLook w:val="04A0" w:firstRow="1" w:lastRow="0" w:firstColumn="1" w:lastColumn="0" w:noHBand="0" w:noVBand="1"/>
      </w:tblPr>
      <w:tblGrid>
        <w:gridCol w:w="9592"/>
      </w:tblGrid>
      <w:tr w:rsidR="005020B4" w14:paraId="49AB6257" w14:textId="77777777" w:rsidTr="00887189">
        <w:trPr>
          <w:jc w:val="center"/>
          <w:ins w:id="8421" w:author="محمد زكريا سيد سيد ابوسبع" w:date="2023-03-30T15:04:00Z"/>
        </w:trPr>
        <w:tc>
          <w:tcPr>
            <w:tcW w:w="9592" w:type="dxa"/>
            <w:shd w:val="clear" w:color="auto" w:fill="A9ACB0" w:themeFill="background2" w:themeFillShade="BF"/>
          </w:tcPr>
          <w:p w14:paraId="6EFBB714" w14:textId="77777777" w:rsidR="005020B4" w:rsidRDefault="00000000" w:rsidP="00887189">
            <w:pPr>
              <w:rPr>
                <w:ins w:id="8422" w:author="محمد زكريا سيد سيد ابوسبع" w:date="2023-03-30T15:04:00Z"/>
              </w:rPr>
            </w:pPr>
            <m:oMathPara>
              <m:oMath>
                <m:sSub>
                  <m:sSubPr>
                    <m:ctrlPr>
                      <w:ins w:id="8423" w:author="محمد زكريا سيد سيد ابوسبع" w:date="2023-03-30T15:04:00Z">
                        <w:rPr>
                          <w:rFonts w:ascii="Cambria Math" w:hAnsi="Cambria Math"/>
                          <w:b/>
                          <w:bCs/>
                        </w:rPr>
                      </w:ins>
                    </m:ctrlPr>
                  </m:sSubPr>
                  <m:e>
                    <m:r>
                      <w:ins w:id="8424" w:author="محمد زكريا سيد سيد ابوسبع" w:date="2023-03-30T15:04:00Z">
                        <m:rPr>
                          <m:sty m:val="b"/>
                        </m:rPr>
                        <w:rPr>
                          <w:rFonts w:ascii="Cambria Math" w:hAnsi="Cambria Math"/>
                        </w:rPr>
                        <m:t>δ</m:t>
                      </w:ins>
                    </m:r>
                  </m:e>
                  <m:sub>
                    <m:r>
                      <w:ins w:id="8425" w:author="محمد زكريا سيد سيد ابوسبع" w:date="2023-03-30T15:04:00Z">
                        <m:rPr>
                          <m:sty m:val="b"/>
                        </m:rPr>
                        <w:rPr>
                          <w:rFonts w:ascii="Cambria Math" w:hAnsi="Cambria Math"/>
                        </w:rPr>
                        <m:t>r</m:t>
                      </w:ins>
                    </m:r>
                  </m:sub>
                </m:sSub>
                <m:r>
                  <w:ins w:id="8426" w:author="محمد زكريا سيد سيد ابوسبع" w:date="2023-03-30T15:04:00Z">
                    <m:rPr>
                      <m:sty m:val="b"/>
                    </m:rPr>
                    <w:rPr>
                      <w:rFonts w:ascii="Cambria Math" w:hAnsi="Cambria Math"/>
                    </w:rPr>
                    <m:t>=1°</m:t>
                  </w:ins>
                </m:r>
              </m:oMath>
            </m:oMathPara>
          </w:p>
        </w:tc>
      </w:tr>
      <w:tr w:rsidR="005020B4" w14:paraId="49DBFC2B" w14:textId="77777777" w:rsidTr="00887189">
        <w:trPr>
          <w:jc w:val="center"/>
          <w:ins w:id="8427" w:author="محمد زكريا سيد سيد ابوسبع" w:date="2023-03-30T15:04:00Z"/>
        </w:trPr>
        <w:tc>
          <w:tcPr>
            <w:tcW w:w="9592" w:type="dxa"/>
          </w:tcPr>
          <w:p w14:paraId="4EE888FC" w14:textId="77777777" w:rsidR="005020B4" w:rsidRDefault="005020B4" w:rsidP="00887189">
            <w:pPr>
              <w:rPr>
                <w:ins w:id="8428" w:author="محمد زكريا سيد سيد ابوسبع" w:date="2023-03-30T15:04:00Z"/>
              </w:rPr>
            </w:pPr>
            <w:ins w:id="8429" w:author="محمد زكريا سيد سيد ابوسبع" w:date="2023-03-30T15:04:00Z">
              <w:r>
                <w:rPr>
                  <w:noProof/>
                </w:rPr>
                <w:drawing>
                  <wp:inline distT="0" distB="0" distL="0" distR="0" wp14:anchorId="479BFD10" wp14:editId="4E8A3635">
                    <wp:extent cx="6092882" cy="3100247"/>
                    <wp:effectExtent l="0" t="0" r="3175" b="508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6092882" cy="3100247"/>
                            </a:xfrm>
                            <a:prstGeom prst="rect">
                              <a:avLst/>
                            </a:prstGeom>
                          </pic:spPr>
                        </pic:pic>
                      </a:graphicData>
                    </a:graphic>
                  </wp:inline>
                </w:drawing>
              </w:r>
            </w:ins>
          </w:p>
        </w:tc>
      </w:tr>
      <w:tr w:rsidR="005020B4" w14:paraId="3B96FE0E" w14:textId="77777777" w:rsidTr="00887189">
        <w:trPr>
          <w:jc w:val="center"/>
          <w:ins w:id="8430" w:author="محمد زكريا سيد سيد ابوسبع" w:date="2023-03-30T15:04:00Z"/>
        </w:trPr>
        <w:tc>
          <w:tcPr>
            <w:tcW w:w="9592" w:type="dxa"/>
            <w:shd w:val="clear" w:color="auto" w:fill="A9ACB0" w:themeFill="background2" w:themeFillShade="BF"/>
          </w:tcPr>
          <w:p w14:paraId="1765E88C" w14:textId="77777777" w:rsidR="005020B4" w:rsidRDefault="00000000" w:rsidP="00887189">
            <w:pPr>
              <w:rPr>
                <w:ins w:id="8431" w:author="محمد زكريا سيد سيد ابوسبع" w:date="2023-03-30T15:04:00Z"/>
              </w:rPr>
            </w:pPr>
            <m:oMathPara>
              <m:oMath>
                <m:sSub>
                  <m:sSubPr>
                    <m:ctrlPr>
                      <w:ins w:id="8432" w:author="محمد زكريا سيد سيد ابوسبع" w:date="2023-03-30T15:04:00Z">
                        <w:rPr>
                          <w:rFonts w:ascii="Cambria Math" w:hAnsi="Cambria Math"/>
                          <w:b/>
                          <w:bCs/>
                        </w:rPr>
                      </w:ins>
                    </m:ctrlPr>
                  </m:sSubPr>
                  <m:e>
                    <m:r>
                      <w:ins w:id="8433" w:author="محمد زكريا سيد سيد ابوسبع" w:date="2023-03-30T15:04:00Z">
                        <m:rPr>
                          <m:sty m:val="b"/>
                        </m:rPr>
                        <w:rPr>
                          <w:rFonts w:ascii="Cambria Math" w:hAnsi="Cambria Math"/>
                        </w:rPr>
                        <m:t>δ</m:t>
                      </w:ins>
                    </m:r>
                  </m:e>
                  <m:sub>
                    <m:r>
                      <w:ins w:id="8434" w:author="محمد زكريا سيد سيد ابوسبع" w:date="2023-03-30T15:04:00Z">
                        <m:rPr>
                          <m:sty m:val="b"/>
                        </m:rPr>
                        <w:rPr>
                          <w:rFonts w:ascii="Cambria Math" w:hAnsi="Cambria Math"/>
                        </w:rPr>
                        <m:t>r</m:t>
                      </w:ins>
                    </m:r>
                  </m:sub>
                </m:sSub>
                <m:r>
                  <w:ins w:id="8435" w:author="محمد زكريا سيد سيد ابوسبع" w:date="2023-03-30T15:04:00Z">
                    <m:rPr>
                      <m:sty m:val="b"/>
                    </m:rPr>
                    <w:rPr>
                      <w:rFonts w:ascii="Cambria Math" w:hAnsi="Cambria Math"/>
                    </w:rPr>
                    <m:t>=5°</m:t>
                  </w:ins>
                </m:r>
              </m:oMath>
            </m:oMathPara>
          </w:p>
        </w:tc>
      </w:tr>
      <w:tr w:rsidR="005020B4" w14:paraId="69B80F22" w14:textId="77777777" w:rsidTr="00887189">
        <w:trPr>
          <w:jc w:val="center"/>
          <w:ins w:id="8436" w:author="محمد زكريا سيد سيد ابوسبع" w:date="2023-03-30T15:04:00Z"/>
        </w:trPr>
        <w:tc>
          <w:tcPr>
            <w:tcW w:w="9592" w:type="dxa"/>
          </w:tcPr>
          <w:p w14:paraId="2A9D2598" w14:textId="77777777" w:rsidR="005020B4" w:rsidRDefault="005020B4" w:rsidP="00887189">
            <w:pPr>
              <w:rPr>
                <w:ins w:id="8437" w:author="محمد زكريا سيد سيد ابوسبع" w:date="2023-03-30T15:04:00Z"/>
              </w:rPr>
            </w:pPr>
            <w:ins w:id="8438" w:author="محمد زكريا سيد سيد ابوسبع" w:date="2023-03-30T15:04:00Z">
              <w:r>
                <w:rPr>
                  <w:noProof/>
                </w:rPr>
                <w:drawing>
                  <wp:inline distT="0" distB="0" distL="0" distR="0" wp14:anchorId="587A89C8" wp14:editId="0952EAAA">
                    <wp:extent cx="6134286" cy="3121315"/>
                    <wp:effectExtent l="0" t="0" r="0" b="317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6134286" cy="3121315"/>
                            </a:xfrm>
                            <a:prstGeom prst="rect">
                              <a:avLst/>
                            </a:prstGeom>
                          </pic:spPr>
                        </pic:pic>
                      </a:graphicData>
                    </a:graphic>
                  </wp:inline>
                </w:drawing>
              </w:r>
            </w:ins>
          </w:p>
        </w:tc>
      </w:tr>
    </w:tbl>
    <w:p w14:paraId="5529802A" w14:textId="77777777" w:rsidR="005020B4" w:rsidRDefault="005020B4" w:rsidP="005020B4">
      <w:pPr>
        <w:spacing w:after="200"/>
        <w:ind w:left="0" w:right="0"/>
        <w:jc w:val="left"/>
        <w:rPr>
          <w:ins w:id="8439" w:author="محمد زكريا سيد سيد ابوسبع" w:date="2023-03-30T15:04:00Z"/>
          <w:b/>
          <w:bCs/>
        </w:rPr>
      </w:pPr>
      <w:ins w:id="8440" w:author="محمد زكريا سيد سيد ابوسبع" w:date="2023-03-30T15:04:00Z">
        <w:r>
          <w:rPr>
            <w:b/>
            <w:bCs/>
          </w:rPr>
          <w:br w:type="page"/>
        </w:r>
      </w:ins>
    </w:p>
    <w:tbl>
      <w:tblPr>
        <w:tblStyle w:val="TableGrid"/>
        <w:tblW w:w="0" w:type="auto"/>
        <w:jc w:val="center"/>
        <w:tblLook w:val="04A0" w:firstRow="1" w:lastRow="0" w:firstColumn="1" w:lastColumn="0" w:noHBand="0" w:noVBand="1"/>
      </w:tblPr>
      <w:tblGrid>
        <w:gridCol w:w="9592"/>
      </w:tblGrid>
      <w:tr w:rsidR="005020B4" w14:paraId="4A9E15FC" w14:textId="77777777" w:rsidTr="00887189">
        <w:trPr>
          <w:jc w:val="center"/>
          <w:ins w:id="8441" w:author="محمد زكريا سيد سيد ابوسبع" w:date="2023-03-30T15:04:00Z"/>
        </w:trPr>
        <w:tc>
          <w:tcPr>
            <w:tcW w:w="9592" w:type="dxa"/>
            <w:shd w:val="clear" w:color="auto" w:fill="A9ACB0" w:themeFill="background2" w:themeFillShade="BF"/>
          </w:tcPr>
          <w:p w14:paraId="3426ABEB" w14:textId="77777777" w:rsidR="005020B4" w:rsidRDefault="00000000" w:rsidP="00887189">
            <w:pPr>
              <w:rPr>
                <w:ins w:id="8442" w:author="محمد زكريا سيد سيد ابوسبع" w:date="2023-03-30T15:04:00Z"/>
              </w:rPr>
            </w:pPr>
            <m:oMathPara>
              <m:oMath>
                <m:sSub>
                  <m:sSubPr>
                    <m:ctrlPr>
                      <w:ins w:id="8443" w:author="محمد زكريا سيد سيد ابوسبع" w:date="2023-03-30T15:04:00Z">
                        <w:rPr>
                          <w:rFonts w:ascii="Cambria Math" w:hAnsi="Cambria Math"/>
                          <w:b/>
                          <w:bCs/>
                        </w:rPr>
                      </w:ins>
                    </m:ctrlPr>
                  </m:sSubPr>
                  <m:e>
                    <m:r>
                      <w:ins w:id="8444" w:author="محمد زكريا سيد سيد ابوسبع" w:date="2023-03-30T15:04:00Z">
                        <m:rPr>
                          <m:sty m:val="b"/>
                        </m:rPr>
                        <w:rPr>
                          <w:rFonts w:ascii="Cambria Math" w:hAnsi="Cambria Math"/>
                        </w:rPr>
                        <m:t>δ</m:t>
                      </w:ins>
                    </m:r>
                  </m:e>
                  <m:sub>
                    <m:r>
                      <w:ins w:id="8445" w:author="محمد زكريا سيد سيد ابوسبع" w:date="2023-03-30T15:04:00Z">
                        <m:rPr>
                          <m:sty m:val="b"/>
                        </m:rPr>
                        <w:rPr>
                          <w:rFonts w:ascii="Cambria Math" w:hAnsi="Cambria Math"/>
                        </w:rPr>
                        <m:t>r</m:t>
                      </w:ins>
                    </m:r>
                  </m:sub>
                </m:sSub>
                <m:r>
                  <w:ins w:id="8446" w:author="محمد زكريا سيد سيد ابوسبع" w:date="2023-03-30T15:04:00Z">
                    <m:rPr>
                      <m:sty m:val="b"/>
                    </m:rPr>
                    <w:rPr>
                      <w:rFonts w:ascii="Cambria Math" w:hAnsi="Cambria Math"/>
                    </w:rPr>
                    <m:t>=10°</m:t>
                  </w:ins>
                </m:r>
              </m:oMath>
            </m:oMathPara>
          </w:p>
        </w:tc>
      </w:tr>
      <w:tr w:rsidR="005020B4" w14:paraId="77A57F89" w14:textId="77777777" w:rsidTr="00887189">
        <w:trPr>
          <w:jc w:val="center"/>
          <w:ins w:id="8447" w:author="محمد زكريا سيد سيد ابوسبع" w:date="2023-03-30T15:04:00Z"/>
        </w:trPr>
        <w:tc>
          <w:tcPr>
            <w:tcW w:w="9592" w:type="dxa"/>
          </w:tcPr>
          <w:p w14:paraId="2DBE468E" w14:textId="77777777" w:rsidR="005020B4" w:rsidRDefault="005020B4" w:rsidP="00887189">
            <w:pPr>
              <w:rPr>
                <w:ins w:id="8448" w:author="محمد زكريا سيد سيد ابوسبع" w:date="2023-03-30T15:04:00Z"/>
              </w:rPr>
            </w:pPr>
            <w:ins w:id="8449" w:author="محمد زكريا سيد سيد ابوسبع" w:date="2023-03-30T15:04:00Z">
              <w:r>
                <w:rPr>
                  <w:noProof/>
                </w:rPr>
                <w:drawing>
                  <wp:inline distT="0" distB="0" distL="0" distR="0" wp14:anchorId="7A3AA00F" wp14:editId="210239D3">
                    <wp:extent cx="6097268" cy="3102479"/>
                    <wp:effectExtent l="0" t="0" r="0" b="317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6097268" cy="3102479"/>
                            </a:xfrm>
                            <a:prstGeom prst="rect">
                              <a:avLst/>
                            </a:prstGeom>
                          </pic:spPr>
                        </pic:pic>
                      </a:graphicData>
                    </a:graphic>
                  </wp:inline>
                </w:drawing>
              </w:r>
            </w:ins>
          </w:p>
        </w:tc>
      </w:tr>
      <w:tr w:rsidR="005020B4" w14:paraId="52B8F1C9" w14:textId="77777777" w:rsidTr="00887189">
        <w:trPr>
          <w:jc w:val="center"/>
          <w:ins w:id="8450" w:author="محمد زكريا سيد سيد ابوسبع" w:date="2023-03-30T15:04:00Z"/>
        </w:trPr>
        <w:tc>
          <w:tcPr>
            <w:tcW w:w="9592" w:type="dxa"/>
            <w:shd w:val="clear" w:color="auto" w:fill="A9ACB0" w:themeFill="background2" w:themeFillShade="BF"/>
          </w:tcPr>
          <w:p w14:paraId="231AB5B0" w14:textId="77777777" w:rsidR="005020B4" w:rsidRDefault="00000000" w:rsidP="00887189">
            <w:pPr>
              <w:rPr>
                <w:ins w:id="8451" w:author="محمد زكريا سيد سيد ابوسبع" w:date="2023-03-30T15:04:00Z"/>
              </w:rPr>
            </w:pPr>
            <m:oMathPara>
              <m:oMath>
                <m:sSub>
                  <m:sSubPr>
                    <m:ctrlPr>
                      <w:ins w:id="8452" w:author="محمد زكريا سيد سيد ابوسبع" w:date="2023-03-30T15:04:00Z">
                        <w:rPr>
                          <w:rFonts w:ascii="Cambria Math" w:hAnsi="Cambria Math"/>
                          <w:b/>
                          <w:bCs/>
                        </w:rPr>
                      </w:ins>
                    </m:ctrlPr>
                  </m:sSubPr>
                  <m:e>
                    <m:r>
                      <w:ins w:id="8453" w:author="محمد زكريا سيد سيد ابوسبع" w:date="2023-03-30T15:04:00Z">
                        <m:rPr>
                          <m:sty m:val="b"/>
                        </m:rPr>
                        <w:rPr>
                          <w:rFonts w:ascii="Cambria Math" w:hAnsi="Cambria Math"/>
                        </w:rPr>
                        <m:t>δ</m:t>
                      </w:ins>
                    </m:r>
                  </m:e>
                  <m:sub>
                    <m:r>
                      <w:ins w:id="8454" w:author="محمد زكريا سيد سيد ابوسبع" w:date="2023-03-30T15:04:00Z">
                        <m:rPr>
                          <m:sty m:val="b"/>
                        </m:rPr>
                        <w:rPr>
                          <w:rFonts w:ascii="Cambria Math" w:hAnsi="Cambria Math"/>
                        </w:rPr>
                        <m:t>r</m:t>
                      </w:ins>
                    </m:r>
                  </m:sub>
                </m:sSub>
                <m:r>
                  <w:ins w:id="8455" w:author="محمد زكريا سيد سيد ابوسبع" w:date="2023-03-30T15:04:00Z">
                    <m:rPr>
                      <m:sty m:val="b"/>
                    </m:rPr>
                    <w:rPr>
                      <w:rFonts w:ascii="Cambria Math" w:hAnsi="Cambria Math"/>
                    </w:rPr>
                    <m:t>=25°</m:t>
                  </w:ins>
                </m:r>
              </m:oMath>
            </m:oMathPara>
          </w:p>
        </w:tc>
      </w:tr>
      <w:tr w:rsidR="005020B4" w14:paraId="26ADBB3E" w14:textId="77777777" w:rsidTr="00887189">
        <w:trPr>
          <w:jc w:val="center"/>
          <w:ins w:id="8456" w:author="محمد زكريا سيد سيد ابوسبع" w:date="2023-03-30T15:04:00Z"/>
        </w:trPr>
        <w:tc>
          <w:tcPr>
            <w:tcW w:w="9592" w:type="dxa"/>
          </w:tcPr>
          <w:p w14:paraId="1C20857D" w14:textId="77777777" w:rsidR="005020B4" w:rsidRDefault="005020B4" w:rsidP="00887189">
            <w:pPr>
              <w:rPr>
                <w:ins w:id="8457" w:author="محمد زكريا سيد سيد ابوسبع" w:date="2023-03-30T15:04:00Z"/>
              </w:rPr>
            </w:pPr>
            <w:ins w:id="8458" w:author="محمد زكريا سيد سيد ابوسبع" w:date="2023-03-30T15:04:00Z">
              <w:r>
                <w:rPr>
                  <w:noProof/>
                </w:rPr>
                <w:drawing>
                  <wp:inline distT="0" distB="0" distL="0" distR="0" wp14:anchorId="4F600763" wp14:editId="7105AA86">
                    <wp:extent cx="6078331" cy="3092843"/>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6078331" cy="3092843"/>
                            </a:xfrm>
                            <a:prstGeom prst="rect">
                              <a:avLst/>
                            </a:prstGeom>
                          </pic:spPr>
                        </pic:pic>
                      </a:graphicData>
                    </a:graphic>
                  </wp:inline>
                </w:drawing>
              </w:r>
            </w:ins>
          </w:p>
        </w:tc>
      </w:tr>
    </w:tbl>
    <w:p w14:paraId="71F50127" w14:textId="77777777" w:rsidR="005020B4" w:rsidRDefault="005020B4" w:rsidP="005020B4">
      <w:pPr>
        <w:rPr>
          <w:ins w:id="8459" w:author="محمد زكريا سيد سيد ابوسبع" w:date="2023-03-30T15:04:00Z"/>
          <w:b/>
          <w:bCs/>
        </w:rPr>
      </w:pPr>
      <w:ins w:id="8460" w:author="محمد زكريا سيد سيد ابوسبع" w:date="2023-03-30T15:04:00Z">
        <w:r>
          <w:rPr>
            <w:b/>
            <w:bCs/>
          </w:rPr>
          <w:t>Comments:</w:t>
        </w:r>
      </w:ins>
    </w:p>
    <w:p w14:paraId="558549EE" w14:textId="16703CBD" w:rsidR="0070261F" w:rsidRDefault="0070261F" w:rsidP="0070261F">
      <w:pPr>
        <w:pStyle w:val="ListParagraph"/>
        <w:numPr>
          <w:ilvl w:val="0"/>
          <w:numId w:val="41"/>
        </w:numPr>
      </w:pPr>
      <w:r>
        <w:t>The approximation</w:t>
      </w:r>
      <w:r w:rsidR="006E6F7B">
        <w:t>s</w:t>
      </w:r>
      <w:r>
        <w:t xml:space="preserve"> </w:t>
      </w:r>
      <w:r w:rsidR="006E6F7B">
        <w:t>are</w:t>
      </w:r>
      <w:r>
        <w:t xml:space="preserve"> not accurate for calculation of state (</w:t>
      </w:r>
      <w:r w:rsidR="006E6F7B">
        <w:t>p</w:t>
      </w:r>
      <w:r>
        <w:t>), but it is noticed that the error is decreased with the increase of angles of aileron and rudder.</w:t>
      </w:r>
      <w:r w:rsidR="006E6F7B">
        <w:t xml:space="preserve"> (except spiral mode)</w:t>
      </w:r>
    </w:p>
    <w:p w14:paraId="75720F4B" w14:textId="77777777" w:rsidR="0070261F" w:rsidRDefault="0070261F" w:rsidP="0070261F">
      <w:pPr>
        <w:pStyle w:val="ListParagraph"/>
        <w:numPr>
          <w:ilvl w:val="0"/>
          <w:numId w:val="41"/>
        </w:numPr>
      </w:pPr>
      <w:r>
        <w:t xml:space="preserve">The accuracy of the linear solution depends on the type of the input which changes (aileron or rudder), the value of this change and the time. </w:t>
      </w:r>
    </w:p>
    <w:p w14:paraId="33C1964D" w14:textId="77777777" w:rsidR="0070261F" w:rsidRDefault="0070261F" w:rsidP="0070261F">
      <w:pPr>
        <w:pStyle w:val="ListParagraph"/>
        <w:numPr>
          <w:ilvl w:val="0"/>
          <w:numId w:val="41"/>
        </w:numPr>
      </w:pPr>
      <w:r>
        <w:t xml:space="preserve">For aileron and rudder: the linear solution gives accurate values for small changes in the angle in range time and this range decreases with the increase of the angle. </w:t>
      </w:r>
    </w:p>
    <w:p w14:paraId="5F3A27E2" w14:textId="5D350172" w:rsidR="005020B4" w:rsidRDefault="005020B4" w:rsidP="0070261F">
      <w:pPr>
        <w:pStyle w:val="ListParagraph"/>
        <w:rPr>
          <w:ins w:id="8461" w:author="محمد زكريا سيد سيد ابوسبع" w:date="2023-03-30T15:04:00Z"/>
        </w:rPr>
      </w:pPr>
    </w:p>
    <w:p w14:paraId="74FBE82D" w14:textId="77777777" w:rsidR="005A0C06" w:rsidRDefault="005020B4" w:rsidP="005A0C06">
      <w:pPr>
        <w:spacing w:after="200"/>
        <w:ind w:left="0" w:right="0"/>
        <w:jc w:val="left"/>
      </w:pPr>
      <w:r>
        <w:rPr>
          <w:b/>
          <w:bCs/>
          <w:color w:val="002060"/>
          <w:sz w:val="32"/>
          <w:szCs w:val="32"/>
        </w:rPr>
        <w:br w:type="page"/>
      </w:r>
    </w:p>
    <w:p w14:paraId="7F06EF78" w14:textId="77777777" w:rsidR="005A0C06" w:rsidRDefault="005A0C06" w:rsidP="00D522C4">
      <w:pPr>
        <w:pStyle w:val="Heading3"/>
      </w:pPr>
      <w:r>
        <w:lastRenderedPageBreak/>
        <w:t>Bode Plot</w:t>
      </w:r>
    </w:p>
    <w:tbl>
      <w:tblPr>
        <w:tblStyle w:val="TableGrid"/>
        <w:tblW w:w="0" w:type="auto"/>
        <w:jc w:val="center"/>
        <w:tblLook w:val="04A0" w:firstRow="1" w:lastRow="0" w:firstColumn="1" w:lastColumn="0" w:noHBand="0" w:noVBand="1"/>
      </w:tblPr>
      <w:tblGrid>
        <w:gridCol w:w="9592"/>
      </w:tblGrid>
      <w:tr w:rsidR="005A0C06" w14:paraId="39AD4434" w14:textId="77777777" w:rsidTr="00887189">
        <w:trPr>
          <w:jc w:val="center"/>
        </w:trPr>
        <w:tc>
          <w:tcPr>
            <w:tcW w:w="9592" w:type="dxa"/>
            <w:shd w:val="clear" w:color="auto" w:fill="A9ACB0" w:themeFill="background2" w:themeFillShade="BF"/>
          </w:tcPr>
          <w:p w14:paraId="481DC8CD" w14:textId="38937082" w:rsidR="005A0C06" w:rsidRPr="00DC35F3" w:rsidRDefault="005A0C06" w:rsidP="00887189">
            <w:pPr>
              <w:jc w:val="center"/>
              <w:rPr>
                <w:b/>
                <w:bCs/>
              </w:rPr>
            </w:pPr>
            <m:oMathPara>
              <m:oMath>
                <m:r>
                  <m:rPr>
                    <m:sty m:val="bi"/>
                  </m:rPr>
                  <w:rPr>
                    <w:rFonts w:ascii="Cambria Math" w:hAnsi="Cambria Math"/>
                  </w:rPr>
                  <m:t>p</m:t>
                </m:r>
                <m:r>
                  <w:ins w:id="8462" w:author="محمد زكريا سيد سيد ابوسبع" w:date="2023-03-30T15:04:00Z">
                    <m:rPr>
                      <m:lit/>
                      <m:sty m:val="bi"/>
                    </m:rPr>
                    <w:rPr>
                      <w:rFonts w:ascii="Cambria Math" w:hAnsi="Cambria Math"/>
                    </w:rPr>
                    <m:t>/</m:t>
                  </w:ins>
                </m:r>
                <m:sSub>
                  <m:sSubPr>
                    <m:ctrlPr>
                      <w:ins w:id="8463" w:author="محمد زكريا سيد سيد ابوسبع" w:date="2023-03-30T15:04:00Z">
                        <w:rPr>
                          <w:rFonts w:ascii="Cambria Math" w:hAnsi="Cambria Math"/>
                          <w:b/>
                          <w:bCs/>
                          <w:i/>
                        </w:rPr>
                      </w:ins>
                    </m:ctrlPr>
                  </m:sSubPr>
                  <m:e>
                    <m:r>
                      <w:ins w:id="8464" w:author="محمد زكريا سيد سيد ابوسبع" w:date="2023-03-30T15:04:00Z">
                        <m:rPr>
                          <m:sty m:val="bi"/>
                        </m:rPr>
                        <w:rPr>
                          <w:rFonts w:ascii="Cambria Math" w:hAnsi="Cambria Math"/>
                        </w:rPr>
                        <m:t>δ</m:t>
                      </w:ins>
                    </m:r>
                  </m:e>
                  <m:sub>
                    <m:r>
                      <w:ins w:id="8465" w:author="محمد زكريا سيد سيد ابوسبع" w:date="2023-03-30T15:05:00Z">
                        <m:rPr>
                          <m:sty m:val="bi"/>
                        </m:rPr>
                        <w:rPr>
                          <w:rFonts w:ascii="Cambria Math" w:hAnsi="Cambria Math"/>
                        </w:rPr>
                        <m:t>a</m:t>
                      </w:ins>
                    </m:r>
                  </m:sub>
                </m:sSub>
              </m:oMath>
            </m:oMathPara>
          </w:p>
        </w:tc>
      </w:tr>
      <w:tr w:rsidR="005A0C06" w14:paraId="70E2FF40" w14:textId="77777777" w:rsidTr="00887189">
        <w:trPr>
          <w:jc w:val="center"/>
        </w:trPr>
        <w:tc>
          <w:tcPr>
            <w:tcW w:w="9592" w:type="dxa"/>
          </w:tcPr>
          <w:p w14:paraId="471E4FAA" w14:textId="77777777" w:rsidR="005A0C06" w:rsidRDefault="005A0C06" w:rsidP="00887189">
            <w:r>
              <w:rPr>
                <w:noProof/>
              </w:rPr>
              <w:drawing>
                <wp:inline distT="0" distB="0" distL="0" distR="0" wp14:anchorId="1B3F90F9" wp14:editId="7B5D1FE4">
                  <wp:extent cx="6034872" cy="3070729"/>
                  <wp:effectExtent l="0" t="0" r="4445"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6034872" cy="3070729"/>
                          </a:xfrm>
                          <a:prstGeom prst="rect">
                            <a:avLst/>
                          </a:prstGeom>
                        </pic:spPr>
                      </pic:pic>
                    </a:graphicData>
                  </a:graphic>
                </wp:inline>
              </w:drawing>
            </w:r>
          </w:p>
        </w:tc>
      </w:tr>
      <w:tr w:rsidR="005A0C06" w14:paraId="462626B8" w14:textId="77777777" w:rsidTr="00887189">
        <w:trPr>
          <w:jc w:val="center"/>
        </w:trPr>
        <w:tc>
          <w:tcPr>
            <w:tcW w:w="9592" w:type="dxa"/>
            <w:shd w:val="clear" w:color="auto" w:fill="A9ACB0" w:themeFill="background2" w:themeFillShade="BF"/>
          </w:tcPr>
          <w:p w14:paraId="4F6739ED" w14:textId="0B1A380E" w:rsidR="005A0C06" w:rsidRPr="00DC35F3" w:rsidRDefault="005A0C06" w:rsidP="00887189">
            <w:pPr>
              <w:rPr>
                <w:b/>
                <w:bCs/>
              </w:rPr>
            </w:pPr>
            <m:oMathPara>
              <m:oMath>
                <m:r>
                  <m:rPr>
                    <m:sty m:val="bi"/>
                  </m:rPr>
                  <w:rPr>
                    <w:rFonts w:ascii="Cambria Math" w:hAnsi="Cambria Math"/>
                  </w:rPr>
                  <m:t>p</m:t>
                </m:r>
                <m:r>
                  <w:ins w:id="8466" w:author="محمد زكريا سيد سيد ابوسبع" w:date="2023-03-30T15:04:00Z">
                    <m:rPr>
                      <m:lit/>
                      <m:sty m:val="bi"/>
                    </m:rPr>
                    <w:rPr>
                      <w:rFonts w:ascii="Cambria Math" w:hAnsi="Cambria Math"/>
                    </w:rPr>
                    <m:t>/</m:t>
                  </w:ins>
                </m:r>
                <m:sSub>
                  <m:sSubPr>
                    <m:ctrlPr>
                      <w:ins w:id="8467" w:author="محمد زكريا سيد سيد ابوسبع" w:date="2023-03-30T15:04:00Z">
                        <w:rPr>
                          <w:rFonts w:ascii="Cambria Math" w:hAnsi="Cambria Math"/>
                          <w:b/>
                          <w:bCs/>
                          <w:i/>
                        </w:rPr>
                      </w:ins>
                    </m:ctrlPr>
                  </m:sSubPr>
                  <m:e>
                    <m:r>
                      <w:ins w:id="8468" w:author="محمد زكريا سيد سيد ابوسبع" w:date="2023-03-30T15:04:00Z">
                        <m:rPr>
                          <m:sty m:val="bi"/>
                        </m:rPr>
                        <w:rPr>
                          <w:rFonts w:ascii="Cambria Math" w:hAnsi="Cambria Math"/>
                        </w:rPr>
                        <m:t>δ</m:t>
                      </w:ins>
                    </m:r>
                  </m:e>
                  <m:sub>
                    <m:r>
                      <m:rPr>
                        <m:sty m:val="bi"/>
                      </m:rPr>
                      <w:rPr>
                        <w:rFonts w:ascii="Cambria Math" w:hAnsi="Cambria Math"/>
                      </w:rPr>
                      <m:t>r</m:t>
                    </m:r>
                  </m:sub>
                </m:sSub>
              </m:oMath>
            </m:oMathPara>
          </w:p>
        </w:tc>
      </w:tr>
      <w:tr w:rsidR="005A0C06" w14:paraId="0F61CE73" w14:textId="77777777" w:rsidTr="00887189">
        <w:trPr>
          <w:jc w:val="center"/>
        </w:trPr>
        <w:tc>
          <w:tcPr>
            <w:tcW w:w="9592" w:type="dxa"/>
          </w:tcPr>
          <w:p w14:paraId="40A830B8" w14:textId="77777777" w:rsidR="005A0C06" w:rsidRDefault="005A0C06" w:rsidP="00887189">
            <w:r>
              <w:rPr>
                <w:noProof/>
              </w:rPr>
              <w:drawing>
                <wp:inline distT="0" distB="0" distL="0" distR="0" wp14:anchorId="2A988E69" wp14:editId="38BE18CA">
                  <wp:extent cx="5920872" cy="3012722"/>
                  <wp:effectExtent l="0" t="0" r="381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5920872" cy="3012722"/>
                          </a:xfrm>
                          <a:prstGeom prst="rect">
                            <a:avLst/>
                          </a:prstGeom>
                        </pic:spPr>
                      </pic:pic>
                    </a:graphicData>
                  </a:graphic>
                </wp:inline>
              </w:drawing>
            </w:r>
          </w:p>
        </w:tc>
      </w:tr>
    </w:tbl>
    <w:p w14:paraId="3639CFD2" w14:textId="77777777" w:rsidR="005A0C06" w:rsidRDefault="005A0C06" w:rsidP="005A0C06">
      <w:pPr>
        <w:rPr>
          <w:b/>
          <w:bCs/>
        </w:rPr>
      </w:pPr>
      <w:r>
        <w:rPr>
          <w:b/>
          <w:bCs/>
        </w:rPr>
        <w:t>Comments:</w:t>
      </w:r>
    </w:p>
    <w:p w14:paraId="2BDAA528" w14:textId="1D8010D6" w:rsidR="006E6F7B" w:rsidRDefault="006E6F7B" w:rsidP="006E6F7B">
      <w:pPr>
        <w:pStyle w:val="ListParagraph"/>
        <w:numPr>
          <w:ilvl w:val="0"/>
          <w:numId w:val="41"/>
        </w:numPr>
        <w:spacing w:after="200"/>
        <w:ind w:right="0"/>
        <w:rPr>
          <w:noProof/>
        </w:rPr>
      </w:pPr>
      <w:r>
        <w:rPr>
          <w:noProof/>
        </w:rPr>
        <w:t xml:space="preserve">For delta </w:t>
      </w:r>
      <w:r>
        <w:rPr>
          <w:noProof/>
        </w:rPr>
        <w:t>a</w:t>
      </w:r>
      <w:r>
        <w:rPr>
          <w:noProof/>
        </w:rPr>
        <w:t xml:space="preserve"> input , The approximations are valid compared to the full linear model when the frequency is greater than .00</w:t>
      </w:r>
      <w:r>
        <w:rPr>
          <w:noProof/>
        </w:rPr>
        <w:t>6</w:t>
      </w:r>
      <w:r>
        <w:rPr>
          <w:noProof/>
        </w:rPr>
        <w:t xml:space="preserve"> rad/sec.</w:t>
      </w:r>
    </w:p>
    <w:p w14:paraId="55C2A699" w14:textId="32144ED8" w:rsidR="006E6F7B" w:rsidRDefault="006E6F7B" w:rsidP="006E6F7B">
      <w:pPr>
        <w:pStyle w:val="ListParagraph"/>
        <w:numPr>
          <w:ilvl w:val="0"/>
          <w:numId w:val="41"/>
        </w:numPr>
        <w:spacing w:after="200"/>
        <w:ind w:right="0"/>
        <w:rPr>
          <w:noProof/>
        </w:rPr>
      </w:pPr>
      <w:r>
        <w:rPr>
          <w:noProof/>
        </w:rPr>
        <w:t xml:space="preserve">For delta </w:t>
      </w:r>
      <w:r w:rsidR="001A48D9">
        <w:rPr>
          <w:noProof/>
        </w:rPr>
        <w:t>r</w:t>
      </w:r>
      <w:r>
        <w:rPr>
          <w:noProof/>
        </w:rPr>
        <w:t xml:space="preserve"> input , The approximations are valid compared to the full linear model when the frequency is greater than </w:t>
      </w:r>
      <w:r>
        <w:rPr>
          <w:noProof/>
        </w:rPr>
        <w:t>4</w:t>
      </w:r>
      <w:r>
        <w:rPr>
          <w:noProof/>
        </w:rPr>
        <w:t xml:space="preserve"> rad/sec.</w:t>
      </w:r>
    </w:p>
    <w:p w14:paraId="0B1F4801" w14:textId="77777777" w:rsidR="006E6F7B" w:rsidRDefault="006E6F7B" w:rsidP="006E6F7B">
      <w:pPr>
        <w:spacing w:after="200"/>
        <w:ind w:left="360" w:right="0"/>
        <w:jc w:val="left"/>
        <w:rPr>
          <w:noProof/>
        </w:rPr>
      </w:pPr>
    </w:p>
    <w:p w14:paraId="3D18BC7E" w14:textId="77777777" w:rsidR="005A0C06" w:rsidRDefault="005A0C06" w:rsidP="005A0C06">
      <w:pPr>
        <w:pStyle w:val="ListParagraph"/>
        <w:numPr>
          <w:ilvl w:val="0"/>
          <w:numId w:val="41"/>
        </w:numPr>
        <w:spacing w:after="200"/>
        <w:ind w:right="0"/>
        <w:jc w:val="left"/>
        <w:rPr>
          <w:noProof/>
        </w:rPr>
      </w:pPr>
      <w:r>
        <w:rPr>
          <w:noProof/>
        </w:rPr>
        <w:br w:type="page"/>
      </w:r>
    </w:p>
    <w:p w14:paraId="79040A75" w14:textId="77777777" w:rsidR="005A0C06" w:rsidRDefault="005A0C06" w:rsidP="00D522C4">
      <w:pPr>
        <w:pStyle w:val="Heading3"/>
      </w:pPr>
      <w:r>
        <w:lastRenderedPageBreak/>
        <w:t>Root Locus</w:t>
      </w:r>
    </w:p>
    <w:tbl>
      <w:tblPr>
        <w:tblStyle w:val="TableGrid"/>
        <w:tblW w:w="0" w:type="auto"/>
        <w:jc w:val="center"/>
        <w:tblLook w:val="04A0" w:firstRow="1" w:lastRow="0" w:firstColumn="1" w:lastColumn="0" w:noHBand="0" w:noVBand="1"/>
      </w:tblPr>
      <w:tblGrid>
        <w:gridCol w:w="9592"/>
      </w:tblGrid>
      <w:tr w:rsidR="005A0C06" w14:paraId="713427FC" w14:textId="77777777" w:rsidTr="00887189">
        <w:trPr>
          <w:jc w:val="center"/>
        </w:trPr>
        <w:tc>
          <w:tcPr>
            <w:tcW w:w="9592" w:type="dxa"/>
            <w:shd w:val="clear" w:color="auto" w:fill="A9ACB0" w:themeFill="background2" w:themeFillShade="BF"/>
          </w:tcPr>
          <w:p w14:paraId="2B121ECB" w14:textId="036B734F" w:rsidR="005A0C06" w:rsidRPr="00DC35F3" w:rsidRDefault="005A0C06" w:rsidP="00887189">
            <w:pPr>
              <w:jc w:val="center"/>
              <w:rPr>
                <w:b/>
                <w:bCs/>
              </w:rPr>
            </w:pPr>
            <m:oMathPara>
              <m:oMath>
                <m:r>
                  <m:rPr>
                    <m:sty m:val="bi"/>
                  </m:rPr>
                  <w:rPr>
                    <w:rFonts w:ascii="Cambria Math" w:hAnsi="Cambria Math"/>
                  </w:rPr>
                  <m:t>p</m:t>
                </m:r>
                <m:r>
                  <w:ins w:id="8469" w:author="محمد زكريا سيد سيد ابوسبع" w:date="2023-03-30T15:04:00Z">
                    <m:rPr>
                      <m:lit/>
                      <m:sty m:val="bi"/>
                    </m:rPr>
                    <w:rPr>
                      <w:rFonts w:ascii="Cambria Math" w:hAnsi="Cambria Math"/>
                    </w:rPr>
                    <m:t>/</m:t>
                  </w:ins>
                </m:r>
                <m:sSub>
                  <m:sSubPr>
                    <m:ctrlPr>
                      <w:ins w:id="8470" w:author="محمد زكريا سيد سيد ابوسبع" w:date="2023-03-30T15:04:00Z">
                        <w:rPr>
                          <w:rFonts w:ascii="Cambria Math" w:hAnsi="Cambria Math"/>
                          <w:b/>
                          <w:bCs/>
                          <w:i/>
                        </w:rPr>
                      </w:ins>
                    </m:ctrlPr>
                  </m:sSubPr>
                  <m:e>
                    <m:r>
                      <w:ins w:id="8471" w:author="محمد زكريا سيد سيد ابوسبع" w:date="2023-03-30T15:04:00Z">
                        <m:rPr>
                          <m:sty m:val="bi"/>
                        </m:rPr>
                        <w:rPr>
                          <w:rFonts w:ascii="Cambria Math" w:hAnsi="Cambria Math"/>
                        </w:rPr>
                        <m:t>δ</m:t>
                      </w:ins>
                    </m:r>
                  </m:e>
                  <m:sub>
                    <m:r>
                      <w:ins w:id="8472" w:author="محمد زكريا سيد سيد ابوسبع" w:date="2023-03-30T15:05:00Z">
                        <m:rPr>
                          <m:sty m:val="bi"/>
                        </m:rPr>
                        <w:rPr>
                          <w:rFonts w:ascii="Cambria Math" w:hAnsi="Cambria Math"/>
                        </w:rPr>
                        <m:t>a</m:t>
                      </w:ins>
                    </m:r>
                  </m:sub>
                </m:sSub>
              </m:oMath>
            </m:oMathPara>
          </w:p>
        </w:tc>
      </w:tr>
      <w:tr w:rsidR="005A0C06" w14:paraId="01AEA90D" w14:textId="77777777" w:rsidTr="00887189">
        <w:trPr>
          <w:jc w:val="center"/>
        </w:trPr>
        <w:tc>
          <w:tcPr>
            <w:tcW w:w="9592" w:type="dxa"/>
          </w:tcPr>
          <w:p w14:paraId="78EEF15E" w14:textId="77777777" w:rsidR="005A0C06" w:rsidRDefault="005A0C06" w:rsidP="00887189">
            <w:r>
              <w:rPr>
                <w:noProof/>
              </w:rPr>
              <w:drawing>
                <wp:inline distT="0" distB="0" distL="0" distR="0" wp14:anchorId="37B7AF90" wp14:editId="43C4B78D">
                  <wp:extent cx="5765690" cy="2933761"/>
                  <wp:effectExtent l="0" t="0" r="6985"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5765690" cy="2933761"/>
                          </a:xfrm>
                          <a:prstGeom prst="rect">
                            <a:avLst/>
                          </a:prstGeom>
                        </pic:spPr>
                      </pic:pic>
                    </a:graphicData>
                  </a:graphic>
                </wp:inline>
              </w:drawing>
            </w:r>
          </w:p>
        </w:tc>
      </w:tr>
      <w:tr w:rsidR="005A0C06" w14:paraId="759C9019" w14:textId="77777777" w:rsidTr="00887189">
        <w:trPr>
          <w:jc w:val="center"/>
        </w:trPr>
        <w:tc>
          <w:tcPr>
            <w:tcW w:w="9592" w:type="dxa"/>
            <w:shd w:val="clear" w:color="auto" w:fill="A9ACB0" w:themeFill="background2" w:themeFillShade="BF"/>
          </w:tcPr>
          <w:p w14:paraId="2497FB9E" w14:textId="2887193B" w:rsidR="005A0C06" w:rsidRPr="00DC35F3" w:rsidRDefault="005A0C06" w:rsidP="00887189">
            <w:pPr>
              <w:rPr>
                <w:b/>
                <w:bCs/>
              </w:rPr>
            </w:pPr>
            <m:oMathPara>
              <m:oMath>
                <m:r>
                  <m:rPr>
                    <m:sty m:val="bi"/>
                  </m:rPr>
                  <w:rPr>
                    <w:rFonts w:ascii="Cambria Math" w:hAnsi="Cambria Math"/>
                  </w:rPr>
                  <m:t>p</m:t>
                </m:r>
                <m:r>
                  <w:ins w:id="8473" w:author="محمد زكريا سيد سيد ابوسبع" w:date="2023-03-30T15:04:00Z">
                    <m:rPr>
                      <m:lit/>
                      <m:sty m:val="bi"/>
                    </m:rPr>
                    <w:rPr>
                      <w:rFonts w:ascii="Cambria Math" w:hAnsi="Cambria Math"/>
                    </w:rPr>
                    <m:t>/</m:t>
                  </w:ins>
                </m:r>
                <m:sSub>
                  <m:sSubPr>
                    <m:ctrlPr>
                      <w:ins w:id="8474" w:author="محمد زكريا سيد سيد ابوسبع" w:date="2023-03-30T15:04:00Z">
                        <w:rPr>
                          <w:rFonts w:ascii="Cambria Math" w:hAnsi="Cambria Math"/>
                          <w:b/>
                          <w:bCs/>
                          <w:i/>
                        </w:rPr>
                      </w:ins>
                    </m:ctrlPr>
                  </m:sSubPr>
                  <m:e>
                    <m:r>
                      <w:ins w:id="8475" w:author="محمد زكريا سيد سيد ابوسبع" w:date="2023-03-30T15:04:00Z">
                        <m:rPr>
                          <m:sty m:val="bi"/>
                        </m:rPr>
                        <w:rPr>
                          <w:rFonts w:ascii="Cambria Math" w:hAnsi="Cambria Math"/>
                        </w:rPr>
                        <m:t>δ</m:t>
                      </w:ins>
                    </m:r>
                  </m:e>
                  <m:sub>
                    <m:r>
                      <m:rPr>
                        <m:sty m:val="bi"/>
                      </m:rPr>
                      <w:rPr>
                        <w:rFonts w:ascii="Cambria Math" w:hAnsi="Cambria Math"/>
                      </w:rPr>
                      <m:t>r</m:t>
                    </m:r>
                  </m:sub>
                </m:sSub>
              </m:oMath>
            </m:oMathPara>
          </w:p>
        </w:tc>
      </w:tr>
      <w:tr w:rsidR="005A0C06" w14:paraId="4A5F99B8" w14:textId="77777777" w:rsidTr="00887189">
        <w:trPr>
          <w:jc w:val="center"/>
        </w:trPr>
        <w:tc>
          <w:tcPr>
            <w:tcW w:w="9592" w:type="dxa"/>
          </w:tcPr>
          <w:p w14:paraId="12510CAA" w14:textId="77777777" w:rsidR="005A0C06" w:rsidRDefault="005A0C06" w:rsidP="00887189">
            <w:r>
              <w:rPr>
                <w:noProof/>
              </w:rPr>
              <w:drawing>
                <wp:inline distT="0" distB="0" distL="0" distR="0" wp14:anchorId="00063ED3" wp14:editId="02A16DCE">
                  <wp:extent cx="5534016" cy="2815878"/>
                  <wp:effectExtent l="0" t="0" r="0" b="381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5534016" cy="2815878"/>
                          </a:xfrm>
                          <a:prstGeom prst="rect">
                            <a:avLst/>
                          </a:prstGeom>
                        </pic:spPr>
                      </pic:pic>
                    </a:graphicData>
                  </a:graphic>
                </wp:inline>
              </w:drawing>
            </w:r>
          </w:p>
        </w:tc>
      </w:tr>
    </w:tbl>
    <w:p w14:paraId="5098F804" w14:textId="77777777" w:rsidR="005A0C06" w:rsidRDefault="005A0C06" w:rsidP="005A0C06">
      <w:pPr>
        <w:rPr>
          <w:b/>
          <w:bCs/>
        </w:rPr>
      </w:pPr>
      <w:r>
        <w:rPr>
          <w:b/>
          <w:bCs/>
        </w:rPr>
        <w:t>Comments:</w:t>
      </w:r>
    </w:p>
    <w:p w14:paraId="21682A20" w14:textId="70E7D8E3" w:rsidR="00C612B1" w:rsidRDefault="00C612B1" w:rsidP="00C612B1">
      <w:pPr>
        <w:pStyle w:val="ListParagraph"/>
        <w:numPr>
          <w:ilvl w:val="0"/>
          <w:numId w:val="62"/>
        </w:numPr>
        <w:spacing w:after="200"/>
        <w:ind w:right="0"/>
        <w:rPr>
          <w:noProof/>
        </w:rPr>
      </w:pPr>
      <w:r>
        <w:rPr>
          <w:noProof/>
        </w:rPr>
        <w:t>For delta a input , all models are always stable.</w:t>
      </w:r>
    </w:p>
    <w:p w14:paraId="3424C96B" w14:textId="54AFB924" w:rsidR="00C612B1" w:rsidRDefault="00C612B1" w:rsidP="00C612B1">
      <w:pPr>
        <w:pStyle w:val="ListParagraph"/>
        <w:numPr>
          <w:ilvl w:val="0"/>
          <w:numId w:val="62"/>
        </w:numPr>
        <w:spacing w:after="200"/>
        <w:ind w:right="0"/>
        <w:jc w:val="left"/>
      </w:pPr>
      <w:r>
        <w:rPr>
          <w:noProof/>
        </w:rPr>
        <w:t xml:space="preserve">For delta r input , </w:t>
      </w:r>
      <w:r>
        <w:rPr>
          <w:noProof/>
        </w:rPr>
        <w:t>the full linear and the 3 DOF have instability region</w:t>
      </w:r>
      <w:r>
        <w:rPr>
          <w:noProof/>
        </w:rPr>
        <w:t>.</w:t>
      </w:r>
    </w:p>
    <w:p w14:paraId="5518E689" w14:textId="02A21B1E" w:rsidR="005020B4" w:rsidRPr="005A0C06" w:rsidRDefault="005A0C06" w:rsidP="005A0C06">
      <w:pPr>
        <w:spacing w:after="200"/>
        <w:ind w:left="0" w:right="0"/>
        <w:jc w:val="left"/>
      </w:pPr>
      <w:r>
        <w:br w:type="page"/>
      </w:r>
    </w:p>
    <w:p w14:paraId="23143296" w14:textId="586FC11D" w:rsidR="005020B4" w:rsidRDefault="005020B4" w:rsidP="005020B4">
      <w:pPr>
        <w:pStyle w:val="Heading2"/>
        <w:numPr>
          <w:ilvl w:val="0"/>
          <w:numId w:val="46"/>
        </w:numPr>
        <w:rPr>
          <w:ins w:id="8476" w:author="محمد زكريا سيد سيد ابوسبع" w:date="2023-03-30T15:04:00Z"/>
        </w:rPr>
      </w:pPr>
      <w:ins w:id="8477" w:author="محمد زكريا سيد سيد ابوسبع" w:date="2023-03-30T15:04:00Z">
        <w:r>
          <w:lastRenderedPageBreak/>
          <w:t xml:space="preserve">Response of state </w:t>
        </w:r>
      </w:ins>
      <m:oMath>
        <m:r>
          <m:rPr>
            <m:sty m:val="bi"/>
          </m:rPr>
          <w:rPr>
            <w:rFonts w:ascii="Cambria Math" w:hAnsi="Cambria Math"/>
          </w:rPr>
          <m:t>r</m:t>
        </m:r>
      </m:oMath>
    </w:p>
    <w:p w14:paraId="58E56CA6" w14:textId="77777777" w:rsidR="005020B4" w:rsidRDefault="005020B4" w:rsidP="00D522C4">
      <w:pPr>
        <w:pStyle w:val="Heading3"/>
        <w:numPr>
          <w:ilvl w:val="0"/>
          <w:numId w:val="59"/>
        </w:numPr>
        <w:rPr>
          <w:ins w:id="8478" w:author="محمد زكريا سيد سيد ابوسبع" w:date="2023-03-30T15:08:00Z"/>
        </w:rPr>
      </w:pPr>
      <w:ins w:id="8479" w:author="محمد زكريا سيد سيد ابوسبع" w:date="2023-03-30T15:04:00Z">
        <w:r>
          <w:t>Transfer Functions</w:t>
        </w:r>
      </w:ins>
    </w:p>
    <w:p w14:paraId="74860A12" w14:textId="77777777" w:rsidR="005020B4" w:rsidRDefault="005020B4">
      <w:pPr>
        <w:ind w:left="0"/>
        <w:rPr>
          <w:ins w:id="8480" w:author="محمد زكريا سيد سيد ابوسبع" w:date="2023-03-30T15:04:00Z"/>
        </w:rPr>
        <w:pPrChange w:id="8481" w:author="محمد زكريا سيد سيد ابوسبع" w:date="2023-03-30T15:08:00Z">
          <w:pPr>
            <w:pStyle w:val="Heading3"/>
            <w:numPr>
              <w:numId w:val="47"/>
            </w:numPr>
          </w:pPr>
        </w:pPrChange>
      </w:pPr>
    </w:p>
    <w:tbl>
      <w:tblPr>
        <w:tblStyle w:val="TableGrid"/>
        <w:tblW w:w="11338" w:type="dxa"/>
        <w:jc w:val="center"/>
        <w:tblLook w:val="04A0" w:firstRow="1" w:lastRow="0" w:firstColumn="1" w:lastColumn="0" w:noHBand="0" w:noVBand="1"/>
      </w:tblPr>
      <w:tblGrid>
        <w:gridCol w:w="542"/>
        <w:gridCol w:w="3712"/>
        <w:gridCol w:w="2020"/>
        <w:gridCol w:w="2818"/>
        <w:gridCol w:w="2246"/>
      </w:tblGrid>
      <w:tr w:rsidR="00FE4493" w:rsidRPr="00FE4493" w14:paraId="0A8B8660" w14:textId="77777777" w:rsidTr="000D0983">
        <w:trPr>
          <w:jc w:val="center"/>
          <w:ins w:id="8482" w:author="محمد زكريا سيد سيد ابوسبع" w:date="2023-03-30T15:04:00Z"/>
        </w:trPr>
        <w:tc>
          <w:tcPr>
            <w:tcW w:w="575" w:type="dxa"/>
            <w:shd w:val="clear" w:color="auto" w:fill="A9ACB0" w:themeFill="background2" w:themeFillShade="BF"/>
          </w:tcPr>
          <w:p w14:paraId="553D58B6" w14:textId="77777777" w:rsidR="00FE4493" w:rsidRPr="00FE4493" w:rsidRDefault="00FE4493" w:rsidP="00FE4493">
            <w:pPr>
              <w:ind w:left="0"/>
              <w:jc w:val="center"/>
              <w:rPr>
                <w:ins w:id="8483" w:author="محمد زكريا سيد سيد ابوسبع" w:date="2023-03-30T15:04:00Z"/>
                <w:sz w:val="16"/>
                <w:szCs w:val="16"/>
              </w:rPr>
            </w:pPr>
            <w:ins w:id="8484" w:author="محمد زكريا سيد سيد ابوسبع" w:date="2023-03-30T15:04:00Z">
              <w:r w:rsidRPr="00FE4493">
                <w:rPr>
                  <w:sz w:val="16"/>
                  <w:szCs w:val="16"/>
                </w:rPr>
                <w:t>TF</w:t>
              </w:r>
            </w:ins>
          </w:p>
        </w:tc>
        <w:tc>
          <w:tcPr>
            <w:tcW w:w="3740" w:type="dxa"/>
            <w:shd w:val="clear" w:color="auto" w:fill="A9ACB0" w:themeFill="background2" w:themeFillShade="BF"/>
          </w:tcPr>
          <w:p w14:paraId="2D8127D8" w14:textId="77777777" w:rsidR="00FE4493" w:rsidRPr="00FE4493" w:rsidRDefault="00FE4493" w:rsidP="00FE4493">
            <w:pPr>
              <w:ind w:left="0"/>
              <w:jc w:val="center"/>
              <w:rPr>
                <w:ins w:id="8485" w:author="محمد زكريا سيد سيد ابوسبع" w:date="2023-03-30T15:04:00Z"/>
                <w:sz w:val="16"/>
                <w:szCs w:val="16"/>
              </w:rPr>
            </w:pPr>
            <w:ins w:id="8486" w:author="محمد زكريا سيد سيد ابوسبع" w:date="2023-03-30T15:04:00Z">
              <w:r w:rsidRPr="00FE4493">
                <w:rPr>
                  <w:sz w:val="16"/>
                  <w:szCs w:val="16"/>
                </w:rPr>
                <w:t>Full Linear</w:t>
              </w:r>
            </w:ins>
          </w:p>
        </w:tc>
        <w:tc>
          <w:tcPr>
            <w:tcW w:w="2070" w:type="dxa"/>
            <w:shd w:val="clear" w:color="auto" w:fill="A9ACB0" w:themeFill="background2" w:themeFillShade="BF"/>
          </w:tcPr>
          <w:p w14:paraId="4EE24842" w14:textId="5FDE192E" w:rsidR="00FE4493" w:rsidRPr="00FE4493" w:rsidRDefault="00FE4493" w:rsidP="00FE4493">
            <w:pPr>
              <w:ind w:left="0"/>
              <w:jc w:val="center"/>
              <w:rPr>
                <w:ins w:id="8487" w:author="محمد زكريا سيد سيد ابوسبع" w:date="2023-03-30T15:04:00Z"/>
                <w:sz w:val="16"/>
                <w:szCs w:val="16"/>
              </w:rPr>
            </w:pPr>
            <w:r w:rsidRPr="00FE4493">
              <w:rPr>
                <w:sz w:val="16"/>
                <w:szCs w:val="16"/>
              </w:rPr>
              <w:t>Spiral</w:t>
            </w:r>
            <w:ins w:id="8488" w:author="محمد زكريا سيد سيد ابوسبع" w:date="2023-03-30T15:06:00Z">
              <w:r w:rsidRPr="00FE4493">
                <w:rPr>
                  <w:sz w:val="16"/>
                  <w:szCs w:val="16"/>
                </w:rPr>
                <w:t xml:space="preserve"> 3 DOF</w:t>
              </w:r>
            </w:ins>
            <w:ins w:id="8489" w:author="محمد زكريا سيد سيد ابوسبع" w:date="2023-03-30T15:04:00Z">
              <w:r w:rsidRPr="00FE4493">
                <w:rPr>
                  <w:sz w:val="16"/>
                  <w:szCs w:val="16"/>
                </w:rPr>
                <w:t xml:space="preserve"> Mode</w:t>
              </w:r>
            </w:ins>
          </w:p>
        </w:tc>
        <w:tc>
          <w:tcPr>
            <w:tcW w:w="2790" w:type="dxa"/>
            <w:shd w:val="clear" w:color="auto" w:fill="A9ACB0" w:themeFill="background2" w:themeFillShade="BF"/>
          </w:tcPr>
          <w:p w14:paraId="3F7B2072" w14:textId="334C28E3" w:rsidR="00FE4493" w:rsidRPr="00FE4493" w:rsidRDefault="00FE4493" w:rsidP="00FE4493">
            <w:pPr>
              <w:ind w:left="0"/>
              <w:jc w:val="center"/>
              <w:rPr>
                <w:sz w:val="16"/>
                <w:szCs w:val="16"/>
              </w:rPr>
            </w:pPr>
            <w:r w:rsidRPr="00FE4493">
              <w:rPr>
                <w:sz w:val="16"/>
                <w:szCs w:val="16"/>
              </w:rPr>
              <w:t>Dutch</w:t>
            </w:r>
            <w:ins w:id="8490" w:author="محمد زكريا سيد سيد ابوسبع" w:date="2023-03-30T15:06:00Z">
              <w:r w:rsidRPr="00FE4493">
                <w:rPr>
                  <w:sz w:val="16"/>
                  <w:szCs w:val="16"/>
                </w:rPr>
                <w:t xml:space="preserve"> 3 DOF</w:t>
              </w:r>
            </w:ins>
            <w:ins w:id="8491" w:author="محمد زكريا سيد سيد ابوسبع" w:date="2023-03-30T15:04:00Z">
              <w:r w:rsidRPr="00FE4493">
                <w:rPr>
                  <w:sz w:val="16"/>
                  <w:szCs w:val="16"/>
                </w:rPr>
                <w:t xml:space="preserve"> Mode</w:t>
              </w:r>
            </w:ins>
          </w:p>
        </w:tc>
        <w:tc>
          <w:tcPr>
            <w:tcW w:w="2163" w:type="dxa"/>
            <w:shd w:val="clear" w:color="auto" w:fill="A9ACB0" w:themeFill="background2" w:themeFillShade="BF"/>
          </w:tcPr>
          <w:p w14:paraId="59FAEE0E" w14:textId="436C54C9" w:rsidR="00FE4493" w:rsidRPr="00FE4493" w:rsidRDefault="00FE4493" w:rsidP="00FE4493">
            <w:pPr>
              <w:ind w:left="0"/>
              <w:jc w:val="center"/>
              <w:rPr>
                <w:ins w:id="8492" w:author="محمد زكريا سيد سيد ابوسبع" w:date="2023-03-30T15:06:00Z"/>
                <w:sz w:val="16"/>
                <w:szCs w:val="16"/>
              </w:rPr>
            </w:pPr>
            <w:ins w:id="8493" w:author="محمد زكريا سيد سيد ابوسبع" w:date="2023-03-30T15:06:00Z">
              <w:r w:rsidRPr="00FE4493">
                <w:rPr>
                  <w:sz w:val="16"/>
                  <w:szCs w:val="16"/>
                </w:rPr>
                <w:t xml:space="preserve">Dutch </w:t>
              </w:r>
            </w:ins>
            <w:r w:rsidRPr="00FE4493">
              <w:rPr>
                <w:sz w:val="16"/>
                <w:szCs w:val="16"/>
              </w:rPr>
              <w:t>2</w:t>
            </w:r>
            <w:ins w:id="8494" w:author="محمد زكريا سيد سيد ابوسبع" w:date="2023-03-30T15:06:00Z">
              <w:r w:rsidRPr="00FE4493">
                <w:rPr>
                  <w:sz w:val="16"/>
                  <w:szCs w:val="16"/>
                </w:rPr>
                <w:t xml:space="preserve"> DOF Mode</w:t>
              </w:r>
            </w:ins>
          </w:p>
        </w:tc>
      </w:tr>
      <w:tr w:rsidR="00285D2D" w:rsidRPr="00FE4493" w14:paraId="44418006" w14:textId="77777777" w:rsidTr="000D0983">
        <w:trPr>
          <w:jc w:val="center"/>
          <w:ins w:id="8495" w:author="محمد زكريا سيد سيد ابوسبع" w:date="2023-03-30T15:04:00Z"/>
        </w:trPr>
        <w:tc>
          <w:tcPr>
            <w:tcW w:w="575" w:type="dxa"/>
            <w:shd w:val="clear" w:color="auto" w:fill="A9ACB0" w:themeFill="background2" w:themeFillShade="BF"/>
          </w:tcPr>
          <w:p w14:paraId="25AECAF2" w14:textId="12502324" w:rsidR="00285D2D" w:rsidRPr="00FE4493" w:rsidRDefault="00285D2D" w:rsidP="00285D2D">
            <w:pPr>
              <w:ind w:left="0"/>
              <w:rPr>
                <w:ins w:id="8496" w:author="محمد زكريا سيد سيد ابوسبع" w:date="2023-03-30T15:04:00Z"/>
                <w:sz w:val="16"/>
                <w:szCs w:val="16"/>
              </w:rPr>
            </w:pPr>
            <m:oMathPara>
              <m:oMath>
                <m:r>
                  <w:rPr>
                    <w:rFonts w:ascii="Cambria Math" w:hAnsi="Cambria Math"/>
                    <w:sz w:val="16"/>
                    <w:szCs w:val="16"/>
                  </w:rPr>
                  <m:t>r</m:t>
                </m:r>
                <m:r>
                  <w:ins w:id="8497" w:author="محمد زكريا سيد سيد ابوسبع" w:date="2023-03-30T15:04:00Z">
                    <m:rPr>
                      <m:lit/>
                    </m:rPr>
                    <w:rPr>
                      <w:rFonts w:ascii="Cambria Math" w:hAnsi="Cambria Math"/>
                      <w:sz w:val="16"/>
                      <w:szCs w:val="16"/>
                    </w:rPr>
                    <m:t>/</m:t>
                  </w:ins>
                </m:r>
                <m:sSub>
                  <m:sSubPr>
                    <m:ctrlPr>
                      <w:ins w:id="8498" w:author="محمد زكريا سيد سيد ابوسبع" w:date="2023-03-30T15:04:00Z">
                        <w:rPr>
                          <w:rFonts w:ascii="Cambria Math" w:hAnsi="Cambria Math"/>
                          <w:i/>
                          <w:sz w:val="16"/>
                          <w:szCs w:val="16"/>
                        </w:rPr>
                      </w:ins>
                    </m:ctrlPr>
                  </m:sSubPr>
                  <m:e>
                    <m:r>
                      <w:ins w:id="8499" w:author="محمد زكريا سيد سيد ابوسبع" w:date="2023-03-30T15:04:00Z">
                        <w:rPr>
                          <w:rFonts w:ascii="Cambria Math" w:hAnsi="Cambria Math"/>
                          <w:sz w:val="16"/>
                          <w:szCs w:val="16"/>
                        </w:rPr>
                        <m:t>δ</m:t>
                      </w:ins>
                    </m:r>
                  </m:e>
                  <m:sub>
                    <m:r>
                      <w:ins w:id="8500" w:author="محمد زكريا سيد سيد ابوسبع" w:date="2023-03-30T15:05:00Z">
                        <w:rPr>
                          <w:rFonts w:ascii="Cambria Math" w:hAnsi="Cambria Math"/>
                          <w:sz w:val="16"/>
                          <w:szCs w:val="16"/>
                        </w:rPr>
                        <m:t>a</m:t>
                      </w:ins>
                    </m:r>
                  </m:sub>
                </m:sSub>
              </m:oMath>
            </m:oMathPara>
          </w:p>
        </w:tc>
        <w:tc>
          <w:tcPr>
            <w:tcW w:w="3740" w:type="dxa"/>
          </w:tcPr>
          <w:p w14:paraId="3DAC76FD" w14:textId="46B2A0EB" w:rsidR="00285D2D" w:rsidRPr="00285D2D" w:rsidRDefault="00000000" w:rsidP="00285D2D">
            <w:pPr>
              <w:pStyle w:val="ListParagraph"/>
              <w:ind w:left="2880"/>
              <w:rPr>
                <w:ins w:id="8501" w:author="محمد زكريا سيد سيد ابوسبع" w:date="2023-03-30T15:04:00Z"/>
                <w:sz w:val="16"/>
                <w:szCs w:val="16"/>
              </w:rPr>
            </w:pPr>
            <m:oMathPara>
              <m:oMath>
                <m:f>
                  <m:fPr>
                    <m:ctrlPr>
                      <w:ins w:id="8502" w:author="محمد زكريا سيد سيد ابوسبع" w:date="2023-03-30T15:04:00Z">
                        <w:rPr>
                          <w:rFonts w:ascii="Cambria Math" w:hAnsi="Cambria Math"/>
                          <w:i/>
                          <w:sz w:val="16"/>
                          <w:szCs w:val="16"/>
                        </w:rPr>
                      </w:ins>
                    </m:ctrlPr>
                  </m:fPr>
                  <m:num>
                    <m:r>
                      <m:rPr>
                        <m:sty m:val="p"/>
                      </m:rPr>
                      <w:rPr>
                        <w:rFonts w:ascii="Cambria Math" w:eastAsia="Times New Roman" w:hAnsi="Cambria Math"/>
                        <w:color w:val="404040"/>
                        <w:sz w:val="16"/>
                        <w:szCs w:val="16"/>
                      </w:rPr>
                      <m:t>-0.0767 s^3 - 0.6281 s^2 + 0.5871 s + 0.715</m:t>
                    </m:r>
                  </m:num>
                  <m:den>
                    <m:r>
                      <m:rPr>
                        <m:sty m:val="p"/>
                      </m:rPr>
                      <w:rPr>
                        <w:rFonts w:ascii="Cambria Math" w:eastAsia="Times New Roman" w:hAnsi="Cambria Math"/>
                        <w:color w:val="404040"/>
                        <w:sz w:val="16"/>
                        <w:szCs w:val="16"/>
                      </w:rPr>
                      <m:t>s^4 + 1.736 s^3 + 4.302 s^2 + 5.622 s + 0.03</m:t>
                    </m:r>
                  </m:den>
                </m:f>
              </m:oMath>
            </m:oMathPara>
          </w:p>
          <w:p w14:paraId="1C5D8FEB" w14:textId="77777777" w:rsidR="00285D2D" w:rsidRPr="00285D2D" w:rsidRDefault="00285D2D" w:rsidP="00285D2D">
            <w:pPr>
              <w:ind w:left="0"/>
              <w:rPr>
                <w:ins w:id="8503" w:author="محمد زكريا سيد سيد ابوسبع" w:date="2023-03-30T15:04:00Z"/>
                <w:sz w:val="16"/>
                <w:szCs w:val="16"/>
              </w:rPr>
            </w:pPr>
          </w:p>
        </w:tc>
        <w:tc>
          <w:tcPr>
            <w:tcW w:w="2070" w:type="dxa"/>
            <w:vAlign w:val="center"/>
          </w:tcPr>
          <w:p w14:paraId="436EF7D7" w14:textId="74CD388D" w:rsidR="00285D2D" w:rsidRPr="00285D2D" w:rsidRDefault="00000000" w:rsidP="00285D2D">
            <w:pPr>
              <w:pStyle w:val="ListParagraph"/>
              <w:ind w:left="2880"/>
              <w:rPr>
                <w:ins w:id="8504" w:author="محمد زكريا سيد سيد ابوسبع" w:date="2023-03-30T15:04:00Z"/>
                <w:sz w:val="16"/>
                <w:szCs w:val="16"/>
              </w:rPr>
            </w:pPr>
            <m:oMathPara>
              <m:oMath>
                <m:f>
                  <m:fPr>
                    <m:ctrlPr>
                      <w:ins w:id="8505" w:author="محمد زكريا سيد سيد ابوسبع" w:date="2023-03-30T15:04:00Z">
                        <w:rPr>
                          <w:rFonts w:ascii="Cambria Math" w:hAnsi="Cambria Math"/>
                          <w:i/>
                          <w:sz w:val="16"/>
                          <w:szCs w:val="16"/>
                        </w:rPr>
                      </w:ins>
                    </m:ctrlPr>
                  </m:fPr>
                  <m:num>
                    <m:r>
                      <m:rPr>
                        <m:sty m:val="p"/>
                      </m:rPr>
                      <w:rPr>
                        <w:rFonts w:ascii="Cambria Math" w:hAnsi="Cambria Math"/>
                        <w:sz w:val="16"/>
                        <w:szCs w:val="16"/>
                      </w:rPr>
                      <m:t>-0.0767 s - 0.6147</m:t>
                    </m:r>
                  </m:num>
                  <m:den>
                    <m:r>
                      <w:rPr>
                        <w:rFonts w:ascii="Cambria Math" w:hAnsi="Cambria Math"/>
                        <w:sz w:val="16"/>
                        <w:szCs w:val="16"/>
                      </w:rPr>
                      <m:t>s^2 + 1.561 s + 0.369</m:t>
                    </m:r>
                  </m:den>
                </m:f>
              </m:oMath>
            </m:oMathPara>
          </w:p>
          <w:p w14:paraId="248CDAA6" w14:textId="77777777" w:rsidR="00285D2D" w:rsidRPr="00285D2D" w:rsidRDefault="00285D2D" w:rsidP="00285D2D">
            <w:pPr>
              <w:ind w:left="0"/>
              <w:rPr>
                <w:ins w:id="8506" w:author="محمد زكريا سيد سيد ابوسبع" w:date="2023-03-30T15:04:00Z"/>
                <w:sz w:val="16"/>
                <w:szCs w:val="16"/>
              </w:rPr>
            </w:pPr>
          </w:p>
        </w:tc>
        <w:tc>
          <w:tcPr>
            <w:tcW w:w="2790" w:type="dxa"/>
            <w:vAlign w:val="center"/>
          </w:tcPr>
          <w:p w14:paraId="1326C5AE" w14:textId="53B6D114" w:rsidR="00285D2D" w:rsidRPr="00285D2D" w:rsidRDefault="00000000" w:rsidP="00285D2D">
            <w:pPr>
              <w:pStyle w:val="ListParagraph"/>
              <w:ind w:left="2880"/>
              <w:rPr>
                <w:ins w:id="8507" w:author="محمد زكريا سيد سيد ابوسبع" w:date="2023-03-30T15:04:00Z"/>
                <w:sz w:val="16"/>
                <w:szCs w:val="16"/>
              </w:rPr>
            </w:pPr>
            <m:oMathPara>
              <m:oMath>
                <m:f>
                  <m:fPr>
                    <m:ctrlPr>
                      <w:ins w:id="8508" w:author="محمد زكريا سيد سيد ابوسبع" w:date="2023-03-30T15:04:00Z">
                        <w:rPr>
                          <w:rFonts w:ascii="Cambria Math" w:hAnsi="Cambria Math"/>
                          <w:i/>
                          <w:sz w:val="16"/>
                          <w:szCs w:val="16"/>
                        </w:rPr>
                      </w:ins>
                    </m:ctrlPr>
                  </m:fPr>
                  <m:num>
                    <m:r>
                      <m:rPr>
                        <m:sty m:val="p"/>
                      </m:rPr>
                      <w:rPr>
                        <w:rFonts w:ascii="Cambria Math" w:hAnsi="Cambria Math"/>
                        <w:sz w:val="16"/>
                        <w:szCs w:val="16"/>
                      </w:rPr>
                      <m:t>-0.0767 s^2 - 0.1131 s + 0.6772</m:t>
                    </m:r>
                  </m:num>
                  <m:den>
                    <m:r>
                      <w:rPr>
                        <w:rFonts w:ascii="Cambria Math" w:hAnsi="Cambria Math"/>
                        <w:sz w:val="16"/>
                        <w:szCs w:val="16"/>
                      </w:rPr>
                      <m:t>s^3 + 1.736 s^2 + 4.272 s + 4.435</m:t>
                    </m:r>
                  </m:den>
                </m:f>
              </m:oMath>
            </m:oMathPara>
          </w:p>
          <w:p w14:paraId="047A6543" w14:textId="77777777" w:rsidR="00285D2D" w:rsidRPr="00285D2D" w:rsidRDefault="00285D2D" w:rsidP="00285D2D">
            <w:pPr>
              <w:pStyle w:val="ListParagraph"/>
              <w:ind w:left="2880"/>
              <w:rPr>
                <w:rFonts w:ascii="Times New Roman" w:hAnsi="Times New Roman" w:cs="Times New Roman"/>
                <w:sz w:val="16"/>
                <w:szCs w:val="16"/>
              </w:rPr>
            </w:pPr>
          </w:p>
        </w:tc>
        <w:tc>
          <w:tcPr>
            <w:tcW w:w="2163" w:type="dxa"/>
          </w:tcPr>
          <w:p w14:paraId="4AACD417" w14:textId="558AD638" w:rsidR="00285D2D" w:rsidRPr="00285D2D" w:rsidRDefault="00000000" w:rsidP="00285D2D">
            <w:pPr>
              <w:pStyle w:val="ListParagraph"/>
              <w:ind w:left="2880"/>
              <w:rPr>
                <w:ins w:id="8509" w:author="محمد زكريا سيد سيد ابوسبع" w:date="2023-03-30T15:06:00Z"/>
                <w:sz w:val="16"/>
                <w:szCs w:val="16"/>
              </w:rPr>
            </w:pPr>
            <m:oMathPara>
              <m:oMath>
                <m:f>
                  <m:fPr>
                    <m:ctrlPr>
                      <w:ins w:id="8510" w:author="محمد زكريا سيد سيد ابوسبع" w:date="2023-03-30T15:06:00Z">
                        <w:rPr>
                          <w:rFonts w:ascii="Cambria Math" w:hAnsi="Cambria Math"/>
                          <w:i/>
                          <w:sz w:val="16"/>
                          <w:szCs w:val="16"/>
                        </w:rPr>
                      </w:ins>
                    </m:ctrlPr>
                  </m:fPr>
                  <m:num>
                    <m:r>
                      <m:rPr>
                        <m:sty m:val="p"/>
                      </m:rPr>
                      <w:rPr>
                        <w:rFonts w:ascii="Cambria Math" w:hAnsi="Cambria Math"/>
                        <w:sz w:val="16"/>
                        <w:szCs w:val="16"/>
                      </w:rPr>
                      <m:t xml:space="preserve"> -0.0767 s - 0.01338</m:t>
                    </m:r>
                  </m:num>
                  <m:den>
                    <m:sSup>
                      <m:sSupPr>
                        <m:ctrlPr>
                          <w:ins w:id="8511" w:author="محمد زكريا سيد سيد ابوسبع" w:date="2023-03-30T15:06:00Z">
                            <w:rPr>
                              <w:rFonts w:ascii="Cambria Math" w:hAnsi="Cambria Math"/>
                              <w:sz w:val="16"/>
                              <w:szCs w:val="16"/>
                            </w:rPr>
                          </w:ins>
                        </m:ctrlPr>
                      </m:sSupPr>
                      <m:e>
                        <m:r>
                          <w:ins w:id="8512" w:author="محمد زكريا سيد سيد ابوسبع" w:date="2023-03-30T15:06:00Z">
                            <m:rPr>
                              <m:sty m:val="p"/>
                            </m:rPr>
                            <w:rPr>
                              <w:rFonts w:ascii="Cambria Math" w:hAnsi="Cambria Math"/>
                              <w:sz w:val="16"/>
                              <w:szCs w:val="16"/>
                            </w:rPr>
                            <m:t>s</m:t>
                          </w:ins>
                        </m:r>
                      </m:e>
                      <m:sup>
                        <m:r>
                          <w:ins w:id="8513" w:author="محمد زكريا سيد سيد ابوسبع" w:date="2023-03-30T15:06:00Z">
                            <m:rPr>
                              <m:sty m:val="p"/>
                            </m:rPr>
                            <w:rPr>
                              <w:rFonts w:ascii="Cambria Math" w:hAnsi="Cambria Math"/>
                              <w:sz w:val="16"/>
                              <w:szCs w:val="16"/>
                            </w:rPr>
                            <m:t>∧</m:t>
                          </w:ins>
                        </m:r>
                      </m:sup>
                    </m:sSup>
                    <m:r>
                      <w:ins w:id="8514" w:author="محمد زكريا سيد سيد ابوسبع" w:date="2023-03-30T15:06:00Z">
                        <m:rPr>
                          <m:sty m:val="p"/>
                        </m:rPr>
                        <w:rPr>
                          <w:rFonts w:ascii="Cambria Math" w:hAnsi="Cambria Math"/>
                          <w:sz w:val="16"/>
                          <w:szCs w:val="16"/>
                        </w:rPr>
                        <m:t>2+0.005167</m:t>
                      </w:ins>
                    </m:r>
                    <m:r>
                      <w:ins w:id="8515" w:author="محمد زكريا سيد سيد ابوسبع" w:date="2023-03-30T15:06:00Z">
                        <m:rPr>
                          <m:nor/>
                        </m:rPr>
                        <w:rPr>
                          <w:sz w:val="16"/>
                          <w:szCs w:val="16"/>
                        </w:rPr>
                        <m:t xml:space="preserve"> </m:t>
                      </w:ins>
                    </m:r>
                    <m:r>
                      <w:ins w:id="8516" w:author="محمد زكريا سيد سيد ابوسبع" w:date="2023-03-30T15:06:00Z">
                        <m:rPr>
                          <m:sty m:val="p"/>
                        </m:rPr>
                        <w:rPr>
                          <w:rFonts w:ascii="Cambria Math" w:hAnsi="Cambria Math"/>
                          <w:sz w:val="16"/>
                          <w:szCs w:val="16"/>
                        </w:rPr>
                        <m:t>s+0.004217</m:t>
                      </w:ins>
                    </m:r>
                  </m:den>
                </m:f>
              </m:oMath>
            </m:oMathPara>
          </w:p>
          <w:p w14:paraId="635162A0" w14:textId="77777777" w:rsidR="00285D2D" w:rsidRPr="00285D2D" w:rsidRDefault="00285D2D" w:rsidP="00285D2D">
            <w:pPr>
              <w:pStyle w:val="ListParagraph"/>
              <w:ind w:left="2880"/>
              <w:rPr>
                <w:ins w:id="8517" w:author="محمد زكريا سيد سيد ابوسبع" w:date="2023-03-30T15:06:00Z"/>
                <w:rFonts w:ascii="Times New Roman" w:hAnsi="Times New Roman" w:cs="Times New Roman"/>
                <w:sz w:val="16"/>
                <w:szCs w:val="16"/>
              </w:rPr>
            </w:pPr>
          </w:p>
        </w:tc>
      </w:tr>
      <w:tr w:rsidR="00285D2D" w:rsidRPr="00FE4493" w14:paraId="234CAA0B" w14:textId="77777777" w:rsidTr="000D0983">
        <w:trPr>
          <w:jc w:val="center"/>
          <w:ins w:id="8518" w:author="محمد زكريا سيد سيد ابوسبع" w:date="2023-03-30T15:04:00Z"/>
        </w:trPr>
        <w:tc>
          <w:tcPr>
            <w:tcW w:w="575" w:type="dxa"/>
            <w:shd w:val="clear" w:color="auto" w:fill="A9ACB0" w:themeFill="background2" w:themeFillShade="BF"/>
          </w:tcPr>
          <w:p w14:paraId="1FD92F3D" w14:textId="2D47B4A8" w:rsidR="00285D2D" w:rsidRPr="00FE4493" w:rsidRDefault="00285D2D" w:rsidP="00285D2D">
            <w:pPr>
              <w:ind w:left="0"/>
              <w:rPr>
                <w:ins w:id="8519" w:author="محمد زكريا سيد سيد ابوسبع" w:date="2023-03-30T15:04:00Z"/>
                <w:sz w:val="16"/>
                <w:szCs w:val="16"/>
              </w:rPr>
            </w:pPr>
            <m:oMathPara>
              <m:oMath>
                <m:r>
                  <w:rPr>
                    <w:rFonts w:ascii="Cambria Math" w:hAnsi="Cambria Math"/>
                    <w:sz w:val="16"/>
                    <w:szCs w:val="16"/>
                  </w:rPr>
                  <m:t>r</m:t>
                </m:r>
                <m:r>
                  <w:ins w:id="8520" w:author="محمد زكريا سيد سيد ابوسبع" w:date="2023-03-30T15:04:00Z">
                    <m:rPr>
                      <m:lit/>
                    </m:rPr>
                    <w:rPr>
                      <w:rFonts w:ascii="Cambria Math" w:hAnsi="Cambria Math"/>
                      <w:sz w:val="16"/>
                      <w:szCs w:val="16"/>
                    </w:rPr>
                    <m:t>/</m:t>
                  </w:ins>
                </m:r>
                <m:sSub>
                  <m:sSubPr>
                    <m:ctrlPr>
                      <w:ins w:id="8521" w:author="محمد زكريا سيد سيد ابوسبع" w:date="2023-03-30T15:04:00Z">
                        <w:rPr>
                          <w:rFonts w:ascii="Cambria Math" w:hAnsi="Cambria Math"/>
                          <w:i/>
                          <w:sz w:val="16"/>
                          <w:szCs w:val="16"/>
                        </w:rPr>
                      </w:ins>
                    </m:ctrlPr>
                  </m:sSubPr>
                  <m:e>
                    <m:r>
                      <w:ins w:id="8522" w:author="محمد زكريا سيد سيد ابوسبع" w:date="2023-03-30T15:04:00Z">
                        <w:rPr>
                          <w:rFonts w:ascii="Cambria Math" w:hAnsi="Cambria Math"/>
                          <w:sz w:val="16"/>
                          <w:szCs w:val="16"/>
                        </w:rPr>
                        <m:t>δ</m:t>
                      </w:ins>
                    </m:r>
                  </m:e>
                  <m:sub>
                    <m:r>
                      <w:ins w:id="8523" w:author="محمد زكريا سيد سيد ابوسبع" w:date="2023-03-30T15:05:00Z">
                        <w:rPr>
                          <w:rFonts w:ascii="Cambria Math" w:hAnsi="Cambria Math"/>
                          <w:sz w:val="16"/>
                          <w:szCs w:val="16"/>
                        </w:rPr>
                        <m:t>r</m:t>
                      </w:ins>
                    </m:r>
                  </m:sub>
                </m:sSub>
              </m:oMath>
            </m:oMathPara>
          </w:p>
        </w:tc>
        <w:tc>
          <w:tcPr>
            <w:tcW w:w="3740" w:type="dxa"/>
          </w:tcPr>
          <w:p w14:paraId="69F5EE74" w14:textId="29D75988" w:rsidR="00285D2D" w:rsidRPr="00285D2D" w:rsidRDefault="00000000" w:rsidP="00285D2D">
            <w:pPr>
              <w:pStyle w:val="ListParagraph"/>
              <w:ind w:left="2880"/>
              <w:rPr>
                <w:ins w:id="8524" w:author="محمد زكريا سيد سيد ابوسبع" w:date="2023-03-30T15:04:00Z"/>
                <w:sz w:val="16"/>
                <w:szCs w:val="16"/>
              </w:rPr>
            </w:pPr>
            <m:oMathPara>
              <m:oMath>
                <m:f>
                  <m:fPr>
                    <m:ctrlPr>
                      <w:ins w:id="8525" w:author="محمد زكريا سيد سيد ابوسبع" w:date="2023-03-30T15:04:00Z">
                        <w:rPr>
                          <w:rFonts w:ascii="Cambria Math" w:hAnsi="Cambria Math"/>
                          <w:i/>
                          <w:sz w:val="16"/>
                          <w:szCs w:val="16"/>
                        </w:rPr>
                      </w:ins>
                    </m:ctrlPr>
                  </m:fPr>
                  <m:num>
                    <m:r>
                      <m:rPr>
                        <m:sty m:val="p"/>
                      </m:rPr>
                      <w:rPr>
                        <w:rFonts w:ascii="Cambria Math" w:eastAsia="Times New Roman" w:hAnsi="Cambria Math"/>
                        <w:color w:val="404040"/>
                        <w:sz w:val="16"/>
                        <w:szCs w:val="16"/>
                      </w:rPr>
                      <m:t>-1.81 s^3 - 2.794 s^2 - 0.5342 s - 0.3034</m:t>
                    </m:r>
                  </m:num>
                  <m:den>
                    <m:r>
                      <m:rPr>
                        <m:sty m:val="p"/>
                      </m:rPr>
                      <w:rPr>
                        <w:rFonts w:ascii="Cambria Math" w:eastAsia="Times New Roman" w:hAnsi="Cambria Math"/>
                        <w:color w:val="404040"/>
                        <w:sz w:val="16"/>
                        <w:szCs w:val="16"/>
                      </w:rPr>
                      <m:t>s^4 + 1.736 s^3 + 4.302 s^2 + 5.622 s + 0.03</m:t>
                    </m:r>
                  </m:den>
                </m:f>
              </m:oMath>
            </m:oMathPara>
          </w:p>
          <w:p w14:paraId="1AC9DA4B" w14:textId="77777777" w:rsidR="00285D2D" w:rsidRPr="00285D2D" w:rsidRDefault="00285D2D" w:rsidP="00285D2D">
            <w:pPr>
              <w:ind w:left="0"/>
              <w:rPr>
                <w:ins w:id="8526" w:author="محمد زكريا سيد سيد ابوسبع" w:date="2023-03-30T15:04:00Z"/>
                <w:sz w:val="16"/>
                <w:szCs w:val="16"/>
              </w:rPr>
            </w:pPr>
          </w:p>
        </w:tc>
        <w:tc>
          <w:tcPr>
            <w:tcW w:w="2070" w:type="dxa"/>
            <w:vAlign w:val="center"/>
          </w:tcPr>
          <w:p w14:paraId="517A5E21" w14:textId="34C57530" w:rsidR="00285D2D" w:rsidRPr="00285D2D" w:rsidRDefault="00000000" w:rsidP="00285D2D">
            <w:pPr>
              <w:pStyle w:val="ListParagraph"/>
              <w:ind w:left="2880"/>
              <w:rPr>
                <w:ins w:id="8527" w:author="محمد زكريا سيد سيد ابوسبع" w:date="2023-03-30T15:04:00Z"/>
                <w:sz w:val="16"/>
                <w:szCs w:val="16"/>
              </w:rPr>
            </w:pPr>
            <m:oMathPara>
              <m:oMath>
                <m:f>
                  <m:fPr>
                    <m:ctrlPr>
                      <w:ins w:id="8528" w:author="محمد زكريا سيد سيد ابوسبع" w:date="2023-03-30T15:04:00Z">
                        <w:rPr>
                          <w:rFonts w:ascii="Cambria Math" w:hAnsi="Cambria Math"/>
                          <w:i/>
                          <w:sz w:val="16"/>
                          <w:szCs w:val="16"/>
                        </w:rPr>
                      </w:ins>
                    </m:ctrlPr>
                  </m:fPr>
                  <m:num>
                    <m:r>
                      <m:rPr>
                        <m:sty m:val="p"/>
                      </m:rPr>
                      <w:rPr>
                        <w:rFonts w:ascii="Cambria Math" w:hAnsi="Cambria Math"/>
                        <w:sz w:val="16"/>
                        <w:szCs w:val="16"/>
                      </w:rPr>
                      <m:t>-1.81 s - 2.617</m:t>
                    </m:r>
                  </m:num>
                  <m:den>
                    <m:r>
                      <w:rPr>
                        <w:rFonts w:ascii="Cambria Math" w:hAnsi="Cambria Math"/>
                        <w:sz w:val="16"/>
                        <w:szCs w:val="16"/>
                      </w:rPr>
                      <m:t>s^2 + 1.561 s + 0.369</m:t>
                    </m:r>
                  </m:den>
                </m:f>
              </m:oMath>
            </m:oMathPara>
          </w:p>
          <w:p w14:paraId="37D72320" w14:textId="77777777" w:rsidR="00285D2D" w:rsidRPr="00285D2D" w:rsidRDefault="00285D2D" w:rsidP="00285D2D">
            <w:pPr>
              <w:ind w:left="0"/>
              <w:rPr>
                <w:ins w:id="8529" w:author="محمد زكريا سيد سيد ابوسبع" w:date="2023-03-30T15:04:00Z"/>
                <w:sz w:val="16"/>
                <w:szCs w:val="16"/>
              </w:rPr>
            </w:pPr>
          </w:p>
        </w:tc>
        <w:tc>
          <w:tcPr>
            <w:tcW w:w="2790" w:type="dxa"/>
            <w:vAlign w:val="center"/>
          </w:tcPr>
          <w:p w14:paraId="5E7A017C" w14:textId="5A194830" w:rsidR="00285D2D" w:rsidRPr="00285D2D" w:rsidRDefault="00000000" w:rsidP="00285D2D">
            <w:pPr>
              <w:pStyle w:val="ListParagraph"/>
              <w:ind w:left="2880"/>
              <w:rPr>
                <w:ins w:id="8530" w:author="محمد زكريا سيد سيد ابوسبع" w:date="2023-03-30T15:04:00Z"/>
                <w:sz w:val="16"/>
                <w:szCs w:val="16"/>
              </w:rPr>
            </w:pPr>
            <m:oMathPara>
              <m:oMath>
                <m:f>
                  <m:fPr>
                    <m:ctrlPr>
                      <w:ins w:id="8531" w:author="محمد زكريا سيد سيد ابوسبع" w:date="2023-03-30T15:04:00Z">
                        <w:rPr>
                          <w:rFonts w:ascii="Cambria Math" w:hAnsi="Cambria Math"/>
                          <w:i/>
                          <w:sz w:val="16"/>
                          <w:szCs w:val="16"/>
                        </w:rPr>
                      </w:ins>
                    </m:ctrlPr>
                  </m:fPr>
                  <m:num>
                    <m:r>
                      <m:rPr>
                        <m:sty m:val="p"/>
                      </m:rPr>
                      <w:rPr>
                        <w:rFonts w:ascii="Cambria Math" w:hAnsi="Cambria Math"/>
                        <w:sz w:val="16"/>
                        <w:szCs w:val="16"/>
                      </w:rPr>
                      <m:t>-1.81 s^2 - 2.53 s - 0.5246</m:t>
                    </m:r>
                  </m:num>
                  <m:den>
                    <m:r>
                      <w:rPr>
                        <w:rFonts w:ascii="Cambria Math" w:hAnsi="Cambria Math"/>
                        <w:sz w:val="16"/>
                        <w:szCs w:val="16"/>
                      </w:rPr>
                      <m:t>s^3 + 1.736 s^2 + 4.272 s + 4.435</m:t>
                    </m:r>
                  </m:den>
                </m:f>
              </m:oMath>
            </m:oMathPara>
          </w:p>
          <w:p w14:paraId="10CD7B14" w14:textId="77777777" w:rsidR="00285D2D" w:rsidRPr="00285D2D" w:rsidRDefault="00285D2D" w:rsidP="00285D2D">
            <w:pPr>
              <w:pStyle w:val="ListParagraph"/>
              <w:ind w:left="2880"/>
              <w:rPr>
                <w:rFonts w:ascii="Times New Roman" w:hAnsi="Times New Roman" w:cs="Times New Roman"/>
                <w:sz w:val="16"/>
                <w:szCs w:val="16"/>
              </w:rPr>
            </w:pPr>
          </w:p>
        </w:tc>
        <w:tc>
          <w:tcPr>
            <w:tcW w:w="2163" w:type="dxa"/>
          </w:tcPr>
          <w:p w14:paraId="536B5A97" w14:textId="6758C46D" w:rsidR="00285D2D" w:rsidRPr="00285D2D" w:rsidRDefault="00000000" w:rsidP="00285D2D">
            <w:pPr>
              <w:pStyle w:val="ListParagraph"/>
              <w:ind w:left="2880"/>
              <w:rPr>
                <w:ins w:id="8532" w:author="محمد زكريا سيد سيد ابوسبع" w:date="2023-03-30T15:06:00Z"/>
                <w:sz w:val="16"/>
                <w:szCs w:val="16"/>
              </w:rPr>
            </w:pPr>
            <m:oMathPara>
              <m:oMath>
                <m:f>
                  <m:fPr>
                    <m:ctrlPr>
                      <w:ins w:id="8533" w:author="محمد زكريا سيد سيد ابوسبع" w:date="2023-03-30T15:06:00Z">
                        <w:rPr>
                          <w:rFonts w:ascii="Cambria Math" w:hAnsi="Cambria Math"/>
                          <w:i/>
                          <w:sz w:val="16"/>
                          <w:szCs w:val="16"/>
                        </w:rPr>
                      </w:ins>
                    </m:ctrlPr>
                  </m:fPr>
                  <m:num>
                    <m:r>
                      <m:rPr>
                        <m:sty m:val="p"/>
                      </m:rPr>
                      <w:rPr>
                        <w:rFonts w:ascii="Cambria Math" w:hAnsi="Cambria Math"/>
                        <w:sz w:val="16"/>
                        <w:szCs w:val="16"/>
                      </w:rPr>
                      <m:t>-1.81 s - 0.1759</m:t>
                    </m:r>
                  </m:num>
                  <m:den>
                    <m:sSup>
                      <m:sSupPr>
                        <m:ctrlPr>
                          <w:ins w:id="8534" w:author="محمد زكريا سيد سيد ابوسبع" w:date="2023-03-30T15:06:00Z">
                            <w:rPr>
                              <w:rFonts w:ascii="Cambria Math" w:hAnsi="Cambria Math"/>
                              <w:sz w:val="16"/>
                              <w:szCs w:val="16"/>
                            </w:rPr>
                          </w:ins>
                        </m:ctrlPr>
                      </m:sSupPr>
                      <m:e>
                        <m:r>
                          <w:ins w:id="8535" w:author="محمد زكريا سيد سيد ابوسبع" w:date="2023-03-30T15:06:00Z">
                            <m:rPr>
                              <m:sty m:val="p"/>
                            </m:rPr>
                            <w:rPr>
                              <w:rFonts w:ascii="Cambria Math" w:hAnsi="Cambria Math"/>
                              <w:sz w:val="16"/>
                              <w:szCs w:val="16"/>
                            </w:rPr>
                            <m:t>s</m:t>
                          </w:ins>
                        </m:r>
                      </m:e>
                      <m:sup>
                        <m:r>
                          <w:ins w:id="8536" w:author="محمد زكريا سيد سيد ابوسبع" w:date="2023-03-30T15:06:00Z">
                            <m:rPr>
                              <m:sty m:val="p"/>
                            </m:rPr>
                            <w:rPr>
                              <w:rFonts w:ascii="Cambria Math" w:hAnsi="Cambria Math"/>
                              <w:sz w:val="16"/>
                              <w:szCs w:val="16"/>
                            </w:rPr>
                            <m:t>∧</m:t>
                          </w:ins>
                        </m:r>
                      </m:sup>
                    </m:sSup>
                    <m:r>
                      <w:ins w:id="8537" w:author="محمد زكريا سيد سيد ابوسبع" w:date="2023-03-30T15:06:00Z">
                        <m:rPr>
                          <m:sty m:val="p"/>
                        </m:rPr>
                        <w:rPr>
                          <w:rFonts w:ascii="Cambria Math" w:hAnsi="Cambria Math"/>
                          <w:sz w:val="16"/>
                          <w:szCs w:val="16"/>
                        </w:rPr>
                        <m:t>2+0.005167</m:t>
                      </w:ins>
                    </m:r>
                    <m:r>
                      <w:ins w:id="8538" w:author="محمد زكريا سيد سيد ابوسبع" w:date="2023-03-30T15:06:00Z">
                        <m:rPr>
                          <m:nor/>
                        </m:rPr>
                        <w:rPr>
                          <w:sz w:val="16"/>
                          <w:szCs w:val="16"/>
                        </w:rPr>
                        <m:t xml:space="preserve"> </m:t>
                      </w:ins>
                    </m:r>
                    <m:r>
                      <w:ins w:id="8539" w:author="محمد زكريا سيد سيد ابوسبع" w:date="2023-03-30T15:06:00Z">
                        <m:rPr>
                          <m:sty m:val="p"/>
                        </m:rPr>
                        <w:rPr>
                          <w:rFonts w:ascii="Cambria Math" w:hAnsi="Cambria Math"/>
                          <w:sz w:val="16"/>
                          <w:szCs w:val="16"/>
                        </w:rPr>
                        <m:t>s+0.004217</m:t>
                      </w:ins>
                    </m:r>
                  </m:den>
                </m:f>
              </m:oMath>
            </m:oMathPara>
          </w:p>
          <w:p w14:paraId="587F3622" w14:textId="77777777" w:rsidR="00285D2D" w:rsidRPr="00285D2D" w:rsidRDefault="00285D2D" w:rsidP="00285D2D">
            <w:pPr>
              <w:pStyle w:val="ListParagraph"/>
              <w:ind w:left="2880"/>
              <w:rPr>
                <w:ins w:id="8540" w:author="محمد زكريا سيد سيد ابوسبع" w:date="2023-03-30T15:06:00Z"/>
                <w:rFonts w:ascii="Times New Roman" w:hAnsi="Times New Roman" w:cs="Times New Roman"/>
                <w:sz w:val="16"/>
                <w:szCs w:val="16"/>
              </w:rPr>
            </w:pPr>
          </w:p>
        </w:tc>
      </w:tr>
    </w:tbl>
    <w:p w14:paraId="4F242CDB" w14:textId="77777777" w:rsidR="005020B4" w:rsidRPr="00FD5AB1" w:rsidRDefault="005020B4" w:rsidP="00D522C4">
      <w:pPr>
        <w:pStyle w:val="Heading3"/>
        <w:rPr>
          <w:ins w:id="8541" w:author="محمد زكريا سيد سيد ابوسبع" w:date="2023-03-30T15:04:00Z"/>
        </w:rPr>
      </w:pPr>
      <w:ins w:id="8542" w:author="محمد زكريا سيد سيد ابوسبع" w:date="2023-03-30T15:04:00Z">
        <w:r>
          <w:t xml:space="preserve">Various </w:t>
        </w:r>
      </w:ins>
      <m:oMath>
        <m:sSub>
          <m:sSubPr>
            <m:ctrlPr>
              <w:ins w:id="8543" w:author="محمد زكريا سيد سيد ابوسبع" w:date="2023-03-30T15:04:00Z">
                <w:rPr>
                  <w:rFonts w:ascii="Cambria Math" w:hAnsi="Cambria Math"/>
                </w:rPr>
              </w:ins>
            </m:ctrlPr>
          </m:sSubPr>
          <m:e>
            <m:r>
              <w:ins w:id="8544" w:author="محمد زكريا سيد سيد ابوسبع" w:date="2023-03-30T15:04:00Z">
                <m:rPr>
                  <m:sty m:val="bi"/>
                </m:rPr>
                <w:rPr>
                  <w:rFonts w:ascii="Cambria Math" w:hAnsi="Cambria Math"/>
                </w:rPr>
                <m:t>δ</m:t>
              </w:ins>
            </m:r>
          </m:e>
          <m:sub>
            <m:r>
              <w:ins w:id="8545" w:author="محمد زكريا سيد سيد ابوسبع" w:date="2023-03-30T15:04:00Z">
                <m:rPr>
                  <m:sty m:val="bi"/>
                </m:rPr>
                <w:rPr>
                  <w:rFonts w:ascii="Cambria Math" w:hAnsi="Cambria Math"/>
                </w:rPr>
                <m:t>a</m:t>
              </w:ins>
            </m:r>
          </m:sub>
        </m:sSub>
      </m:oMath>
    </w:p>
    <w:tbl>
      <w:tblPr>
        <w:tblStyle w:val="TableGrid"/>
        <w:tblW w:w="0" w:type="auto"/>
        <w:jc w:val="center"/>
        <w:tblLook w:val="04A0" w:firstRow="1" w:lastRow="0" w:firstColumn="1" w:lastColumn="0" w:noHBand="0" w:noVBand="1"/>
      </w:tblPr>
      <w:tblGrid>
        <w:gridCol w:w="9592"/>
      </w:tblGrid>
      <w:tr w:rsidR="005020B4" w14:paraId="6D8D6A82" w14:textId="77777777" w:rsidTr="00887189">
        <w:trPr>
          <w:jc w:val="center"/>
          <w:ins w:id="8546" w:author="محمد زكريا سيد سيد ابوسبع" w:date="2023-03-30T15:04:00Z"/>
        </w:trPr>
        <w:tc>
          <w:tcPr>
            <w:tcW w:w="9592" w:type="dxa"/>
            <w:shd w:val="clear" w:color="auto" w:fill="A9ACB0" w:themeFill="background2" w:themeFillShade="BF"/>
          </w:tcPr>
          <w:p w14:paraId="39D9A4A0" w14:textId="77777777" w:rsidR="005020B4" w:rsidRDefault="00000000" w:rsidP="00887189">
            <w:pPr>
              <w:rPr>
                <w:ins w:id="8547" w:author="محمد زكريا سيد سيد ابوسبع" w:date="2023-03-30T15:04:00Z"/>
              </w:rPr>
            </w:pPr>
            <m:oMathPara>
              <m:oMath>
                <m:sSub>
                  <m:sSubPr>
                    <m:ctrlPr>
                      <w:ins w:id="8548" w:author="محمد زكريا سيد سيد ابوسبع" w:date="2023-03-30T15:04:00Z">
                        <w:rPr>
                          <w:rFonts w:ascii="Cambria Math" w:hAnsi="Cambria Math"/>
                          <w:b/>
                          <w:bCs/>
                        </w:rPr>
                      </w:ins>
                    </m:ctrlPr>
                  </m:sSubPr>
                  <m:e>
                    <m:r>
                      <w:ins w:id="8549" w:author="محمد زكريا سيد سيد ابوسبع" w:date="2023-03-30T15:04:00Z">
                        <m:rPr>
                          <m:sty m:val="b"/>
                        </m:rPr>
                        <w:rPr>
                          <w:rFonts w:ascii="Cambria Math" w:hAnsi="Cambria Math"/>
                        </w:rPr>
                        <m:t>δ</m:t>
                      </w:ins>
                    </m:r>
                  </m:e>
                  <m:sub>
                    <m:r>
                      <w:ins w:id="8550" w:author="محمد زكريا سيد سيد ابوسبع" w:date="2023-03-30T15:04:00Z">
                        <m:rPr>
                          <m:sty m:val="b"/>
                        </m:rPr>
                        <w:rPr>
                          <w:rFonts w:ascii="Cambria Math" w:hAnsi="Cambria Math"/>
                        </w:rPr>
                        <m:t>a</m:t>
                      </w:ins>
                    </m:r>
                  </m:sub>
                </m:sSub>
                <m:r>
                  <w:ins w:id="8551" w:author="محمد زكريا سيد سيد ابوسبع" w:date="2023-03-30T15:04:00Z">
                    <m:rPr>
                      <m:sty m:val="b"/>
                    </m:rPr>
                    <w:rPr>
                      <w:rFonts w:ascii="Cambria Math" w:hAnsi="Cambria Math"/>
                    </w:rPr>
                    <m:t>=1°</m:t>
                  </w:ins>
                </m:r>
              </m:oMath>
            </m:oMathPara>
          </w:p>
        </w:tc>
      </w:tr>
      <w:tr w:rsidR="005020B4" w14:paraId="493F9917" w14:textId="77777777" w:rsidTr="00887189">
        <w:trPr>
          <w:jc w:val="center"/>
          <w:ins w:id="8552" w:author="محمد زكريا سيد سيد ابوسبع" w:date="2023-03-30T15:04:00Z"/>
        </w:trPr>
        <w:tc>
          <w:tcPr>
            <w:tcW w:w="9592" w:type="dxa"/>
          </w:tcPr>
          <w:p w14:paraId="653BFC01" w14:textId="77777777" w:rsidR="005020B4" w:rsidRDefault="005020B4" w:rsidP="00887189">
            <w:pPr>
              <w:rPr>
                <w:ins w:id="8553" w:author="محمد زكريا سيد سيد ابوسبع" w:date="2023-03-30T15:04:00Z"/>
              </w:rPr>
            </w:pPr>
            <w:ins w:id="8554" w:author="محمد زكريا سيد سيد ابوسبع" w:date="2023-03-30T15:04:00Z">
              <w:r>
                <w:rPr>
                  <w:noProof/>
                </w:rPr>
                <w:drawing>
                  <wp:inline distT="0" distB="0" distL="0" distR="0" wp14:anchorId="080D987E" wp14:editId="1F2B445A">
                    <wp:extent cx="6092882" cy="3100247"/>
                    <wp:effectExtent l="0" t="0" r="3175" b="508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6092882" cy="3100247"/>
                            </a:xfrm>
                            <a:prstGeom prst="rect">
                              <a:avLst/>
                            </a:prstGeom>
                          </pic:spPr>
                        </pic:pic>
                      </a:graphicData>
                    </a:graphic>
                  </wp:inline>
                </w:drawing>
              </w:r>
            </w:ins>
          </w:p>
        </w:tc>
      </w:tr>
      <w:tr w:rsidR="005020B4" w14:paraId="79572AE5" w14:textId="77777777" w:rsidTr="00887189">
        <w:trPr>
          <w:jc w:val="center"/>
          <w:ins w:id="8555" w:author="محمد زكريا سيد سيد ابوسبع" w:date="2023-03-30T15:04:00Z"/>
        </w:trPr>
        <w:tc>
          <w:tcPr>
            <w:tcW w:w="9592" w:type="dxa"/>
            <w:shd w:val="clear" w:color="auto" w:fill="A9ACB0" w:themeFill="background2" w:themeFillShade="BF"/>
          </w:tcPr>
          <w:p w14:paraId="27E0E252" w14:textId="778AA888" w:rsidR="005020B4" w:rsidRDefault="00000000" w:rsidP="00887189">
            <w:pPr>
              <w:rPr>
                <w:ins w:id="8556" w:author="محمد زكريا سيد سيد ابوسبع" w:date="2023-03-30T15:04:00Z"/>
              </w:rPr>
            </w:pPr>
            <m:oMathPara>
              <m:oMath>
                <m:sSub>
                  <m:sSubPr>
                    <m:ctrlPr>
                      <w:ins w:id="8557" w:author="محمد زكريا سيد سيد ابوسبع" w:date="2023-03-30T15:04:00Z">
                        <w:rPr>
                          <w:rFonts w:ascii="Cambria Math" w:hAnsi="Cambria Math"/>
                          <w:b/>
                          <w:bCs/>
                        </w:rPr>
                      </w:ins>
                    </m:ctrlPr>
                  </m:sSubPr>
                  <m:e>
                    <m:r>
                      <w:ins w:id="8558" w:author="محمد زكريا سيد سيد ابوسبع" w:date="2023-03-30T15:04:00Z">
                        <m:rPr>
                          <m:sty m:val="b"/>
                        </m:rPr>
                        <w:rPr>
                          <w:rFonts w:ascii="Cambria Math" w:hAnsi="Cambria Math"/>
                        </w:rPr>
                        <m:t>δ</m:t>
                      </w:ins>
                    </m:r>
                  </m:e>
                  <m:sub>
                    <m:r>
                      <m:rPr>
                        <m:sty m:val="b"/>
                      </m:rPr>
                      <w:rPr>
                        <w:rFonts w:ascii="Cambria Math" w:hAnsi="Cambria Math"/>
                      </w:rPr>
                      <m:t>a</m:t>
                    </m:r>
                  </m:sub>
                </m:sSub>
                <m:r>
                  <w:ins w:id="8559" w:author="محمد زكريا سيد سيد ابوسبع" w:date="2023-03-30T15:04:00Z">
                    <m:rPr>
                      <m:sty m:val="b"/>
                    </m:rPr>
                    <w:rPr>
                      <w:rFonts w:ascii="Cambria Math" w:hAnsi="Cambria Math"/>
                    </w:rPr>
                    <m:t>=5°</m:t>
                  </w:ins>
                </m:r>
              </m:oMath>
            </m:oMathPara>
          </w:p>
        </w:tc>
      </w:tr>
      <w:tr w:rsidR="005020B4" w14:paraId="732F649E" w14:textId="77777777" w:rsidTr="00887189">
        <w:trPr>
          <w:jc w:val="center"/>
          <w:ins w:id="8560" w:author="محمد زكريا سيد سيد ابوسبع" w:date="2023-03-30T15:04:00Z"/>
        </w:trPr>
        <w:tc>
          <w:tcPr>
            <w:tcW w:w="9592" w:type="dxa"/>
          </w:tcPr>
          <w:p w14:paraId="20157B7E" w14:textId="77777777" w:rsidR="005020B4" w:rsidRDefault="005020B4" w:rsidP="00887189">
            <w:pPr>
              <w:rPr>
                <w:ins w:id="8561" w:author="محمد زكريا سيد سيد ابوسبع" w:date="2023-03-30T15:04:00Z"/>
              </w:rPr>
            </w:pPr>
            <w:ins w:id="8562" w:author="محمد زكريا سيد سيد ابوسبع" w:date="2023-03-30T15:04:00Z">
              <w:r>
                <w:rPr>
                  <w:noProof/>
                </w:rPr>
                <w:drawing>
                  <wp:inline distT="0" distB="0" distL="0" distR="0" wp14:anchorId="6C55021B" wp14:editId="01D6F021">
                    <wp:extent cx="6134286" cy="3121315"/>
                    <wp:effectExtent l="0" t="0" r="0" b="317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6134286" cy="3121315"/>
                            </a:xfrm>
                            <a:prstGeom prst="rect">
                              <a:avLst/>
                            </a:prstGeom>
                          </pic:spPr>
                        </pic:pic>
                      </a:graphicData>
                    </a:graphic>
                  </wp:inline>
                </w:drawing>
              </w:r>
            </w:ins>
          </w:p>
        </w:tc>
      </w:tr>
    </w:tbl>
    <w:p w14:paraId="7C33E50D" w14:textId="77777777" w:rsidR="005020B4" w:rsidRDefault="005020B4" w:rsidP="005020B4">
      <w:pPr>
        <w:spacing w:after="200"/>
        <w:ind w:left="0" w:right="0"/>
        <w:jc w:val="left"/>
        <w:rPr>
          <w:ins w:id="8563" w:author="محمد زكريا سيد سيد ابوسبع" w:date="2023-03-30T15:04:00Z"/>
          <w:b/>
          <w:bCs/>
        </w:rPr>
      </w:pPr>
      <w:ins w:id="8564" w:author="محمد زكريا سيد سيد ابوسبع" w:date="2023-03-30T15:04:00Z">
        <w:r>
          <w:rPr>
            <w:b/>
            <w:bCs/>
          </w:rPr>
          <w:br w:type="page"/>
        </w:r>
      </w:ins>
    </w:p>
    <w:tbl>
      <w:tblPr>
        <w:tblStyle w:val="TableGrid"/>
        <w:tblW w:w="0" w:type="auto"/>
        <w:jc w:val="center"/>
        <w:tblLook w:val="04A0" w:firstRow="1" w:lastRow="0" w:firstColumn="1" w:lastColumn="0" w:noHBand="0" w:noVBand="1"/>
      </w:tblPr>
      <w:tblGrid>
        <w:gridCol w:w="9592"/>
      </w:tblGrid>
      <w:tr w:rsidR="005020B4" w14:paraId="54F8A843" w14:textId="77777777" w:rsidTr="00887189">
        <w:trPr>
          <w:jc w:val="center"/>
          <w:ins w:id="8565" w:author="محمد زكريا سيد سيد ابوسبع" w:date="2023-03-30T15:04:00Z"/>
        </w:trPr>
        <w:tc>
          <w:tcPr>
            <w:tcW w:w="9592" w:type="dxa"/>
            <w:shd w:val="clear" w:color="auto" w:fill="A9ACB0" w:themeFill="background2" w:themeFillShade="BF"/>
          </w:tcPr>
          <w:p w14:paraId="6DE7140A" w14:textId="77777777" w:rsidR="005020B4" w:rsidRDefault="00000000" w:rsidP="00887189">
            <w:pPr>
              <w:rPr>
                <w:ins w:id="8566" w:author="محمد زكريا سيد سيد ابوسبع" w:date="2023-03-30T15:04:00Z"/>
              </w:rPr>
            </w:pPr>
            <m:oMathPara>
              <m:oMath>
                <m:sSub>
                  <m:sSubPr>
                    <m:ctrlPr>
                      <w:ins w:id="8567" w:author="محمد زكريا سيد سيد ابوسبع" w:date="2023-03-30T15:04:00Z">
                        <w:rPr>
                          <w:rFonts w:ascii="Cambria Math" w:hAnsi="Cambria Math"/>
                          <w:b/>
                          <w:bCs/>
                        </w:rPr>
                      </w:ins>
                    </m:ctrlPr>
                  </m:sSubPr>
                  <m:e>
                    <m:r>
                      <w:ins w:id="8568" w:author="محمد زكريا سيد سيد ابوسبع" w:date="2023-03-30T15:04:00Z">
                        <m:rPr>
                          <m:sty m:val="b"/>
                        </m:rPr>
                        <w:rPr>
                          <w:rFonts w:ascii="Cambria Math" w:hAnsi="Cambria Math"/>
                        </w:rPr>
                        <m:t>δ</m:t>
                      </w:ins>
                    </m:r>
                  </m:e>
                  <m:sub>
                    <m:r>
                      <w:ins w:id="8569" w:author="محمد زكريا سيد سيد ابوسبع" w:date="2023-03-30T15:04:00Z">
                        <m:rPr>
                          <m:sty m:val="b"/>
                        </m:rPr>
                        <w:rPr>
                          <w:rFonts w:ascii="Cambria Math" w:hAnsi="Cambria Math"/>
                        </w:rPr>
                        <m:t>a</m:t>
                      </w:ins>
                    </m:r>
                  </m:sub>
                </m:sSub>
                <m:r>
                  <w:ins w:id="8570" w:author="محمد زكريا سيد سيد ابوسبع" w:date="2023-03-30T15:04:00Z">
                    <m:rPr>
                      <m:sty m:val="b"/>
                    </m:rPr>
                    <w:rPr>
                      <w:rFonts w:ascii="Cambria Math" w:hAnsi="Cambria Math"/>
                    </w:rPr>
                    <m:t>=10°</m:t>
                  </w:ins>
                </m:r>
              </m:oMath>
            </m:oMathPara>
          </w:p>
        </w:tc>
      </w:tr>
      <w:tr w:rsidR="005020B4" w14:paraId="7B2FF600" w14:textId="77777777" w:rsidTr="00887189">
        <w:trPr>
          <w:jc w:val="center"/>
          <w:ins w:id="8571" w:author="محمد زكريا سيد سيد ابوسبع" w:date="2023-03-30T15:04:00Z"/>
        </w:trPr>
        <w:tc>
          <w:tcPr>
            <w:tcW w:w="9592" w:type="dxa"/>
          </w:tcPr>
          <w:p w14:paraId="625BEA14" w14:textId="77777777" w:rsidR="005020B4" w:rsidRDefault="005020B4" w:rsidP="00887189">
            <w:pPr>
              <w:rPr>
                <w:ins w:id="8572" w:author="محمد زكريا سيد سيد ابوسبع" w:date="2023-03-30T15:04:00Z"/>
              </w:rPr>
            </w:pPr>
            <w:ins w:id="8573" w:author="محمد زكريا سيد سيد ابوسبع" w:date="2023-03-30T15:04:00Z">
              <w:r>
                <w:rPr>
                  <w:noProof/>
                </w:rPr>
                <w:drawing>
                  <wp:inline distT="0" distB="0" distL="0" distR="0" wp14:anchorId="44BB4FCE" wp14:editId="3FF52809">
                    <wp:extent cx="6097268" cy="3102479"/>
                    <wp:effectExtent l="0" t="0" r="0" b="317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6097268" cy="3102479"/>
                            </a:xfrm>
                            <a:prstGeom prst="rect">
                              <a:avLst/>
                            </a:prstGeom>
                          </pic:spPr>
                        </pic:pic>
                      </a:graphicData>
                    </a:graphic>
                  </wp:inline>
                </w:drawing>
              </w:r>
            </w:ins>
          </w:p>
        </w:tc>
      </w:tr>
      <w:tr w:rsidR="005020B4" w14:paraId="080E02E6" w14:textId="77777777" w:rsidTr="00887189">
        <w:trPr>
          <w:jc w:val="center"/>
          <w:ins w:id="8574" w:author="محمد زكريا سيد سيد ابوسبع" w:date="2023-03-30T15:04:00Z"/>
        </w:trPr>
        <w:tc>
          <w:tcPr>
            <w:tcW w:w="9592" w:type="dxa"/>
            <w:shd w:val="clear" w:color="auto" w:fill="A9ACB0" w:themeFill="background2" w:themeFillShade="BF"/>
          </w:tcPr>
          <w:p w14:paraId="79FD5E0D" w14:textId="77777777" w:rsidR="005020B4" w:rsidRDefault="00000000" w:rsidP="00887189">
            <w:pPr>
              <w:rPr>
                <w:ins w:id="8575" w:author="محمد زكريا سيد سيد ابوسبع" w:date="2023-03-30T15:04:00Z"/>
              </w:rPr>
            </w:pPr>
            <m:oMathPara>
              <m:oMath>
                <m:sSub>
                  <m:sSubPr>
                    <m:ctrlPr>
                      <w:ins w:id="8576" w:author="محمد زكريا سيد سيد ابوسبع" w:date="2023-03-30T15:04:00Z">
                        <w:rPr>
                          <w:rFonts w:ascii="Cambria Math" w:hAnsi="Cambria Math"/>
                          <w:b/>
                          <w:bCs/>
                        </w:rPr>
                      </w:ins>
                    </m:ctrlPr>
                  </m:sSubPr>
                  <m:e>
                    <m:r>
                      <w:ins w:id="8577" w:author="محمد زكريا سيد سيد ابوسبع" w:date="2023-03-30T15:04:00Z">
                        <m:rPr>
                          <m:sty m:val="b"/>
                        </m:rPr>
                        <w:rPr>
                          <w:rFonts w:ascii="Cambria Math" w:hAnsi="Cambria Math"/>
                        </w:rPr>
                        <m:t>δ</m:t>
                      </w:ins>
                    </m:r>
                  </m:e>
                  <m:sub>
                    <m:r>
                      <w:ins w:id="8578" w:author="محمد زكريا سيد سيد ابوسبع" w:date="2023-03-30T15:04:00Z">
                        <m:rPr>
                          <m:sty m:val="b"/>
                        </m:rPr>
                        <w:rPr>
                          <w:rFonts w:ascii="Cambria Math" w:hAnsi="Cambria Math"/>
                        </w:rPr>
                        <m:t>a</m:t>
                      </w:ins>
                    </m:r>
                  </m:sub>
                </m:sSub>
                <m:r>
                  <w:ins w:id="8579" w:author="محمد زكريا سيد سيد ابوسبع" w:date="2023-03-30T15:04:00Z">
                    <m:rPr>
                      <m:sty m:val="b"/>
                    </m:rPr>
                    <w:rPr>
                      <w:rFonts w:ascii="Cambria Math" w:hAnsi="Cambria Math"/>
                    </w:rPr>
                    <m:t>=25°</m:t>
                  </w:ins>
                </m:r>
              </m:oMath>
            </m:oMathPara>
          </w:p>
        </w:tc>
      </w:tr>
      <w:tr w:rsidR="005020B4" w14:paraId="26455BF9" w14:textId="77777777" w:rsidTr="00887189">
        <w:trPr>
          <w:jc w:val="center"/>
          <w:ins w:id="8580" w:author="محمد زكريا سيد سيد ابوسبع" w:date="2023-03-30T15:04:00Z"/>
        </w:trPr>
        <w:tc>
          <w:tcPr>
            <w:tcW w:w="9592" w:type="dxa"/>
          </w:tcPr>
          <w:p w14:paraId="1C91F3DE" w14:textId="77777777" w:rsidR="005020B4" w:rsidRDefault="005020B4" w:rsidP="00887189">
            <w:pPr>
              <w:rPr>
                <w:ins w:id="8581" w:author="محمد زكريا سيد سيد ابوسبع" w:date="2023-03-30T15:04:00Z"/>
              </w:rPr>
            </w:pPr>
            <w:ins w:id="8582" w:author="محمد زكريا سيد سيد ابوسبع" w:date="2023-03-30T15:04:00Z">
              <w:r>
                <w:rPr>
                  <w:noProof/>
                </w:rPr>
                <w:drawing>
                  <wp:inline distT="0" distB="0" distL="0" distR="0" wp14:anchorId="2A12AE22" wp14:editId="170F8705">
                    <wp:extent cx="6078331" cy="3092843"/>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6078331" cy="3092843"/>
                            </a:xfrm>
                            <a:prstGeom prst="rect">
                              <a:avLst/>
                            </a:prstGeom>
                          </pic:spPr>
                        </pic:pic>
                      </a:graphicData>
                    </a:graphic>
                  </wp:inline>
                </w:drawing>
              </w:r>
            </w:ins>
          </w:p>
        </w:tc>
      </w:tr>
    </w:tbl>
    <w:p w14:paraId="4DE62E81" w14:textId="77777777" w:rsidR="005020B4" w:rsidRDefault="005020B4" w:rsidP="005020B4">
      <w:pPr>
        <w:ind w:left="0"/>
        <w:rPr>
          <w:ins w:id="8583" w:author="محمد زكريا سيد سيد ابوسبع" w:date="2023-03-30T15:04:00Z"/>
          <w:b/>
          <w:bCs/>
        </w:rPr>
      </w:pPr>
    </w:p>
    <w:p w14:paraId="1292FCE8" w14:textId="77777777" w:rsidR="005020B4" w:rsidRDefault="005020B4" w:rsidP="005020B4">
      <w:pPr>
        <w:spacing w:after="200"/>
        <w:ind w:left="0" w:right="0"/>
        <w:jc w:val="left"/>
        <w:rPr>
          <w:ins w:id="8584" w:author="محمد زكريا سيد سيد ابوسبع" w:date="2023-03-30T15:04:00Z"/>
          <w:b/>
          <w:bCs/>
        </w:rPr>
      </w:pPr>
      <w:ins w:id="8585" w:author="محمد زكريا سيد سيد ابوسبع" w:date="2023-03-30T15:04:00Z">
        <w:r>
          <w:rPr>
            <w:b/>
            <w:bCs/>
          </w:rPr>
          <w:br w:type="page"/>
        </w:r>
      </w:ins>
    </w:p>
    <w:p w14:paraId="2BFD154B" w14:textId="77777777" w:rsidR="005020B4" w:rsidRPr="00FD5AB1" w:rsidRDefault="005020B4" w:rsidP="00D522C4">
      <w:pPr>
        <w:pStyle w:val="Heading3"/>
        <w:rPr>
          <w:ins w:id="8586" w:author="محمد زكريا سيد سيد ابوسبع" w:date="2023-03-30T15:04:00Z"/>
        </w:rPr>
      </w:pPr>
      <w:ins w:id="8587" w:author="محمد زكريا سيد سيد ابوسبع" w:date="2023-03-30T15:04:00Z">
        <w:r>
          <w:lastRenderedPageBreak/>
          <w:t xml:space="preserve">Various </w:t>
        </w:r>
      </w:ins>
      <m:oMath>
        <m:sSub>
          <m:sSubPr>
            <m:ctrlPr>
              <w:ins w:id="8588" w:author="محمد زكريا سيد سيد ابوسبع" w:date="2023-03-30T15:04:00Z">
                <w:rPr>
                  <w:rFonts w:ascii="Cambria Math" w:hAnsi="Cambria Math"/>
                </w:rPr>
              </w:ins>
            </m:ctrlPr>
          </m:sSubPr>
          <m:e>
            <m:r>
              <w:ins w:id="8589" w:author="محمد زكريا سيد سيد ابوسبع" w:date="2023-03-30T15:04:00Z">
                <m:rPr>
                  <m:sty m:val="bi"/>
                </m:rPr>
                <w:rPr>
                  <w:rFonts w:ascii="Cambria Math" w:hAnsi="Cambria Math"/>
                </w:rPr>
                <m:t>δ</m:t>
              </w:ins>
            </m:r>
          </m:e>
          <m:sub>
            <m:r>
              <w:ins w:id="8590" w:author="محمد زكريا سيد سيد ابوسبع" w:date="2023-03-30T15:04:00Z">
                <m:rPr>
                  <m:sty m:val="bi"/>
                </m:rPr>
                <w:rPr>
                  <w:rFonts w:ascii="Cambria Math" w:hAnsi="Cambria Math"/>
                </w:rPr>
                <m:t>r</m:t>
              </w:ins>
            </m:r>
          </m:sub>
        </m:sSub>
      </m:oMath>
    </w:p>
    <w:tbl>
      <w:tblPr>
        <w:tblStyle w:val="TableGrid"/>
        <w:tblW w:w="0" w:type="auto"/>
        <w:jc w:val="center"/>
        <w:tblLook w:val="04A0" w:firstRow="1" w:lastRow="0" w:firstColumn="1" w:lastColumn="0" w:noHBand="0" w:noVBand="1"/>
      </w:tblPr>
      <w:tblGrid>
        <w:gridCol w:w="9592"/>
      </w:tblGrid>
      <w:tr w:rsidR="005020B4" w14:paraId="0F5D849D" w14:textId="77777777" w:rsidTr="00887189">
        <w:trPr>
          <w:jc w:val="center"/>
          <w:ins w:id="8591" w:author="محمد زكريا سيد سيد ابوسبع" w:date="2023-03-30T15:04:00Z"/>
        </w:trPr>
        <w:tc>
          <w:tcPr>
            <w:tcW w:w="9592" w:type="dxa"/>
            <w:shd w:val="clear" w:color="auto" w:fill="A9ACB0" w:themeFill="background2" w:themeFillShade="BF"/>
          </w:tcPr>
          <w:p w14:paraId="27269CE3" w14:textId="77777777" w:rsidR="005020B4" w:rsidRDefault="00000000" w:rsidP="00887189">
            <w:pPr>
              <w:rPr>
                <w:ins w:id="8592" w:author="محمد زكريا سيد سيد ابوسبع" w:date="2023-03-30T15:04:00Z"/>
              </w:rPr>
            </w:pPr>
            <m:oMathPara>
              <m:oMath>
                <m:sSub>
                  <m:sSubPr>
                    <m:ctrlPr>
                      <w:ins w:id="8593" w:author="محمد زكريا سيد سيد ابوسبع" w:date="2023-03-30T15:04:00Z">
                        <w:rPr>
                          <w:rFonts w:ascii="Cambria Math" w:hAnsi="Cambria Math"/>
                          <w:b/>
                          <w:bCs/>
                        </w:rPr>
                      </w:ins>
                    </m:ctrlPr>
                  </m:sSubPr>
                  <m:e>
                    <m:r>
                      <w:ins w:id="8594" w:author="محمد زكريا سيد سيد ابوسبع" w:date="2023-03-30T15:04:00Z">
                        <m:rPr>
                          <m:sty m:val="b"/>
                        </m:rPr>
                        <w:rPr>
                          <w:rFonts w:ascii="Cambria Math" w:hAnsi="Cambria Math"/>
                        </w:rPr>
                        <m:t>δ</m:t>
                      </w:ins>
                    </m:r>
                  </m:e>
                  <m:sub>
                    <m:r>
                      <w:ins w:id="8595" w:author="محمد زكريا سيد سيد ابوسبع" w:date="2023-03-30T15:04:00Z">
                        <m:rPr>
                          <m:sty m:val="b"/>
                        </m:rPr>
                        <w:rPr>
                          <w:rFonts w:ascii="Cambria Math" w:hAnsi="Cambria Math"/>
                        </w:rPr>
                        <m:t>r</m:t>
                      </w:ins>
                    </m:r>
                  </m:sub>
                </m:sSub>
                <m:r>
                  <w:ins w:id="8596" w:author="محمد زكريا سيد سيد ابوسبع" w:date="2023-03-30T15:04:00Z">
                    <m:rPr>
                      <m:sty m:val="b"/>
                    </m:rPr>
                    <w:rPr>
                      <w:rFonts w:ascii="Cambria Math" w:hAnsi="Cambria Math"/>
                    </w:rPr>
                    <m:t>=1°</m:t>
                  </w:ins>
                </m:r>
              </m:oMath>
            </m:oMathPara>
          </w:p>
        </w:tc>
      </w:tr>
      <w:tr w:rsidR="005020B4" w14:paraId="6EAC4A6C" w14:textId="77777777" w:rsidTr="00887189">
        <w:trPr>
          <w:jc w:val="center"/>
          <w:ins w:id="8597" w:author="محمد زكريا سيد سيد ابوسبع" w:date="2023-03-30T15:04:00Z"/>
        </w:trPr>
        <w:tc>
          <w:tcPr>
            <w:tcW w:w="9592" w:type="dxa"/>
          </w:tcPr>
          <w:p w14:paraId="11B52DD7" w14:textId="77777777" w:rsidR="005020B4" w:rsidRDefault="005020B4" w:rsidP="00887189">
            <w:pPr>
              <w:rPr>
                <w:ins w:id="8598" w:author="محمد زكريا سيد سيد ابوسبع" w:date="2023-03-30T15:04:00Z"/>
              </w:rPr>
            </w:pPr>
            <w:ins w:id="8599" w:author="محمد زكريا سيد سيد ابوسبع" w:date="2023-03-30T15:04:00Z">
              <w:r>
                <w:rPr>
                  <w:noProof/>
                </w:rPr>
                <w:drawing>
                  <wp:inline distT="0" distB="0" distL="0" distR="0" wp14:anchorId="3B13C61C" wp14:editId="3D32E384">
                    <wp:extent cx="6092882" cy="3100247"/>
                    <wp:effectExtent l="0" t="0" r="3175" b="508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6092882" cy="3100247"/>
                            </a:xfrm>
                            <a:prstGeom prst="rect">
                              <a:avLst/>
                            </a:prstGeom>
                          </pic:spPr>
                        </pic:pic>
                      </a:graphicData>
                    </a:graphic>
                  </wp:inline>
                </w:drawing>
              </w:r>
            </w:ins>
          </w:p>
        </w:tc>
      </w:tr>
      <w:tr w:rsidR="005020B4" w14:paraId="1757AA56" w14:textId="77777777" w:rsidTr="00887189">
        <w:trPr>
          <w:jc w:val="center"/>
          <w:ins w:id="8600" w:author="محمد زكريا سيد سيد ابوسبع" w:date="2023-03-30T15:04:00Z"/>
        </w:trPr>
        <w:tc>
          <w:tcPr>
            <w:tcW w:w="9592" w:type="dxa"/>
            <w:shd w:val="clear" w:color="auto" w:fill="A9ACB0" w:themeFill="background2" w:themeFillShade="BF"/>
          </w:tcPr>
          <w:p w14:paraId="62B00FB6" w14:textId="77777777" w:rsidR="005020B4" w:rsidRDefault="00000000" w:rsidP="00887189">
            <w:pPr>
              <w:rPr>
                <w:ins w:id="8601" w:author="محمد زكريا سيد سيد ابوسبع" w:date="2023-03-30T15:04:00Z"/>
              </w:rPr>
            </w:pPr>
            <m:oMathPara>
              <m:oMath>
                <m:sSub>
                  <m:sSubPr>
                    <m:ctrlPr>
                      <w:ins w:id="8602" w:author="محمد زكريا سيد سيد ابوسبع" w:date="2023-03-30T15:04:00Z">
                        <w:rPr>
                          <w:rFonts w:ascii="Cambria Math" w:hAnsi="Cambria Math"/>
                          <w:b/>
                          <w:bCs/>
                        </w:rPr>
                      </w:ins>
                    </m:ctrlPr>
                  </m:sSubPr>
                  <m:e>
                    <m:r>
                      <w:ins w:id="8603" w:author="محمد زكريا سيد سيد ابوسبع" w:date="2023-03-30T15:04:00Z">
                        <m:rPr>
                          <m:sty m:val="b"/>
                        </m:rPr>
                        <w:rPr>
                          <w:rFonts w:ascii="Cambria Math" w:hAnsi="Cambria Math"/>
                        </w:rPr>
                        <m:t>δ</m:t>
                      </w:ins>
                    </m:r>
                  </m:e>
                  <m:sub>
                    <m:r>
                      <w:ins w:id="8604" w:author="محمد زكريا سيد سيد ابوسبع" w:date="2023-03-30T15:04:00Z">
                        <m:rPr>
                          <m:sty m:val="b"/>
                        </m:rPr>
                        <w:rPr>
                          <w:rFonts w:ascii="Cambria Math" w:hAnsi="Cambria Math"/>
                        </w:rPr>
                        <m:t>r</m:t>
                      </w:ins>
                    </m:r>
                  </m:sub>
                </m:sSub>
                <m:r>
                  <w:ins w:id="8605" w:author="محمد زكريا سيد سيد ابوسبع" w:date="2023-03-30T15:04:00Z">
                    <m:rPr>
                      <m:sty m:val="b"/>
                    </m:rPr>
                    <w:rPr>
                      <w:rFonts w:ascii="Cambria Math" w:hAnsi="Cambria Math"/>
                    </w:rPr>
                    <m:t>=5°</m:t>
                  </w:ins>
                </m:r>
              </m:oMath>
            </m:oMathPara>
          </w:p>
        </w:tc>
      </w:tr>
      <w:tr w:rsidR="005020B4" w14:paraId="24B1DE20" w14:textId="77777777" w:rsidTr="00887189">
        <w:trPr>
          <w:jc w:val="center"/>
          <w:ins w:id="8606" w:author="محمد زكريا سيد سيد ابوسبع" w:date="2023-03-30T15:04:00Z"/>
        </w:trPr>
        <w:tc>
          <w:tcPr>
            <w:tcW w:w="9592" w:type="dxa"/>
          </w:tcPr>
          <w:p w14:paraId="192E6A54" w14:textId="77777777" w:rsidR="005020B4" w:rsidRDefault="005020B4" w:rsidP="00887189">
            <w:pPr>
              <w:rPr>
                <w:ins w:id="8607" w:author="محمد زكريا سيد سيد ابوسبع" w:date="2023-03-30T15:04:00Z"/>
              </w:rPr>
            </w:pPr>
            <w:ins w:id="8608" w:author="محمد زكريا سيد سيد ابوسبع" w:date="2023-03-30T15:04:00Z">
              <w:r>
                <w:rPr>
                  <w:noProof/>
                </w:rPr>
                <w:drawing>
                  <wp:inline distT="0" distB="0" distL="0" distR="0" wp14:anchorId="2C0ECA08" wp14:editId="4931F886">
                    <wp:extent cx="6134286" cy="3121315"/>
                    <wp:effectExtent l="0" t="0" r="0" b="317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6134286" cy="3121315"/>
                            </a:xfrm>
                            <a:prstGeom prst="rect">
                              <a:avLst/>
                            </a:prstGeom>
                          </pic:spPr>
                        </pic:pic>
                      </a:graphicData>
                    </a:graphic>
                  </wp:inline>
                </w:drawing>
              </w:r>
            </w:ins>
          </w:p>
        </w:tc>
      </w:tr>
    </w:tbl>
    <w:p w14:paraId="56A341A6" w14:textId="77777777" w:rsidR="005020B4" w:rsidRDefault="005020B4" w:rsidP="005020B4">
      <w:pPr>
        <w:spacing w:after="200"/>
        <w:ind w:left="0" w:right="0"/>
        <w:jc w:val="left"/>
        <w:rPr>
          <w:ins w:id="8609" w:author="محمد زكريا سيد سيد ابوسبع" w:date="2023-03-30T15:04:00Z"/>
          <w:b/>
          <w:bCs/>
        </w:rPr>
      </w:pPr>
      <w:ins w:id="8610" w:author="محمد زكريا سيد سيد ابوسبع" w:date="2023-03-30T15:04:00Z">
        <w:r>
          <w:rPr>
            <w:b/>
            <w:bCs/>
          </w:rPr>
          <w:br w:type="page"/>
        </w:r>
      </w:ins>
    </w:p>
    <w:tbl>
      <w:tblPr>
        <w:tblStyle w:val="TableGrid"/>
        <w:tblW w:w="0" w:type="auto"/>
        <w:jc w:val="center"/>
        <w:tblLook w:val="04A0" w:firstRow="1" w:lastRow="0" w:firstColumn="1" w:lastColumn="0" w:noHBand="0" w:noVBand="1"/>
      </w:tblPr>
      <w:tblGrid>
        <w:gridCol w:w="9592"/>
      </w:tblGrid>
      <w:tr w:rsidR="005020B4" w14:paraId="1D8278A2" w14:textId="77777777" w:rsidTr="00887189">
        <w:trPr>
          <w:jc w:val="center"/>
          <w:ins w:id="8611" w:author="محمد زكريا سيد سيد ابوسبع" w:date="2023-03-30T15:04:00Z"/>
        </w:trPr>
        <w:tc>
          <w:tcPr>
            <w:tcW w:w="9592" w:type="dxa"/>
            <w:shd w:val="clear" w:color="auto" w:fill="A9ACB0" w:themeFill="background2" w:themeFillShade="BF"/>
          </w:tcPr>
          <w:p w14:paraId="501A56D8" w14:textId="77777777" w:rsidR="005020B4" w:rsidRDefault="00000000" w:rsidP="00887189">
            <w:pPr>
              <w:rPr>
                <w:ins w:id="8612" w:author="محمد زكريا سيد سيد ابوسبع" w:date="2023-03-30T15:04:00Z"/>
              </w:rPr>
            </w:pPr>
            <m:oMathPara>
              <m:oMath>
                <m:sSub>
                  <m:sSubPr>
                    <m:ctrlPr>
                      <w:ins w:id="8613" w:author="محمد زكريا سيد سيد ابوسبع" w:date="2023-03-30T15:04:00Z">
                        <w:rPr>
                          <w:rFonts w:ascii="Cambria Math" w:hAnsi="Cambria Math"/>
                          <w:b/>
                          <w:bCs/>
                        </w:rPr>
                      </w:ins>
                    </m:ctrlPr>
                  </m:sSubPr>
                  <m:e>
                    <m:r>
                      <w:ins w:id="8614" w:author="محمد زكريا سيد سيد ابوسبع" w:date="2023-03-30T15:04:00Z">
                        <m:rPr>
                          <m:sty m:val="b"/>
                        </m:rPr>
                        <w:rPr>
                          <w:rFonts w:ascii="Cambria Math" w:hAnsi="Cambria Math"/>
                        </w:rPr>
                        <m:t>δ</m:t>
                      </w:ins>
                    </m:r>
                  </m:e>
                  <m:sub>
                    <m:r>
                      <w:ins w:id="8615" w:author="محمد زكريا سيد سيد ابوسبع" w:date="2023-03-30T15:04:00Z">
                        <m:rPr>
                          <m:sty m:val="b"/>
                        </m:rPr>
                        <w:rPr>
                          <w:rFonts w:ascii="Cambria Math" w:hAnsi="Cambria Math"/>
                        </w:rPr>
                        <m:t>r</m:t>
                      </w:ins>
                    </m:r>
                  </m:sub>
                </m:sSub>
                <m:r>
                  <w:ins w:id="8616" w:author="محمد زكريا سيد سيد ابوسبع" w:date="2023-03-30T15:04:00Z">
                    <m:rPr>
                      <m:sty m:val="b"/>
                    </m:rPr>
                    <w:rPr>
                      <w:rFonts w:ascii="Cambria Math" w:hAnsi="Cambria Math"/>
                    </w:rPr>
                    <m:t>=10°</m:t>
                  </w:ins>
                </m:r>
              </m:oMath>
            </m:oMathPara>
          </w:p>
        </w:tc>
      </w:tr>
      <w:tr w:rsidR="005020B4" w14:paraId="7D139682" w14:textId="77777777" w:rsidTr="00887189">
        <w:trPr>
          <w:jc w:val="center"/>
          <w:ins w:id="8617" w:author="محمد زكريا سيد سيد ابوسبع" w:date="2023-03-30T15:04:00Z"/>
        </w:trPr>
        <w:tc>
          <w:tcPr>
            <w:tcW w:w="9592" w:type="dxa"/>
          </w:tcPr>
          <w:p w14:paraId="315AA25D" w14:textId="77777777" w:rsidR="005020B4" w:rsidRDefault="005020B4" w:rsidP="00887189">
            <w:pPr>
              <w:rPr>
                <w:ins w:id="8618" w:author="محمد زكريا سيد سيد ابوسبع" w:date="2023-03-30T15:04:00Z"/>
              </w:rPr>
            </w:pPr>
            <w:ins w:id="8619" w:author="محمد زكريا سيد سيد ابوسبع" w:date="2023-03-30T15:04:00Z">
              <w:r>
                <w:rPr>
                  <w:noProof/>
                </w:rPr>
                <w:drawing>
                  <wp:inline distT="0" distB="0" distL="0" distR="0" wp14:anchorId="3DC1D2F3" wp14:editId="3FAD0893">
                    <wp:extent cx="6097268" cy="3102479"/>
                    <wp:effectExtent l="0" t="0" r="0" b="3175"/>
                    <wp:docPr id="116" name="Picture 116">
                      <a:hlinkClick xmlns:a="http://schemas.openxmlformats.org/drawingml/2006/main" r:id="rId1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a:hlinkClick r:id="rId179"/>
                            </pic:cNvPr>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6097268" cy="3102479"/>
                            </a:xfrm>
                            <a:prstGeom prst="rect">
                              <a:avLst/>
                            </a:prstGeom>
                          </pic:spPr>
                        </pic:pic>
                      </a:graphicData>
                    </a:graphic>
                  </wp:inline>
                </w:drawing>
              </w:r>
            </w:ins>
          </w:p>
        </w:tc>
      </w:tr>
      <w:tr w:rsidR="005020B4" w14:paraId="5C4AC2B5" w14:textId="77777777" w:rsidTr="00887189">
        <w:trPr>
          <w:jc w:val="center"/>
          <w:ins w:id="8620" w:author="محمد زكريا سيد سيد ابوسبع" w:date="2023-03-30T15:04:00Z"/>
        </w:trPr>
        <w:tc>
          <w:tcPr>
            <w:tcW w:w="9592" w:type="dxa"/>
            <w:shd w:val="clear" w:color="auto" w:fill="A9ACB0" w:themeFill="background2" w:themeFillShade="BF"/>
          </w:tcPr>
          <w:p w14:paraId="7381F96D" w14:textId="77777777" w:rsidR="005020B4" w:rsidRDefault="00000000" w:rsidP="00887189">
            <w:pPr>
              <w:rPr>
                <w:ins w:id="8621" w:author="محمد زكريا سيد سيد ابوسبع" w:date="2023-03-30T15:04:00Z"/>
              </w:rPr>
            </w:pPr>
            <m:oMathPara>
              <m:oMath>
                <m:sSub>
                  <m:sSubPr>
                    <m:ctrlPr>
                      <w:ins w:id="8622" w:author="محمد زكريا سيد سيد ابوسبع" w:date="2023-03-30T15:04:00Z">
                        <w:rPr>
                          <w:rFonts w:ascii="Cambria Math" w:hAnsi="Cambria Math"/>
                          <w:b/>
                          <w:bCs/>
                        </w:rPr>
                      </w:ins>
                    </m:ctrlPr>
                  </m:sSubPr>
                  <m:e>
                    <m:r>
                      <w:ins w:id="8623" w:author="محمد زكريا سيد سيد ابوسبع" w:date="2023-03-30T15:04:00Z">
                        <m:rPr>
                          <m:sty m:val="b"/>
                        </m:rPr>
                        <w:rPr>
                          <w:rFonts w:ascii="Cambria Math" w:hAnsi="Cambria Math"/>
                        </w:rPr>
                        <m:t>δ</m:t>
                      </w:ins>
                    </m:r>
                  </m:e>
                  <m:sub>
                    <m:r>
                      <w:ins w:id="8624" w:author="محمد زكريا سيد سيد ابوسبع" w:date="2023-03-30T15:04:00Z">
                        <m:rPr>
                          <m:sty m:val="b"/>
                        </m:rPr>
                        <w:rPr>
                          <w:rFonts w:ascii="Cambria Math" w:hAnsi="Cambria Math"/>
                        </w:rPr>
                        <m:t>r</m:t>
                      </w:ins>
                    </m:r>
                  </m:sub>
                </m:sSub>
                <m:r>
                  <w:ins w:id="8625" w:author="محمد زكريا سيد سيد ابوسبع" w:date="2023-03-30T15:04:00Z">
                    <m:rPr>
                      <m:sty m:val="b"/>
                    </m:rPr>
                    <w:rPr>
                      <w:rFonts w:ascii="Cambria Math" w:hAnsi="Cambria Math"/>
                    </w:rPr>
                    <m:t>=25°</m:t>
                  </w:ins>
                </m:r>
              </m:oMath>
            </m:oMathPara>
          </w:p>
        </w:tc>
      </w:tr>
      <w:tr w:rsidR="005020B4" w14:paraId="4E885482" w14:textId="77777777" w:rsidTr="00887189">
        <w:trPr>
          <w:jc w:val="center"/>
          <w:ins w:id="8626" w:author="محمد زكريا سيد سيد ابوسبع" w:date="2023-03-30T15:04:00Z"/>
        </w:trPr>
        <w:tc>
          <w:tcPr>
            <w:tcW w:w="9592" w:type="dxa"/>
          </w:tcPr>
          <w:p w14:paraId="3B1C7A30" w14:textId="77777777" w:rsidR="005020B4" w:rsidRDefault="005020B4" w:rsidP="00887189">
            <w:pPr>
              <w:rPr>
                <w:ins w:id="8627" w:author="محمد زكريا سيد سيد ابوسبع" w:date="2023-03-30T15:04:00Z"/>
              </w:rPr>
            </w:pPr>
            <w:ins w:id="8628" w:author="محمد زكريا سيد سيد ابوسبع" w:date="2023-03-30T15:04:00Z">
              <w:r>
                <w:rPr>
                  <w:noProof/>
                </w:rPr>
                <w:drawing>
                  <wp:inline distT="0" distB="0" distL="0" distR="0" wp14:anchorId="0D839AE1" wp14:editId="5736605D">
                    <wp:extent cx="6078331" cy="3092843"/>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6078331" cy="3092843"/>
                            </a:xfrm>
                            <a:prstGeom prst="rect">
                              <a:avLst/>
                            </a:prstGeom>
                          </pic:spPr>
                        </pic:pic>
                      </a:graphicData>
                    </a:graphic>
                  </wp:inline>
                </w:drawing>
              </w:r>
            </w:ins>
          </w:p>
        </w:tc>
      </w:tr>
    </w:tbl>
    <w:p w14:paraId="5F1EED98" w14:textId="77777777" w:rsidR="005020B4" w:rsidRDefault="005020B4" w:rsidP="005020B4">
      <w:pPr>
        <w:rPr>
          <w:ins w:id="8629" w:author="محمد زكريا سيد سيد ابوسبع" w:date="2023-03-30T15:04:00Z"/>
          <w:b/>
          <w:bCs/>
        </w:rPr>
      </w:pPr>
      <w:ins w:id="8630" w:author="محمد زكريا سيد سيد ابوسبع" w:date="2023-03-30T15:04:00Z">
        <w:r>
          <w:rPr>
            <w:b/>
            <w:bCs/>
          </w:rPr>
          <w:t>Comments:</w:t>
        </w:r>
      </w:ins>
    </w:p>
    <w:p w14:paraId="408DCF6A" w14:textId="52532D23" w:rsidR="005020B4" w:rsidRDefault="00F51623" w:rsidP="005020B4">
      <w:pPr>
        <w:pStyle w:val="ListParagraph"/>
        <w:numPr>
          <w:ilvl w:val="0"/>
          <w:numId w:val="41"/>
        </w:numPr>
        <w:rPr>
          <w:ins w:id="8631" w:author="محمد زكريا سيد سيد ابوسبع" w:date="2023-03-30T15:04:00Z"/>
        </w:rPr>
      </w:pPr>
      <w:r>
        <w:t>Same notes as p.</w:t>
      </w:r>
    </w:p>
    <w:p w14:paraId="7626B154" w14:textId="77777777" w:rsidR="005A0C06" w:rsidRDefault="00FE4493" w:rsidP="005A0C06">
      <w:pPr>
        <w:spacing w:after="200"/>
        <w:ind w:left="0" w:right="0"/>
        <w:jc w:val="left"/>
      </w:pPr>
      <w:r>
        <w:rPr>
          <w:b/>
          <w:bCs/>
          <w:color w:val="002060"/>
          <w:sz w:val="32"/>
          <w:szCs w:val="32"/>
        </w:rPr>
        <w:br w:type="page"/>
      </w:r>
    </w:p>
    <w:p w14:paraId="456DCBF7" w14:textId="77777777" w:rsidR="005A0C06" w:rsidRDefault="005A0C06" w:rsidP="00D522C4">
      <w:pPr>
        <w:pStyle w:val="Heading3"/>
      </w:pPr>
      <w:r>
        <w:lastRenderedPageBreak/>
        <w:t>Bode Plot</w:t>
      </w:r>
    </w:p>
    <w:tbl>
      <w:tblPr>
        <w:tblStyle w:val="TableGrid"/>
        <w:tblW w:w="0" w:type="auto"/>
        <w:jc w:val="center"/>
        <w:tblLook w:val="04A0" w:firstRow="1" w:lastRow="0" w:firstColumn="1" w:lastColumn="0" w:noHBand="0" w:noVBand="1"/>
      </w:tblPr>
      <w:tblGrid>
        <w:gridCol w:w="9592"/>
      </w:tblGrid>
      <w:tr w:rsidR="005A0C06" w14:paraId="6B57D0BE" w14:textId="77777777" w:rsidTr="00887189">
        <w:trPr>
          <w:jc w:val="center"/>
        </w:trPr>
        <w:tc>
          <w:tcPr>
            <w:tcW w:w="9592" w:type="dxa"/>
            <w:shd w:val="clear" w:color="auto" w:fill="A9ACB0" w:themeFill="background2" w:themeFillShade="BF"/>
          </w:tcPr>
          <w:p w14:paraId="2036A4AA" w14:textId="297A5E48" w:rsidR="005A0C06" w:rsidRPr="00DC35F3" w:rsidRDefault="005A0C06" w:rsidP="00887189">
            <w:pPr>
              <w:jc w:val="center"/>
              <w:rPr>
                <w:b/>
                <w:bCs/>
              </w:rPr>
            </w:pPr>
            <m:oMathPara>
              <m:oMath>
                <m:r>
                  <m:rPr>
                    <m:sty m:val="bi"/>
                  </m:rPr>
                  <w:rPr>
                    <w:rFonts w:ascii="Cambria Math" w:hAnsi="Cambria Math"/>
                  </w:rPr>
                  <m:t>r</m:t>
                </m:r>
                <m:r>
                  <w:ins w:id="8632" w:author="محمد زكريا سيد سيد ابوسبع" w:date="2023-03-30T15:04:00Z">
                    <m:rPr>
                      <m:lit/>
                      <m:sty m:val="bi"/>
                    </m:rPr>
                    <w:rPr>
                      <w:rFonts w:ascii="Cambria Math" w:hAnsi="Cambria Math"/>
                    </w:rPr>
                    <m:t>/</m:t>
                  </w:ins>
                </m:r>
                <m:sSub>
                  <m:sSubPr>
                    <m:ctrlPr>
                      <w:ins w:id="8633" w:author="محمد زكريا سيد سيد ابوسبع" w:date="2023-03-30T15:04:00Z">
                        <w:rPr>
                          <w:rFonts w:ascii="Cambria Math" w:hAnsi="Cambria Math"/>
                          <w:b/>
                          <w:bCs/>
                          <w:i/>
                        </w:rPr>
                      </w:ins>
                    </m:ctrlPr>
                  </m:sSubPr>
                  <m:e>
                    <m:r>
                      <w:ins w:id="8634" w:author="محمد زكريا سيد سيد ابوسبع" w:date="2023-03-30T15:04:00Z">
                        <m:rPr>
                          <m:sty m:val="bi"/>
                        </m:rPr>
                        <w:rPr>
                          <w:rFonts w:ascii="Cambria Math" w:hAnsi="Cambria Math"/>
                        </w:rPr>
                        <m:t>δ</m:t>
                      </w:ins>
                    </m:r>
                  </m:e>
                  <m:sub>
                    <m:r>
                      <w:ins w:id="8635" w:author="محمد زكريا سيد سيد ابوسبع" w:date="2023-03-30T15:05:00Z">
                        <m:rPr>
                          <m:sty m:val="bi"/>
                        </m:rPr>
                        <w:rPr>
                          <w:rFonts w:ascii="Cambria Math" w:hAnsi="Cambria Math"/>
                        </w:rPr>
                        <m:t>a</m:t>
                      </w:ins>
                    </m:r>
                  </m:sub>
                </m:sSub>
              </m:oMath>
            </m:oMathPara>
          </w:p>
        </w:tc>
      </w:tr>
      <w:tr w:rsidR="005A0C06" w14:paraId="6A18306C" w14:textId="77777777" w:rsidTr="00887189">
        <w:trPr>
          <w:jc w:val="center"/>
        </w:trPr>
        <w:tc>
          <w:tcPr>
            <w:tcW w:w="9592" w:type="dxa"/>
          </w:tcPr>
          <w:p w14:paraId="22EFF1B3" w14:textId="77777777" w:rsidR="005A0C06" w:rsidRDefault="005A0C06" w:rsidP="00887189">
            <w:r>
              <w:rPr>
                <w:noProof/>
              </w:rPr>
              <w:drawing>
                <wp:inline distT="0" distB="0" distL="0" distR="0" wp14:anchorId="020CFBD9" wp14:editId="05259A40">
                  <wp:extent cx="6034872" cy="3070729"/>
                  <wp:effectExtent l="0" t="0" r="4445"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6034872" cy="3070729"/>
                          </a:xfrm>
                          <a:prstGeom prst="rect">
                            <a:avLst/>
                          </a:prstGeom>
                        </pic:spPr>
                      </pic:pic>
                    </a:graphicData>
                  </a:graphic>
                </wp:inline>
              </w:drawing>
            </w:r>
          </w:p>
        </w:tc>
      </w:tr>
      <w:tr w:rsidR="005A0C06" w14:paraId="418CC3F5" w14:textId="77777777" w:rsidTr="00887189">
        <w:trPr>
          <w:jc w:val="center"/>
        </w:trPr>
        <w:tc>
          <w:tcPr>
            <w:tcW w:w="9592" w:type="dxa"/>
            <w:shd w:val="clear" w:color="auto" w:fill="A9ACB0" w:themeFill="background2" w:themeFillShade="BF"/>
          </w:tcPr>
          <w:p w14:paraId="3D069B9E" w14:textId="6E61D3A5" w:rsidR="005A0C06" w:rsidRPr="00DC35F3" w:rsidRDefault="005A0C06" w:rsidP="00887189">
            <w:pPr>
              <w:rPr>
                <w:b/>
                <w:bCs/>
              </w:rPr>
            </w:pPr>
            <m:oMathPara>
              <m:oMath>
                <m:r>
                  <m:rPr>
                    <m:sty m:val="bi"/>
                  </m:rPr>
                  <w:rPr>
                    <w:rFonts w:ascii="Cambria Math" w:hAnsi="Cambria Math"/>
                  </w:rPr>
                  <m:t>r</m:t>
                </m:r>
                <m:r>
                  <w:ins w:id="8636" w:author="محمد زكريا سيد سيد ابوسبع" w:date="2023-03-30T15:04:00Z">
                    <m:rPr>
                      <m:lit/>
                      <m:sty m:val="bi"/>
                    </m:rPr>
                    <w:rPr>
                      <w:rFonts w:ascii="Cambria Math" w:hAnsi="Cambria Math"/>
                    </w:rPr>
                    <m:t>/</m:t>
                  </w:ins>
                </m:r>
                <m:sSub>
                  <m:sSubPr>
                    <m:ctrlPr>
                      <w:ins w:id="8637" w:author="محمد زكريا سيد سيد ابوسبع" w:date="2023-03-30T15:04:00Z">
                        <w:rPr>
                          <w:rFonts w:ascii="Cambria Math" w:hAnsi="Cambria Math"/>
                          <w:b/>
                          <w:bCs/>
                          <w:i/>
                        </w:rPr>
                      </w:ins>
                    </m:ctrlPr>
                  </m:sSubPr>
                  <m:e>
                    <m:r>
                      <w:ins w:id="8638" w:author="محمد زكريا سيد سيد ابوسبع" w:date="2023-03-30T15:04:00Z">
                        <m:rPr>
                          <m:sty m:val="bi"/>
                        </m:rPr>
                        <w:rPr>
                          <w:rFonts w:ascii="Cambria Math" w:hAnsi="Cambria Math"/>
                        </w:rPr>
                        <m:t>δ</m:t>
                      </w:ins>
                    </m:r>
                  </m:e>
                  <m:sub>
                    <m:r>
                      <m:rPr>
                        <m:sty m:val="bi"/>
                      </m:rPr>
                      <w:rPr>
                        <w:rFonts w:ascii="Cambria Math" w:hAnsi="Cambria Math"/>
                      </w:rPr>
                      <m:t>r</m:t>
                    </m:r>
                  </m:sub>
                </m:sSub>
              </m:oMath>
            </m:oMathPara>
          </w:p>
        </w:tc>
      </w:tr>
      <w:tr w:rsidR="005A0C06" w14:paraId="34F9DE73" w14:textId="77777777" w:rsidTr="00887189">
        <w:trPr>
          <w:jc w:val="center"/>
        </w:trPr>
        <w:tc>
          <w:tcPr>
            <w:tcW w:w="9592" w:type="dxa"/>
          </w:tcPr>
          <w:p w14:paraId="50465363" w14:textId="77777777" w:rsidR="005A0C06" w:rsidRDefault="005A0C06" w:rsidP="00887189">
            <w:r>
              <w:rPr>
                <w:noProof/>
              </w:rPr>
              <w:drawing>
                <wp:inline distT="0" distB="0" distL="0" distR="0" wp14:anchorId="2784114E" wp14:editId="720B790B">
                  <wp:extent cx="5920872" cy="3012722"/>
                  <wp:effectExtent l="0" t="0" r="381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5920872" cy="3012722"/>
                          </a:xfrm>
                          <a:prstGeom prst="rect">
                            <a:avLst/>
                          </a:prstGeom>
                        </pic:spPr>
                      </pic:pic>
                    </a:graphicData>
                  </a:graphic>
                </wp:inline>
              </w:drawing>
            </w:r>
          </w:p>
        </w:tc>
      </w:tr>
    </w:tbl>
    <w:p w14:paraId="70D7A150" w14:textId="77777777" w:rsidR="005A0C06" w:rsidRDefault="005A0C06" w:rsidP="005A0C06">
      <w:pPr>
        <w:rPr>
          <w:b/>
          <w:bCs/>
        </w:rPr>
      </w:pPr>
      <w:r>
        <w:rPr>
          <w:b/>
          <w:bCs/>
        </w:rPr>
        <w:t>Comments:</w:t>
      </w:r>
    </w:p>
    <w:p w14:paraId="10EEF215" w14:textId="72669956" w:rsidR="00F51623" w:rsidRDefault="00F51623" w:rsidP="00F51623">
      <w:pPr>
        <w:pStyle w:val="ListParagraph"/>
        <w:numPr>
          <w:ilvl w:val="0"/>
          <w:numId w:val="41"/>
        </w:numPr>
        <w:spacing w:after="200"/>
        <w:ind w:right="0"/>
        <w:rPr>
          <w:noProof/>
        </w:rPr>
      </w:pPr>
      <w:r>
        <w:rPr>
          <w:noProof/>
        </w:rPr>
        <w:t xml:space="preserve">For delta a input , The approximations are valid compared to the full linear model when the frequency is greater than </w:t>
      </w:r>
      <w:r w:rsidR="00360846">
        <w:rPr>
          <w:noProof/>
        </w:rPr>
        <w:t>6</w:t>
      </w:r>
      <w:r>
        <w:rPr>
          <w:noProof/>
        </w:rPr>
        <w:t xml:space="preserve"> rad/sec.</w:t>
      </w:r>
    </w:p>
    <w:p w14:paraId="39C9BC83" w14:textId="29878D9B" w:rsidR="00F51623" w:rsidRDefault="00F51623" w:rsidP="00F51623">
      <w:pPr>
        <w:pStyle w:val="ListParagraph"/>
        <w:numPr>
          <w:ilvl w:val="0"/>
          <w:numId w:val="41"/>
        </w:numPr>
        <w:spacing w:after="200"/>
        <w:ind w:right="0"/>
        <w:rPr>
          <w:noProof/>
        </w:rPr>
      </w:pPr>
      <w:r>
        <w:rPr>
          <w:noProof/>
        </w:rPr>
        <w:t xml:space="preserve">For delta </w:t>
      </w:r>
      <w:r w:rsidR="001A48D9">
        <w:rPr>
          <w:noProof/>
        </w:rPr>
        <w:t>r</w:t>
      </w:r>
      <w:r>
        <w:rPr>
          <w:noProof/>
        </w:rPr>
        <w:t xml:space="preserve"> input , The approximations are valid </w:t>
      </w:r>
      <w:r w:rsidR="00360846">
        <w:rPr>
          <w:noProof/>
        </w:rPr>
        <w:t xml:space="preserve">(except spiral) </w:t>
      </w:r>
      <w:r>
        <w:rPr>
          <w:noProof/>
        </w:rPr>
        <w:t xml:space="preserve">compared to the full linear model when the frequency is greater than </w:t>
      </w:r>
      <w:r w:rsidR="00360846">
        <w:rPr>
          <w:noProof/>
        </w:rPr>
        <w:t>6</w:t>
      </w:r>
      <w:r>
        <w:rPr>
          <w:noProof/>
        </w:rPr>
        <w:t xml:space="preserve"> rad/sec.</w:t>
      </w:r>
    </w:p>
    <w:p w14:paraId="13115262" w14:textId="775B9EFB" w:rsidR="005A0C06" w:rsidRDefault="005A0C06" w:rsidP="00F51623">
      <w:pPr>
        <w:pStyle w:val="ListParagraph"/>
        <w:numPr>
          <w:ilvl w:val="0"/>
          <w:numId w:val="41"/>
        </w:numPr>
        <w:spacing w:after="200"/>
        <w:ind w:right="0"/>
        <w:jc w:val="left"/>
        <w:rPr>
          <w:noProof/>
        </w:rPr>
      </w:pPr>
      <w:r>
        <w:rPr>
          <w:noProof/>
        </w:rPr>
        <w:br w:type="page"/>
      </w:r>
    </w:p>
    <w:p w14:paraId="1A923E63" w14:textId="77777777" w:rsidR="005A0C06" w:rsidRDefault="005A0C06" w:rsidP="00D522C4">
      <w:pPr>
        <w:pStyle w:val="Heading3"/>
      </w:pPr>
      <w:r>
        <w:lastRenderedPageBreak/>
        <w:t>Root Locus</w:t>
      </w:r>
    </w:p>
    <w:tbl>
      <w:tblPr>
        <w:tblStyle w:val="TableGrid"/>
        <w:tblW w:w="0" w:type="auto"/>
        <w:jc w:val="center"/>
        <w:tblLook w:val="04A0" w:firstRow="1" w:lastRow="0" w:firstColumn="1" w:lastColumn="0" w:noHBand="0" w:noVBand="1"/>
      </w:tblPr>
      <w:tblGrid>
        <w:gridCol w:w="9592"/>
      </w:tblGrid>
      <w:tr w:rsidR="005A0C06" w14:paraId="25574252" w14:textId="77777777" w:rsidTr="00887189">
        <w:trPr>
          <w:jc w:val="center"/>
        </w:trPr>
        <w:tc>
          <w:tcPr>
            <w:tcW w:w="9592" w:type="dxa"/>
            <w:shd w:val="clear" w:color="auto" w:fill="A9ACB0" w:themeFill="background2" w:themeFillShade="BF"/>
          </w:tcPr>
          <w:p w14:paraId="77702C0F" w14:textId="2B84169B" w:rsidR="005A0C06" w:rsidRPr="00DC35F3" w:rsidRDefault="005A0C06" w:rsidP="00887189">
            <w:pPr>
              <w:jc w:val="center"/>
              <w:rPr>
                <w:b/>
                <w:bCs/>
              </w:rPr>
            </w:pPr>
            <m:oMathPara>
              <m:oMath>
                <m:r>
                  <m:rPr>
                    <m:sty m:val="bi"/>
                  </m:rPr>
                  <w:rPr>
                    <w:rFonts w:ascii="Cambria Math" w:hAnsi="Cambria Math"/>
                  </w:rPr>
                  <m:t>r</m:t>
                </m:r>
                <m:r>
                  <w:ins w:id="8639" w:author="محمد زكريا سيد سيد ابوسبع" w:date="2023-03-30T15:04:00Z">
                    <m:rPr>
                      <m:lit/>
                      <m:sty m:val="bi"/>
                    </m:rPr>
                    <w:rPr>
                      <w:rFonts w:ascii="Cambria Math" w:hAnsi="Cambria Math"/>
                    </w:rPr>
                    <m:t>/</m:t>
                  </w:ins>
                </m:r>
                <m:sSub>
                  <m:sSubPr>
                    <m:ctrlPr>
                      <w:ins w:id="8640" w:author="محمد زكريا سيد سيد ابوسبع" w:date="2023-03-30T15:04:00Z">
                        <w:rPr>
                          <w:rFonts w:ascii="Cambria Math" w:hAnsi="Cambria Math"/>
                          <w:b/>
                          <w:bCs/>
                          <w:i/>
                        </w:rPr>
                      </w:ins>
                    </m:ctrlPr>
                  </m:sSubPr>
                  <m:e>
                    <m:r>
                      <w:ins w:id="8641" w:author="محمد زكريا سيد سيد ابوسبع" w:date="2023-03-30T15:04:00Z">
                        <m:rPr>
                          <m:sty m:val="bi"/>
                        </m:rPr>
                        <w:rPr>
                          <w:rFonts w:ascii="Cambria Math" w:hAnsi="Cambria Math"/>
                        </w:rPr>
                        <m:t>δ</m:t>
                      </w:ins>
                    </m:r>
                  </m:e>
                  <m:sub>
                    <m:r>
                      <w:ins w:id="8642" w:author="محمد زكريا سيد سيد ابوسبع" w:date="2023-03-30T15:05:00Z">
                        <m:rPr>
                          <m:sty m:val="bi"/>
                        </m:rPr>
                        <w:rPr>
                          <w:rFonts w:ascii="Cambria Math" w:hAnsi="Cambria Math"/>
                        </w:rPr>
                        <m:t>a</m:t>
                      </w:ins>
                    </m:r>
                  </m:sub>
                </m:sSub>
              </m:oMath>
            </m:oMathPara>
          </w:p>
        </w:tc>
      </w:tr>
      <w:tr w:rsidR="005A0C06" w14:paraId="29707E44" w14:textId="77777777" w:rsidTr="00887189">
        <w:trPr>
          <w:jc w:val="center"/>
        </w:trPr>
        <w:tc>
          <w:tcPr>
            <w:tcW w:w="9592" w:type="dxa"/>
          </w:tcPr>
          <w:p w14:paraId="1F981BD5" w14:textId="77777777" w:rsidR="005A0C06" w:rsidRDefault="005A0C06" w:rsidP="00887189">
            <w:r>
              <w:rPr>
                <w:noProof/>
              </w:rPr>
              <w:drawing>
                <wp:inline distT="0" distB="0" distL="0" distR="0" wp14:anchorId="4CF773AF" wp14:editId="66DD5FC9">
                  <wp:extent cx="5765690" cy="2933761"/>
                  <wp:effectExtent l="0" t="0" r="6985"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5765690" cy="2933761"/>
                          </a:xfrm>
                          <a:prstGeom prst="rect">
                            <a:avLst/>
                          </a:prstGeom>
                        </pic:spPr>
                      </pic:pic>
                    </a:graphicData>
                  </a:graphic>
                </wp:inline>
              </w:drawing>
            </w:r>
          </w:p>
        </w:tc>
      </w:tr>
      <w:tr w:rsidR="005A0C06" w14:paraId="73D712E0" w14:textId="77777777" w:rsidTr="00887189">
        <w:trPr>
          <w:jc w:val="center"/>
        </w:trPr>
        <w:tc>
          <w:tcPr>
            <w:tcW w:w="9592" w:type="dxa"/>
            <w:shd w:val="clear" w:color="auto" w:fill="A9ACB0" w:themeFill="background2" w:themeFillShade="BF"/>
          </w:tcPr>
          <w:p w14:paraId="5BA8BFE8" w14:textId="3EB19215" w:rsidR="005A0C06" w:rsidRPr="00DC35F3" w:rsidRDefault="005A0C06" w:rsidP="00887189">
            <w:pPr>
              <w:rPr>
                <w:b/>
                <w:bCs/>
              </w:rPr>
            </w:pPr>
            <m:oMathPara>
              <m:oMath>
                <m:r>
                  <m:rPr>
                    <m:sty m:val="bi"/>
                  </m:rPr>
                  <w:rPr>
                    <w:rFonts w:ascii="Cambria Math" w:hAnsi="Cambria Math"/>
                  </w:rPr>
                  <m:t>r</m:t>
                </m:r>
                <m:r>
                  <w:ins w:id="8643" w:author="محمد زكريا سيد سيد ابوسبع" w:date="2023-03-30T15:04:00Z">
                    <m:rPr>
                      <m:lit/>
                      <m:sty m:val="bi"/>
                    </m:rPr>
                    <w:rPr>
                      <w:rFonts w:ascii="Cambria Math" w:hAnsi="Cambria Math"/>
                    </w:rPr>
                    <m:t>/</m:t>
                  </w:ins>
                </m:r>
                <m:sSub>
                  <m:sSubPr>
                    <m:ctrlPr>
                      <w:ins w:id="8644" w:author="محمد زكريا سيد سيد ابوسبع" w:date="2023-03-30T15:04:00Z">
                        <w:rPr>
                          <w:rFonts w:ascii="Cambria Math" w:hAnsi="Cambria Math"/>
                          <w:b/>
                          <w:bCs/>
                          <w:i/>
                        </w:rPr>
                      </w:ins>
                    </m:ctrlPr>
                  </m:sSubPr>
                  <m:e>
                    <m:r>
                      <w:ins w:id="8645" w:author="محمد زكريا سيد سيد ابوسبع" w:date="2023-03-30T15:04:00Z">
                        <m:rPr>
                          <m:sty m:val="bi"/>
                        </m:rPr>
                        <w:rPr>
                          <w:rFonts w:ascii="Cambria Math" w:hAnsi="Cambria Math"/>
                        </w:rPr>
                        <m:t>δ</m:t>
                      </w:ins>
                    </m:r>
                  </m:e>
                  <m:sub>
                    <m:r>
                      <m:rPr>
                        <m:sty m:val="bi"/>
                      </m:rPr>
                      <w:rPr>
                        <w:rFonts w:ascii="Cambria Math" w:hAnsi="Cambria Math"/>
                      </w:rPr>
                      <m:t>r</m:t>
                    </m:r>
                  </m:sub>
                </m:sSub>
              </m:oMath>
            </m:oMathPara>
          </w:p>
        </w:tc>
      </w:tr>
      <w:tr w:rsidR="005A0C06" w14:paraId="0DC95961" w14:textId="77777777" w:rsidTr="00887189">
        <w:trPr>
          <w:jc w:val="center"/>
        </w:trPr>
        <w:tc>
          <w:tcPr>
            <w:tcW w:w="9592" w:type="dxa"/>
          </w:tcPr>
          <w:p w14:paraId="1CFC1549" w14:textId="77777777" w:rsidR="005A0C06" w:rsidRDefault="005A0C06" w:rsidP="00887189">
            <w:r>
              <w:rPr>
                <w:noProof/>
              </w:rPr>
              <w:drawing>
                <wp:inline distT="0" distB="0" distL="0" distR="0" wp14:anchorId="3161F9E5" wp14:editId="2720559C">
                  <wp:extent cx="5534016" cy="2815878"/>
                  <wp:effectExtent l="0" t="0" r="0" b="381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5534016" cy="2815878"/>
                          </a:xfrm>
                          <a:prstGeom prst="rect">
                            <a:avLst/>
                          </a:prstGeom>
                        </pic:spPr>
                      </pic:pic>
                    </a:graphicData>
                  </a:graphic>
                </wp:inline>
              </w:drawing>
            </w:r>
          </w:p>
        </w:tc>
      </w:tr>
    </w:tbl>
    <w:p w14:paraId="00769923" w14:textId="77777777" w:rsidR="005A0C06" w:rsidRDefault="005A0C06" w:rsidP="005A0C06">
      <w:pPr>
        <w:rPr>
          <w:b/>
          <w:bCs/>
        </w:rPr>
      </w:pPr>
      <w:r>
        <w:rPr>
          <w:b/>
          <w:bCs/>
        </w:rPr>
        <w:t>Comments:</w:t>
      </w:r>
    </w:p>
    <w:p w14:paraId="60DD7E59" w14:textId="59CF220D" w:rsidR="005A0C06" w:rsidRDefault="001A48D9" w:rsidP="001A48D9">
      <w:pPr>
        <w:pStyle w:val="ListParagraph"/>
        <w:numPr>
          <w:ilvl w:val="0"/>
          <w:numId w:val="63"/>
        </w:numPr>
        <w:spacing w:after="200"/>
        <w:ind w:right="0"/>
        <w:jc w:val="left"/>
      </w:pPr>
      <w:r>
        <w:t>All the models have instability regions.</w:t>
      </w:r>
    </w:p>
    <w:p w14:paraId="1532BE5E" w14:textId="77777777" w:rsidR="005A0C06" w:rsidRDefault="005A0C06" w:rsidP="005A0C06">
      <w:r>
        <w:br w:type="page"/>
      </w:r>
    </w:p>
    <w:p w14:paraId="45405506" w14:textId="22D97890" w:rsidR="005A0C06" w:rsidRDefault="005A0C06" w:rsidP="005A0C06">
      <w:pPr>
        <w:pStyle w:val="Heading2"/>
        <w:numPr>
          <w:ilvl w:val="0"/>
          <w:numId w:val="46"/>
        </w:numPr>
        <w:rPr>
          <w:ins w:id="8646" w:author="محمد زكريا سيد سيد ابوسبع" w:date="2023-03-30T15:04:00Z"/>
        </w:rPr>
      </w:pPr>
      <w:ins w:id="8647" w:author="محمد زكريا سيد سيد ابوسبع" w:date="2023-03-30T15:04:00Z">
        <w:r>
          <w:lastRenderedPageBreak/>
          <w:t xml:space="preserve">Response of state </w:t>
        </w:r>
      </w:ins>
      <m:oMath>
        <m:r>
          <m:rPr>
            <m:sty m:val="bi"/>
          </m:rPr>
          <w:rPr>
            <w:rFonts w:ascii="Cambria Math" w:hAnsi="Cambria Math"/>
          </w:rPr>
          <m:t>ϕ</m:t>
        </m:r>
      </m:oMath>
    </w:p>
    <w:p w14:paraId="40F5C3D4" w14:textId="28122995" w:rsidR="005A0C06" w:rsidRDefault="005A0C06" w:rsidP="00D522C4">
      <w:pPr>
        <w:pStyle w:val="Heading3"/>
        <w:numPr>
          <w:ilvl w:val="0"/>
          <w:numId w:val="60"/>
        </w:numPr>
        <w:rPr>
          <w:ins w:id="8648" w:author="محمد زكريا سيد سيد ابوسبع" w:date="2023-03-30T15:04:00Z"/>
        </w:rPr>
      </w:pPr>
      <w:ins w:id="8649" w:author="محمد زكريا سيد سيد ابوسبع" w:date="2023-03-30T15:04:00Z">
        <w:r>
          <w:t>Transfer Functions</w:t>
        </w:r>
      </w:ins>
    </w:p>
    <w:tbl>
      <w:tblPr>
        <w:tblStyle w:val="TableGrid"/>
        <w:tblW w:w="9211" w:type="dxa"/>
        <w:jc w:val="center"/>
        <w:tblLook w:val="04A0" w:firstRow="1" w:lastRow="0" w:firstColumn="1" w:lastColumn="0" w:noHBand="0" w:noVBand="1"/>
      </w:tblPr>
      <w:tblGrid>
        <w:gridCol w:w="782"/>
        <w:gridCol w:w="5166"/>
        <w:gridCol w:w="3263"/>
      </w:tblGrid>
      <w:tr w:rsidR="005A0C06" w:rsidRPr="005A0C06" w14:paraId="20E57982" w14:textId="77777777" w:rsidTr="005A0C06">
        <w:trPr>
          <w:trHeight w:val="240"/>
          <w:jc w:val="center"/>
          <w:ins w:id="8650" w:author="محمد زكريا سيد سيد ابوسبع" w:date="2023-03-30T15:04:00Z"/>
        </w:trPr>
        <w:tc>
          <w:tcPr>
            <w:tcW w:w="782" w:type="dxa"/>
            <w:shd w:val="clear" w:color="auto" w:fill="A9ACB0" w:themeFill="background2" w:themeFillShade="BF"/>
          </w:tcPr>
          <w:p w14:paraId="2F666AD7" w14:textId="77777777" w:rsidR="005A0C06" w:rsidRPr="005A0C06" w:rsidRDefault="005A0C06" w:rsidP="00887189">
            <w:pPr>
              <w:ind w:left="0"/>
              <w:jc w:val="center"/>
              <w:rPr>
                <w:ins w:id="8651" w:author="محمد زكريا سيد سيد ابوسبع" w:date="2023-03-30T15:04:00Z"/>
                <w:sz w:val="20"/>
                <w:szCs w:val="20"/>
              </w:rPr>
            </w:pPr>
            <w:ins w:id="8652" w:author="محمد زكريا سيد سيد ابوسبع" w:date="2023-03-30T15:04:00Z">
              <w:r w:rsidRPr="005A0C06">
                <w:rPr>
                  <w:sz w:val="20"/>
                  <w:szCs w:val="20"/>
                </w:rPr>
                <w:t>TF</w:t>
              </w:r>
            </w:ins>
          </w:p>
        </w:tc>
        <w:tc>
          <w:tcPr>
            <w:tcW w:w="5166" w:type="dxa"/>
            <w:shd w:val="clear" w:color="auto" w:fill="A9ACB0" w:themeFill="background2" w:themeFillShade="BF"/>
          </w:tcPr>
          <w:p w14:paraId="071D973F" w14:textId="77777777" w:rsidR="005A0C06" w:rsidRPr="005A0C06" w:rsidRDefault="005A0C06" w:rsidP="00887189">
            <w:pPr>
              <w:ind w:left="0"/>
              <w:jc w:val="center"/>
              <w:rPr>
                <w:ins w:id="8653" w:author="محمد زكريا سيد سيد ابوسبع" w:date="2023-03-30T15:04:00Z"/>
                <w:sz w:val="20"/>
                <w:szCs w:val="20"/>
              </w:rPr>
            </w:pPr>
            <w:ins w:id="8654" w:author="محمد زكريا سيد سيد ابوسبع" w:date="2023-03-30T15:04:00Z">
              <w:r w:rsidRPr="005A0C06">
                <w:rPr>
                  <w:sz w:val="20"/>
                  <w:szCs w:val="20"/>
                </w:rPr>
                <w:t>Full Linear</w:t>
              </w:r>
            </w:ins>
          </w:p>
        </w:tc>
        <w:tc>
          <w:tcPr>
            <w:tcW w:w="3263" w:type="dxa"/>
            <w:shd w:val="clear" w:color="auto" w:fill="A9ACB0" w:themeFill="background2" w:themeFillShade="BF"/>
          </w:tcPr>
          <w:p w14:paraId="153FF6E6" w14:textId="77777777" w:rsidR="005A0C06" w:rsidRPr="005A0C06" w:rsidRDefault="005A0C06" w:rsidP="00887189">
            <w:pPr>
              <w:ind w:left="0"/>
              <w:jc w:val="center"/>
              <w:rPr>
                <w:ins w:id="8655" w:author="محمد زكريا سيد سيد ابوسبع" w:date="2023-03-30T15:04:00Z"/>
                <w:sz w:val="20"/>
                <w:szCs w:val="20"/>
              </w:rPr>
            </w:pPr>
            <w:r w:rsidRPr="005A0C06">
              <w:rPr>
                <w:sz w:val="20"/>
                <w:szCs w:val="20"/>
              </w:rPr>
              <w:t>Spiral</w:t>
            </w:r>
            <w:ins w:id="8656" w:author="محمد زكريا سيد سيد ابوسبع" w:date="2023-03-30T15:06:00Z">
              <w:r w:rsidRPr="005A0C06">
                <w:rPr>
                  <w:sz w:val="20"/>
                  <w:szCs w:val="20"/>
                </w:rPr>
                <w:t xml:space="preserve"> 3 DOF</w:t>
              </w:r>
            </w:ins>
            <w:ins w:id="8657" w:author="محمد زكريا سيد سيد ابوسبع" w:date="2023-03-30T15:04:00Z">
              <w:r w:rsidRPr="005A0C06">
                <w:rPr>
                  <w:sz w:val="20"/>
                  <w:szCs w:val="20"/>
                </w:rPr>
                <w:t xml:space="preserve"> Mode</w:t>
              </w:r>
            </w:ins>
          </w:p>
        </w:tc>
      </w:tr>
      <w:tr w:rsidR="005A0C06" w:rsidRPr="005A0C06" w14:paraId="5CB4D577" w14:textId="77777777" w:rsidTr="005A0C06">
        <w:trPr>
          <w:trHeight w:val="732"/>
          <w:jc w:val="center"/>
          <w:ins w:id="8658" w:author="محمد زكريا سيد سيد ابوسبع" w:date="2023-03-30T15:04:00Z"/>
        </w:trPr>
        <w:tc>
          <w:tcPr>
            <w:tcW w:w="782" w:type="dxa"/>
            <w:shd w:val="clear" w:color="auto" w:fill="A9ACB0" w:themeFill="background2" w:themeFillShade="BF"/>
          </w:tcPr>
          <w:p w14:paraId="1E732401" w14:textId="20513748" w:rsidR="005A0C06" w:rsidRPr="005A0C06" w:rsidRDefault="005A0C06" w:rsidP="00887189">
            <w:pPr>
              <w:ind w:left="0"/>
              <w:rPr>
                <w:ins w:id="8659" w:author="محمد زكريا سيد سيد ابوسبع" w:date="2023-03-30T15:04:00Z"/>
                <w:sz w:val="20"/>
                <w:szCs w:val="20"/>
              </w:rPr>
            </w:pPr>
            <m:oMathPara>
              <m:oMath>
                <m:r>
                  <w:rPr>
                    <w:rFonts w:ascii="Cambria Math" w:hAnsi="Cambria Math"/>
                    <w:sz w:val="20"/>
                    <w:szCs w:val="20"/>
                  </w:rPr>
                  <m:t>ϕ</m:t>
                </m:r>
                <m:r>
                  <w:ins w:id="8660" w:author="محمد زكريا سيد سيد ابوسبع" w:date="2023-03-30T15:04:00Z">
                    <m:rPr>
                      <m:lit/>
                    </m:rPr>
                    <w:rPr>
                      <w:rFonts w:ascii="Cambria Math" w:hAnsi="Cambria Math"/>
                      <w:sz w:val="20"/>
                      <w:szCs w:val="20"/>
                    </w:rPr>
                    <m:t>/</m:t>
                  </w:ins>
                </m:r>
                <m:sSub>
                  <m:sSubPr>
                    <m:ctrlPr>
                      <w:ins w:id="8661" w:author="محمد زكريا سيد سيد ابوسبع" w:date="2023-03-30T15:04:00Z">
                        <w:rPr>
                          <w:rFonts w:ascii="Cambria Math" w:hAnsi="Cambria Math"/>
                          <w:i/>
                          <w:sz w:val="20"/>
                          <w:szCs w:val="20"/>
                        </w:rPr>
                      </w:ins>
                    </m:ctrlPr>
                  </m:sSubPr>
                  <m:e>
                    <m:r>
                      <w:ins w:id="8662" w:author="محمد زكريا سيد سيد ابوسبع" w:date="2023-03-30T15:04:00Z">
                        <w:rPr>
                          <w:rFonts w:ascii="Cambria Math" w:hAnsi="Cambria Math"/>
                          <w:sz w:val="20"/>
                          <w:szCs w:val="20"/>
                        </w:rPr>
                        <m:t>δ</m:t>
                      </w:ins>
                    </m:r>
                  </m:e>
                  <m:sub>
                    <m:r>
                      <w:ins w:id="8663" w:author="محمد زكريا سيد سيد ابوسبع" w:date="2023-03-30T15:05:00Z">
                        <w:rPr>
                          <w:rFonts w:ascii="Cambria Math" w:hAnsi="Cambria Math"/>
                          <w:sz w:val="20"/>
                          <w:szCs w:val="20"/>
                        </w:rPr>
                        <m:t>a</m:t>
                      </w:ins>
                    </m:r>
                  </m:sub>
                </m:sSub>
              </m:oMath>
            </m:oMathPara>
          </w:p>
        </w:tc>
        <w:tc>
          <w:tcPr>
            <w:tcW w:w="5166" w:type="dxa"/>
          </w:tcPr>
          <w:p w14:paraId="4239018C" w14:textId="61173D0E" w:rsidR="005A0C06" w:rsidRPr="005A0C06" w:rsidRDefault="00000000" w:rsidP="00887189">
            <w:pPr>
              <w:pStyle w:val="ListParagraph"/>
              <w:ind w:left="2880"/>
              <w:rPr>
                <w:ins w:id="8664" w:author="محمد زكريا سيد سيد ابوسبع" w:date="2023-03-30T15:04:00Z"/>
                <w:sz w:val="20"/>
                <w:szCs w:val="20"/>
              </w:rPr>
            </w:pPr>
            <m:oMathPara>
              <m:oMath>
                <m:f>
                  <m:fPr>
                    <m:ctrlPr>
                      <w:ins w:id="8665" w:author="محمد زكريا سيد سيد ابوسبع" w:date="2023-03-30T15:04:00Z">
                        <w:rPr>
                          <w:rFonts w:ascii="Cambria Math" w:hAnsi="Cambria Math"/>
                          <w:i/>
                          <w:sz w:val="20"/>
                          <w:szCs w:val="20"/>
                        </w:rPr>
                      </w:ins>
                    </m:ctrlPr>
                  </m:fPr>
                  <m:num>
                    <m:r>
                      <m:rPr>
                        <m:sty m:val="p"/>
                      </m:rPr>
                      <w:rPr>
                        <w:rFonts w:ascii="Cambria Math" w:eastAsia="Times New Roman" w:hAnsi="Cambria Math"/>
                        <w:color w:val="404040"/>
                        <w:sz w:val="18"/>
                        <w:szCs w:val="18"/>
                      </w:rPr>
                      <m:t>3.135 s^2 + 1.311 s + 10.12</m:t>
                    </m:r>
                  </m:num>
                  <m:den>
                    <m:r>
                      <m:rPr>
                        <m:sty m:val="p"/>
                      </m:rPr>
                      <w:rPr>
                        <w:rFonts w:ascii="Cambria Math" w:eastAsia="Times New Roman" w:hAnsi="Cambria Math"/>
                        <w:color w:val="404040"/>
                        <w:sz w:val="18"/>
                        <w:szCs w:val="18"/>
                      </w:rPr>
                      <m:t>s^4 + 1.736 s^3 + 4.302 s^2 + 5.622 s + 0.03</m:t>
                    </m:r>
                  </m:den>
                </m:f>
              </m:oMath>
            </m:oMathPara>
          </w:p>
          <w:p w14:paraId="1FFD20C4" w14:textId="77777777" w:rsidR="005A0C06" w:rsidRPr="005A0C06" w:rsidRDefault="005A0C06" w:rsidP="00887189">
            <w:pPr>
              <w:ind w:left="0"/>
              <w:rPr>
                <w:ins w:id="8666" w:author="محمد زكريا سيد سيد ابوسبع" w:date="2023-03-30T15:04:00Z"/>
                <w:sz w:val="20"/>
                <w:szCs w:val="20"/>
              </w:rPr>
            </w:pPr>
          </w:p>
        </w:tc>
        <w:tc>
          <w:tcPr>
            <w:tcW w:w="3263" w:type="dxa"/>
          </w:tcPr>
          <w:p w14:paraId="4CDECEED" w14:textId="5B745384" w:rsidR="005A0C06" w:rsidRPr="005A0C06" w:rsidRDefault="00000000" w:rsidP="00887189">
            <w:pPr>
              <w:pStyle w:val="ListParagraph"/>
              <w:ind w:left="2880"/>
              <w:rPr>
                <w:ins w:id="8667" w:author="محمد زكريا سيد سيد ابوسبع" w:date="2023-03-30T15:04:00Z"/>
                <w:sz w:val="20"/>
                <w:szCs w:val="20"/>
              </w:rPr>
            </w:pPr>
            <m:oMathPara>
              <m:oMath>
                <m:f>
                  <m:fPr>
                    <m:ctrlPr>
                      <w:ins w:id="8668" w:author="محمد زكريا سيد سيد ابوسبع" w:date="2023-03-30T15:04:00Z">
                        <w:rPr>
                          <w:rFonts w:ascii="Cambria Math" w:hAnsi="Cambria Math"/>
                          <w:i/>
                          <w:sz w:val="20"/>
                          <w:szCs w:val="20"/>
                        </w:rPr>
                      </w:ins>
                    </m:ctrlPr>
                  </m:fPr>
                  <m:num>
                    <m:r>
                      <m:rPr>
                        <m:sty m:val="p"/>
                      </m:rPr>
                      <w:rPr>
                        <w:rFonts w:ascii="Cambria Math" w:hAnsi="Cambria Math"/>
                        <w:sz w:val="20"/>
                        <w:szCs w:val="20"/>
                      </w:rPr>
                      <m:t>3.135 s + 0.7627</m:t>
                    </m:r>
                  </m:num>
                  <m:den>
                    <m:r>
                      <w:rPr>
                        <w:rFonts w:ascii="Cambria Math" w:hAnsi="Cambria Math"/>
                        <w:sz w:val="20"/>
                        <w:szCs w:val="20"/>
                      </w:rPr>
                      <m:t>s^3 + 1.561 s^2 + 0.369 s</m:t>
                    </m:r>
                  </m:den>
                </m:f>
              </m:oMath>
            </m:oMathPara>
          </w:p>
          <w:p w14:paraId="1AB53E21" w14:textId="77777777" w:rsidR="005A0C06" w:rsidRPr="005A0C06" w:rsidRDefault="005A0C06" w:rsidP="00887189">
            <w:pPr>
              <w:ind w:left="0"/>
              <w:rPr>
                <w:ins w:id="8669" w:author="محمد زكريا سيد سيد ابوسبع" w:date="2023-03-30T15:04:00Z"/>
                <w:sz w:val="20"/>
                <w:szCs w:val="20"/>
              </w:rPr>
            </w:pPr>
          </w:p>
        </w:tc>
      </w:tr>
      <w:tr w:rsidR="005A0C06" w:rsidRPr="005A0C06" w14:paraId="40A0C575" w14:textId="77777777" w:rsidTr="005A0C06">
        <w:trPr>
          <w:trHeight w:val="742"/>
          <w:jc w:val="center"/>
          <w:ins w:id="8670" w:author="محمد زكريا سيد سيد ابوسبع" w:date="2023-03-30T15:04:00Z"/>
        </w:trPr>
        <w:tc>
          <w:tcPr>
            <w:tcW w:w="782" w:type="dxa"/>
            <w:shd w:val="clear" w:color="auto" w:fill="A9ACB0" w:themeFill="background2" w:themeFillShade="BF"/>
          </w:tcPr>
          <w:p w14:paraId="206E2FB1" w14:textId="2AA1A1D9" w:rsidR="005A0C06" w:rsidRPr="005A0C06" w:rsidRDefault="005A0C06" w:rsidP="00887189">
            <w:pPr>
              <w:ind w:left="0"/>
              <w:rPr>
                <w:ins w:id="8671" w:author="محمد زكريا سيد سيد ابوسبع" w:date="2023-03-30T15:04:00Z"/>
                <w:sz w:val="20"/>
                <w:szCs w:val="20"/>
              </w:rPr>
            </w:pPr>
            <m:oMathPara>
              <m:oMath>
                <m:r>
                  <w:rPr>
                    <w:rFonts w:ascii="Cambria Math" w:hAnsi="Cambria Math"/>
                    <w:sz w:val="20"/>
                    <w:szCs w:val="20"/>
                  </w:rPr>
                  <m:t>ϕ</m:t>
                </m:r>
                <m:r>
                  <w:ins w:id="8672" w:author="محمد زكريا سيد سيد ابوسبع" w:date="2023-03-30T15:04:00Z">
                    <m:rPr>
                      <m:lit/>
                    </m:rPr>
                    <w:rPr>
                      <w:rFonts w:ascii="Cambria Math" w:hAnsi="Cambria Math"/>
                      <w:sz w:val="20"/>
                      <w:szCs w:val="20"/>
                    </w:rPr>
                    <m:t>/</m:t>
                  </w:ins>
                </m:r>
                <m:sSub>
                  <m:sSubPr>
                    <m:ctrlPr>
                      <w:ins w:id="8673" w:author="محمد زكريا سيد سيد ابوسبع" w:date="2023-03-30T15:04:00Z">
                        <w:rPr>
                          <w:rFonts w:ascii="Cambria Math" w:hAnsi="Cambria Math"/>
                          <w:i/>
                          <w:sz w:val="20"/>
                          <w:szCs w:val="20"/>
                        </w:rPr>
                      </w:ins>
                    </m:ctrlPr>
                  </m:sSubPr>
                  <m:e>
                    <m:r>
                      <w:ins w:id="8674" w:author="محمد زكريا سيد سيد ابوسبع" w:date="2023-03-30T15:04:00Z">
                        <w:rPr>
                          <w:rFonts w:ascii="Cambria Math" w:hAnsi="Cambria Math"/>
                          <w:sz w:val="20"/>
                          <w:szCs w:val="20"/>
                        </w:rPr>
                        <m:t>δ</m:t>
                      </w:ins>
                    </m:r>
                  </m:e>
                  <m:sub>
                    <m:r>
                      <w:ins w:id="8675" w:author="محمد زكريا سيد سيد ابوسبع" w:date="2023-03-30T15:05:00Z">
                        <w:rPr>
                          <w:rFonts w:ascii="Cambria Math" w:hAnsi="Cambria Math"/>
                          <w:sz w:val="20"/>
                          <w:szCs w:val="20"/>
                        </w:rPr>
                        <m:t>r</m:t>
                      </w:ins>
                    </m:r>
                  </m:sub>
                </m:sSub>
              </m:oMath>
            </m:oMathPara>
          </w:p>
        </w:tc>
        <w:tc>
          <w:tcPr>
            <w:tcW w:w="5166" w:type="dxa"/>
          </w:tcPr>
          <w:p w14:paraId="3E285DA3" w14:textId="68EB41D6" w:rsidR="005A0C06" w:rsidRPr="005A0C06" w:rsidRDefault="00000000" w:rsidP="00887189">
            <w:pPr>
              <w:pStyle w:val="ListParagraph"/>
              <w:ind w:left="2880"/>
              <w:rPr>
                <w:ins w:id="8676" w:author="محمد زكريا سيد سيد ابوسبع" w:date="2023-03-30T15:04:00Z"/>
                <w:sz w:val="20"/>
                <w:szCs w:val="20"/>
              </w:rPr>
            </w:pPr>
            <m:oMathPara>
              <m:oMath>
                <m:f>
                  <m:fPr>
                    <m:ctrlPr>
                      <w:ins w:id="8677" w:author="محمد زكريا سيد سيد ابوسبع" w:date="2023-03-30T15:04:00Z">
                        <w:rPr>
                          <w:rFonts w:ascii="Cambria Math" w:hAnsi="Cambria Math"/>
                          <w:i/>
                          <w:sz w:val="20"/>
                          <w:szCs w:val="20"/>
                        </w:rPr>
                      </w:ins>
                    </m:ctrlPr>
                  </m:fPr>
                  <m:num>
                    <m:r>
                      <m:rPr>
                        <m:sty m:val="p"/>
                      </m:rPr>
                      <w:rPr>
                        <w:rFonts w:ascii="Cambria Math" w:eastAsia="Times New Roman" w:hAnsi="Cambria Math"/>
                        <w:color w:val="404040"/>
                        <w:sz w:val="18"/>
                        <w:szCs w:val="18"/>
                      </w:rPr>
                      <m:t>1.483 s^2 - 0.04446 s - 4.27</m:t>
                    </m:r>
                  </m:num>
                  <m:den>
                    <m:r>
                      <m:rPr>
                        <m:sty m:val="p"/>
                      </m:rPr>
                      <w:rPr>
                        <w:rFonts w:ascii="Cambria Math" w:eastAsia="Times New Roman" w:hAnsi="Cambria Math"/>
                        <w:color w:val="404040"/>
                        <w:sz w:val="18"/>
                        <w:szCs w:val="18"/>
                      </w:rPr>
                      <m:t>s^4 + 1.736 s^3 + 4.302 s^2 + 5.622 s + 0.03</m:t>
                    </m:r>
                  </m:den>
                </m:f>
              </m:oMath>
            </m:oMathPara>
          </w:p>
          <w:p w14:paraId="2D9D02DE" w14:textId="77777777" w:rsidR="005A0C06" w:rsidRPr="005A0C06" w:rsidRDefault="005A0C06" w:rsidP="00887189">
            <w:pPr>
              <w:ind w:left="0"/>
              <w:rPr>
                <w:ins w:id="8678" w:author="محمد زكريا سيد سيد ابوسبع" w:date="2023-03-30T15:04:00Z"/>
                <w:sz w:val="20"/>
                <w:szCs w:val="20"/>
              </w:rPr>
            </w:pPr>
          </w:p>
        </w:tc>
        <w:tc>
          <w:tcPr>
            <w:tcW w:w="3263" w:type="dxa"/>
          </w:tcPr>
          <w:p w14:paraId="7B83D184" w14:textId="27D1B97F" w:rsidR="005A0C06" w:rsidRPr="005A0C06" w:rsidRDefault="00000000" w:rsidP="00887189">
            <w:pPr>
              <w:pStyle w:val="ListParagraph"/>
              <w:ind w:left="2880"/>
              <w:rPr>
                <w:ins w:id="8679" w:author="محمد زكريا سيد سيد ابوسبع" w:date="2023-03-30T15:04:00Z"/>
                <w:sz w:val="20"/>
                <w:szCs w:val="20"/>
              </w:rPr>
            </w:pPr>
            <m:oMathPara>
              <m:oMath>
                <m:f>
                  <m:fPr>
                    <m:ctrlPr>
                      <w:ins w:id="8680" w:author="محمد زكريا سيد سيد ابوسبع" w:date="2023-03-30T15:04:00Z">
                        <w:rPr>
                          <w:rFonts w:ascii="Cambria Math" w:hAnsi="Cambria Math"/>
                          <w:i/>
                          <w:sz w:val="20"/>
                          <w:szCs w:val="20"/>
                        </w:rPr>
                      </w:ins>
                    </m:ctrlPr>
                  </m:fPr>
                  <m:num>
                    <m:r>
                      <m:rPr>
                        <m:sty m:val="p"/>
                      </m:rPr>
                      <w:rPr>
                        <w:rFonts w:ascii="Cambria Math" w:hAnsi="Cambria Math"/>
                        <w:sz w:val="20"/>
                        <w:szCs w:val="20"/>
                      </w:rPr>
                      <m:t>1.483 s - 0.0904</m:t>
                    </m:r>
                  </m:num>
                  <m:den>
                    <m:r>
                      <w:rPr>
                        <w:rFonts w:ascii="Cambria Math" w:hAnsi="Cambria Math"/>
                        <w:sz w:val="20"/>
                        <w:szCs w:val="20"/>
                      </w:rPr>
                      <m:t>s^3 + 1.561 s^2 + 0.369 s</m:t>
                    </m:r>
                  </m:den>
                </m:f>
              </m:oMath>
            </m:oMathPara>
          </w:p>
          <w:p w14:paraId="0B09B11D" w14:textId="77777777" w:rsidR="005A0C06" w:rsidRPr="005A0C06" w:rsidRDefault="005A0C06" w:rsidP="00887189">
            <w:pPr>
              <w:ind w:left="0"/>
              <w:rPr>
                <w:ins w:id="8681" w:author="محمد زكريا سيد سيد ابوسبع" w:date="2023-03-30T15:04:00Z"/>
                <w:sz w:val="20"/>
                <w:szCs w:val="20"/>
              </w:rPr>
            </w:pPr>
          </w:p>
        </w:tc>
      </w:tr>
    </w:tbl>
    <w:p w14:paraId="72C3F3B7" w14:textId="77777777" w:rsidR="005A0C06" w:rsidRPr="00FD5AB1" w:rsidRDefault="005A0C06" w:rsidP="00D522C4">
      <w:pPr>
        <w:pStyle w:val="Heading3"/>
        <w:rPr>
          <w:ins w:id="8682" w:author="محمد زكريا سيد سيد ابوسبع" w:date="2023-03-30T15:04:00Z"/>
        </w:rPr>
      </w:pPr>
      <w:ins w:id="8683" w:author="محمد زكريا سيد سيد ابوسبع" w:date="2023-03-30T15:04:00Z">
        <w:r>
          <w:t xml:space="preserve">Various </w:t>
        </w:r>
      </w:ins>
      <m:oMath>
        <m:sSub>
          <m:sSubPr>
            <m:ctrlPr>
              <w:ins w:id="8684" w:author="محمد زكريا سيد سيد ابوسبع" w:date="2023-03-30T15:04:00Z">
                <w:rPr>
                  <w:rFonts w:ascii="Cambria Math" w:hAnsi="Cambria Math"/>
                </w:rPr>
              </w:ins>
            </m:ctrlPr>
          </m:sSubPr>
          <m:e>
            <m:r>
              <w:ins w:id="8685" w:author="محمد زكريا سيد سيد ابوسبع" w:date="2023-03-30T15:04:00Z">
                <m:rPr>
                  <m:sty m:val="bi"/>
                </m:rPr>
                <w:rPr>
                  <w:rFonts w:ascii="Cambria Math" w:hAnsi="Cambria Math"/>
                </w:rPr>
                <m:t>δ</m:t>
              </w:ins>
            </m:r>
          </m:e>
          <m:sub>
            <m:r>
              <w:ins w:id="8686" w:author="محمد زكريا سيد سيد ابوسبع" w:date="2023-03-30T15:04:00Z">
                <m:rPr>
                  <m:sty m:val="bi"/>
                </m:rPr>
                <w:rPr>
                  <w:rFonts w:ascii="Cambria Math" w:hAnsi="Cambria Math"/>
                </w:rPr>
                <m:t>a</m:t>
              </w:ins>
            </m:r>
          </m:sub>
        </m:sSub>
      </m:oMath>
    </w:p>
    <w:tbl>
      <w:tblPr>
        <w:tblStyle w:val="TableGrid"/>
        <w:tblW w:w="0" w:type="auto"/>
        <w:jc w:val="center"/>
        <w:tblLook w:val="04A0" w:firstRow="1" w:lastRow="0" w:firstColumn="1" w:lastColumn="0" w:noHBand="0" w:noVBand="1"/>
      </w:tblPr>
      <w:tblGrid>
        <w:gridCol w:w="9592"/>
      </w:tblGrid>
      <w:tr w:rsidR="005A0C06" w14:paraId="0A5EA680" w14:textId="77777777" w:rsidTr="00887189">
        <w:trPr>
          <w:jc w:val="center"/>
          <w:ins w:id="8687" w:author="محمد زكريا سيد سيد ابوسبع" w:date="2023-03-30T15:04:00Z"/>
        </w:trPr>
        <w:tc>
          <w:tcPr>
            <w:tcW w:w="9592" w:type="dxa"/>
            <w:shd w:val="clear" w:color="auto" w:fill="A9ACB0" w:themeFill="background2" w:themeFillShade="BF"/>
          </w:tcPr>
          <w:p w14:paraId="6269A7FE" w14:textId="77777777" w:rsidR="005A0C06" w:rsidRDefault="00000000" w:rsidP="00887189">
            <w:pPr>
              <w:rPr>
                <w:ins w:id="8688" w:author="محمد زكريا سيد سيد ابوسبع" w:date="2023-03-30T15:04:00Z"/>
              </w:rPr>
            </w:pPr>
            <m:oMathPara>
              <m:oMath>
                <m:sSub>
                  <m:sSubPr>
                    <m:ctrlPr>
                      <w:ins w:id="8689" w:author="محمد زكريا سيد سيد ابوسبع" w:date="2023-03-30T15:04:00Z">
                        <w:rPr>
                          <w:rFonts w:ascii="Cambria Math" w:hAnsi="Cambria Math"/>
                          <w:b/>
                          <w:bCs/>
                        </w:rPr>
                      </w:ins>
                    </m:ctrlPr>
                  </m:sSubPr>
                  <m:e>
                    <m:r>
                      <w:ins w:id="8690" w:author="محمد زكريا سيد سيد ابوسبع" w:date="2023-03-30T15:04:00Z">
                        <m:rPr>
                          <m:sty m:val="b"/>
                        </m:rPr>
                        <w:rPr>
                          <w:rFonts w:ascii="Cambria Math" w:hAnsi="Cambria Math"/>
                        </w:rPr>
                        <m:t>δ</m:t>
                      </w:ins>
                    </m:r>
                  </m:e>
                  <m:sub>
                    <m:r>
                      <w:ins w:id="8691" w:author="محمد زكريا سيد سيد ابوسبع" w:date="2023-03-30T15:04:00Z">
                        <m:rPr>
                          <m:sty m:val="b"/>
                        </m:rPr>
                        <w:rPr>
                          <w:rFonts w:ascii="Cambria Math" w:hAnsi="Cambria Math"/>
                        </w:rPr>
                        <m:t>a</m:t>
                      </w:ins>
                    </m:r>
                  </m:sub>
                </m:sSub>
                <m:r>
                  <w:ins w:id="8692" w:author="محمد زكريا سيد سيد ابوسبع" w:date="2023-03-30T15:04:00Z">
                    <m:rPr>
                      <m:sty m:val="b"/>
                    </m:rPr>
                    <w:rPr>
                      <w:rFonts w:ascii="Cambria Math" w:hAnsi="Cambria Math"/>
                    </w:rPr>
                    <m:t>=1°</m:t>
                  </w:ins>
                </m:r>
              </m:oMath>
            </m:oMathPara>
          </w:p>
        </w:tc>
      </w:tr>
      <w:tr w:rsidR="005A0C06" w14:paraId="0FA10048" w14:textId="77777777" w:rsidTr="00887189">
        <w:trPr>
          <w:jc w:val="center"/>
          <w:ins w:id="8693" w:author="محمد زكريا سيد سيد ابوسبع" w:date="2023-03-30T15:04:00Z"/>
        </w:trPr>
        <w:tc>
          <w:tcPr>
            <w:tcW w:w="9592" w:type="dxa"/>
          </w:tcPr>
          <w:p w14:paraId="6C262D33" w14:textId="77777777" w:rsidR="005A0C06" w:rsidRDefault="005A0C06" w:rsidP="00887189">
            <w:pPr>
              <w:rPr>
                <w:ins w:id="8694" w:author="محمد زكريا سيد سيد ابوسبع" w:date="2023-03-30T15:04:00Z"/>
              </w:rPr>
            </w:pPr>
            <w:ins w:id="8695" w:author="محمد زكريا سيد سيد ابوسبع" w:date="2023-03-30T15:04:00Z">
              <w:r>
                <w:rPr>
                  <w:noProof/>
                </w:rPr>
                <w:drawing>
                  <wp:inline distT="0" distB="0" distL="0" distR="0" wp14:anchorId="0FF12210" wp14:editId="787B6840">
                    <wp:extent cx="6092883" cy="3100247"/>
                    <wp:effectExtent l="0" t="0" r="3175" b="508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6092883" cy="3100247"/>
                            </a:xfrm>
                            <a:prstGeom prst="rect">
                              <a:avLst/>
                            </a:prstGeom>
                          </pic:spPr>
                        </pic:pic>
                      </a:graphicData>
                    </a:graphic>
                  </wp:inline>
                </w:drawing>
              </w:r>
            </w:ins>
          </w:p>
        </w:tc>
      </w:tr>
      <w:tr w:rsidR="005A0C06" w14:paraId="1170C3DB" w14:textId="77777777" w:rsidTr="00887189">
        <w:trPr>
          <w:jc w:val="center"/>
          <w:ins w:id="8696" w:author="محمد زكريا سيد سيد ابوسبع" w:date="2023-03-30T15:04:00Z"/>
        </w:trPr>
        <w:tc>
          <w:tcPr>
            <w:tcW w:w="9592" w:type="dxa"/>
            <w:shd w:val="clear" w:color="auto" w:fill="A9ACB0" w:themeFill="background2" w:themeFillShade="BF"/>
          </w:tcPr>
          <w:p w14:paraId="2E947C49" w14:textId="77777777" w:rsidR="005A0C06" w:rsidRDefault="00000000" w:rsidP="00887189">
            <w:pPr>
              <w:rPr>
                <w:ins w:id="8697" w:author="محمد زكريا سيد سيد ابوسبع" w:date="2023-03-30T15:04:00Z"/>
              </w:rPr>
            </w:pPr>
            <m:oMathPara>
              <m:oMath>
                <m:sSub>
                  <m:sSubPr>
                    <m:ctrlPr>
                      <w:ins w:id="8698" w:author="محمد زكريا سيد سيد ابوسبع" w:date="2023-03-30T15:04:00Z">
                        <w:rPr>
                          <w:rFonts w:ascii="Cambria Math" w:hAnsi="Cambria Math"/>
                          <w:b/>
                          <w:bCs/>
                        </w:rPr>
                      </w:ins>
                    </m:ctrlPr>
                  </m:sSubPr>
                  <m:e>
                    <m:r>
                      <w:ins w:id="8699" w:author="محمد زكريا سيد سيد ابوسبع" w:date="2023-03-30T15:04:00Z">
                        <m:rPr>
                          <m:sty m:val="b"/>
                        </m:rPr>
                        <w:rPr>
                          <w:rFonts w:ascii="Cambria Math" w:hAnsi="Cambria Math"/>
                        </w:rPr>
                        <m:t>δ</m:t>
                      </w:ins>
                    </m:r>
                  </m:e>
                  <m:sub>
                    <m:r>
                      <m:rPr>
                        <m:sty m:val="b"/>
                      </m:rPr>
                      <w:rPr>
                        <w:rFonts w:ascii="Cambria Math" w:hAnsi="Cambria Math"/>
                      </w:rPr>
                      <m:t>a</m:t>
                    </m:r>
                  </m:sub>
                </m:sSub>
                <m:r>
                  <w:ins w:id="8700" w:author="محمد زكريا سيد سيد ابوسبع" w:date="2023-03-30T15:04:00Z">
                    <m:rPr>
                      <m:sty m:val="b"/>
                    </m:rPr>
                    <w:rPr>
                      <w:rFonts w:ascii="Cambria Math" w:hAnsi="Cambria Math"/>
                    </w:rPr>
                    <m:t>=5°</m:t>
                  </w:ins>
                </m:r>
              </m:oMath>
            </m:oMathPara>
          </w:p>
        </w:tc>
      </w:tr>
      <w:tr w:rsidR="005A0C06" w14:paraId="2A629C1E" w14:textId="77777777" w:rsidTr="00887189">
        <w:trPr>
          <w:jc w:val="center"/>
          <w:ins w:id="8701" w:author="محمد زكريا سيد سيد ابوسبع" w:date="2023-03-30T15:04:00Z"/>
        </w:trPr>
        <w:tc>
          <w:tcPr>
            <w:tcW w:w="9592" w:type="dxa"/>
          </w:tcPr>
          <w:p w14:paraId="2E16590A" w14:textId="77777777" w:rsidR="005A0C06" w:rsidRDefault="005A0C06" w:rsidP="00887189">
            <w:pPr>
              <w:rPr>
                <w:ins w:id="8702" w:author="محمد زكريا سيد سيد ابوسبع" w:date="2023-03-30T15:04:00Z"/>
              </w:rPr>
            </w:pPr>
            <w:ins w:id="8703" w:author="محمد زكريا سيد سيد ابوسبع" w:date="2023-03-30T15:04:00Z">
              <w:r>
                <w:rPr>
                  <w:noProof/>
                </w:rPr>
                <w:drawing>
                  <wp:inline distT="0" distB="0" distL="0" distR="0" wp14:anchorId="143F2080" wp14:editId="78086ADC">
                    <wp:extent cx="6134287" cy="3121315"/>
                    <wp:effectExtent l="0" t="0" r="0" b="3175"/>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6134287" cy="3121315"/>
                            </a:xfrm>
                            <a:prstGeom prst="rect">
                              <a:avLst/>
                            </a:prstGeom>
                          </pic:spPr>
                        </pic:pic>
                      </a:graphicData>
                    </a:graphic>
                  </wp:inline>
                </w:drawing>
              </w:r>
            </w:ins>
          </w:p>
        </w:tc>
      </w:tr>
    </w:tbl>
    <w:p w14:paraId="240BE951" w14:textId="77777777" w:rsidR="005A0C06" w:rsidRDefault="005A0C06" w:rsidP="005A0C06">
      <w:pPr>
        <w:spacing w:after="200"/>
        <w:ind w:left="0" w:right="0"/>
        <w:jc w:val="left"/>
        <w:rPr>
          <w:ins w:id="8704" w:author="محمد زكريا سيد سيد ابوسبع" w:date="2023-03-30T15:04:00Z"/>
          <w:b/>
          <w:bCs/>
        </w:rPr>
      </w:pPr>
      <w:ins w:id="8705" w:author="محمد زكريا سيد سيد ابوسبع" w:date="2023-03-30T15:04:00Z">
        <w:r>
          <w:rPr>
            <w:b/>
            <w:bCs/>
          </w:rPr>
          <w:br w:type="page"/>
        </w:r>
      </w:ins>
    </w:p>
    <w:tbl>
      <w:tblPr>
        <w:tblStyle w:val="TableGrid"/>
        <w:tblW w:w="0" w:type="auto"/>
        <w:jc w:val="center"/>
        <w:tblLook w:val="04A0" w:firstRow="1" w:lastRow="0" w:firstColumn="1" w:lastColumn="0" w:noHBand="0" w:noVBand="1"/>
      </w:tblPr>
      <w:tblGrid>
        <w:gridCol w:w="9592"/>
      </w:tblGrid>
      <w:tr w:rsidR="005A0C06" w14:paraId="141B6A4A" w14:textId="77777777" w:rsidTr="00887189">
        <w:trPr>
          <w:jc w:val="center"/>
          <w:ins w:id="8706" w:author="محمد زكريا سيد سيد ابوسبع" w:date="2023-03-30T15:04:00Z"/>
        </w:trPr>
        <w:tc>
          <w:tcPr>
            <w:tcW w:w="9592" w:type="dxa"/>
            <w:shd w:val="clear" w:color="auto" w:fill="A9ACB0" w:themeFill="background2" w:themeFillShade="BF"/>
          </w:tcPr>
          <w:p w14:paraId="780287AA" w14:textId="77777777" w:rsidR="005A0C06" w:rsidRDefault="00000000" w:rsidP="00887189">
            <w:pPr>
              <w:rPr>
                <w:ins w:id="8707" w:author="محمد زكريا سيد سيد ابوسبع" w:date="2023-03-30T15:04:00Z"/>
              </w:rPr>
            </w:pPr>
            <m:oMathPara>
              <m:oMath>
                <m:sSub>
                  <m:sSubPr>
                    <m:ctrlPr>
                      <w:ins w:id="8708" w:author="محمد زكريا سيد سيد ابوسبع" w:date="2023-03-30T15:04:00Z">
                        <w:rPr>
                          <w:rFonts w:ascii="Cambria Math" w:hAnsi="Cambria Math"/>
                          <w:b/>
                          <w:bCs/>
                        </w:rPr>
                      </w:ins>
                    </m:ctrlPr>
                  </m:sSubPr>
                  <m:e>
                    <m:r>
                      <w:ins w:id="8709" w:author="محمد زكريا سيد سيد ابوسبع" w:date="2023-03-30T15:04:00Z">
                        <m:rPr>
                          <m:sty m:val="b"/>
                        </m:rPr>
                        <w:rPr>
                          <w:rFonts w:ascii="Cambria Math" w:hAnsi="Cambria Math"/>
                        </w:rPr>
                        <m:t>δ</m:t>
                      </w:ins>
                    </m:r>
                  </m:e>
                  <m:sub>
                    <m:r>
                      <w:ins w:id="8710" w:author="محمد زكريا سيد سيد ابوسبع" w:date="2023-03-30T15:04:00Z">
                        <m:rPr>
                          <m:sty m:val="b"/>
                        </m:rPr>
                        <w:rPr>
                          <w:rFonts w:ascii="Cambria Math" w:hAnsi="Cambria Math"/>
                        </w:rPr>
                        <m:t>a</m:t>
                      </w:ins>
                    </m:r>
                  </m:sub>
                </m:sSub>
                <m:r>
                  <w:ins w:id="8711" w:author="محمد زكريا سيد سيد ابوسبع" w:date="2023-03-30T15:04:00Z">
                    <m:rPr>
                      <m:sty m:val="b"/>
                    </m:rPr>
                    <w:rPr>
                      <w:rFonts w:ascii="Cambria Math" w:hAnsi="Cambria Math"/>
                    </w:rPr>
                    <m:t>=10°</m:t>
                  </w:ins>
                </m:r>
              </m:oMath>
            </m:oMathPara>
          </w:p>
        </w:tc>
      </w:tr>
      <w:tr w:rsidR="005A0C06" w14:paraId="183B2ED2" w14:textId="77777777" w:rsidTr="00887189">
        <w:trPr>
          <w:jc w:val="center"/>
          <w:ins w:id="8712" w:author="محمد زكريا سيد سيد ابوسبع" w:date="2023-03-30T15:04:00Z"/>
        </w:trPr>
        <w:tc>
          <w:tcPr>
            <w:tcW w:w="9592" w:type="dxa"/>
          </w:tcPr>
          <w:p w14:paraId="7AC95127" w14:textId="77777777" w:rsidR="005A0C06" w:rsidRDefault="005A0C06" w:rsidP="00887189">
            <w:pPr>
              <w:rPr>
                <w:ins w:id="8713" w:author="محمد زكريا سيد سيد ابوسبع" w:date="2023-03-30T15:04:00Z"/>
              </w:rPr>
            </w:pPr>
            <w:ins w:id="8714" w:author="محمد زكريا سيد سيد ابوسبع" w:date="2023-03-30T15:04:00Z">
              <w:r>
                <w:rPr>
                  <w:noProof/>
                </w:rPr>
                <w:drawing>
                  <wp:inline distT="0" distB="0" distL="0" distR="0" wp14:anchorId="11B6417C" wp14:editId="3E02C3C8">
                    <wp:extent cx="6097270" cy="3102479"/>
                    <wp:effectExtent l="0" t="0" r="0" b="3175"/>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6097270" cy="3102479"/>
                            </a:xfrm>
                            <a:prstGeom prst="rect">
                              <a:avLst/>
                            </a:prstGeom>
                          </pic:spPr>
                        </pic:pic>
                      </a:graphicData>
                    </a:graphic>
                  </wp:inline>
                </w:drawing>
              </w:r>
            </w:ins>
          </w:p>
        </w:tc>
      </w:tr>
      <w:tr w:rsidR="005A0C06" w14:paraId="12B1661E" w14:textId="77777777" w:rsidTr="00887189">
        <w:trPr>
          <w:jc w:val="center"/>
          <w:ins w:id="8715" w:author="محمد زكريا سيد سيد ابوسبع" w:date="2023-03-30T15:04:00Z"/>
        </w:trPr>
        <w:tc>
          <w:tcPr>
            <w:tcW w:w="9592" w:type="dxa"/>
            <w:shd w:val="clear" w:color="auto" w:fill="A9ACB0" w:themeFill="background2" w:themeFillShade="BF"/>
          </w:tcPr>
          <w:p w14:paraId="317FE643" w14:textId="77777777" w:rsidR="005A0C06" w:rsidRDefault="00000000" w:rsidP="00887189">
            <w:pPr>
              <w:rPr>
                <w:ins w:id="8716" w:author="محمد زكريا سيد سيد ابوسبع" w:date="2023-03-30T15:04:00Z"/>
              </w:rPr>
            </w:pPr>
            <m:oMathPara>
              <m:oMath>
                <m:sSub>
                  <m:sSubPr>
                    <m:ctrlPr>
                      <w:ins w:id="8717" w:author="محمد زكريا سيد سيد ابوسبع" w:date="2023-03-30T15:04:00Z">
                        <w:rPr>
                          <w:rFonts w:ascii="Cambria Math" w:hAnsi="Cambria Math"/>
                          <w:b/>
                          <w:bCs/>
                        </w:rPr>
                      </w:ins>
                    </m:ctrlPr>
                  </m:sSubPr>
                  <m:e>
                    <m:r>
                      <w:ins w:id="8718" w:author="محمد زكريا سيد سيد ابوسبع" w:date="2023-03-30T15:04:00Z">
                        <m:rPr>
                          <m:sty m:val="b"/>
                        </m:rPr>
                        <w:rPr>
                          <w:rFonts w:ascii="Cambria Math" w:hAnsi="Cambria Math"/>
                        </w:rPr>
                        <m:t>δ</m:t>
                      </w:ins>
                    </m:r>
                  </m:e>
                  <m:sub>
                    <m:r>
                      <w:ins w:id="8719" w:author="محمد زكريا سيد سيد ابوسبع" w:date="2023-03-30T15:04:00Z">
                        <m:rPr>
                          <m:sty m:val="b"/>
                        </m:rPr>
                        <w:rPr>
                          <w:rFonts w:ascii="Cambria Math" w:hAnsi="Cambria Math"/>
                        </w:rPr>
                        <m:t>a</m:t>
                      </w:ins>
                    </m:r>
                  </m:sub>
                </m:sSub>
                <m:r>
                  <w:ins w:id="8720" w:author="محمد زكريا سيد سيد ابوسبع" w:date="2023-03-30T15:04:00Z">
                    <m:rPr>
                      <m:sty m:val="b"/>
                    </m:rPr>
                    <w:rPr>
                      <w:rFonts w:ascii="Cambria Math" w:hAnsi="Cambria Math"/>
                    </w:rPr>
                    <m:t>=25°</m:t>
                  </w:ins>
                </m:r>
              </m:oMath>
            </m:oMathPara>
          </w:p>
        </w:tc>
      </w:tr>
      <w:tr w:rsidR="005A0C06" w14:paraId="407C9098" w14:textId="77777777" w:rsidTr="00887189">
        <w:trPr>
          <w:jc w:val="center"/>
          <w:ins w:id="8721" w:author="محمد زكريا سيد سيد ابوسبع" w:date="2023-03-30T15:04:00Z"/>
        </w:trPr>
        <w:tc>
          <w:tcPr>
            <w:tcW w:w="9592" w:type="dxa"/>
          </w:tcPr>
          <w:p w14:paraId="3AA75534" w14:textId="77777777" w:rsidR="005A0C06" w:rsidRDefault="005A0C06" w:rsidP="00887189">
            <w:pPr>
              <w:rPr>
                <w:ins w:id="8722" w:author="محمد زكريا سيد سيد ابوسبع" w:date="2023-03-30T15:04:00Z"/>
              </w:rPr>
            </w:pPr>
            <w:ins w:id="8723" w:author="محمد زكريا سيد سيد ابوسبع" w:date="2023-03-30T15:04:00Z">
              <w:r>
                <w:rPr>
                  <w:noProof/>
                </w:rPr>
                <w:drawing>
                  <wp:inline distT="0" distB="0" distL="0" distR="0" wp14:anchorId="130CCBC6" wp14:editId="12ACB29A">
                    <wp:extent cx="6078332" cy="3092843"/>
                    <wp:effectExtent l="0" t="0" r="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6078332" cy="3092843"/>
                            </a:xfrm>
                            <a:prstGeom prst="rect">
                              <a:avLst/>
                            </a:prstGeom>
                          </pic:spPr>
                        </pic:pic>
                      </a:graphicData>
                    </a:graphic>
                  </wp:inline>
                </w:drawing>
              </w:r>
            </w:ins>
          </w:p>
        </w:tc>
      </w:tr>
    </w:tbl>
    <w:p w14:paraId="05C3F5DB" w14:textId="77777777" w:rsidR="005A0C06" w:rsidRDefault="005A0C06" w:rsidP="005A0C06">
      <w:pPr>
        <w:ind w:left="0"/>
        <w:rPr>
          <w:ins w:id="8724" w:author="محمد زكريا سيد سيد ابوسبع" w:date="2023-03-30T15:04:00Z"/>
          <w:b/>
          <w:bCs/>
        </w:rPr>
      </w:pPr>
    </w:p>
    <w:p w14:paraId="49BB95D8" w14:textId="77777777" w:rsidR="005A0C06" w:rsidRDefault="005A0C06" w:rsidP="005A0C06">
      <w:pPr>
        <w:spacing w:after="200"/>
        <w:ind w:left="0" w:right="0"/>
        <w:jc w:val="left"/>
        <w:rPr>
          <w:ins w:id="8725" w:author="محمد زكريا سيد سيد ابوسبع" w:date="2023-03-30T15:04:00Z"/>
          <w:b/>
          <w:bCs/>
        </w:rPr>
      </w:pPr>
      <w:ins w:id="8726" w:author="محمد زكريا سيد سيد ابوسبع" w:date="2023-03-30T15:04:00Z">
        <w:r>
          <w:rPr>
            <w:b/>
            <w:bCs/>
          </w:rPr>
          <w:br w:type="page"/>
        </w:r>
      </w:ins>
    </w:p>
    <w:p w14:paraId="3C705DA7" w14:textId="77777777" w:rsidR="005A0C06" w:rsidRPr="00FD5AB1" w:rsidRDefault="005A0C06" w:rsidP="009078DD">
      <w:pPr>
        <w:pStyle w:val="Heading3"/>
        <w:rPr>
          <w:ins w:id="8727" w:author="محمد زكريا سيد سيد ابوسبع" w:date="2023-03-30T15:04:00Z"/>
        </w:rPr>
      </w:pPr>
      <w:ins w:id="8728" w:author="محمد زكريا سيد سيد ابوسبع" w:date="2023-03-30T15:04:00Z">
        <w:r>
          <w:lastRenderedPageBreak/>
          <w:t xml:space="preserve">Various </w:t>
        </w:r>
      </w:ins>
      <m:oMath>
        <m:sSub>
          <m:sSubPr>
            <m:ctrlPr>
              <w:ins w:id="8729" w:author="محمد زكريا سيد سيد ابوسبع" w:date="2023-03-30T15:04:00Z">
                <w:rPr>
                  <w:rFonts w:ascii="Cambria Math" w:hAnsi="Cambria Math"/>
                </w:rPr>
              </w:ins>
            </m:ctrlPr>
          </m:sSubPr>
          <m:e>
            <m:r>
              <w:ins w:id="8730" w:author="محمد زكريا سيد سيد ابوسبع" w:date="2023-03-30T15:04:00Z">
                <m:rPr>
                  <m:sty m:val="bi"/>
                </m:rPr>
                <w:rPr>
                  <w:rFonts w:ascii="Cambria Math" w:hAnsi="Cambria Math"/>
                </w:rPr>
                <m:t>δ</m:t>
              </w:ins>
            </m:r>
          </m:e>
          <m:sub>
            <m:r>
              <w:ins w:id="8731" w:author="محمد زكريا سيد سيد ابوسبع" w:date="2023-03-30T15:04:00Z">
                <m:rPr>
                  <m:sty m:val="bi"/>
                </m:rPr>
                <w:rPr>
                  <w:rFonts w:ascii="Cambria Math" w:hAnsi="Cambria Math"/>
                </w:rPr>
                <m:t>r</m:t>
              </w:ins>
            </m:r>
          </m:sub>
        </m:sSub>
      </m:oMath>
    </w:p>
    <w:tbl>
      <w:tblPr>
        <w:tblStyle w:val="TableGrid"/>
        <w:tblW w:w="0" w:type="auto"/>
        <w:jc w:val="center"/>
        <w:tblLook w:val="04A0" w:firstRow="1" w:lastRow="0" w:firstColumn="1" w:lastColumn="0" w:noHBand="0" w:noVBand="1"/>
      </w:tblPr>
      <w:tblGrid>
        <w:gridCol w:w="9592"/>
      </w:tblGrid>
      <w:tr w:rsidR="005A0C06" w14:paraId="64DEFC8F" w14:textId="77777777" w:rsidTr="00887189">
        <w:trPr>
          <w:jc w:val="center"/>
          <w:ins w:id="8732" w:author="محمد زكريا سيد سيد ابوسبع" w:date="2023-03-30T15:04:00Z"/>
        </w:trPr>
        <w:tc>
          <w:tcPr>
            <w:tcW w:w="9592" w:type="dxa"/>
            <w:shd w:val="clear" w:color="auto" w:fill="A9ACB0" w:themeFill="background2" w:themeFillShade="BF"/>
          </w:tcPr>
          <w:p w14:paraId="3DC5B5DF" w14:textId="77777777" w:rsidR="005A0C06" w:rsidRDefault="00000000" w:rsidP="00887189">
            <w:pPr>
              <w:rPr>
                <w:ins w:id="8733" w:author="محمد زكريا سيد سيد ابوسبع" w:date="2023-03-30T15:04:00Z"/>
              </w:rPr>
            </w:pPr>
            <m:oMathPara>
              <m:oMath>
                <m:sSub>
                  <m:sSubPr>
                    <m:ctrlPr>
                      <w:ins w:id="8734" w:author="محمد زكريا سيد سيد ابوسبع" w:date="2023-03-30T15:04:00Z">
                        <w:rPr>
                          <w:rFonts w:ascii="Cambria Math" w:hAnsi="Cambria Math"/>
                          <w:b/>
                          <w:bCs/>
                        </w:rPr>
                      </w:ins>
                    </m:ctrlPr>
                  </m:sSubPr>
                  <m:e>
                    <m:r>
                      <w:ins w:id="8735" w:author="محمد زكريا سيد سيد ابوسبع" w:date="2023-03-30T15:04:00Z">
                        <m:rPr>
                          <m:sty m:val="b"/>
                        </m:rPr>
                        <w:rPr>
                          <w:rFonts w:ascii="Cambria Math" w:hAnsi="Cambria Math"/>
                        </w:rPr>
                        <m:t>δ</m:t>
                      </w:ins>
                    </m:r>
                  </m:e>
                  <m:sub>
                    <m:r>
                      <w:ins w:id="8736" w:author="محمد زكريا سيد سيد ابوسبع" w:date="2023-03-30T15:04:00Z">
                        <m:rPr>
                          <m:sty m:val="b"/>
                        </m:rPr>
                        <w:rPr>
                          <w:rFonts w:ascii="Cambria Math" w:hAnsi="Cambria Math"/>
                        </w:rPr>
                        <m:t>r</m:t>
                      </w:ins>
                    </m:r>
                  </m:sub>
                </m:sSub>
                <m:r>
                  <w:ins w:id="8737" w:author="محمد زكريا سيد سيد ابوسبع" w:date="2023-03-30T15:04:00Z">
                    <m:rPr>
                      <m:sty m:val="b"/>
                    </m:rPr>
                    <w:rPr>
                      <w:rFonts w:ascii="Cambria Math" w:hAnsi="Cambria Math"/>
                    </w:rPr>
                    <m:t>=1°</m:t>
                  </w:ins>
                </m:r>
              </m:oMath>
            </m:oMathPara>
          </w:p>
        </w:tc>
      </w:tr>
      <w:tr w:rsidR="005A0C06" w14:paraId="65CCCC98" w14:textId="77777777" w:rsidTr="00887189">
        <w:trPr>
          <w:jc w:val="center"/>
          <w:ins w:id="8738" w:author="محمد زكريا سيد سيد ابوسبع" w:date="2023-03-30T15:04:00Z"/>
        </w:trPr>
        <w:tc>
          <w:tcPr>
            <w:tcW w:w="9592" w:type="dxa"/>
          </w:tcPr>
          <w:p w14:paraId="598BDDE7" w14:textId="77777777" w:rsidR="005A0C06" w:rsidRDefault="005A0C06" w:rsidP="00887189">
            <w:pPr>
              <w:rPr>
                <w:ins w:id="8739" w:author="محمد زكريا سيد سيد ابوسبع" w:date="2023-03-30T15:04:00Z"/>
              </w:rPr>
            </w:pPr>
            <w:ins w:id="8740" w:author="محمد زكريا سيد سيد ابوسبع" w:date="2023-03-30T15:04:00Z">
              <w:r>
                <w:rPr>
                  <w:noProof/>
                </w:rPr>
                <w:drawing>
                  <wp:inline distT="0" distB="0" distL="0" distR="0" wp14:anchorId="1E4BFB8D" wp14:editId="22834FB4">
                    <wp:extent cx="6092883" cy="3100247"/>
                    <wp:effectExtent l="0" t="0" r="3175" b="508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6092883" cy="3100247"/>
                            </a:xfrm>
                            <a:prstGeom prst="rect">
                              <a:avLst/>
                            </a:prstGeom>
                          </pic:spPr>
                        </pic:pic>
                      </a:graphicData>
                    </a:graphic>
                  </wp:inline>
                </w:drawing>
              </w:r>
            </w:ins>
          </w:p>
        </w:tc>
      </w:tr>
      <w:tr w:rsidR="005A0C06" w14:paraId="181A79EC" w14:textId="77777777" w:rsidTr="00887189">
        <w:trPr>
          <w:jc w:val="center"/>
          <w:ins w:id="8741" w:author="محمد زكريا سيد سيد ابوسبع" w:date="2023-03-30T15:04:00Z"/>
        </w:trPr>
        <w:tc>
          <w:tcPr>
            <w:tcW w:w="9592" w:type="dxa"/>
            <w:shd w:val="clear" w:color="auto" w:fill="A9ACB0" w:themeFill="background2" w:themeFillShade="BF"/>
          </w:tcPr>
          <w:p w14:paraId="7CD1CFB6" w14:textId="77777777" w:rsidR="005A0C06" w:rsidRDefault="00000000" w:rsidP="00887189">
            <w:pPr>
              <w:rPr>
                <w:ins w:id="8742" w:author="محمد زكريا سيد سيد ابوسبع" w:date="2023-03-30T15:04:00Z"/>
              </w:rPr>
            </w:pPr>
            <m:oMathPara>
              <m:oMath>
                <m:sSub>
                  <m:sSubPr>
                    <m:ctrlPr>
                      <w:ins w:id="8743" w:author="محمد زكريا سيد سيد ابوسبع" w:date="2023-03-30T15:04:00Z">
                        <w:rPr>
                          <w:rFonts w:ascii="Cambria Math" w:hAnsi="Cambria Math"/>
                          <w:b/>
                          <w:bCs/>
                        </w:rPr>
                      </w:ins>
                    </m:ctrlPr>
                  </m:sSubPr>
                  <m:e>
                    <m:r>
                      <w:ins w:id="8744" w:author="محمد زكريا سيد سيد ابوسبع" w:date="2023-03-30T15:04:00Z">
                        <m:rPr>
                          <m:sty m:val="b"/>
                        </m:rPr>
                        <w:rPr>
                          <w:rFonts w:ascii="Cambria Math" w:hAnsi="Cambria Math"/>
                        </w:rPr>
                        <m:t>δ</m:t>
                      </w:ins>
                    </m:r>
                  </m:e>
                  <m:sub>
                    <m:r>
                      <w:ins w:id="8745" w:author="محمد زكريا سيد سيد ابوسبع" w:date="2023-03-30T15:04:00Z">
                        <m:rPr>
                          <m:sty m:val="b"/>
                        </m:rPr>
                        <w:rPr>
                          <w:rFonts w:ascii="Cambria Math" w:hAnsi="Cambria Math"/>
                        </w:rPr>
                        <m:t>r</m:t>
                      </w:ins>
                    </m:r>
                  </m:sub>
                </m:sSub>
                <m:r>
                  <w:ins w:id="8746" w:author="محمد زكريا سيد سيد ابوسبع" w:date="2023-03-30T15:04:00Z">
                    <m:rPr>
                      <m:sty m:val="b"/>
                    </m:rPr>
                    <w:rPr>
                      <w:rFonts w:ascii="Cambria Math" w:hAnsi="Cambria Math"/>
                    </w:rPr>
                    <m:t>=5°</m:t>
                  </w:ins>
                </m:r>
              </m:oMath>
            </m:oMathPara>
          </w:p>
        </w:tc>
      </w:tr>
      <w:tr w:rsidR="005A0C06" w14:paraId="5E938740" w14:textId="77777777" w:rsidTr="00887189">
        <w:trPr>
          <w:jc w:val="center"/>
          <w:ins w:id="8747" w:author="محمد زكريا سيد سيد ابوسبع" w:date="2023-03-30T15:04:00Z"/>
        </w:trPr>
        <w:tc>
          <w:tcPr>
            <w:tcW w:w="9592" w:type="dxa"/>
          </w:tcPr>
          <w:p w14:paraId="4AC40F80" w14:textId="77777777" w:rsidR="005A0C06" w:rsidRDefault="005A0C06" w:rsidP="00887189">
            <w:pPr>
              <w:rPr>
                <w:ins w:id="8748" w:author="محمد زكريا سيد سيد ابوسبع" w:date="2023-03-30T15:04:00Z"/>
              </w:rPr>
            </w:pPr>
            <w:ins w:id="8749" w:author="محمد زكريا سيد سيد ابوسبع" w:date="2023-03-30T15:04:00Z">
              <w:r>
                <w:rPr>
                  <w:noProof/>
                </w:rPr>
                <w:drawing>
                  <wp:inline distT="0" distB="0" distL="0" distR="0" wp14:anchorId="26E5CD67" wp14:editId="5674404B">
                    <wp:extent cx="6134287" cy="3121315"/>
                    <wp:effectExtent l="0" t="0" r="0" b="3175"/>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6134287" cy="3121315"/>
                            </a:xfrm>
                            <a:prstGeom prst="rect">
                              <a:avLst/>
                            </a:prstGeom>
                          </pic:spPr>
                        </pic:pic>
                      </a:graphicData>
                    </a:graphic>
                  </wp:inline>
                </w:drawing>
              </w:r>
            </w:ins>
          </w:p>
        </w:tc>
      </w:tr>
    </w:tbl>
    <w:p w14:paraId="5CB895B7" w14:textId="77777777" w:rsidR="005A0C06" w:rsidRDefault="005A0C06" w:rsidP="005A0C06">
      <w:pPr>
        <w:spacing w:after="200"/>
        <w:ind w:left="0" w:right="0"/>
        <w:jc w:val="left"/>
        <w:rPr>
          <w:ins w:id="8750" w:author="محمد زكريا سيد سيد ابوسبع" w:date="2023-03-30T15:04:00Z"/>
          <w:b/>
          <w:bCs/>
        </w:rPr>
      </w:pPr>
      <w:ins w:id="8751" w:author="محمد زكريا سيد سيد ابوسبع" w:date="2023-03-30T15:04:00Z">
        <w:r>
          <w:rPr>
            <w:b/>
            <w:bCs/>
          </w:rPr>
          <w:br w:type="page"/>
        </w:r>
      </w:ins>
    </w:p>
    <w:tbl>
      <w:tblPr>
        <w:tblStyle w:val="TableGrid"/>
        <w:tblW w:w="0" w:type="auto"/>
        <w:jc w:val="center"/>
        <w:tblLook w:val="04A0" w:firstRow="1" w:lastRow="0" w:firstColumn="1" w:lastColumn="0" w:noHBand="0" w:noVBand="1"/>
      </w:tblPr>
      <w:tblGrid>
        <w:gridCol w:w="9592"/>
      </w:tblGrid>
      <w:tr w:rsidR="005A0C06" w14:paraId="30856C8A" w14:textId="77777777" w:rsidTr="00887189">
        <w:trPr>
          <w:jc w:val="center"/>
          <w:ins w:id="8752" w:author="محمد زكريا سيد سيد ابوسبع" w:date="2023-03-30T15:04:00Z"/>
        </w:trPr>
        <w:tc>
          <w:tcPr>
            <w:tcW w:w="9592" w:type="dxa"/>
            <w:shd w:val="clear" w:color="auto" w:fill="A9ACB0" w:themeFill="background2" w:themeFillShade="BF"/>
          </w:tcPr>
          <w:p w14:paraId="305463CD" w14:textId="77777777" w:rsidR="005A0C06" w:rsidRDefault="00000000" w:rsidP="00887189">
            <w:pPr>
              <w:rPr>
                <w:ins w:id="8753" w:author="محمد زكريا سيد سيد ابوسبع" w:date="2023-03-30T15:04:00Z"/>
              </w:rPr>
            </w:pPr>
            <m:oMathPara>
              <m:oMath>
                <m:sSub>
                  <m:sSubPr>
                    <m:ctrlPr>
                      <w:ins w:id="8754" w:author="محمد زكريا سيد سيد ابوسبع" w:date="2023-03-30T15:04:00Z">
                        <w:rPr>
                          <w:rFonts w:ascii="Cambria Math" w:hAnsi="Cambria Math"/>
                          <w:b/>
                          <w:bCs/>
                        </w:rPr>
                      </w:ins>
                    </m:ctrlPr>
                  </m:sSubPr>
                  <m:e>
                    <m:r>
                      <w:ins w:id="8755" w:author="محمد زكريا سيد سيد ابوسبع" w:date="2023-03-30T15:04:00Z">
                        <m:rPr>
                          <m:sty m:val="b"/>
                        </m:rPr>
                        <w:rPr>
                          <w:rFonts w:ascii="Cambria Math" w:hAnsi="Cambria Math"/>
                        </w:rPr>
                        <m:t>δ</m:t>
                      </w:ins>
                    </m:r>
                  </m:e>
                  <m:sub>
                    <m:r>
                      <w:ins w:id="8756" w:author="محمد زكريا سيد سيد ابوسبع" w:date="2023-03-30T15:04:00Z">
                        <m:rPr>
                          <m:sty m:val="b"/>
                        </m:rPr>
                        <w:rPr>
                          <w:rFonts w:ascii="Cambria Math" w:hAnsi="Cambria Math"/>
                        </w:rPr>
                        <m:t>r</m:t>
                      </w:ins>
                    </m:r>
                  </m:sub>
                </m:sSub>
                <m:r>
                  <w:ins w:id="8757" w:author="محمد زكريا سيد سيد ابوسبع" w:date="2023-03-30T15:04:00Z">
                    <m:rPr>
                      <m:sty m:val="b"/>
                    </m:rPr>
                    <w:rPr>
                      <w:rFonts w:ascii="Cambria Math" w:hAnsi="Cambria Math"/>
                    </w:rPr>
                    <m:t>=10°</m:t>
                  </w:ins>
                </m:r>
              </m:oMath>
            </m:oMathPara>
          </w:p>
        </w:tc>
      </w:tr>
      <w:tr w:rsidR="005A0C06" w14:paraId="1E1E96AD" w14:textId="77777777" w:rsidTr="00887189">
        <w:trPr>
          <w:jc w:val="center"/>
          <w:ins w:id="8758" w:author="محمد زكريا سيد سيد ابوسبع" w:date="2023-03-30T15:04:00Z"/>
        </w:trPr>
        <w:tc>
          <w:tcPr>
            <w:tcW w:w="9592" w:type="dxa"/>
          </w:tcPr>
          <w:p w14:paraId="09A1C566" w14:textId="77777777" w:rsidR="005A0C06" w:rsidRDefault="005A0C06" w:rsidP="00887189">
            <w:pPr>
              <w:rPr>
                <w:ins w:id="8759" w:author="محمد زكريا سيد سيد ابوسبع" w:date="2023-03-30T15:04:00Z"/>
              </w:rPr>
            </w:pPr>
            <w:ins w:id="8760" w:author="محمد زكريا سيد سيد ابوسبع" w:date="2023-03-30T15:04:00Z">
              <w:r>
                <w:rPr>
                  <w:noProof/>
                </w:rPr>
                <w:drawing>
                  <wp:inline distT="0" distB="0" distL="0" distR="0" wp14:anchorId="4A484EB0" wp14:editId="05ABEEA6">
                    <wp:extent cx="6097270" cy="3102479"/>
                    <wp:effectExtent l="0" t="0" r="0" b="3175"/>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6097270" cy="3102479"/>
                            </a:xfrm>
                            <a:prstGeom prst="rect">
                              <a:avLst/>
                            </a:prstGeom>
                          </pic:spPr>
                        </pic:pic>
                      </a:graphicData>
                    </a:graphic>
                  </wp:inline>
                </w:drawing>
              </w:r>
            </w:ins>
          </w:p>
        </w:tc>
      </w:tr>
      <w:tr w:rsidR="005A0C06" w14:paraId="58558B51" w14:textId="77777777" w:rsidTr="00887189">
        <w:trPr>
          <w:jc w:val="center"/>
          <w:ins w:id="8761" w:author="محمد زكريا سيد سيد ابوسبع" w:date="2023-03-30T15:04:00Z"/>
        </w:trPr>
        <w:tc>
          <w:tcPr>
            <w:tcW w:w="9592" w:type="dxa"/>
            <w:shd w:val="clear" w:color="auto" w:fill="A9ACB0" w:themeFill="background2" w:themeFillShade="BF"/>
          </w:tcPr>
          <w:p w14:paraId="16871C4E" w14:textId="77777777" w:rsidR="005A0C06" w:rsidRDefault="00000000" w:rsidP="00887189">
            <w:pPr>
              <w:rPr>
                <w:ins w:id="8762" w:author="محمد زكريا سيد سيد ابوسبع" w:date="2023-03-30T15:04:00Z"/>
              </w:rPr>
            </w:pPr>
            <m:oMathPara>
              <m:oMath>
                <m:sSub>
                  <m:sSubPr>
                    <m:ctrlPr>
                      <w:ins w:id="8763" w:author="محمد زكريا سيد سيد ابوسبع" w:date="2023-03-30T15:04:00Z">
                        <w:rPr>
                          <w:rFonts w:ascii="Cambria Math" w:hAnsi="Cambria Math"/>
                          <w:b/>
                          <w:bCs/>
                        </w:rPr>
                      </w:ins>
                    </m:ctrlPr>
                  </m:sSubPr>
                  <m:e>
                    <m:r>
                      <w:ins w:id="8764" w:author="محمد زكريا سيد سيد ابوسبع" w:date="2023-03-30T15:04:00Z">
                        <m:rPr>
                          <m:sty m:val="b"/>
                        </m:rPr>
                        <w:rPr>
                          <w:rFonts w:ascii="Cambria Math" w:hAnsi="Cambria Math"/>
                        </w:rPr>
                        <m:t>δ</m:t>
                      </w:ins>
                    </m:r>
                  </m:e>
                  <m:sub>
                    <m:r>
                      <w:ins w:id="8765" w:author="محمد زكريا سيد سيد ابوسبع" w:date="2023-03-30T15:04:00Z">
                        <m:rPr>
                          <m:sty m:val="b"/>
                        </m:rPr>
                        <w:rPr>
                          <w:rFonts w:ascii="Cambria Math" w:hAnsi="Cambria Math"/>
                        </w:rPr>
                        <m:t>r</m:t>
                      </w:ins>
                    </m:r>
                  </m:sub>
                </m:sSub>
                <m:r>
                  <w:ins w:id="8766" w:author="محمد زكريا سيد سيد ابوسبع" w:date="2023-03-30T15:04:00Z">
                    <m:rPr>
                      <m:sty m:val="b"/>
                    </m:rPr>
                    <w:rPr>
                      <w:rFonts w:ascii="Cambria Math" w:hAnsi="Cambria Math"/>
                    </w:rPr>
                    <m:t>=25°</m:t>
                  </w:ins>
                </m:r>
              </m:oMath>
            </m:oMathPara>
          </w:p>
        </w:tc>
      </w:tr>
      <w:tr w:rsidR="005A0C06" w14:paraId="5FDE35BF" w14:textId="77777777" w:rsidTr="00887189">
        <w:trPr>
          <w:jc w:val="center"/>
          <w:ins w:id="8767" w:author="محمد زكريا سيد سيد ابوسبع" w:date="2023-03-30T15:04:00Z"/>
        </w:trPr>
        <w:tc>
          <w:tcPr>
            <w:tcW w:w="9592" w:type="dxa"/>
          </w:tcPr>
          <w:p w14:paraId="64CE77FE" w14:textId="77777777" w:rsidR="005A0C06" w:rsidRDefault="005A0C06" w:rsidP="00887189">
            <w:pPr>
              <w:rPr>
                <w:ins w:id="8768" w:author="محمد زكريا سيد سيد ابوسبع" w:date="2023-03-30T15:04:00Z"/>
              </w:rPr>
            </w:pPr>
            <w:ins w:id="8769" w:author="محمد زكريا سيد سيد ابوسبع" w:date="2023-03-30T15:04:00Z">
              <w:r>
                <w:rPr>
                  <w:noProof/>
                </w:rPr>
                <w:drawing>
                  <wp:inline distT="0" distB="0" distL="0" distR="0" wp14:anchorId="2FE8663A" wp14:editId="7169C941">
                    <wp:extent cx="6078332" cy="3092843"/>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6078332" cy="3092843"/>
                            </a:xfrm>
                            <a:prstGeom prst="rect">
                              <a:avLst/>
                            </a:prstGeom>
                          </pic:spPr>
                        </pic:pic>
                      </a:graphicData>
                    </a:graphic>
                  </wp:inline>
                </w:drawing>
              </w:r>
            </w:ins>
          </w:p>
        </w:tc>
      </w:tr>
    </w:tbl>
    <w:p w14:paraId="6AC0BE7F" w14:textId="77777777" w:rsidR="005A0C06" w:rsidRDefault="005A0C06" w:rsidP="005A0C06">
      <w:pPr>
        <w:rPr>
          <w:ins w:id="8770" w:author="محمد زكريا سيد سيد ابوسبع" w:date="2023-03-30T15:04:00Z"/>
          <w:b/>
          <w:bCs/>
        </w:rPr>
      </w:pPr>
      <w:ins w:id="8771" w:author="محمد زكريا سيد سيد ابوسبع" w:date="2023-03-30T15:04:00Z">
        <w:r>
          <w:rPr>
            <w:b/>
            <w:bCs/>
          </w:rPr>
          <w:t>Comments:</w:t>
        </w:r>
      </w:ins>
    </w:p>
    <w:p w14:paraId="7F58ED5E" w14:textId="6A6FAD96" w:rsidR="005A0C06" w:rsidRDefault="001A48D9" w:rsidP="005A0C06">
      <w:pPr>
        <w:pStyle w:val="ListParagraph"/>
        <w:numPr>
          <w:ilvl w:val="0"/>
          <w:numId w:val="41"/>
        </w:numPr>
        <w:rPr>
          <w:ins w:id="8772" w:author="محمد زكريا سيد سيد ابوسبع" w:date="2023-03-30T15:04:00Z"/>
        </w:rPr>
      </w:pPr>
      <w:r>
        <w:t>Same previous states related to time response.</w:t>
      </w:r>
    </w:p>
    <w:p w14:paraId="11972A2F" w14:textId="77777777" w:rsidR="005A0C06" w:rsidRDefault="005A0C06" w:rsidP="005A0C06">
      <w:pPr>
        <w:spacing w:after="200"/>
        <w:ind w:left="0" w:right="0"/>
        <w:jc w:val="left"/>
      </w:pPr>
      <w:r>
        <w:rPr>
          <w:b/>
          <w:bCs/>
          <w:color w:val="002060"/>
          <w:sz w:val="32"/>
          <w:szCs w:val="32"/>
        </w:rPr>
        <w:br w:type="page"/>
      </w:r>
    </w:p>
    <w:p w14:paraId="6F3A0A70" w14:textId="77777777" w:rsidR="005A0C06" w:rsidRDefault="005A0C06" w:rsidP="009078DD">
      <w:pPr>
        <w:pStyle w:val="Heading3"/>
      </w:pPr>
      <w:r>
        <w:lastRenderedPageBreak/>
        <w:t>Bode Plot</w:t>
      </w:r>
    </w:p>
    <w:tbl>
      <w:tblPr>
        <w:tblStyle w:val="TableGrid"/>
        <w:tblW w:w="0" w:type="auto"/>
        <w:jc w:val="center"/>
        <w:tblLook w:val="04A0" w:firstRow="1" w:lastRow="0" w:firstColumn="1" w:lastColumn="0" w:noHBand="0" w:noVBand="1"/>
      </w:tblPr>
      <w:tblGrid>
        <w:gridCol w:w="9592"/>
      </w:tblGrid>
      <w:tr w:rsidR="005A0C06" w14:paraId="0348AE4D" w14:textId="77777777" w:rsidTr="00887189">
        <w:trPr>
          <w:jc w:val="center"/>
        </w:trPr>
        <w:tc>
          <w:tcPr>
            <w:tcW w:w="9592" w:type="dxa"/>
            <w:shd w:val="clear" w:color="auto" w:fill="A9ACB0" w:themeFill="background2" w:themeFillShade="BF"/>
          </w:tcPr>
          <w:p w14:paraId="20AF61D3" w14:textId="6B80753A" w:rsidR="005A0C06" w:rsidRPr="00DC35F3" w:rsidRDefault="005A0C06" w:rsidP="00887189">
            <w:pPr>
              <w:jc w:val="center"/>
              <w:rPr>
                <w:b/>
                <w:bCs/>
              </w:rPr>
            </w:pPr>
            <m:oMathPara>
              <m:oMath>
                <m:r>
                  <m:rPr>
                    <m:sty m:val="bi"/>
                  </m:rPr>
                  <w:rPr>
                    <w:rFonts w:ascii="Cambria Math" w:hAnsi="Cambria Math"/>
                  </w:rPr>
                  <m:t>ϕ</m:t>
                </m:r>
                <m:r>
                  <w:ins w:id="8773" w:author="محمد زكريا سيد سيد ابوسبع" w:date="2023-03-30T15:04:00Z">
                    <m:rPr>
                      <m:lit/>
                      <m:sty m:val="bi"/>
                    </m:rPr>
                    <w:rPr>
                      <w:rFonts w:ascii="Cambria Math" w:hAnsi="Cambria Math"/>
                    </w:rPr>
                    <m:t>/</m:t>
                  </w:ins>
                </m:r>
                <m:sSub>
                  <m:sSubPr>
                    <m:ctrlPr>
                      <w:ins w:id="8774" w:author="محمد زكريا سيد سيد ابوسبع" w:date="2023-03-30T15:04:00Z">
                        <w:rPr>
                          <w:rFonts w:ascii="Cambria Math" w:hAnsi="Cambria Math"/>
                          <w:b/>
                          <w:bCs/>
                          <w:i/>
                        </w:rPr>
                      </w:ins>
                    </m:ctrlPr>
                  </m:sSubPr>
                  <m:e>
                    <m:r>
                      <w:ins w:id="8775" w:author="محمد زكريا سيد سيد ابوسبع" w:date="2023-03-30T15:04:00Z">
                        <m:rPr>
                          <m:sty m:val="bi"/>
                        </m:rPr>
                        <w:rPr>
                          <w:rFonts w:ascii="Cambria Math" w:hAnsi="Cambria Math"/>
                        </w:rPr>
                        <m:t>δ</m:t>
                      </w:ins>
                    </m:r>
                  </m:e>
                  <m:sub>
                    <m:r>
                      <w:ins w:id="8776" w:author="محمد زكريا سيد سيد ابوسبع" w:date="2023-03-30T15:05:00Z">
                        <m:rPr>
                          <m:sty m:val="bi"/>
                        </m:rPr>
                        <w:rPr>
                          <w:rFonts w:ascii="Cambria Math" w:hAnsi="Cambria Math"/>
                        </w:rPr>
                        <m:t>a</m:t>
                      </w:ins>
                    </m:r>
                  </m:sub>
                </m:sSub>
              </m:oMath>
            </m:oMathPara>
          </w:p>
        </w:tc>
      </w:tr>
      <w:tr w:rsidR="005A0C06" w14:paraId="1C835D4E" w14:textId="77777777" w:rsidTr="00887189">
        <w:trPr>
          <w:jc w:val="center"/>
        </w:trPr>
        <w:tc>
          <w:tcPr>
            <w:tcW w:w="9592" w:type="dxa"/>
          </w:tcPr>
          <w:p w14:paraId="165380DD" w14:textId="77777777" w:rsidR="005A0C06" w:rsidRDefault="005A0C06" w:rsidP="00887189">
            <w:r>
              <w:rPr>
                <w:noProof/>
              </w:rPr>
              <w:drawing>
                <wp:inline distT="0" distB="0" distL="0" distR="0" wp14:anchorId="6D568A8F" wp14:editId="42750D1E">
                  <wp:extent cx="6034872" cy="3070729"/>
                  <wp:effectExtent l="0" t="0" r="4445"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6034872" cy="3070729"/>
                          </a:xfrm>
                          <a:prstGeom prst="rect">
                            <a:avLst/>
                          </a:prstGeom>
                        </pic:spPr>
                      </pic:pic>
                    </a:graphicData>
                  </a:graphic>
                </wp:inline>
              </w:drawing>
            </w:r>
          </w:p>
        </w:tc>
      </w:tr>
      <w:tr w:rsidR="005A0C06" w14:paraId="5597E170" w14:textId="77777777" w:rsidTr="00887189">
        <w:trPr>
          <w:jc w:val="center"/>
        </w:trPr>
        <w:tc>
          <w:tcPr>
            <w:tcW w:w="9592" w:type="dxa"/>
            <w:shd w:val="clear" w:color="auto" w:fill="A9ACB0" w:themeFill="background2" w:themeFillShade="BF"/>
          </w:tcPr>
          <w:p w14:paraId="769F3A98" w14:textId="32216C72" w:rsidR="005A0C06" w:rsidRPr="00DC35F3" w:rsidRDefault="005A0C06" w:rsidP="00887189">
            <w:pPr>
              <w:rPr>
                <w:b/>
                <w:bCs/>
              </w:rPr>
            </w:pPr>
            <m:oMathPara>
              <m:oMath>
                <m:r>
                  <m:rPr>
                    <m:sty m:val="bi"/>
                  </m:rPr>
                  <w:rPr>
                    <w:rFonts w:ascii="Cambria Math" w:hAnsi="Cambria Math"/>
                  </w:rPr>
                  <m:t>ϕ</m:t>
                </m:r>
                <m:r>
                  <w:ins w:id="8777" w:author="محمد زكريا سيد سيد ابوسبع" w:date="2023-03-30T15:04:00Z">
                    <m:rPr>
                      <m:lit/>
                      <m:sty m:val="bi"/>
                    </m:rPr>
                    <w:rPr>
                      <w:rFonts w:ascii="Cambria Math" w:hAnsi="Cambria Math"/>
                    </w:rPr>
                    <m:t>/</m:t>
                  </w:ins>
                </m:r>
                <m:sSub>
                  <m:sSubPr>
                    <m:ctrlPr>
                      <w:ins w:id="8778" w:author="محمد زكريا سيد سيد ابوسبع" w:date="2023-03-30T15:04:00Z">
                        <w:rPr>
                          <w:rFonts w:ascii="Cambria Math" w:hAnsi="Cambria Math"/>
                          <w:b/>
                          <w:bCs/>
                          <w:i/>
                        </w:rPr>
                      </w:ins>
                    </m:ctrlPr>
                  </m:sSubPr>
                  <m:e>
                    <m:r>
                      <w:ins w:id="8779" w:author="محمد زكريا سيد سيد ابوسبع" w:date="2023-03-30T15:04:00Z">
                        <m:rPr>
                          <m:sty m:val="bi"/>
                        </m:rPr>
                        <w:rPr>
                          <w:rFonts w:ascii="Cambria Math" w:hAnsi="Cambria Math"/>
                        </w:rPr>
                        <m:t>δ</m:t>
                      </w:ins>
                    </m:r>
                  </m:e>
                  <m:sub>
                    <m:r>
                      <m:rPr>
                        <m:sty m:val="bi"/>
                      </m:rPr>
                      <w:rPr>
                        <w:rFonts w:ascii="Cambria Math" w:hAnsi="Cambria Math"/>
                      </w:rPr>
                      <m:t>r</m:t>
                    </m:r>
                  </m:sub>
                </m:sSub>
              </m:oMath>
            </m:oMathPara>
          </w:p>
        </w:tc>
      </w:tr>
      <w:tr w:rsidR="005A0C06" w14:paraId="109B00B7" w14:textId="77777777" w:rsidTr="00887189">
        <w:trPr>
          <w:jc w:val="center"/>
        </w:trPr>
        <w:tc>
          <w:tcPr>
            <w:tcW w:w="9592" w:type="dxa"/>
          </w:tcPr>
          <w:p w14:paraId="3EB06838" w14:textId="77777777" w:rsidR="005A0C06" w:rsidRDefault="005A0C06" w:rsidP="00887189">
            <w:r>
              <w:rPr>
                <w:noProof/>
              </w:rPr>
              <w:drawing>
                <wp:inline distT="0" distB="0" distL="0" distR="0" wp14:anchorId="42A968E4" wp14:editId="4C5A301C">
                  <wp:extent cx="5920872" cy="3012722"/>
                  <wp:effectExtent l="0" t="0" r="381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5920872" cy="3012722"/>
                          </a:xfrm>
                          <a:prstGeom prst="rect">
                            <a:avLst/>
                          </a:prstGeom>
                        </pic:spPr>
                      </pic:pic>
                    </a:graphicData>
                  </a:graphic>
                </wp:inline>
              </w:drawing>
            </w:r>
          </w:p>
        </w:tc>
      </w:tr>
    </w:tbl>
    <w:p w14:paraId="25773430" w14:textId="77777777" w:rsidR="005A0C06" w:rsidRDefault="005A0C06" w:rsidP="005A0C06">
      <w:pPr>
        <w:rPr>
          <w:b/>
          <w:bCs/>
        </w:rPr>
      </w:pPr>
      <w:r>
        <w:rPr>
          <w:b/>
          <w:bCs/>
        </w:rPr>
        <w:t>Comments:</w:t>
      </w:r>
    </w:p>
    <w:p w14:paraId="5232A979" w14:textId="13851C0F" w:rsidR="001A48D9" w:rsidRDefault="001A48D9" w:rsidP="001A48D9">
      <w:pPr>
        <w:pStyle w:val="ListParagraph"/>
        <w:numPr>
          <w:ilvl w:val="0"/>
          <w:numId w:val="41"/>
        </w:numPr>
        <w:spacing w:after="200"/>
        <w:ind w:right="0"/>
        <w:rPr>
          <w:noProof/>
        </w:rPr>
      </w:pPr>
      <w:r>
        <w:rPr>
          <w:noProof/>
        </w:rPr>
        <w:t xml:space="preserve">For delta a input , The approximation </w:t>
      </w:r>
      <w:r>
        <w:rPr>
          <w:noProof/>
        </w:rPr>
        <w:t>is</w:t>
      </w:r>
      <w:r>
        <w:rPr>
          <w:noProof/>
        </w:rPr>
        <w:t xml:space="preserve"> valid compared to the full linear model when the frequency is greater than .</w:t>
      </w:r>
      <w:r>
        <w:rPr>
          <w:noProof/>
        </w:rPr>
        <w:t>1</w:t>
      </w:r>
      <w:r>
        <w:rPr>
          <w:noProof/>
        </w:rPr>
        <w:t xml:space="preserve"> rad/sec.</w:t>
      </w:r>
      <w:r>
        <w:rPr>
          <w:noProof/>
        </w:rPr>
        <w:t xml:space="preserve"> (except small region at 2 rad/sec in phase)</w:t>
      </w:r>
    </w:p>
    <w:p w14:paraId="7C9C7121" w14:textId="4153EB64" w:rsidR="001A48D9" w:rsidRDefault="001A48D9" w:rsidP="001A48D9">
      <w:pPr>
        <w:pStyle w:val="ListParagraph"/>
        <w:numPr>
          <w:ilvl w:val="0"/>
          <w:numId w:val="41"/>
        </w:numPr>
        <w:spacing w:after="200"/>
        <w:ind w:right="0"/>
        <w:rPr>
          <w:noProof/>
        </w:rPr>
      </w:pPr>
      <w:r>
        <w:rPr>
          <w:noProof/>
        </w:rPr>
        <w:t xml:space="preserve">For delta </w:t>
      </w:r>
      <w:r>
        <w:rPr>
          <w:noProof/>
        </w:rPr>
        <w:t>r</w:t>
      </w:r>
      <w:r>
        <w:rPr>
          <w:noProof/>
        </w:rPr>
        <w:t xml:space="preserve"> input , The approximation </w:t>
      </w:r>
      <w:r>
        <w:rPr>
          <w:noProof/>
        </w:rPr>
        <w:t>is</w:t>
      </w:r>
      <w:r>
        <w:rPr>
          <w:noProof/>
        </w:rPr>
        <w:t xml:space="preserve"> valid compared to the full linear model when the frequency is greater than </w:t>
      </w:r>
      <w:r>
        <w:rPr>
          <w:noProof/>
        </w:rPr>
        <w:t>5</w:t>
      </w:r>
      <w:r>
        <w:rPr>
          <w:noProof/>
        </w:rPr>
        <w:t xml:space="preserve"> rad/sec.</w:t>
      </w:r>
    </w:p>
    <w:p w14:paraId="6919E8C1" w14:textId="5963514C" w:rsidR="005A0C06" w:rsidRDefault="005A0C06" w:rsidP="001A48D9">
      <w:pPr>
        <w:pStyle w:val="ListParagraph"/>
        <w:spacing w:after="200"/>
        <w:ind w:right="0"/>
        <w:jc w:val="left"/>
        <w:rPr>
          <w:noProof/>
        </w:rPr>
      </w:pPr>
    </w:p>
    <w:p w14:paraId="220333B8" w14:textId="77777777" w:rsidR="005A0C06" w:rsidRDefault="005A0C06" w:rsidP="005A0C06">
      <w:pPr>
        <w:pStyle w:val="ListParagraph"/>
        <w:numPr>
          <w:ilvl w:val="0"/>
          <w:numId w:val="41"/>
        </w:numPr>
        <w:spacing w:after="200"/>
        <w:ind w:right="0"/>
        <w:jc w:val="left"/>
        <w:rPr>
          <w:noProof/>
        </w:rPr>
      </w:pPr>
      <w:r>
        <w:rPr>
          <w:noProof/>
        </w:rPr>
        <w:br w:type="page"/>
      </w:r>
    </w:p>
    <w:p w14:paraId="6FE3DA21" w14:textId="77777777" w:rsidR="005A0C06" w:rsidRDefault="005A0C06" w:rsidP="009078DD">
      <w:pPr>
        <w:pStyle w:val="Heading3"/>
      </w:pPr>
      <w:r>
        <w:lastRenderedPageBreak/>
        <w:t>Root Locus</w:t>
      </w:r>
    </w:p>
    <w:tbl>
      <w:tblPr>
        <w:tblStyle w:val="TableGrid"/>
        <w:tblW w:w="0" w:type="auto"/>
        <w:jc w:val="center"/>
        <w:tblLook w:val="04A0" w:firstRow="1" w:lastRow="0" w:firstColumn="1" w:lastColumn="0" w:noHBand="0" w:noVBand="1"/>
      </w:tblPr>
      <w:tblGrid>
        <w:gridCol w:w="9592"/>
      </w:tblGrid>
      <w:tr w:rsidR="005A0C06" w14:paraId="517D07A2" w14:textId="77777777" w:rsidTr="00887189">
        <w:trPr>
          <w:jc w:val="center"/>
        </w:trPr>
        <w:tc>
          <w:tcPr>
            <w:tcW w:w="9592" w:type="dxa"/>
            <w:shd w:val="clear" w:color="auto" w:fill="A9ACB0" w:themeFill="background2" w:themeFillShade="BF"/>
          </w:tcPr>
          <w:p w14:paraId="13341E59" w14:textId="0072DC1E" w:rsidR="005A0C06" w:rsidRPr="00DC35F3" w:rsidRDefault="005A0C06" w:rsidP="00887189">
            <w:pPr>
              <w:jc w:val="center"/>
              <w:rPr>
                <w:b/>
                <w:bCs/>
              </w:rPr>
            </w:pPr>
            <m:oMathPara>
              <m:oMath>
                <m:r>
                  <m:rPr>
                    <m:sty m:val="bi"/>
                  </m:rPr>
                  <w:rPr>
                    <w:rFonts w:ascii="Cambria Math" w:hAnsi="Cambria Math"/>
                  </w:rPr>
                  <m:t>ϕ</m:t>
                </m:r>
                <m:r>
                  <w:ins w:id="8780" w:author="محمد زكريا سيد سيد ابوسبع" w:date="2023-03-30T15:04:00Z">
                    <m:rPr>
                      <m:lit/>
                      <m:sty m:val="bi"/>
                    </m:rPr>
                    <w:rPr>
                      <w:rFonts w:ascii="Cambria Math" w:hAnsi="Cambria Math"/>
                    </w:rPr>
                    <m:t>/</m:t>
                  </w:ins>
                </m:r>
                <m:sSub>
                  <m:sSubPr>
                    <m:ctrlPr>
                      <w:ins w:id="8781" w:author="محمد زكريا سيد سيد ابوسبع" w:date="2023-03-30T15:04:00Z">
                        <w:rPr>
                          <w:rFonts w:ascii="Cambria Math" w:hAnsi="Cambria Math"/>
                          <w:b/>
                          <w:bCs/>
                          <w:i/>
                        </w:rPr>
                      </w:ins>
                    </m:ctrlPr>
                  </m:sSubPr>
                  <m:e>
                    <m:r>
                      <w:ins w:id="8782" w:author="محمد زكريا سيد سيد ابوسبع" w:date="2023-03-30T15:04:00Z">
                        <m:rPr>
                          <m:sty m:val="bi"/>
                        </m:rPr>
                        <w:rPr>
                          <w:rFonts w:ascii="Cambria Math" w:hAnsi="Cambria Math"/>
                        </w:rPr>
                        <m:t>δ</m:t>
                      </w:ins>
                    </m:r>
                  </m:e>
                  <m:sub>
                    <m:r>
                      <w:ins w:id="8783" w:author="محمد زكريا سيد سيد ابوسبع" w:date="2023-03-30T15:05:00Z">
                        <m:rPr>
                          <m:sty m:val="bi"/>
                        </m:rPr>
                        <w:rPr>
                          <w:rFonts w:ascii="Cambria Math" w:hAnsi="Cambria Math"/>
                        </w:rPr>
                        <m:t>a</m:t>
                      </w:ins>
                    </m:r>
                  </m:sub>
                </m:sSub>
              </m:oMath>
            </m:oMathPara>
          </w:p>
        </w:tc>
      </w:tr>
      <w:tr w:rsidR="005A0C06" w14:paraId="7FE132A1" w14:textId="77777777" w:rsidTr="00887189">
        <w:trPr>
          <w:jc w:val="center"/>
        </w:trPr>
        <w:tc>
          <w:tcPr>
            <w:tcW w:w="9592" w:type="dxa"/>
          </w:tcPr>
          <w:p w14:paraId="449AC0BF" w14:textId="77777777" w:rsidR="005A0C06" w:rsidRDefault="005A0C06" w:rsidP="00887189">
            <w:r>
              <w:rPr>
                <w:noProof/>
              </w:rPr>
              <w:drawing>
                <wp:inline distT="0" distB="0" distL="0" distR="0" wp14:anchorId="742DC9DB" wp14:editId="565A6CAE">
                  <wp:extent cx="5765690" cy="2933761"/>
                  <wp:effectExtent l="0" t="0" r="6985"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5765690" cy="2933761"/>
                          </a:xfrm>
                          <a:prstGeom prst="rect">
                            <a:avLst/>
                          </a:prstGeom>
                        </pic:spPr>
                      </pic:pic>
                    </a:graphicData>
                  </a:graphic>
                </wp:inline>
              </w:drawing>
            </w:r>
          </w:p>
        </w:tc>
      </w:tr>
      <w:tr w:rsidR="005A0C06" w14:paraId="70FBE72F" w14:textId="77777777" w:rsidTr="00887189">
        <w:trPr>
          <w:jc w:val="center"/>
        </w:trPr>
        <w:tc>
          <w:tcPr>
            <w:tcW w:w="9592" w:type="dxa"/>
            <w:shd w:val="clear" w:color="auto" w:fill="A9ACB0" w:themeFill="background2" w:themeFillShade="BF"/>
          </w:tcPr>
          <w:p w14:paraId="7D60431F" w14:textId="51394F38" w:rsidR="005A0C06" w:rsidRPr="00DC35F3" w:rsidRDefault="005A0C06" w:rsidP="00887189">
            <w:pPr>
              <w:rPr>
                <w:b/>
                <w:bCs/>
              </w:rPr>
            </w:pPr>
            <m:oMathPara>
              <m:oMath>
                <m:r>
                  <m:rPr>
                    <m:sty m:val="bi"/>
                  </m:rPr>
                  <w:rPr>
                    <w:rFonts w:ascii="Cambria Math" w:hAnsi="Cambria Math"/>
                  </w:rPr>
                  <m:t>ϕ</m:t>
                </m:r>
                <m:r>
                  <w:ins w:id="8784" w:author="محمد زكريا سيد سيد ابوسبع" w:date="2023-03-30T15:04:00Z">
                    <m:rPr>
                      <m:lit/>
                      <m:sty m:val="bi"/>
                    </m:rPr>
                    <w:rPr>
                      <w:rFonts w:ascii="Cambria Math" w:hAnsi="Cambria Math"/>
                    </w:rPr>
                    <m:t>/</m:t>
                  </w:ins>
                </m:r>
                <m:sSub>
                  <m:sSubPr>
                    <m:ctrlPr>
                      <w:ins w:id="8785" w:author="محمد زكريا سيد سيد ابوسبع" w:date="2023-03-30T15:04:00Z">
                        <w:rPr>
                          <w:rFonts w:ascii="Cambria Math" w:hAnsi="Cambria Math"/>
                          <w:b/>
                          <w:bCs/>
                          <w:i/>
                        </w:rPr>
                      </w:ins>
                    </m:ctrlPr>
                  </m:sSubPr>
                  <m:e>
                    <m:r>
                      <w:ins w:id="8786" w:author="محمد زكريا سيد سيد ابوسبع" w:date="2023-03-30T15:04:00Z">
                        <m:rPr>
                          <m:sty m:val="bi"/>
                        </m:rPr>
                        <w:rPr>
                          <w:rFonts w:ascii="Cambria Math" w:hAnsi="Cambria Math"/>
                        </w:rPr>
                        <m:t>δ</m:t>
                      </w:ins>
                    </m:r>
                  </m:e>
                  <m:sub>
                    <m:r>
                      <m:rPr>
                        <m:sty m:val="bi"/>
                      </m:rPr>
                      <w:rPr>
                        <w:rFonts w:ascii="Cambria Math" w:hAnsi="Cambria Math"/>
                      </w:rPr>
                      <m:t>r</m:t>
                    </m:r>
                  </m:sub>
                </m:sSub>
              </m:oMath>
            </m:oMathPara>
          </w:p>
        </w:tc>
      </w:tr>
      <w:tr w:rsidR="005A0C06" w14:paraId="6EC0084D" w14:textId="77777777" w:rsidTr="00887189">
        <w:trPr>
          <w:jc w:val="center"/>
        </w:trPr>
        <w:tc>
          <w:tcPr>
            <w:tcW w:w="9592" w:type="dxa"/>
          </w:tcPr>
          <w:p w14:paraId="0AE0D7B6" w14:textId="77777777" w:rsidR="005A0C06" w:rsidRDefault="005A0C06" w:rsidP="00887189">
            <w:r>
              <w:rPr>
                <w:noProof/>
              </w:rPr>
              <w:drawing>
                <wp:inline distT="0" distB="0" distL="0" distR="0" wp14:anchorId="4027B6E3" wp14:editId="7599889D">
                  <wp:extent cx="5534016" cy="2815878"/>
                  <wp:effectExtent l="0" t="0" r="0" b="381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5534016" cy="2815878"/>
                          </a:xfrm>
                          <a:prstGeom prst="rect">
                            <a:avLst/>
                          </a:prstGeom>
                        </pic:spPr>
                      </pic:pic>
                    </a:graphicData>
                  </a:graphic>
                </wp:inline>
              </w:drawing>
            </w:r>
          </w:p>
        </w:tc>
      </w:tr>
    </w:tbl>
    <w:p w14:paraId="580B7219" w14:textId="77777777" w:rsidR="005A0C06" w:rsidRDefault="005A0C06" w:rsidP="005A0C06">
      <w:pPr>
        <w:rPr>
          <w:b/>
          <w:bCs/>
        </w:rPr>
      </w:pPr>
      <w:r>
        <w:rPr>
          <w:b/>
          <w:bCs/>
        </w:rPr>
        <w:t>Comments:</w:t>
      </w:r>
    </w:p>
    <w:p w14:paraId="1D762C79" w14:textId="2290BFDC" w:rsidR="001A48D9" w:rsidRDefault="001A48D9" w:rsidP="001A48D9">
      <w:pPr>
        <w:pStyle w:val="ListParagraph"/>
        <w:numPr>
          <w:ilvl w:val="0"/>
          <w:numId w:val="62"/>
        </w:numPr>
        <w:spacing w:after="200"/>
        <w:ind w:right="0"/>
        <w:rPr>
          <w:noProof/>
        </w:rPr>
      </w:pPr>
      <w:r>
        <w:rPr>
          <w:noProof/>
        </w:rPr>
        <w:t xml:space="preserve">For delta a input , </w:t>
      </w:r>
      <w:r>
        <w:rPr>
          <w:noProof/>
        </w:rPr>
        <w:t>two</w:t>
      </w:r>
      <w:r>
        <w:rPr>
          <w:noProof/>
        </w:rPr>
        <w:t xml:space="preserve"> models are always stable.</w:t>
      </w:r>
    </w:p>
    <w:p w14:paraId="5994DB06" w14:textId="7E9A903C" w:rsidR="001A48D9" w:rsidRDefault="001A48D9" w:rsidP="001A48D9">
      <w:pPr>
        <w:pStyle w:val="ListParagraph"/>
        <w:numPr>
          <w:ilvl w:val="0"/>
          <w:numId w:val="62"/>
        </w:numPr>
        <w:spacing w:after="200"/>
        <w:ind w:right="0"/>
        <w:jc w:val="left"/>
      </w:pPr>
      <w:r>
        <w:rPr>
          <w:noProof/>
        </w:rPr>
        <w:t>For delta r input , the full linear and the 3 DOF have instability region.</w:t>
      </w:r>
      <w:r>
        <w:rPr>
          <w:noProof/>
        </w:rPr>
        <w:t xml:space="preserve"> (large in fill linear)</w:t>
      </w:r>
    </w:p>
    <w:p w14:paraId="4A251A4C" w14:textId="5021713C" w:rsidR="005A0C06" w:rsidRDefault="005A0C06" w:rsidP="005A0C06">
      <w:pPr>
        <w:spacing w:after="200"/>
        <w:ind w:left="0" w:right="0"/>
        <w:jc w:val="left"/>
      </w:pPr>
    </w:p>
    <w:p w14:paraId="7E943B00" w14:textId="16EE6281" w:rsidR="00F05D2B" w:rsidRDefault="005A0C06" w:rsidP="005A0C06">
      <w:pPr>
        <w:spacing w:after="200"/>
        <w:ind w:left="0" w:right="0"/>
        <w:jc w:val="left"/>
      </w:pPr>
      <w:r>
        <w:br w:type="page"/>
      </w:r>
    </w:p>
    <w:p w14:paraId="13F8C42C" w14:textId="0207D7F7" w:rsidR="00195AB3" w:rsidRDefault="00195AB3" w:rsidP="00195AB3">
      <w:pPr>
        <w:pStyle w:val="Heading2"/>
        <w:numPr>
          <w:ilvl w:val="0"/>
          <w:numId w:val="46"/>
        </w:numPr>
        <w:rPr>
          <w:ins w:id="8787" w:author="محمد زكريا سيد سيد ابوسبع" w:date="2023-03-30T15:04:00Z"/>
        </w:rPr>
      </w:pPr>
      <w:ins w:id="8788" w:author="محمد زكريا سيد سيد ابوسبع" w:date="2023-03-30T15:04:00Z">
        <w:r>
          <w:lastRenderedPageBreak/>
          <w:t xml:space="preserve">Response of state </w:t>
        </w:r>
      </w:ins>
      <m:oMath>
        <m:r>
          <m:rPr>
            <m:sty m:val="bi"/>
          </m:rPr>
          <w:rPr>
            <w:rFonts w:ascii="Cambria Math" w:hAnsi="Cambria Math"/>
          </w:rPr>
          <m:t>ψ</m:t>
        </m:r>
      </m:oMath>
    </w:p>
    <w:p w14:paraId="498A7652" w14:textId="77777777" w:rsidR="00195AB3" w:rsidRDefault="00195AB3" w:rsidP="00195AB3">
      <w:pPr>
        <w:pStyle w:val="Heading3"/>
        <w:numPr>
          <w:ilvl w:val="0"/>
          <w:numId w:val="61"/>
        </w:numPr>
        <w:rPr>
          <w:ins w:id="8789" w:author="محمد زكريا سيد سيد ابوسبع" w:date="2023-03-30T15:04:00Z"/>
        </w:rPr>
      </w:pPr>
      <w:ins w:id="8790" w:author="محمد زكريا سيد سيد ابوسبع" w:date="2023-03-30T15:04:00Z">
        <w:r>
          <w:t>Transfer Functions</w:t>
        </w:r>
      </w:ins>
    </w:p>
    <w:tbl>
      <w:tblPr>
        <w:tblStyle w:val="TableGrid"/>
        <w:tblW w:w="5948" w:type="dxa"/>
        <w:jc w:val="center"/>
        <w:tblLook w:val="04A0" w:firstRow="1" w:lastRow="0" w:firstColumn="1" w:lastColumn="0" w:noHBand="0" w:noVBand="1"/>
      </w:tblPr>
      <w:tblGrid>
        <w:gridCol w:w="782"/>
        <w:gridCol w:w="5166"/>
      </w:tblGrid>
      <w:tr w:rsidR="00F669E3" w:rsidRPr="005A0C06" w14:paraId="74C83503" w14:textId="77777777" w:rsidTr="00F669E3">
        <w:trPr>
          <w:trHeight w:val="240"/>
          <w:jc w:val="center"/>
          <w:ins w:id="8791" w:author="محمد زكريا سيد سيد ابوسبع" w:date="2023-03-30T15:04:00Z"/>
        </w:trPr>
        <w:tc>
          <w:tcPr>
            <w:tcW w:w="782" w:type="dxa"/>
            <w:shd w:val="clear" w:color="auto" w:fill="A9ACB0" w:themeFill="background2" w:themeFillShade="BF"/>
          </w:tcPr>
          <w:p w14:paraId="5FE9F351" w14:textId="77777777" w:rsidR="00F669E3" w:rsidRPr="005A0C06" w:rsidRDefault="00F669E3" w:rsidP="00AF3680">
            <w:pPr>
              <w:ind w:left="0"/>
              <w:jc w:val="center"/>
              <w:rPr>
                <w:ins w:id="8792" w:author="محمد زكريا سيد سيد ابوسبع" w:date="2023-03-30T15:04:00Z"/>
                <w:sz w:val="20"/>
                <w:szCs w:val="20"/>
              </w:rPr>
            </w:pPr>
            <w:ins w:id="8793" w:author="محمد زكريا سيد سيد ابوسبع" w:date="2023-03-30T15:04:00Z">
              <w:r w:rsidRPr="005A0C06">
                <w:rPr>
                  <w:sz w:val="20"/>
                  <w:szCs w:val="20"/>
                </w:rPr>
                <w:t>TF</w:t>
              </w:r>
            </w:ins>
          </w:p>
        </w:tc>
        <w:tc>
          <w:tcPr>
            <w:tcW w:w="5166" w:type="dxa"/>
            <w:shd w:val="clear" w:color="auto" w:fill="A9ACB0" w:themeFill="background2" w:themeFillShade="BF"/>
          </w:tcPr>
          <w:p w14:paraId="2D2847DD" w14:textId="77777777" w:rsidR="00F669E3" w:rsidRPr="005A0C06" w:rsidRDefault="00F669E3" w:rsidP="00AF3680">
            <w:pPr>
              <w:ind w:left="0"/>
              <w:jc w:val="center"/>
              <w:rPr>
                <w:ins w:id="8794" w:author="محمد زكريا سيد سيد ابوسبع" w:date="2023-03-30T15:04:00Z"/>
                <w:sz w:val="20"/>
                <w:szCs w:val="20"/>
              </w:rPr>
            </w:pPr>
            <w:ins w:id="8795" w:author="محمد زكريا سيد سيد ابوسبع" w:date="2023-03-30T15:04:00Z">
              <w:r w:rsidRPr="005A0C06">
                <w:rPr>
                  <w:sz w:val="20"/>
                  <w:szCs w:val="20"/>
                </w:rPr>
                <w:t>Full Linear</w:t>
              </w:r>
            </w:ins>
          </w:p>
        </w:tc>
      </w:tr>
      <w:tr w:rsidR="00F669E3" w:rsidRPr="005A0C06" w14:paraId="260D43EA" w14:textId="77777777" w:rsidTr="00F669E3">
        <w:trPr>
          <w:trHeight w:val="732"/>
          <w:jc w:val="center"/>
          <w:ins w:id="8796" w:author="محمد زكريا سيد سيد ابوسبع" w:date="2023-03-30T15:04:00Z"/>
        </w:trPr>
        <w:tc>
          <w:tcPr>
            <w:tcW w:w="782" w:type="dxa"/>
            <w:shd w:val="clear" w:color="auto" w:fill="A9ACB0" w:themeFill="background2" w:themeFillShade="BF"/>
          </w:tcPr>
          <w:p w14:paraId="3FA6BABD" w14:textId="4EDC85B1" w:rsidR="00F669E3" w:rsidRPr="005A0C06" w:rsidRDefault="00F669E3" w:rsidP="00AF3680">
            <w:pPr>
              <w:ind w:left="0"/>
              <w:rPr>
                <w:ins w:id="8797" w:author="محمد زكريا سيد سيد ابوسبع" w:date="2023-03-30T15:04:00Z"/>
                <w:sz w:val="20"/>
                <w:szCs w:val="20"/>
              </w:rPr>
            </w:pPr>
            <m:oMathPara>
              <m:oMath>
                <m:r>
                  <w:rPr>
                    <w:rFonts w:ascii="Cambria Math" w:hAnsi="Cambria Math"/>
                    <w:sz w:val="20"/>
                    <w:szCs w:val="20"/>
                  </w:rPr>
                  <m:t>ψ</m:t>
                </m:r>
                <m:r>
                  <w:ins w:id="8798" w:author="محمد زكريا سيد سيد ابوسبع" w:date="2023-03-30T15:04:00Z">
                    <m:rPr>
                      <m:lit/>
                    </m:rPr>
                    <w:rPr>
                      <w:rFonts w:ascii="Cambria Math" w:hAnsi="Cambria Math"/>
                      <w:sz w:val="20"/>
                      <w:szCs w:val="20"/>
                    </w:rPr>
                    <m:t>/</m:t>
                  </w:ins>
                </m:r>
                <m:sSub>
                  <m:sSubPr>
                    <m:ctrlPr>
                      <w:ins w:id="8799" w:author="محمد زكريا سيد سيد ابوسبع" w:date="2023-03-30T15:04:00Z">
                        <w:rPr>
                          <w:rFonts w:ascii="Cambria Math" w:hAnsi="Cambria Math"/>
                          <w:i/>
                          <w:sz w:val="20"/>
                          <w:szCs w:val="20"/>
                        </w:rPr>
                      </w:ins>
                    </m:ctrlPr>
                  </m:sSubPr>
                  <m:e>
                    <m:r>
                      <w:ins w:id="8800" w:author="محمد زكريا سيد سيد ابوسبع" w:date="2023-03-30T15:04:00Z">
                        <w:rPr>
                          <w:rFonts w:ascii="Cambria Math" w:hAnsi="Cambria Math"/>
                          <w:sz w:val="20"/>
                          <w:szCs w:val="20"/>
                        </w:rPr>
                        <m:t>δ</m:t>
                      </w:ins>
                    </m:r>
                  </m:e>
                  <m:sub>
                    <m:r>
                      <w:ins w:id="8801" w:author="محمد زكريا سيد سيد ابوسبع" w:date="2023-03-30T15:05:00Z">
                        <w:rPr>
                          <w:rFonts w:ascii="Cambria Math" w:hAnsi="Cambria Math"/>
                          <w:sz w:val="20"/>
                          <w:szCs w:val="20"/>
                        </w:rPr>
                        <m:t>a</m:t>
                      </w:ins>
                    </m:r>
                  </m:sub>
                </m:sSub>
              </m:oMath>
            </m:oMathPara>
          </w:p>
        </w:tc>
        <w:tc>
          <w:tcPr>
            <w:tcW w:w="5166" w:type="dxa"/>
          </w:tcPr>
          <w:p w14:paraId="7A56A7DE" w14:textId="703D1259" w:rsidR="00F669E3" w:rsidRPr="005A0C06" w:rsidRDefault="00000000" w:rsidP="00AF3680">
            <w:pPr>
              <w:pStyle w:val="ListParagraph"/>
              <w:ind w:left="2880"/>
              <w:rPr>
                <w:ins w:id="8802" w:author="محمد زكريا سيد سيد ابوسبع" w:date="2023-03-30T15:04:00Z"/>
                <w:sz w:val="20"/>
                <w:szCs w:val="20"/>
              </w:rPr>
            </w:pPr>
            <m:oMathPara>
              <m:oMath>
                <m:f>
                  <m:fPr>
                    <m:ctrlPr>
                      <w:ins w:id="8803" w:author="محمد زكريا سيد سيد ابوسبع" w:date="2023-03-30T15:04:00Z">
                        <w:rPr>
                          <w:rFonts w:ascii="Cambria Math" w:hAnsi="Cambria Math"/>
                          <w:i/>
                          <w:sz w:val="20"/>
                          <w:szCs w:val="20"/>
                        </w:rPr>
                      </w:ins>
                    </m:ctrlPr>
                  </m:fPr>
                  <m:num>
                    <m:r>
                      <m:rPr>
                        <m:sty m:val="p"/>
                      </m:rPr>
                      <w:rPr>
                        <w:rFonts w:ascii="Cambria Math" w:eastAsia="Times New Roman" w:hAnsi="Cambria Math"/>
                        <w:color w:val="404040"/>
                        <w:sz w:val="18"/>
                        <w:szCs w:val="18"/>
                      </w:rPr>
                      <m:t>-0.07689 s^3 - 0.6296 s^2 + 0.5885 s + 0.7167</m:t>
                    </m:r>
                  </m:num>
                  <m:den>
                    <m:r>
                      <m:rPr>
                        <m:sty m:val="p"/>
                      </m:rPr>
                      <w:rPr>
                        <w:rFonts w:ascii="Cambria Math" w:eastAsia="Times New Roman" w:hAnsi="Cambria Math"/>
                        <w:color w:val="404040"/>
                        <w:sz w:val="18"/>
                        <w:szCs w:val="18"/>
                      </w:rPr>
                      <m:t>s^4 + 1.736 s^3 + 4.302 s^2 + 5.622 s + 0.03</m:t>
                    </m:r>
                  </m:den>
                </m:f>
              </m:oMath>
            </m:oMathPara>
          </w:p>
          <w:p w14:paraId="6972ED3A" w14:textId="77777777" w:rsidR="00F669E3" w:rsidRPr="005A0C06" w:rsidRDefault="00F669E3" w:rsidP="00AF3680">
            <w:pPr>
              <w:ind w:left="0"/>
              <w:rPr>
                <w:ins w:id="8804" w:author="محمد زكريا سيد سيد ابوسبع" w:date="2023-03-30T15:04:00Z"/>
                <w:sz w:val="20"/>
                <w:szCs w:val="20"/>
              </w:rPr>
            </w:pPr>
          </w:p>
        </w:tc>
      </w:tr>
      <w:tr w:rsidR="00F669E3" w:rsidRPr="005A0C06" w14:paraId="34A16DCB" w14:textId="77777777" w:rsidTr="00F669E3">
        <w:trPr>
          <w:trHeight w:val="742"/>
          <w:jc w:val="center"/>
          <w:ins w:id="8805" w:author="محمد زكريا سيد سيد ابوسبع" w:date="2023-03-30T15:04:00Z"/>
        </w:trPr>
        <w:tc>
          <w:tcPr>
            <w:tcW w:w="782" w:type="dxa"/>
            <w:shd w:val="clear" w:color="auto" w:fill="A9ACB0" w:themeFill="background2" w:themeFillShade="BF"/>
          </w:tcPr>
          <w:p w14:paraId="65F32380" w14:textId="0496F219" w:rsidR="00F669E3" w:rsidRPr="005A0C06" w:rsidRDefault="00F669E3" w:rsidP="00AF3680">
            <w:pPr>
              <w:ind w:left="0"/>
              <w:rPr>
                <w:ins w:id="8806" w:author="محمد زكريا سيد سيد ابوسبع" w:date="2023-03-30T15:04:00Z"/>
                <w:sz w:val="20"/>
                <w:szCs w:val="20"/>
              </w:rPr>
            </w:pPr>
            <m:oMathPara>
              <m:oMath>
                <m:r>
                  <w:rPr>
                    <w:rFonts w:ascii="Cambria Math" w:hAnsi="Cambria Math"/>
                    <w:sz w:val="20"/>
                    <w:szCs w:val="20"/>
                  </w:rPr>
                  <m:t>ψ</m:t>
                </m:r>
                <m:r>
                  <w:ins w:id="8807" w:author="محمد زكريا سيد سيد ابوسبع" w:date="2023-03-30T15:04:00Z">
                    <m:rPr>
                      <m:lit/>
                    </m:rPr>
                    <w:rPr>
                      <w:rFonts w:ascii="Cambria Math" w:hAnsi="Cambria Math"/>
                      <w:sz w:val="20"/>
                      <w:szCs w:val="20"/>
                    </w:rPr>
                    <m:t>/</m:t>
                  </w:ins>
                </m:r>
                <m:sSub>
                  <m:sSubPr>
                    <m:ctrlPr>
                      <w:ins w:id="8808" w:author="محمد زكريا سيد سيد ابوسبع" w:date="2023-03-30T15:04:00Z">
                        <w:rPr>
                          <w:rFonts w:ascii="Cambria Math" w:hAnsi="Cambria Math"/>
                          <w:i/>
                          <w:sz w:val="20"/>
                          <w:szCs w:val="20"/>
                        </w:rPr>
                      </w:ins>
                    </m:ctrlPr>
                  </m:sSubPr>
                  <m:e>
                    <m:r>
                      <w:ins w:id="8809" w:author="محمد زكريا سيد سيد ابوسبع" w:date="2023-03-30T15:04:00Z">
                        <w:rPr>
                          <w:rFonts w:ascii="Cambria Math" w:hAnsi="Cambria Math"/>
                          <w:sz w:val="20"/>
                          <w:szCs w:val="20"/>
                        </w:rPr>
                        <m:t>δ</m:t>
                      </w:ins>
                    </m:r>
                  </m:e>
                  <m:sub>
                    <m:r>
                      <w:ins w:id="8810" w:author="محمد زكريا سيد سيد ابوسبع" w:date="2023-03-30T15:05:00Z">
                        <w:rPr>
                          <w:rFonts w:ascii="Cambria Math" w:hAnsi="Cambria Math"/>
                          <w:sz w:val="20"/>
                          <w:szCs w:val="20"/>
                        </w:rPr>
                        <m:t>r</m:t>
                      </w:ins>
                    </m:r>
                  </m:sub>
                </m:sSub>
              </m:oMath>
            </m:oMathPara>
          </w:p>
        </w:tc>
        <w:tc>
          <w:tcPr>
            <w:tcW w:w="5166" w:type="dxa"/>
          </w:tcPr>
          <w:p w14:paraId="3BA5C7E2" w14:textId="29EA3FF1" w:rsidR="00F669E3" w:rsidRPr="005A0C06" w:rsidRDefault="00000000" w:rsidP="00AF3680">
            <w:pPr>
              <w:pStyle w:val="ListParagraph"/>
              <w:ind w:left="2880"/>
              <w:rPr>
                <w:ins w:id="8811" w:author="محمد زكريا سيد سيد ابوسبع" w:date="2023-03-30T15:04:00Z"/>
                <w:sz w:val="20"/>
                <w:szCs w:val="20"/>
              </w:rPr>
            </w:pPr>
            <m:oMathPara>
              <m:oMath>
                <m:f>
                  <m:fPr>
                    <m:ctrlPr>
                      <w:ins w:id="8812" w:author="محمد زكريا سيد سيد ابوسبع" w:date="2023-03-30T15:04:00Z">
                        <w:rPr>
                          <w:rFonts w:ascii="Cambria Math" w:hAnsi="Cambria Math"/>
                          <w:i/>
                          <w:sz w:val="20"/>
                          <w:szCs w:val="20"/>
                        </w:rPr>
                      </w:ins>
                    </m:ctrlPr>
                  </m:fPr>
                  <m:num>
                    <m:r>
                      <m:rPr>
                        <m:sty m:val="p"/>
                      </m:rPr>
                      <w:rPr>
                        <w:rFonts w:ascii="Cambria Math" w:eastAsia="Times New Roman" w:hAnsi="Cambria Math"/>
                        <w:color w:val="404040"/>
                        <w:sz w:val="18"/>
                        <w:szCs w:val="18"/>
                      </w:rPr>
                      <m:t>-1.814 s^3 - 2.801 s^2 - 0.5355 s - 0.3042</m:t>
                    </m:r>
                  </m:num>
                  <m:den>
                    <m:r>
                      <m:rPr>
                        <m:sty m:val="p"/>
                      </m:rPr>
                      <w:rPr>
                        <w:rFonts w:ascii="Cambria Math" w:eastAsia="Times New Roman" w:hAnsi="Cambria Math"/>
                        <w:color w:val="404040"/>
                        <w:sz w:val="18"/>
                        <w:szCs w:val="18"/>
                      </w:rPr>
                      <m:t>s^4 + 1.736 s^3 + 4.302 s^2 + 5.622 s + 0.03</m:t>
                    </m:r>
                  </m:den>
                </m:f>
              </m:oMath>
            </m:oMathPara>
          </w:p>
          <w:p w14:paraId="61F1EF88" w14:textId="77777777" w:rsidR="00F669E3" w:rsidRPr="005A0C06" w:rsidRDefault="00F669E3" w:rsidP="00AF3680">
            <w:pPr>
              <w:ind w:left="0"/>
              <w:rPr>
                <w:ins w:id="8813" w:author="محمد زكريا سيد سيد ابوسبع" w:date="2023-03-30T15:04:00Z"/>
                <w:sz w:val="20"/>
                <w:szCs w:val="20"/>
              </w:rPr>
            </w:pPr>
          </w:p>
        </w:tc>
      </w:tr>
    </w:tbl>
    <w:p w14:paraId="2FFDC7E2" w14:textId="77777777" w:rsidR="00195AB3" w:rsidRPr="00FD5AB1" w:rsidRDefault="00195AB3" w:rsidP="00195AB3">
      <w:pPr>
        <w:pStyle w:val="Heading3"/>
        <w:rPr>
          <w:ins w:id="8814" w:author="محمد زكريا سيد سيد ابوسبع" w:date="2023-03-30T15:04:00Z"/>
        </w:rPr>
      </w:pPr>
      <w:ins w:id="8815" w:author="محمد زكريا سيد سيد ابوسبع" w:date="2023-03-30T15:04:00Z">
        <w:r>
          <w:t xml:space="preserve">Various </w:t>
        </w:r>
      </w:ins>
      <m:oMath>
        <m:sSub>
          <m:sSubPr>
            <m:ctrlPr>
              <w:ins w:id="8816" w:author="محمد زكريا سيد سيد ابوسبع" w:date="2023-03-30T15:04:00Z">
                <w:rPr>
                  <w:rFonts w:ascii="Cambria Math" w:hAnsi="Cambria Math"/>
                </w:rPr>
              </w:ins>
            </m:ctrlPr>
          </m:sSubPr>
          <m:e>
            <m:r>
              <w:ins w:id="8817" w:author="محمد زكريا سيد سيد ابوسبع" w:date="2023-03-30T15:04:00Z">
                <m:rPr>
                  <m:sty m:val="bi"/>
                </m:rPr>
                <w:rPr>
                  <w:rFonts w:ascii="Cambria Math" w:hAnsi="Cambria Math"/>
                </w:rPr>
                <m:t>δ</m:t>
              </w:ins>
            </m:r>
          </m:e>
          <m:sub>
            <m:r>
              <w:ins w:id="8818" w:author="محمد زكريا سيد سيد ابوسبع" w:date="2023-03-30T15:04:00Z">
                <m:rPr>
                  <m:sty m:val="bi"/>
                </m:rPr>
                <w:rPr>
                  <w:rFonts w:ascii="Cambria Math" w:hAnsi="Cambria Math"/>
                </w:rPr>
                <m:t>a</m:t>
              </w:ins>
            </m:r>
          </m:sub>
        </m:sSub>
      </m:oMath>
    </w:p>
    <w:tbl>
      <w:tblPr>
        <w:tblStyle w:val="TableGrid"/>
        <w:tblW w:w="0" w:type="auto"/>
        <w:jc w:val="center"/>
        <w:tblLook w:val="04A0" w:firstRow="1" w:lastRow="0" w:firstColumn="1" w:lastColumn="0" w:noHBand="0" w:noVBand="1"/>
      </w:tblPr>
      <w:tblGrid>
        <w:gridCol w:w="9592"/>
      </w:tblGrid>
      <w:tr w:rsidR="00195AB3" w14:paraId="6C0FB9C6" w14:textId="77777777" w:rsidTr="00AF3680">
        <w:trPr>
          <w:jc w:val="center"/>
          <w:ins w:id="8819" w:author="محمد زكريا سيد سيد ابوسبع" w:date="2023-03-30T15:04:00Z"/>
        </w:trPr>
        <w:tc>
          <w:tcPr>
            <w:tcW w:w="9592" w:type="dxa"/>
            <w:shd w:val="clear" w:color="auto" w:fill="A9ACB0" w:themeFill="background2" w:themeFillShade="BF"/>
          </w:tcPr>
          <w:p w14:paraId="35E9F95A" w14:textId="77777777" w:rsidR="00195AB3" w:rsidRDefault="00000000" w:rsidP="00AF3680">
            <w:pPr>
              <w:rPr>
                <w:ins w:id="8820" w:author="محمد زكريا سيد سيد ابوسبع" w:date="2023-03-30T15:04:00Z"/>
              </w:rPr>
            </w:pPr>
            <m:oMathPara>
              <m:oMath>
                <m:sSub>
                  <m:sSubPr>
                    <m:ctrlPr>
                      <w:ins w:id="8821" w:author="محمد زكريا سيد سيد ابوسبع" w:date="2023-03-30T15:04:00Z">
                        <w:rPr>
                          <w:rFonts w:ascii="Cambria Math" w:hAnsi="Cambria Math"/>
                          <w:b/>
                          <w:bCs/>
                        </w:rPr>
                      </w:ins>
                    </m:ctrlPr>
                  </m:sSubPr>
                  <m:e>
                    <m:r>
                      <w:ins w:id="8822" w:author="محمد زكريا سيد سيد ابوسبع" w:date="2023-03-30T15:04:00Z">
                        <m:rPr>
                          <m:sty m:val="b"/>
                        </m:rPr>
                        <w:rPr>
                          <w:rFonts w:ascii="Cambria Math" w:hAnsi="Cambria Math"/>
                        </w:rPr>
                        <m:t>δ</m:t>
                      </w:ins>
                    </m:r>
                  </m:e>
                  <m:sub>
                    <m:r>
                      <w:ins w:id="8823" w:author="محمد زكريا سيد سيد ابوسبع" w:date="2023-03-30T15:04:00Z">
                        <m:rPr>
                          <m:sty m:val="b"/>
                        </m:rPr>
                        <w:rPr>
                          <w:rFonts w:ascii="Cambria Math" w:hAnsi="Cambria Math"/>
                        </w:rPr>
                        <m:t>a</m:t>
                      </w:ins>
                    </m:r>
                  </m:sub>
                </m:sSub>
                <m:r>
                  <w:ins w:id="8824" w:author="محمد زكريا سيد سيد ابوسبع" w:date="2023-03-30T15:04:00Z">
                    <m:rPr>
                      <m:sty m:val="b"/>
                    </m:rPr>
                    <w:rPr>
                      <w:rFonts w:ascii="Cambria Math" w:hAnsi="Cambria Math"/>
                    </w:rPr>
                    <m:t>=1°</m:t>
                  </w:ins>
                </m:r>
              </m:oMath>
            </m:oMathPara>
          </w:p>
        </w:tc>
      </w:tr>
      <w:tr w:rsidR="00195AB3" w14:paraId="4886786E" w14:textId="77777777" w:rsidTr="00AF3680">
        <w:trPr>
          <w:jc w:val="center"/>
          <w:ins w:id="8825" w:author="محمد زكريا سيد سيد ابوسبع" w:date="2023-03-30T15:04:00Z"/>
        </w:trPr>
        <w:tc>
          <w:tcPr>
            <w:tcW w:w="9592" w:type="dxa"/>
          </w:tcPr>
          <w:p w14:paraId="3256D718" w14:textId="77777777" w:rsidR="00195AB3" w:rsidRDefault="00195AB3" w:rsidP="00AF3680">
            <w:pPr>
              <w:rPr>
                <w:ins w:id="8826" w:author="محمد زكريا سيد سيد ابوسبع" w:date="2023-03-30T15:04:00Z"/>
              </w:rPr>
            </w:pPr>
            <w:ins w:id="8827" w:author="محمد زكريا سيد سيد ابوسبع" w:date="2023-03-30T15:04:00Z">
              <w:r>
                <w:rPr>
                  <w:noProof/>
                </w:rPr>
                <w:drawing>
                  <wp:inline distT="0" distB="0" distL="0" distR="0" wp14:anchorId="56B6DC5F" wp14:editId="3953FACF">
                    <wp:extent cx="6092883" cy="3100247"/>
                    <wp:effectExtent l="0" t="0" r="3175" b="508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6092883" cy="3100247"/>
                            </a:xfrm>
                            <a:prstGeom prst="rect">
                              <a:avLst/>
                            </a:prstGeom>
                          </pic:spPr>
                        </pic:pic>
                      </a:graphicData>
                    </a:graphic>
                  </wp:inline>
                </w:drawing>
              </w:r>
            </w:ins>
          </w:p>
        </w:tc>
      </w:tr>
      <w:tr w:rsidR="00195AB3" w14:paraId="0D1C9FFD" w14:textId="77777777" w:rsidTr="00AF3680">
        <w:trPr>
          <w:jc w:val="center"/>
          <w:ins w:id="8828" w:author="محمد زكريا سيد سيد ابوسبع" w:date="2023-03-30T15:04:00Z"/>
        </w:trPr>
        <w:tc>
          <w:tcPr>
            <w:tcW w:w="9592" w:type="dxa"/>
            <w:shd w:val="clear" w:color="auto" w:fill="A9ACB0" w:themeFill="background2" w:themeFillShade="BF"/>
          </w:tcPr>
          <w:p w14:paraId="69C6DD17" w14:textId="77777777" w:rsidR="00195AB3" w:rsidRDefault="00000000" w:rsidP="00AF3680">
            <w:pPr>
              <w:rPr>
                <w:ins w:id="8829" w:author="محمد زكريا سيد سيد ابوسبع" w:date="2023-03-30T15:04:00Z"/>
              </w:rPr>
            </w:pPr>
            <m:oMathPara>
              <m:oMath>
                <m:sSub>
                  <m:sSubPr>
                    <m:ctrlPr>
                      <w:ins w:id="8830" w:author="محمد زكريا سيد سيد ابوسبع" w:date="2023-03-30T15:04:00Z">
                        <w:rPr>
                          <w:rFonts w:ascii="Cambria Math" w:hAnsi="Cambria Math"/>
                          <w:b/>
                          <w:bCs/>
                        </w:rPr>
                      </w:ins>
                    </m:ctrlPr>
                  </m:sSubPr>
                  <m:e>
                    <m:r>
                      <w:ins w:id="8831" w:author="محمد زكريا سيد سيد ابوسبع" w:date="2023-03-30T15:04:00Z">
                        <m:rPr>
                          <m:sty m:val="b"/>
                        </m:rPr>
                        <w:rPr>
                          <w:rFonts w:ascii="Cambria Math" w:hAnsi="Cambria Math"/>
                        </w:rPr>
                        <m:t>δ</m:t>
                      </w:ins>
                    </m:r>
                  </m:e>
                  <m:sub>
                    <m:r>
                      <m:rPr>
                        <m:sty m:val="b"/>
                      </m:rPr>
                      <w:rPr>
                        <w:rFonts w:ascii="Cambria Math" w:hAnsi="Cambria Math"/>
                      </w:rPr>
                      <m:t>a</m:t>
                    </m:r>
                  </m:sub>
                </m:sSub>
                <m:r>
                  <w:ins w:id="8832" w:author="محمد زكريا سيد سيد ابوسبع" w:date="2023-03-30T15:04:00Z">
                    <m:rPr>
                      <m:sty m:val="b"/>
                    </m:rPr>
                    <w:rPr>
                      <w:rFonts w:ascii="Cambria Math" w:hAnsi="Cambria Math"/>
                    </w:rPr>
                    <m:t>=5°</m:t>
                  </w:ins>
                </m:r>
              </m:oMath>
            </m:oMathPara>
          </w:p>
        </w:tc>
      </w:tr>
      <w:tr w:rsidR="00195AB3" w14:paraId="0D552B64" w14:textId="77777777" w:rsidTr="00AF3680">
        <w:trPr>
          <w:jc w:val="center"/>
          <w:ins w:id="8833" w:author="محمد زكريا سيد سيد ابوسبع" w:date="2023-03-30T15:04:00Z"/>
        </w:trPr>
        <w:tc>
          <w:tcPr>
            <w:tcW w:w="9592" w:type="dxa"/>
          </w:tcPr>
          <w:p w14:paraId="1E325E37" w14:textId="77777777" w:rsidR="00195AB3" w:rsidRDefault="00195AB3" w:rsidP="00AF3680">
            <w:pPr>
              <w:rPr>
                <w:ins w:id="8834" w:author="محمد زكريا سيد سيد ابوسبع" w:date="2023-03-30T15:04:00Z"/>
              </w:rPr>
            </w:pPr>
            <w:ins w:id="8835" w:author="محمد زكريا سيد سيد ابوسبع" w:date="2023-03-30T15:04:00Z">
              <w:r>
                <w:rPr>
                  <w:noProof/>
                </w:rPr>
                <w:drawing>
                  <wp:inline distT="0" distB="0" distL="0" distR="0" wp14:anchorId="321D34EA" wp14:editId="603CEB26">
                    <wp:extent cx="6134287" cy="3121315"/>
                    <wp:effectExtent l="0" t="0" r="0" b="3175"/>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6134287" cy="3121315"/>
                            </a:xfrm>
                            <a:prstGeom prst="rect">
                              <a:avLst/>
                            </a:prstGeom>
                          </pic:spPr>
                        </pic:pic>
                      </a:graphicData>
                    </a:graphic>
                  </wp:inline>
                </w:drawing>
              </w:r>
            </w:ins>
          </w:p>
        </w:tc>
      </w:tr>
    </w:tbl>
    <w:p w14:paraId="176E52C7" w14:textId="77777777" w:rsidR="00195AB3" w:rsidRDefault="00195AB3" w:rsidP="00195AB3">
      <w:pPr>
        <w:spacing w:after="200"/>
        <w:ind w:left="0" w:right="0"/>
        <w:jc w:val="left"/>
        <w:rPr>
          <w:ins w:id="8836" w:author="محمد زكريا سيد سيد ابوسبع" w:date="2023-03-30T15:04:00Z"/>
          <w:b/>
          <w:bCs/>
        </w:rPr>
      </w:pPr>
      <w:ins w:id="8837" w:author="محمد زكريا سيد سيد ابوسبع" w:date="2023-03-30T15:04:00Z">
        <w:r>
          <w:rPr>
            <w:b/>
            <w:bCs/>
          </w:rPr>
          <w:br w:type="page"/>
        </w:r>
      </w:ins>
    </w:p>
    <w:tbl>
      <w:tblPr>
        <w:tblStyle w:val="TableGrid"/>
        <w:tblW w:w="0" w:type="auto"/>
        <w:jc w:val="center"/>
        <w:tblLook w:val="04A0" w:firstRow="1" w:lastRow="0" w:firstColumn="1" w:lastColumn="0" w:noHBand="0" w:noVBand="1"/>
      </w:tblPr>
      <w:tblGrid>
        <w:gridCol w:w="9592"/>
      </w:tblGrid>
      <w:tr w:rsidR="00195AB3" w14:paraId="51E46ED2" w14:textId="77777777" w:rsidTr="00AF3680">
        <w:trPr>
          <w:jc w:val="center"/>
          <w:ins w:id="8838" w:author="محمد زكريا سيد سيد ابوسبع" w:date="2023-03-30T15:04:00Z"/>
        </w:trPr>
        <w:tc>
          <w:tcPr>
            <w:tcW w:w="9592" w:type="dxa"/>
            <w:shd w:val="clear" w:color="auto" w:fill="A9ACB0" w:themeFill="background2" w:themeFillShade="BF"/>
          </w:tcPr>
          <w:p w14:paraId="7E6A5FA6" w14:textId="77777777" w:rsidR="00195AB3" w:rsidRDefault="00000000" w:rsidP="00AF3680">
            <w:pPr>
              <w:rPr>
                <w:ins w:id="8839" w:author="محمد زكريا سيد سيد ابوسبع" w:date="2023-03-30T15:04:00Z"/>
              </w:rPr>
            </w:pPr>
            <m:oMathPara>
              <m:oMath>
                <m:sSub>
                  <m:sSubPr>
                    <m:ctrlPr>
                      <w:ins w:id="8840" w:author="محمد زكريا سيد سيد ابوسبع" w:date="2023-03-30T15:04:00Z">
                        <w:rPr>
                          <w:rFonts w:ascii="Cambria Math" w:hAnsi="Cambria Math"/>
                          <w:b/>
                          <w:bCs/>
                        </w:rPr>
                      </w:ins>
                    </m:ctrlPr>
                  </m:sSubPr>
                  <m:e>
                    <m:r>
                      <w:ins w:id="8841" w:author="محمد زكريا سيد سيد ابوسبع" w:date="2023-03-30T15:04:00Z">
                        <m:rPr>
                          <m:sty m:val="b"/>
                        </m:rPr>
                        <w:rPr>
                          <w:rFonts w:ascii="Cambria Math" w:hAnsi="Cambria Math"/>
                        </w:rPr>
                        <m:t>δ</m:t>
                      </w:ins>
                    </m:r>
                  </m:e>
                  <m:sub>
                    <m:r>
                      <w:ins w:id="8842" w:author="محمد زكريا سيد سيد ابوسبع" w:date="2023-03-30T15:04:00Z">
                        <m:rPr>
                          <m:sty m:val="b"/>
                        </m:rPr>
                        <w:rPr>
                          <w:rFonts w:ascii="Cambria Math" w:hAnsi="Cambria Math"/>
                        </w:rPr>
                        <m:t>a</m:t>
                      </w:ins>
                    </m:r>
                  </m:sub>
                </m:sSub>
                <m:r>
                  <w:ins w:id="8843" w:author="محمد زكريا سيد سيد ابوسبع" w:date="2023-03-30T15:04:00Z">
                    <m:rPr>
                      <m:sty m:val="b"/>
                    </m:rPr>
                    <w:rPr>
                      <w:rFonts w:ascii="Cambria Math" w:hAnsi="Cambria Math"/>
                    </w:rPr>
                    <m:t>=10°</m:t>
                  </w:ins>
                </m:r>
              </m:oMath>
            </m:oMathPara>
          </w:p>
        </w:tc>
      </w:tr>
      <w:tr w:rsidR="00195AB3" w14:paraId="1329DD2E" w14:textId="77777777" w:rsidTr="00AF3680">
        <w:trPr>
          <w:jc w:val="center"/>
          <w:ins w:id="8844" w:author="محمد زكريا سيد سيد ابوسبع" w:date="2023-03-30T15:04:00Z"/>
        </w:trPr>
        <w:tc>
          <w:tcPr>
            <w:tcW w:w="9592" w:type="dxa"/>
          </w:tcPr>
          <w:p w14:paraId="437C5085" w14:textId="77777777" w:rsidR="00195AB3" w:rsidRDefault="00195AB3" w:rsidP="00AF3680">
            <w:pPr>
              <w:rPr>
                <w:ins w:id="8845" w:author="محمد زكريا سيد سيد ابوسبع" w:date="2023-03-30T15:04:00Z"/>
              </w:rPr>
            </w:pPr>
            <w:ins w:id="8846" w:author="محمد زكريا سيد سيد ابوسبع" w:date="2023-03-30T15:04:00Z">
              <w:r>
                <w:rPr>
                  <w:noProof/>
                </w:rPr>
                <w:drawing>
                  <wp:inline distT="0" distB="0" distL="0" distR="0" wp14:anchorId="493C33B0" wp14:editId="301928CE">
                    <wp:extent cx="6097270" cy="3102479"/>
                    <wp:effectExtent l="0" t="0" r="0" b="3175"/>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6097270" cy="3102479"/>
                            </a:xfrm>
                            <a:prstGeom prst="rect">
                              <a:avLst/>
                            </a:prstGeom>
                          </pic:spPr>
                        </pic:pic>
                      </a:graphicData>
                    </a:graphic>
                  </wp:inline>
                </w:drawing>
              </w:r>
            </w:ins>
          </w:p>
        </w:tc>
      </w:tr>
      <w:tr w:rsidR="00195AB3" w14:paraId="308A82F5" w14:textId="77777777" w:rsidTr="00AF3680">
        <w:trPr>
          <w:jc w:val="center"/>
          <w:ins w:id="8847" w:author="محمد زكريا سيد سيد ابوسبع" w:date="2023-03-30T15:04:00Z"/>
        </w:trPr>
        <w:tc>
          <w:tcPr>
            <w:tcW w:w="9592" w:type="dxa"/>
            <w:shd w:val="clear" w:color="auto" w:fill="A9ACB0" w:themeFill="background2" w:themeFillShade="BF"/>
          </w:tcPr>
          <w:p w14:paraId="4816DF8A" w14:textId="77777777" w:rsidR="00195AB3" w:rsidRDefault="00000000" w:rsidP="00AF3680">
            <w:pPr>
              <w:rPr>
                <w:ins w:id="8848" w:author="محمد زكريا سيد سيد ابوسبع" w:date="2023-03-30T15:04:00Z"/>
              </w:rPr>
            </w:pPr>
            <m:oMathPara>
              <m:oMath>
                <m:sSub>
                  <m:sSubPr>
                    <m:ctrlPr>
                      <w:ins w:id="8849" w:author="محمد زكريا سيد سيد ابوسبع" w:date="2023-03-30T15:04:00Z">
                        <w:rPr>
                          <w:rFonts w:ascii="Cambria Math" w:hAnsi="Cambria Math"/>
                          <w:b/>
                          <w:bCs/>
                        </w:rPr>
                      </w:ins>
                    </m:ctrlPr>
                  </m:sSubPr>
                  <m:e>
                    <m:r>
                      <w:ins w:id="8850" w:author="محمد زكريا سيد سيد ابوسبع" w:date="2023-03-30T15:04:00Z">
                        <m:rPr>
                          <m:sty m:val="b"/>
                        </m:rPr>
                        <w:rPr>
                          <w:rFonts w:ascii="Cambria Math" w:hAnsi="Cambria Math"/>
                        </w:rPr>
                        <m:t>δ</m:t>
                      </w:ins>
                    </m:r>
                  </m:e>
                  <m:sub>
                    <m:r>
                      <w:ins w:id="8851" w:author="محمد زكريا سيد سيد ابوسبع" w:date="2023-03-30T15:04:00Z">
                        <m:rPr>
                          <m:sty m:val="b"/>
                        </m:rPr>
                        <w:rPr>
                          <w:rFonts w:ascii="Cambria Math" w:hAnsi="Cambria Math"/>
                        </w:rPr>
                        <m:t>a</m:t>
                      </w:ins>
                    </m:r>
                  </m:sub>
                </m:sSub>
                <m:r>
                  <w:ins w:id="8852" w:author="محمد زكريا سيد سيد ابوسبع" w:date="2023-03-30T15:04:00Z">
                    <m:rPr>
                      <m:sty m:val="b"/>
                    </m:rPr>
                    <w:rPr>
                      <w:rFonts w:ascii="Cambria Math" w:hAnsi="Cambria Math"/>
                    </w:rPr>
                    <m:t>=25°</m:t>
                  </w:ins>
                </m:r>
              </m:oMath>
            </m:oMathPara>
          </w:p>
        </w:tc>
      </w:tr>
      <w:tr w:rsidR="00195AB3" w14:paraId="308E3D14" w14:textId="77777777" w:rsidTr="00AF3680">
        <w:trPr>
          <w:jc w:val="center"/>
          <w:ins w:id="8853" w:author="محمد زكريا سيد سيد ابوسبع" w:date="2023-03-30T15:04:00Z"/>
        </w:trPr>
        <w:tc>
          <w:tcPr>
            <w:tcW w:w="9592" w:type="dxa"/>
          </w:tcPr>
          <w:p w14:paraId="4CCEB1F7" w14:textId="77777777" w:rsidR="00195AB3" w:rsidRDefault="00195AB3" w:rsidP="00AF3680">
            <w:pPr>
              <w:rPr>
                <w:ins w:id="8854" w:author="محمد زكريا سيد سيد ابوسبع" w:date="2023-03-30T15:04:00Z"/>
              </w:rPr>
            </w:pPr>
            <w:ins w:id="8855" w:author="محمد زكريا سيد سيد ابوسبع" w:date="2023-03-30T15:04:00Z">
              <w:r>
                <w:rPr>
                  <w:noProof/>
                </w:rPr>
                <w:drawing>
                  <wp:inline distT="0" distB="0" distL="0" distR="0" wp14:anchorId="4CE1E066" wp14:editId="190DEADB">
                    <wp:extent cx="6078332" cy="3092843"/>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6078332" cy="3092843"/>
                            </a:xfrm>
                            <a:prstGeom prst="rect">
                              <a:avLst/>
                            </a:prstGeom>
                          </pic:spPr>
                        </pic:pic>
                      </a:graphicData>
                    </a:graphic>
                  </wp:inline>
                </w:drawing>
              </w:r>
            </w:ins>
          </w:p>
        </w:tc>
      </w:tr>
    </w:tbl>
    <w:p w14:paraId="5BC9F4C4" w14:textId="77777777" w:rsidR="00195AB3" w:rsidRDefault="00195AB3" w:rsidP="00195AB3">
      <w:pPr>
        <w:ind w:left="0"/>
        <w:rPr>
          <w:ins w:id="8856" w:author="محمد زكريا سيد سيد ابوسبع" w:date="2023-03-30T15:04:00Z"/>
          <w:b/>
          <w:bCs/>
        </w:rPr>
      </w:pPr>
    </w:p>
    <w:p w14:paraId="6DBFEE7F" w14:textId="77777777" w:rsidR="00195AB3" w:rsidRDefault="00195AB3" w:rsidP="00195AB3">
      <w:pPr>
        <w:spacing w:after="200"/>
        <w:ind w:left="0" w:right="0"/>
        <w:jc w:val="left"/>
        <w:rPr>
          <w:ins w:id="8857" w:author="محمد زكريا سيد سيد ابوسبع" w:date="2023-03-30T15:04:00Z"/>
          <w:b/>
          <w:bCs/>
        </w:rPr>
      </w:pPr>
      <w:ins w:id="8858" w:author="محمد زكريا سيد سيد ابوسبع" w:date="2023-03-30T15:04:00Z">
        <w:r>
          <w:rPr>
            <w:b/>
            <w:bCs/>
          </w:rPr>
          <w:br w:type="page"/>
        </w:r>
      </w:ins>
    </w:p>
    <w:p w14:paraId="772D8288" w14:textId="77777777" w:rsidR="00195AB3" w:rsidRPr="00FD5AB1" w:rsidRDefault="00195AB3" w:rsidP="00195AB3">
      <w:pPr>
        <w:pStyle w:val="Heading3"/>
        <w:rPr>
          <w:ins w:id="8859" w:author="محمد زكريا سيد سيد ابوسبع" w:date="2023-03-30T15:04:00Z"/>
        </w:rPr>
      </w:pPr>
      <w:ins w:id="8860" w:author="محمد زكريا سيد سيد ابوسبع" w:date="2023-03-30T15:04:00Z">
        <w:r>
          <w:lastRenderedPageBreak/>
          <w:t xml:space="preserve">Various </w:t>
        </w:r>
      </w:ins>
      <m:oMath>
        <m:sSub>
          <m:sSubPr>
            <m:ctrlPr>
              <w:ins w:id="8861" w:author="محمد زكريا سيد سيد ابوسبع" w:date="2023-03-30T15:04:00Z">
                <w:rPr>
                  <w:rFonts w:ascii="Cambria Math" w:hAnsi="Cambria Math"/>
                </w:rPr>
              </w:ins>
            </m:ctrlPr>
          </m:sSubPr>
          <m:e>
            <m:r>
              <w:ins w:id="8862" w:author="محمد زكريا سيد سيد ابوسبع" w:date="2023-03-30T15:04:00Z">
                <m:rPr>
                  <m:sty m:val="bi"/>
                </m:rPr>
                <w:rPr>
                  <w:rFonts w:ascii="Cambria Math" w:hAnsi="Cambria Math"/>
                </w:rPr>
                <m:t>δ</m:t>
              </w:ins>
            </m:r>
          </m:e>
          <m:sub>
            <m:r>
              <w:ins w:id="8863" w:author="محمد زكريا سيد سيد ابوسبع" w:date="2023-03-30T15:04:00Z">
                <m:rPr>
                  <m:sty m:val="bi"/>
                </m:rPr>
                <w:rPr>
                  <w:rFonts w:ascii="Cambria Math" w:hAnsi="Cambria Math"/>
                </w:rPr>
                <m:t>r</m:t>
              </w:ins>
            </m:r>
          </m:sub>
        </m:sSub>
      </m:oMath>
    </w:p>
    <w:tbl>
      <w:tblPr>
        <w:tblStyle w:val="TableGrid"/>
        <w:tblW w:w="0" w:type="auto"/>
        <w:jc w:val="center"/>
        <w:tblLook w:val="04A0" w:firstRow="1" w:lastRow="0" w:firstColumn="1" w:lastColumn="0" w:noHBand="0" w:noVBand="1"/>
      </w:tblPr>
      <w:tblGrid>
        <w:gridCol w:w="9592"/>
      </w:tblGrid>
      <w:tr w:rsidR="00195AB3" w14:paraId="14260402" w14:textId="77777777" w:rsidTr="00AF3680">
        <w:trPr>
          <w:jc w:val="center"/>
          <w:ins w:id="8864" w:author="محمد زكريا سيد سيد ابوسبع" w:date="2023-03-30T15:04:00Z"/>
        </w:trPr>
        <w:tc>
          <w:tcPr>
            <w:tcW w:w="9592" w:type="dxa"/>
            <w:shd w:val="clear" w:color="auto" w:fill="A9ACB0" w:themeFill="background2" w:themeFillShade="BF"/>
          </w:tcPr>
          <w:p w14:paraId="27F59A1D" w14:textId="77777777" w:rsidR="00195AB3" w:rsidRDefault="00000000" w:rsidP="00AF3680">
            <w:pPr>
              <w:rPr>
                <w:ins w:id="8865" w:author="محمد زكريا سيد سيد ابوسبع" w:date="2023-03-30T15:04:00Z"/>
              </w:rPr>
            </w:pPr>
            <m:oMathPara>
              <m:oMath>
                <m:sSub>
                  <m:sSubPr>
                    <m:ctrlPr>
                      <w:ins w:id="8866" w:author="محمد زكريا سيد سيد ابوسبع" w:date="2023-03-30T15:04:00Z">
                        <w:rPr>
                          <w:rFonts w:ascii="Cambria Math" w:hAnsi="Cambria Math"/>
                          <w:b/>
                          <w:bCs/>
                        </w:rPr>
                      </w:ins>
                    </m:ctrlPr>
                  </m:sSubPr>
                  <m:e>
                    <m:r>
                      <w:ins w:id="8867" w:author="محمد زكريا سيد سيد ابوسبع" w:date="2023-03-30T15:04:00Z">
                        <m:rPr>
                          <m:sty m:val="b"/>
                        </m:rPr>
                        <w:rPr>
                          <w:rFonts w:ascii="Cambria Math" w:hAnsi="Cambria Math"/>
                        </w:rPr>
                        <m:t>δ</m:t>
                      </w:ins>
                    </m:r>
                  </m:e>
                  <m:sub>
                    <m:r>
                      <w:ins w:id="8868" w:author="محمد زكريا سيد سيد ابوسبع" w:date="2023-03-30T15:04:00Z">
                        <m:rPr>
                          <m:sty m:val="b"/>
                        </m:rPr>
                        <w:rPr>
                          <w:rFonts w:ascii="Cambria Math" w:hAnsi="Cambria Math"/>
                        </w:rPr>
                        <m:t>r</m:t>
                      </w:ins>
                    </m:r>
                  </m:sub>
                </m:sSub>
                <m:r>
                  <w:ins w:id="8869" w:author="محمد زكريا سيد سيد ابوسبع" w:date="2023-03-30T15:04:00Z">
                    <m:rPr>
                      <m:sty m:val="b"/>
                    </m:rPr>
                    <w:rPr>
                      <w:rFonts w:ascii="Cambria Math" w:hAnsi="Cambria Math"/>
                    </w:rPr>
                    <m:t>=1°</m:t>
                  </w:ins>
                </m:r>
              </m:oMath>
            </m:oMathPara>
          </w:p>
        </w:tc>
      </w:tr>
      <w:tr w:rsidR="00195AB3" w14:paraId="3D6F4B7C" w14:textId="77777777" w:rsidTr="00AF3680">
        <w:trPr>
          <w:jc w:val="center"/>
          <w:ins w:id="8870" w:author="محمد زكريا سيد سيد ابوسبع" w:date="2023-03-30T15:04:00Z"/>
        </w:trPr>
        <w:tc>
          <w:tcPr>
            <w:tcW w:w="9592" w:type="dxa"/>
          </w:tcPr>
          <w:p w14:paraId="1174806B" w14:textId="77777777" w:rsidR="00195AB3" w:rsidRDefault="00195AB3" w:rsidP="00AF3680">
            <w:pPr>
              <w:rPr>
                <w:ins w:id="8871" w:author="محمد زكريا سيد سيد ابوسبع" w:date="2023-03-30T15:04:00Z"/>
              </w:rPr>
            </w:pPr>
            <w:ins w:id="8872" w:author="محمد زكريا سيد سيد ابوسبع" w:date="2023-03-30T15:04:00Z">
              <w:r>
                <w:rPr>
                  <w:noProof/>
                </w:rPr>
                <w:drawing>
                  <wp:inline distT="0" distB="0" distL="0" distR="0" wp14:anchorId="63BE9F3F" wp14:editId="721FC4AE">
                    <wp:extent cx="6092883" cy="3100247"/>
                    <wp:effectExtent l="0" t="0" r="3175" b="508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6092883" cy="3100247"/>
                            </a:xfrm>
                            <a:prstGeom prst="rect">
                              <a:avLst/>
                            </a:prstGeom>
                          </pic:spPr>
                        </pic:pic>
                      </a:graphicData>
                    </a:graphic>
                  </wp:inline>
                </w:drawing>
              </w:r>
            </w:ins>
          </w:p>
        </w:tc>
      </w:tr>
      <w:tr w:rsidR="00195AB3" w14:paraId="78AF31AA" w14:textId="77777777" w:rsidTr="00AF3680">
        <w:trPr>
          <w:jc w:val="center"/>
          <w:ins w:id="8873" w:author="محمد زكريا سيد سيد ابوسبع" w:date="2023-03-30T15:04:00Z"/>
        </w:trPr>
        <w:tc>
          <w:tcPr>
            <w:tcW w:w="9592" w:type="dxa"/>
            <w:shd w:val="clear" w:color="auto" w:fill="A9ACB0" w:themeFill="background2" w:themeFillShade="BF"/>
          </w:tcPr>
          <w:p w14:paraId="71AF99E1" w14:textId="77777777" w:rsidR="00195AB3" w:rsidRDefault="00000000" w:rsidP="00AF3680">
            <w:pPr>
              <w:rPr>
                <w:ins w:id="8874" w:author="محمد زكريا سيد سيد ابوسبع" w:date="2023-03-30T15:04:00Z"/>
              </w:rPr>
            </w:pPr>
            <m:oMathPara>
              <m:oMath>
                <m:sSub>
                  <m:sSubPr>
                    <m:ctrlPr>
                      <w:ins w:id="8875" w:author="محمد زكريا سيد سيد ابوسبع" w:date="2023-03-30T15:04:00Z">
                        <w:rPr>
                          <w:rFonts w:ascii="Cambria Math" w:hAnsi="Cambria Math"/>
                          <w:b/>
                          <w:bCs/>
                        </w:rPr>
                      </w:ins>
                    </m:ctrlPr>
                  </m:sSubPr>
                  <m:e>
                    <m:r>
                      <w:ins w:id="8876" w:author="محمد زكريا سيد سيد ابوسبع" w:date="2023-03-30T15:04:00Z">
                        <m:rPr>
                          <m:sty m:val="b"/>
                        </m:rPr>
                        <w:rPr>
                          <w:rFonts w:ascii="Cambria Math" w:hAnsi="Cambria Math"/>
                        </w:rPr>
                        <m:t>δ</m:t>
                      </w:ins>
                    </m:r>
                  </m:e>
                  <m:sub>
                    <m:r>
                      <w:ins w:id="8877" w:author="محمد زكريا سيد سيد ابوسبع" w:date="2023-03-30T15:04:00Z">
                        <m:rPr>
                          <m:sty m:val="b"/>
                        </m:rPr>
                        <w:rPr>
                          <w:rFonts w:ascii="Cambria Math" w:hAnsi="Cambria Math"/>
                        </w:rPr>
                        <m:t>r</m:t>
                      </w:ins>
                    </m:r>
                  </m:sub>
                </m:sSub>
                <m:r>
                  <w:ins w:id="8878" w:author="محمد زكريا سيد سيد ابوسبع" w:date="2023-03-30T15:04:00Z">
                    <m:rPr>
                      <m:sty m:val="b"/>
                    </m:rPr>
                    <w:rPr>
                      <w:rFonts w:ascii="Cambria Math" w:hAnsi="Cambria Math"/>
                    </w:rPr>
                    <m:t>=5°</m:t>
                  </w:ins>
                </m:r>
              </m:oMath>
            </m:oMathPara>
          </w:p>
        </w:tc>
      </w:tr>
      <w:tr w:rsidR="00195AB3" w14:paraId="53F932D7" w14:textId="77777777" w:rsidTr="00AF3680">
        <w:trPr>
          <w:jc w:val="center"/>
          <w:ins w:id="8879" w:author="محمد زكريا سيد سيد ابوسبع" w:date="2023-03-30T15:04:00Z"/>
        </w:trPr>
        <w:tc>
          <w:tcPr>
            <w:tcW w:w="9592" w:type="dxa"/>
          </w:tcPr>
          <w:p w14:paraId="74113A5F" w14:textId="77777777" w:rsidR="00195AB3" w:rsidRDefault="00195AB3" w:rsidP="00AF3680">
            <w:pPr>
              <w:rPr>
                <w:ins w:id="8880" w:author="محمد زكريا سيد سيد ابوسبع" w:date="2023-03-30T15:04:00Z"/>
              </w:rPr>
            </w:pPr>
            <w:ins w:id="8881" w:author="محمد زكريا سيد سيد ابوسبع" w:date="2023-03-30T15:04:00Z">
              <w:r>
                <w:rPr>
                  <w:noProof/>
                </w:rPr>
                <w:drawing>
                  <wp:inline distT="0" distB="0" distL="0" distR="0" wp14:anchorId="70877081" wp14:editId="5015D398">
                    <wp:extent cx="6134287" cy="3121315"/>
                    <wp:effectExtent l="0" t="0" r="0" b="3175"/>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6134287" cy="3121315"/>
                            </a:xfrm>
                            <a:prstGeom prst="rect">
                              <a:avLst/>
                            </a:prstGeom>
                          </pic:spPr>
                        </pic:pic>
                      </a:graphicData>
                    </a:graphic>
                  </wp:inline>
                </w:drawing>
              </w:r>
            </w:ins>
          </w:p>
        </w:tc>
      </w:tr>
    </w:tbl>
    <w:p w14:paraId="1A204457" w14:textId="77777777" w:rsidR="00195AB3" w:rsidRDefault="00195AB3" w:rsidP="00195AB3">
      <w:pPr>
        <w:spacing w:after="200"/>
        <w:ind w:left="0" w:right="0"/>
        <w:jc w:val="left"/>
        <w:rPr>
          <w:ins w:id="8882" w:author="محمد زكريا سيد سيد ابوسبع" w:date="2023-03-30T15:04:00Z"/>
          <w:b/>
          <w:bCs/>
        </w:rPr>
      </w:pPr>
      <w:ins w:id="8883" w:author="محمد زكريا سيد سيد ابوسبع" w:date="2023-03-30T15:04:00Z">
        <w:r>
          <w:rPr>
            <w:b/>
            <w:bCs/>
          </w:rPr>
          <w:br w:type="page"/>
        </w:r>
      </w:ins>
    </w:p>
    <w:tbl>
      <w:tblPr>
        <w:tblStyle w:val="TableGrid"/>
        <w:tblW w:w="0" w:type="auto"/>
        <w:jc w:val="center"/>
        <w:tblLook w:val="04A0" w:firstRow="1" w:lastRow="0" w:firstColumn="1" w:lastColumn="0" w:noHBand="0" w:noVBand="1"/>
      </w:tblPr>
      <w:tblGrid>
        <w:gridCol w:w="9592"/>
      </w:tblGrid>
      <w:tr w:rsidR="00195AB3" w14:paraId="57C19BA3" w14:textId="77777777" w:rsidTr="00AF3680">
        <w:trPr>
          <w:jc w:val="center"/>
          <w:ins w:id="8884" w:author="محمد زكريا سيد سيد ابوسبع" w:date="2023-03-30T15:04:00Z"/>
        </w:trPr>
        <w:tc>
          <w:tcPr>
            <w:tcW w:w="9592" w:type="dxa"/>
            <w:shd w:val="clear" w:color="auto" w:fill="A9ACB0" w:themeFill="background2" w:themeFillShade="BF"/>
          </w:tcPr>
          <w:p w14:paraId="62EA7619" w14:textId="77777777" w:rsidR="00195AB3" w:rsidRDefault="00000000" w:rsidP="00AF3680">
            <w:pPr>
              <w:rPr>
                <w:ins w:id="8885" w:author="محمد زكريا سيد سيد ابوسبع" w:date="2023-03-30T15:04:00Z"/>
              </w:rPr>
            </w:pPr>
            <m:oMathPara>
              <m:oMath>
                <m:sSub>
                  <m:sSubPr>
                    <m:ctrlPr>
                      <w:ins w:id="8886" w:author="محمد زكريا سيد سيد ابوسبع" w:date="2023-03-30T15:04:00Z">
                        <w:rPr>
                          <w:rFonts w:ascii="Cambria Math" w:hAnsi="Cambria Math"/>
                          <w:b/>
                          <w:bCs/>
                        </w:rPr>
                      </w:ins>
                    </m:ctrlPr>
                  </m:sSubPr>
                  <m:e>
                    <m:r>
                      <w:ins w:id="8887" w:author="محمد زكريا سيد سيد ابوسبع" w:date="2023-03-30T15:04:00Z">
                        <m:rPr>
                          <m:sty m:val="b"/>
                        </m:rPr>
                        <w:rPr>
                          <w:rFonts w:ascii="Cambria Math" w:hAnsi="Cambria Math"/>
                        </w:rPr>
                        <m:t>δ</m:t>
                      </w:ins>
                    </m:r>
                  </m:e>
                  <m:sub>
                    <m:r>
                      <w:ins w:id="8888" w:author="محمد زكريا سيد سيد ابوسبع" w:date="2023-03-30T15:04:00Z">
                        <m:rPr>
                          <m:sty m:val="b"/>
                        </m:rPr>
                        <w:rPr>
                          <w:rFonts w:ascii="Cambria Math" w:hAnsi="Cambria Math"/>
                        </w:rPr>
                        <m:t>r</m:t>
                      </w:ins>
                    </m:r>
                  </m:sub>
                </m:sSub>
                <m:r>
                  <w:ins w:id="8889" w:author="محمد زكريا سيد سيد ابوسبع" w:date="2023-03-30T15:04:00Z">
                    <m:rPr>
                      <m:sty m:val="b"/>
                    </m:rPr>
                    <w:rPr>
                      <w:rFonts w:ascii="Cambria Math" w:hAnsi="Cambria Math"/>
                    </w:rPr>
                    <m:t>=10°</m:t>
                  </w:ins>
                </m:r>
              </m:oMath>
            </m:oMathPara>
          </w:p>
        </w:tc>
      </w:tr>
      <w:tr w:rsidR="00195AB3" w14:paraId="7A61D698" w14:textId="77777777" w:rsidTr="00AF3680">
        <w:trPr>
          <w:jc w:val="center"/>
          <w:ins w:id="8890" w:author="محمد زكريا سيد سيد ابوسبع" w:date="2023-03-30T15:04:00Z"/>
        </w:trPr>
        <w:tc>
          <w:tcPr>
            <w:tcW w:w="9592" w:type="dxa"/>
          </w:tcPr>
          <w:p w14:paraId="397C8E0A" w14:textId="77777777" w:rsidR="00195AB3" w:rsidRDefault="00195AB3" w:rsidP="00AF3680">
            <w:pPr>
              <w:rPr>
                <w:ins w:id="8891" w:author="محمد زكريا سيد سيد ابوسبع" w:date="2023-03-30T15:04:00Z"/>
              </w:rPr>
            </w:pPr>
            <w:ins w:id="8892" w:author="محمد زكريا سيد سيد ابوسبع" w:date="2023-03-30T15:04:00Z">
              <w:r>
                <w:rPr>
                  <w:noProof/>
                </w:rPr>
                <w:drawing>
                  <wp:inline distT="0" distB="0" distL="0" distR="0" wp14:anchorId="28372896" wp14:editId="543B7BC0">
                    <wp:extent cx="6097270" cy="3102479"/>
                    <wp:effectExtent l="0" t="0" r="0" b="3175"/>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6097270" cy="3102479"/>
                            </a:xfrm>
                            <a:prstGeom prst="rect">
                              <a:avLst/>
                            </a:prstGeom>
                          </pic:spPr>
                        </pic:pic>
                      </a:graphicData>
                    </a:graphic>
                  </wp:inline>
                </w:drawing>
              </w:r>
            </w:ins>
          </w:p>
        </w:tc>
      </w:tr>
      <w:tr w:rsidR="00195AB3" w14:paraId="3F7B9454" w14:textId="77777777" w:rsidTr="00AF3680">
        <w:trPr>
          <w:jc w:val="center"/>
          <w:ins w:id="8893" w:author="محمد زكريا سيد سيد ابوسبع" w:date="2023-03-30T15:04:00Z"/>
        </w:trPr>
        <w:tc>
          <w:tcPr>
            <w:tcW w:w="9592" w:type="dxa"/>
            <w:shd w:val="clear" w:color="auto" w:fill="A9ACB0" w:themeFill="background2" w:themeFillShade="BF"/>
          </w:tcPr>
          <w:p w14:paraId="16727191" w14:textId="77777777" w:rsidR="00195AB3" w:rsidRDefault="00000000" w:rsidP="00AF3680">
            <w:pPr>
              <w:rPr>
                <w:ins w:id="8894" w:author="محمد زكريا سيد سيد ابوسبع" w:date="2023-03-30T15:04:00Z"/>
              </w:rPr>
            </w:pPr>
            <m:oMathPara>
              <m:oMath>
                <m:sSub>
                  <m:sSubPr>
                    <m:ctrlPr>
                      <w:ins w:id="8895" w:author="محمد زكريا سيد سيد ابوسبع" w:date="2023-03-30T15:04:00Z">
                        <w:rPr>
                          <w:rFonts w:ascii="Cambria Math" w:hAnsi="Cambria Math"/>
                          <w:b/>
                          <w:bCs/>
                        </w:rPr>
                      </w:ins>
                    </m:ctrlPr>
                  </m:sSubPr>
                  <m:e>
                    <m:r>
                      <w:ins w:id="8896" w:author="محمد زكريا سيد سيد ابوسبع" w:date="2023-03-30T15:04:00Z">
                        <m:rPr>
                          <m:sty m:val="b"/>
                        </m:rPr>
                        <w:rPr>
                          <w:rFonts w:ascii="Cambria Math" w:hAnsi="Cambria Math"/>
                        </w:rPr>
                        <m:t>δ</m:t>
                      </w:ins>
                    </m:r>
                  </m:e>
                  <m:sub>
                    <m:r>
                      <w:ins w:id="8897" w:author="محمد زكريا سيد سيد ابوسبع" w:date="2023-03-30T15:04:00Z">
                        <m:rPr>
                          <m:sty m:val="b"/>
                        </m:rPr>
                        <w:rPr>
                          <w:rFonts w:ascii="Cambria Math" w:hAnsi="Cambria Math"/>
                        </w:rPr>
                        <m:t>r</m:t>
                      </w:ins>
                    </m:r>
                  </m:sub>
                </m:sSub>
                <m:r>
                  <w:ins w:id="8898" w:author="محمد زكريا سيد سيد ابوسبع" w:date="2023-03-30T15:04:00Z">
                    <m:rPr>
                      <m:sty m:val="b"/>
                    </m:rPr>
                    <w:rPr>
                      <w:rFonts w:ascii="Cambria Math" w:hAnsi="Cambria Math"/>
                    </w:rPr>
                    <m:t>=25°</m:t>
                  </w:ins>
                </m:r>
              </m:oMath>
            </m:oMathPara>
          </w:p>
        </w:tc>
      </w:tr>
      <w:tr w:rsidR="00195AB3" w14:paraId="393804C2" w14:textId="77777777" w:rsidTr="00AF3680">
        <w:trPr>
          <w:jc w:val="center"/>
          <w:ins w:id="8899" w:author="محمد زكريا سيد سيد ابوسبع" w:date="2023-03-30T15:04:00Z"/>
        </w:trPr>
        <w:tc>
          <w:tcPr>
            <w:tcW w:w="9592" w:type="dxa"/>
          </w:tcPr>
          <w:p w14:paraId="02F62D64" w14:textId="77777777" w:rsidR="00195AB3" w:rsidRDefault="00195AB3" w:rsidP="00AF3680">
            <w:pPr>
              <w:rPr>
                <w:ins w:id="8900" w:author="محمد زكريا سيد سيد ابوسبع" w:date="2023-03-30T15:04:00Z"/>
              </w:rPr>
            </w:pPr>
            <w:ins w:id="8901" w:author="محمد زكريا سيد سيد ابوسبع" w:date="2023-03-30T15:04:00Z">
              <w:r>
                <w:rPr>
                  <w:noProof/>
                </w:rPr>
                <w:drawing>
                  <wp:inline distT="0" distB="0" distL="0" distR="0" wp14:anchorId="55974495" wp14:editId="14163FDE">
                    <wp:extent cx="6078332" cy="3092843"/>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6078332" cy="3092843"/>
                            </a:xfrm>
                            <a:prstGeom prst="rect">
                              <a:avLst/>
                            </a:prstGeom>
                          </pic:spPr>
                        </pic:pic>
                      </a:graphicData>
                    </a:graphic>
                  </wp:inline>
                </w:drawing>
              </w:r>
            </w:ins>
          </w:p>
        </w:tc>
      </w:tr>
    </w:tbl>
    <w:p w14:paraId="351B5F7F" w14:textId="77777777" w:rsidR="00195AB3" w:rsidRDefault="00195AB3" w:rsidP="00195AB3">
      <w:pPr>
        <w:rPr>
          <w:ins w:id="8902" w:author="محمد زكريا سيد سيد ابوسبع" w:date="2023-03-30T15:04:00Z"/>
          <w:b/>
          <w:bCs/>
        </w:rPr>
      </w:pPr>
      <w:ins w:id="8903" w:author="محمد زكريا سيد سيد ابوسبع" w:date="2023-03-30T15:04:00Z">
        <w:r>
          <w:rPr>
            <w:b/>
            <w:bCs/>
          </w:rPr>
          <w:t>Comments:</w:t>
        </w:r>
      </w:ins>
    </w:p>
    <w:p w14:paraId="5C86D8BD" w14:textId="77777777" w:rsidR="001A48D9" w:rsidRDefault="001A48D9" w:rsidP="001A48D9">
      <w:pPr>
        <w:pStyle w:val="ListParagraph"/>
        <w:numPr>
          <w:ilvl w:val="0"/>
          <w:numId w:val="41"/>
        </w:numPr>
      </w:pPr>
      <w:r>
        <w:t xml:space="preserve">The accuracy of the linear solution depends on the type of the input which changes (aileron or rudder), the value of this change and the time. </w:t>
      </w:r>
    </w:p>
    <w:p w14:paraId="762B4D85" w14:textId="3C35B80E" w:rsidR="00195AB3" w:rsidRDefault="001A48D9" w:rsidP="001A48D9">
      <w:pPr>
        <w:pStyle w:val="ListParagraph"/>
        <w:numPr>
          <w:ilvl w:val="0"/>
          <w:numId w:val="41"/>
        </w:numPr>
        <w:rPr>
          <w:ins w:id="8904" w:author="محمد زكريا سيد سيد ابوسبع" w:date="2023-03-30T15:04:00Z"/>
        </w:rPr>
      </w:pPr>
      <w:r>
        <w:t>For aileron and rudder: the linear solution gives accurate values for small changes in the angle in range time and this range decreases with the increase of the angle</w:t>
      </w:r>
    </w:p>
    <w:p w14:paraId="7649E4F8" w14:textId="77777777" w:rsidR="00195AB3" w:rsidRDefault="00195AB3" w:rsidP="00195AB3">
      <w:pPr>
        <w:spacing w:after="200"/>
        <w:ind w:left="0" w:right="0"/>
        <w:jc w:val="left"/>
      </w:pPr>
      <w:r>
        <w:rPr>
          <w:b/>
          <w:bCs/>
          <w:color w:val="002060"/>
          <w:sz w:val="32"/>
          <w:szCs w:val="32"/>
        </w:rPr>
        <w:br w:type="page"/>
      </w:r>
    </w:p>
    <w:p w14:paraId="0BE1EF77" w14:textId="77777777" w:rsidR="00195AB3" w:rsidRDefault="00195AB3" w:rsidP="00195AB3">
      <w:pPr>
        <w:pStyle w:val="Heading3"/>
      </w:pPr>
      <w:r>
        <w:lastRenderedPageBreak/>
        <w:t>Bode Plot</w:t>
      </w:r>
    </w:p>
    <w:tbl>
      <w:tblPr>
        <w:tblStyle w:val="TableGrid"/>
        <w:tblW w:w="0" w:type="auto"/>
        <w:jc w:val="center"/>
        <w:tblLook w:val="04A0" w:firstRow="1" w:lastRow="0" w:firstColumn="1" w:lastColumn="0" w:noHBand="0" w:noVBand="1"/>
      </w:tblPr>
      <w:tblGrid>
        <w:gridCol w:w="9592"/>
      </w:tblGrid>
      <w:tr w:rsidR="00195AB3" w14:paraId="6F444C10" w14:textId="77777777" w:rsidTr="00AF3680">
        <w:trPr>
          <w:jc w:val="center"/>
        </w:trPr>
        <w:tc>
          <w:tcPr>
            <w:tcW w:w="9592" w:type="dxa"/>
            <w:shd w:val="clear" w:color="auto" w:fill="A9ACB0" w:themeFill="background2" w:themeFillShade="BF"/>
          </w:tcPr>
          <w:p w14:paraId="75AC54F6" w14:textId="6A4B0805" w:rsidR="00195AB3" w:rsidRPr="00DC35F3" w:rsidRDefault="00195AB3" w:rsidP="00AF3680">
            <w:pPr>
              <w:jc w:val="center"/>
              <w:rPr>
                <w:b/>
                <w:bCs/>
              </w:rPr>
            </w:pPr>
            <m:oMathPara>
              <m:oMath>
                <m:r>
                  <m:rPr>
                    <m:sty m:val="bi"/>
                  </m:rPr>
                  <w:rPr>
                    <w:rFonts w:ascii="Cambria Math" w:hAnsi="Cambria Math"/>
                  </w:rPr>
                  <m:t>ψ</m:t>
                </m:r>
                <m:r>
                  <w:ins w:id="8905" w:author="محمد زكريا سيد سيد ابوسبع" w:date="2023-03-30T15:04:00Z">
                    <m:rPr>
                      <m:lit/>
                      <m:sty m:val="bi"/>
                    </m:rPr>
                    <w:rPr>
                      <w:rFonts w:ascii="Cambria Math" w:hAnsi="Cambria Math"/>
                    </w:rPr>
                    <m:t>/</m:t>
                  </w:ins>
                </m:r>
                <m:sSub>
                  <m:sSubPr>
                    <m:ctrlPr>
                      <w:ins w:id="8906" w:author="محمد زكريا سيد سيد ابوسبع" w:date="2023-03-30T15:04:00Z">
                        <w:rPr>
                          <w:rFonts w:ascii="Cambria Math" w:hAnsi="Cambria Math"/>
                          <w:b/>
                          <w:bCs/>
                          <w:i/>
                        </w:rPr>
                      </w:ins>
                    </m:ctrlPr>
                  </m:sSubPr>
                  <m:e>
                    <m:r>
                      <w:ins w:id="8907" w:author="محمد زكريا سيد سيد ابوسبع" w:date="2023-03-30T15:04:00Z">
                        <m:rPr>
                          <m:sty m:val="bi"/>
                        </m:rPr>
                        <w:rPr>
                          <w:rFonts w:ascii="Cambria Math" w:hAnsi="Cambria Math"/>
                        </w:rPr>
                        <m:t>δ</m:t>
                      </w:ins>
                    </m:r>
                  </m:e>
                  <m:sub>
                    <m:r>
                      <w:ins w:id="8908" w:author="محمد زكريا سيد سيد ابوسبع" w:date="2023-03-30T15:05:00Z">
                        <m:rPr>
                          <m:sty m:val="bi"/>
                        </m:rPr>
                        <w:rPr>
                          <w:rFonts w:ascii="Cambria Math" w:hAnsi="Cambria Math"/>
                        </w:rPr>
                        <m:t>a</m:t>
                      </w:ins>
                    </m:r>
                  </m:sub>
                </m:sSub>
              </m:oMath>
            </m:oMathPara>
          </w:p>
        </w:tc>
      </w:tr>
      <w:tr w:rsidR="00195AB3" w14:paraId="338B3BF6" w14:textId="77777777" w:rsidTr="00AF3680">
        <w:trPr>
          <w:jc w:val="center"/>
        </w:trPr>
        <w:tc>
          <w:tcPr>
            <w:tcW w:w="9592" w:type="dxa"/>
          </w:tcPr>
          <w:p w14:paraId="2A26F4D4" w14:textId="77777777" w:rsidR="00195AB3" w:rsidRDefault="00195AB3" w:rsidP="00AF3680">
            <w:r>
              <w:rPr>
                <w:noProof/>
              </w:rPr>
              <w:drawing>
                <wp:inline distT="0" distB="0" distL="0" distR="0" wp14:anchorId="4C0D1F5C" wp14:editId="0AB29B2E">
                  <wp:extent cx="6034872" cy="3070729"/>
                  <wp:effectExtent l="0" t="0" r="4445"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6034872" cy="3070729"/>
                          </a:xfrm>
                          <a:prstGeom prst="rect">
                            <a:avLst/>
                          </a:prstGeom>
                        </pic:spPr>
                      </pic:pic>
                    </a:graphicData>
                  </a:graphic>
                </wp:inline>
              </w:drawing>
            </w:r>
          </w:p>
        </w:tc>
      </w:tr>
      <w:tr w:rsidR="00195AB3" w14:paraId="259EABE2" w14:textId="77777777" w:rsidTr="00AF3680">
        <w:trPr>
          <w:jc w:val="center"/>
        </w:trPr>
        <w:tc>
          <w:tcPr>
            <w:tcW w:w="9592" w:type="dxa"/>
            <w:shd w:val="clear" w:color="auto" w:fill="A9ACB0" w:themeFill="background2" w:themeFillShade="BF"/>
          </w:tcPr>
          <w:p w14:paraId="7F882920" w14:textId="7DAB915B" w:rsidR="00195AB3" w:rsidRPr="00DC35F3" w:rsidRDefault="00195AB3" w:rsidP="00AF3680">
            <w:pPr>
              <w:rPr>
                <w:b/>
                <w:bCs/>
              </w:rPr>
            </w:pPr>
            <m:oMathPara>
              <m:oMath>
                <m:r>
                  <m:rPr>
                    <m:sty m:val="bi"/>
                  </m:rPr>
                  <w:rPr>
                    <w:rFonts w:ascii="Cambria Math" w:hAnsi="Cambria Math"/>
                  </w:rPr>
                  <m:t>ψ</m:t>
                </m:r>
                <m:r>
                  <w:ins w:id="8909" w:author="محمد زكريا سيد سيد ابوسبع" w:date="2023-03-30T15:04:00Z">
                    <m:rPr>
                      <m:lit/>
                      <m:sty m:val="bi"/>
                    </m:rPr>
                    <w:rPr>
                      <w:rFonts w:ascii="Cambria Math" w:hAnsi="Cambria Math"/>
                    </w:rPr>
                    <m:t>/</m:t>
                  </w:ins>
                </m:r>
                <m:sSub>
                  <m:sSubPr>
                    <m:ctrlPr>
                      <w:ins w:id="8910" w:author="محمد زكريا سيد سيد ابوسبع" w:date="2023-03-30T15:04:00Z">
                        <w:rPr>
                          <w:rFonts w:ascii="Cambria Math" w:hAnsi="Cambria Math"/>
                          <w:b/>
                          <w:bCs/>
                          <w:i/>
                        </w:rPr>
                      </w:ins>
                    </m:ctrlPr>
                  </m:sSubPr>
                  <m:e>
                    <m:r>
                      <w:ins w:id="8911" w:author="محمد زكريا سيد سيد ابوسبع" w:date="2023-03-30T15:04:00Z">
                        <m:rPr>
                          <m:sty m:val="bi"/>
                        </m:rPr>
                        <w:rPr>
                          <w:rFonts w:ascii="Cambria Math" w:hAnsi="Cambria Math"/>
                        </w:rPr>
                        <m:t>δ</m:t>
                      </w:ins>
                    </m:r>
                  </m:e>
                  <m:sub>
                    <m:r>
                      <m:rPr>
                        <m:sty m:val="bi"/>
                      </m:rPr>
                      <w:rPr>
                        <w:rFonts w:ascii="Cambria Math" w:hAnsi="Cambria Math"/>
                      </w:rPr>
                      <m:t>r</m:t>
                    </m:r>
                  </m:sub>
                </m:sSub>
              </m:oMath>
            </m:oMathPara>
          </w:p>
        </w:tc>
      </w:tr>
      <w:tr w:rsidR="00195AB3" w14:paraId="2C017A6A" w14:textId="77777777" w:rsidTr="00AF3680">
        <w:trPr>
          <w:jc w:val="center"/>
        </w:trPr>
        <w:tc>
          <w:tcPr>
            <w:tcW w:w="9592" w:type="dxa"/>
          </w:tcPr>
          <w:p w14:paraId="5334CF4C" w14:textId="77777777" w:rsidR="00195AB3" w:rsidRDefault="00195AB3" w:rsidP="00AF3680">
            <w:r>
              <w:rPr>
                <w:noProof/>
              </w:rPr>
              <w:drawing>
                <wp:inline distT="0" distB="0" distL="0" distR="0" wp14:anchorId="71D56B1A" wp14:editId="4421AEF1">
                  <wp:extent cx="5920872" cy="3012722"/>
                  <wp:effectExtent l="0" t="0" r="381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5920872" cy="3012722"/>
                          </a:xfrm>
                          <a:prstGeom prst="rect">
                            <a:avLst/>
                          </a:prstGeom>
                        </pic:spPr>
                      </pic:pic>
                    </a:graphicData>
                  </a:graphic>
                </wp:inline>
              </w:drawing>
            </w:r>
          </w:p>
        </w:tc>
      </w:tr>
    </w:tbl>
    <w:p w14:paraId="4FC20C40" w14:textId="77777777" w:rsidR="00195AB3" w:rsidRDefault="00195AB3" w:rsidP="00195AB3">
      <w:pPr>
        <w:rPr>
          <w:b/>
          <w:bCs/>
        </w:rPr>
      </w:pPr>
      <w:r>
        <w:rPr>
          <w:b/>
          <w:bCs/>
        </w:rPr>
        <w:t>Comments:</w:t>
      </w:r>
    </w:p>
    <w:p w14:paraId="625CC1A0" w14:textId="77777777" w:rsidR="00195AB3" w:rsidRDefault="00195AB3" w:rsidP="00195AB3">
      <w:pPr>
        <w:pStyle w:val="ListParagraph"/>
        <w:numPr>
          <w:ilvl w:val="0"/>
          <w:numId w:val="41"/>
        </w:numPr>
        <w:spacing w:after="200"/>
        <w:ind w:right="0"/>
        <w:jc w:val="left"/>
        <w:rPr>
          <w:noProof/>
        </w:rPr>
      </w:pPr>
      <w:r>
        <w:rPr>
          <w:noProof/>
        </w:rPr>
        <w:t>F</w:t>
      </w:r>
    </w:p>
    <w:p w14:paraId="1B7CF0D1" w14:textId="77777777" w:rsidR="00195AB3" w:rsidRDefault="00195AB3" w:rsidP="00195AB3">
      <w:pPr>
        <w:pStyle w:val="ListParagraph"/>
        <w:numPr>
          <w:ilvl w:val="0"/>
          <w:numId w:val="41"/>
        </w:numPr>
        <w:spacing w:after="200"/>
        <w:ind w:right="0"/>
        <w:jc w:val="left"/>
        <w:rPr>
          <w:noProof/>
        </w:rPr>
      </w:pPr>
      <w:r>
        <w:rPr>
          <w:noProof/>
        </w:rPr>
        <w:br w:type="page"/>
      </w:r>
    </w:p>
    <w:p w14:paraId="232F45AA" w14:textId="77777777" w:rsidR="00195AB3" w:rsidRDefault="00195AB3" w:rsidP="00195AB3">
      <w:pPr>
        <w:pStyle w:val="Heading3"/>
      </w:pPr>
      <w:r>
        <w:lastRenderedPageBreak/>
        <w:t>Root Locus</w:t>
      </w:r>
    </w:p>
    <w:tbl>
      <w:tblPr>
        <w:tblStyle w:val="TableGrid"/>
        <w:tblW w:w="0" w:type="auto"/>
        <w:jc w:val="center"/>
        <w:tblLook w:val="04A0" w:firstRow="1" w:lastRow="0" w:firstColumn="1" w:lastColumn="0" w:noHBand="0" w:noVBand="1"/>
      </w:tblPr>
      <w:tblGrid>
        <w:gridCol w:w="9592"/>
      </w:tblGrid>
      <w:tr w:rsidR="00195AB3" w14:paraId="24DB4805" w14:textId="77777777" w:rsidTr="00AF3680">
        <w:trPr>
          <w:jc w:val="center"/>
        </w:trPr>
        <w:tc>
          <w:tcPr>
            <w:tcW w:w="9592" w:type="dxa"/>
            <w:shd w:val="clear" w:color="auto" w:fill="A9ACB0" w:themeFill="background2" w:themeFillShade="BF"/>
          </w:tcPr>
          <w:p w14:paraId="67904606" w14:textId="15A2B970" w:rsidR="00195AB3" w:rsidRPr="00DC35F3" w:rsidRDefault="00195AB3" w:rsidP="00AF3680">
            <w:pPr>
              <w:jc w:val="center"/>
              <w:rPr>
                <w:b/>
                <w:bCs/>
              </w:rPr>
            </w:pPr>
            <m:oMathPara>
              <m:oMath>
                <m:r>
                  <m:rPr>
                    <m:sty m:val="bi"/>
                  </m:rPr>
                  <w:rPr>
                    <w:rFonts w:ascii="Cambria Math" w:hAnsi="Cambria Math"/>
                  </w:rPr>
                  <m:t>ψ</m:t>
                </m:r>
                <m:r>
                  <w:ins w:id="8912" w:author="محمد زكريا سيد سيد ابوسبع" w:date="2023-03-30T15:04:00Z">
                    <m:rPr>
                      <m:lit/>
                      <m:sty m:val="bi"/>
                    </m:rPr>
                    <w:rPr>
                      <w:rFonts w:ascii="Cambria Math" w:hAnsi="Cambria Math"/>
                    </w:rPr>
                    <m:t>/</m:t>
                  </w:ins>
                </m:r>
                <m:sSub>
                  <m:sSubPr>
                    <m:ctrlPr>
                      <w:ins w:id="8913" w:author="محمد زكريا سيد سيد ابوسبع" w:date="2023-03-30T15:04:00Z">
                        <w:rPr>
                          <w:rFonts w:ascii="Cambria Math" w:hAnsi="Cambria Math"/>
                          <w:b/>
                          <w:bCs/>
                          <w:i/>
                        </w:rPr>
                      </w:ins>
                    </m:ctrlPr>
                  </m:sSubPr>
                  <m:e>
                    <m:r>
                      <w:ins w:id="8914" w:author="محمد زكريا سيد سيد ابوسبع" w:date="2023-03-30T15:04:00Z">
                        <m:rPr>
                          <m:sty m:val="bi"/>
                        </m:rPr>
                        <w:rPr>
                          <w:rFonts w:ascii="Cambria Math" w:hAnsi="Cambria Math"/>
                        </w:rPr>
                        <m:t>δ</m:t>
                      </w:ins>
                    </m:r>
                  </m:e>
                  <m:sub>
                    <m:r>
                      <w:ins w:id="8915" w:author="محمد زكريا سيد سيد ابوسبع" w:date="2023-03-30T15:05:00Z">
                        <m:rPr>
                          <m:sty m:val="bi"/>
                        </m:rPr>
                        <w:rPr>
                          <w:rFonts w:ascii="Cambria Math" w:hAnsi="Cambria Math"/>
                        </w:rPr>
                        <m:t>a</m:t>
                      </w:ins>
                    </m:r>
                  </m:sub>
                </m:sSub>
              </m:oMath>
            </m:oMathPara>
          </w:p>
        </w:tc>
      </w:tr>
      <w:tr w:rsidR="00195AB3" w14:paraId="7F11E7DB" w14:textId="77777777" w:rsidTr="00AF3680">
        <w:trPr>
          <w:jc w:val="center"/>
        </w:trPr>
        <w:tc>
          <w:tcPr>
            <w:tcW w:w="9592" w:type="dxa"/>
          </w:tcPr>
          <w:p w14:paraId="0B66BA9E" w14:textId="77777777" w:rsidR="00195AB3" w:rsidRDefault="00195AB3" w:rsidP="00AF3680">
            <w:r>
              <w:rPr>
                <w:noProof/>
              </w:rPr>
              <w:drawing>
                <wp:inline distT="0" distB="0" distL="0" distR="0" wp14:anchorId="33E5F35F" wp14:editId="6F09CBDE">
                  <wp:extent cx="5765690" cy="2933761"/>
                  <wp:effectExtent l="0" t="0" r="6985"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5765690" cy="2933761"/>
                          </a:xfrm>
                          <a:prstGeom prst="rect">
                            <a:avLst/>
                          </a:prstGeom>
                        </pic:spPr>
                      </pic:pic>
                    </a:graphicData>
                  </a:graphic>
                </wp:inline>
              </w:drawing>
            </w:r>
          </w:p>
        </w:tc>
      </w:tr>
      <w:tr w:rsidR="00195AB3" w14:paraId="1DECD0E6" w14:textId="77777777" w:rsidTr="00AF3680">
        <w:trPr>
          <w:jc w:val="center"/>
        </w:trPr>
        <w:tc>
          <w:tcPr>
            <w:tcW w:w="9592" w:type="dxa"/>
            <w:shd w:val="clear" w:color="auto" w:fill="A9ACB0" w:themeFill="background2" w:themeFillShade="BF"/>
          </w:tcPr>
          <w:p w14:paraId="6CF8C00E" w14:textId="361E65DC" w:rsidR="00195AB3" w:rsidRPr="00DC35F3" w:rsidRDefault="00195AB3" w:rsidP="00AF3680">
            <w:pPr>
              <w:rPr>
                <w:b/>
                <w:bCs/>
              </w:rPr>
            </w:pPr>
            <m:oMathPara>
              <m:oMath>
                <m:r>
                  <m:rPr>
                    <m:sty m:val="bi"/>
                  </m:rPr>
                  <w:rPr>
                    <w:rFonts w:ascii="Cambria Math" w:hAnsi="Cambria Math"/>
                  </w:rPr>
                  <m:t>ψ</m:t>
                </m:r>
                <m:r>
                  <w:ins w:id="8916" w:author="محمد زكريا سيد سيد ابوسبع" w:date="2023-03-30T15:04:00Z">
                    <m:rPr>
                      <m:lit/>
                      <m:sty m:val="bi"/>
                    </m:rPr>
                    <w:rPr>
                      <w:rFonts w:ascii="Cambria Math" w:hAnsi="Cambria Math"/>
                    </w:rPr>
                    <m:t>/</m:t>
                  </w:ins>
                </m:r>
                <m:sSub>
                  <m:sSubPr>
                    <m:ctrlPr>
                      <w:ins w:id="8917" w:author="محمد زكريا سيد سيد ابوسبع" w:date="2023-03-30T15:04:00Z">
                        <w:rPr>
                          <w:rFonts w:ascii="Cambria Math" w:hAnsi="Cambria Math"/>
                          <w:b/>
                          <w:bCs/>
                          <w:i/>
                        </w:rPr>
                      </w:ins>
                    </m:ctrlPr>
                  </m:sSubPr>
                  <m:e>
                    <m:r>
                      <w:ins w:id="8918" w:author="محمد زكريا سيد سيد ابوسبع" w:date="2023-03-30T15:04:00Z">
                        <m:rPr>
                          <m:sty m:val="bi"/>
                        </m:rPr>
                        <w:rPr>
                          <w:rFonts w:ascii="Cambria Math" w:hAnsi="Cambria Math"/>
                        </w:rPr>
                        <m:t>δ</m:t>
                      </w:ins>
                    </m:r>
                  </m:e>
                  <m:sub>
                    <m:r>
                      <m:rPr>
                        <m:sty m:val="bi"/>
                      </m:rPr>
                      <w:rPr>
                        <w:rFonts w:ascii="Cambria Math" w:hAnsi="Cambria Math"/>
                      </w:rPr>
                      <m:t>r</m:t>
                    </m:r>
                  </m:sub>
                </m:sSub>
              </m:oMath>
            </m:oMathPara>
          </w:p>
        </w:tc>
      </w:tr>
      <w:tr w:rsidR="00195AB3" w14:paraId="02A15619" w14:textId="77777777" w:rsidTr="00AF3680">
        <w:trPr>
          <w:jc w:val="center"/>
        </w:trPr>
        <w:tc>
          <w:tcPr>
            <w:tcW w:w="9592" w:type="dxa"/>
          </w:tcPr>
          <w:p w14:paraId="2116CC1E" w14:textId="77777777" w:rsidR="00195AB3" w:rsidRDefault="00195AB3" w:rsidP="00AF3680">
            <w:r>
              <w:rPr>
                <w:noProof/>
              </w:rPr>
              <w:drawing>
                <wp:inline distT="0" distB="0" distL="0" distR="0" wp14:anchorId="4864CBAC" wp14:editId="62F7500D">
                  <wp:extent cx="5534016" cy="2815878"/>
                  <wp:effectExtent l="0" t="0" r="0" b="381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5534016" cy="2815878"/>
                          </a:xfrm>
                          <a:prstGeom prst="rect">
                            <a:avLst/>
                          </a:prstGeom>
                        </pic:spPr>
                      </pic:pic>
                    </a:graphicData>
                  </a:graphic>
                </wp:inline>
              </w:drawing>
            </w:r>
          </w:p>
        </w:tc>
      </w:tr>
    </w:tbl>
    <w:p w14:paraId="55631F5B" w14:textId="77777777" w:rsidR="00195AB3" w:rsidRDefault="00195AB3" w:rsidP="00195AB3">
      <w:pPr>
        <w:spacing w:after="200"/>
        <w:ind w:left="0" w:right="0"/>
        <w:jc w:val="left"/>
      </w:pPr>
      <w:r>
        <w:br w:type="page"/>
      </w:r>
    </w:p>
    <w:p w14:paraId="580F4BA2" w14:textId="77777777" w:rsidR="00CB0045" w:rsidRDefault="00CB0045" w:rsidP="00CB0045">
      <w:pPr>
        <w:ind w:left="0"/>
      </w:pPr>
      <w:r w:rsidRPr="003F4AC2">
        <w:rPr>
          <w:rStyle w:val="Heading4Char"/>
        </w:rPr>
        <w:lastRenderedPageBreak/>
        <w:t>Simulink Bonus</w:t>
      </w:r>
      <w:r>
        <w:t xml:space="preserve"> </w:t>
      </w:r>
    </w:p>
    <w:p w14:paraId="5DD56EF9" w14:textId="77777777" w:rsidR="00CB0045" w:rsidRPr="009211A7" w:rsidRDefault="00CB0045" w:rsidP="00CB0045">
      <w:pPr>
        <w:ind w:left="0"/>
        <w:rPr>
          <w:b/>
          <w:bCs/>
        </w:rPr>
      </w:pPr>
      <w:r w:rsidRPr="009211A7">
        <w:rPr>
          <w:b/>
          <w:bCs/>
        </w:rPr>
        <w:t>The Following results are extracted from our SIMULINK model using Model Linearizer and these Transfer Functions are the same as ones obtained from Full Linear Model.</w:t>
      </w:r>
    </w:p>
    <w:p w14:paraId="600F4097" w14:textId="43D3447A" w:rsidR="00CB0045" w:rsidRDefault="00CB0045" w:rsidP="00CB0045">
      <w:pPr>
        <w:ind w:left="0"/>
      </w:pPr>
    </w:p>
    <w:p w14:paraId="384EE48A" w14:textId="77777777" w:rsidR="00A3384A" w:rsidRDefault="00A3384A" w:rsidP="00A3384A">
      <w:pPr>
        <w:rPr>
          <w:rFonts w:ascii="Consolas" w:eastAsia="Times New Roman" w:hAnsi="Consolas"/>
          <w:color w:val="404040"/>
          <w:sz w:val="18"/>
          <w:szCs w:val="18"/>
        </w:rPr>
      </w:pPr>
      <w:proofErr w:type="spellStart"/>
      <w:r>
        <w:rPr>
          <w:rFonts w:ascii="Consolas" w:eastAsia="Times New Roman" w:hAnsi="Consolas"/>
          <w:color w:val="404040"/>
          <w:sz w:val="18"/>
          <w:szCs w:val="18"/>
        </w:rPr>
        <w:t>ModelLinearizerTF_v_da</w:t>
      </w:r>
      <w:proofErr w:type="spellEnd"/>
      <w:r>
        <w:rPr>
          <w:rFonts w:ascii="Consolas" w:eastAsia="Times New Roman" w:hAnsi="Consolas"/>
          <w:color w:val="404040"/>
          <w:sz w:val="18"/>
          <w:szCs w:val="18"/>
        </w:rPr>
        <w:t xml:space="preserve"> =</w:t>
      </w:r>
    </w:p>
    <w:p w14:paraId="45A257B3"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000B5881"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132.1 s^2 + 399.8 s + 24.48</w:t>
      </w:r>
    </w:p>
    <w:p w14:paraId="4E4F049C"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4870B3E8"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s^4 + 1.736 s^3 + 4.302 s^2 + 5.622 s + 0.03</w:t>
      </w:r>
    </w:p>
    <w:p w14:paraId="26B2AD97"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2FBA3952"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Continuous-time transfer function.</w:t>
      </w:r>
    </w:p>
    <w:p w14:paraId="1635D2DD" w14:textId="77777777" w:rsidR="00A3384A" w:rsidRDefault="00A3384A" w:rsidP="00A3384A">
      <w:pPr>
        <w:rPr>
          <w:rFonts w:ascii="Consolas" w:eastAsia="Times New Roman" w:hAnsi="Consolas"/>
          <w:color w:val="404040"/>
          <w:sz w:val="18"/>
          <w:szCs w:val="18"/>
        </w:rPr>
      </w:pPr>
      <w:proofErr w:type="spellStart"/>
      <w:r>
        <w:rPr>
          <w:rFonts w:ascii="Consolas" w:eastAsia="Times New Roman" w:hAnsi="Consolas"/>
          <w:color w:val="404040"/>
          <w:sz w:val="18"/>
          <w:szCs w:val="18"/>
        </w:rPr>
        <w:t>ModelLinearizerTF_beta_da</w:t>
      </w:r>
      <w:proofErr w:type="spellEnd"/>
      <w:r>
        <w:rPr>
          <w:rFonts w:ascii="Consolas" w:eastAsia="Times New Roman" w:hAnsi="Consolas"/>
          <w:color w:val="404040"/>
          <w:sz w:val="18"/>
          <w:szCs w:val="18"/>
        </w:rPr>
        <w:t xml:space="preserve"> =</w:t>
      </w:r>
    </w:p>
    <w:p w14:paraId="29E7141F"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20FBA6B5"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0.2955 s^2 + 0.8944 s + 0.05476</w:t>
      </w:r>
    </w:p>
    <w:p w14:paraId="71371F21"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6AB229B9"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s^4 + 1.736 s^3 + 4.302 s^2 + 5.622 s + 0.03</w:t>
      </w:r>
    </w:p>
    <w:p w14:paraId="4FF79E69"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6984F3D0"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Continuous-time transfer function.</w:t>
      </w:r>
    </w:p>
    <w:p w14:paraId="2C8A7251" w14:textId="77777777" w:rsidR="00A3384A" w:rsidRDefault="00A3384A" w:rsidP="00A3384A">
      <w:pPr>
        <w:rPr>
          <w:rFonts w:ascii="Consolas" w:eastAsia="Times New Roman" w:hAnsi="Consolas"/>
          <w:color w:val="404040"/>
          <w:sz w:val="18"/>
          <w:szCs w:val="18"/>
        </w:rPr>
      </w:pPr>
      <w:proofErr w:type="spellStart"/>
      <w:r>
        <w:rPr>
          <w:rFonts w:ascii="Consolas" w:eastAsia="Times New Roman" w:hAnsi="Consolas"/>
          <w:color w:val="404040"/>
          <w:sz w:val="18"/>
          <w:szCs w:val="18"/>
        </w:rPr>
        <w:t>ModelLinearizerTF_p_da</w:t>
      </w:r>
      <w:proofErr w:type="spellEnd"/>
      <w:r>
        <w:rPr>
          <w:rFonts w:ascii="Consolas" w:eastAsia="Times New Roman" w:hAnsi="Consolas"/>
          <w:color w:val="404040"/>
          <w:sz w:val="18"/>
          <w:szCs w:val="18"/>
        </w:rPr>
        <w:t xml:space="preserve"> =</w:t>
      </w:r>
    </w:p>
    <w:p w14:paraId="56505BA6"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63D8E16B"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3.14 s^3 + 1.355 s^2 + 10.07 s - 0.05</w:t>
      </w:r>
    </w:p>
    <w:p w14:paraId="124CB837"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2443D080"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s^4 + 1.736 s^3 + 4.302 s^2 + 5.622 s + 0.03</w:t>
      </w:r>
    </w:p>
    <w:p w14:paraId="58A29305"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6FEEFC75"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Continuous-time transfer function.</w:t>
      </w:r>
    </w:p>
    <w:p w14:paraId="3E5805F2" w14:textId="77777777" w:rsidR="00A3384A" w:rsidRDefault="00A3384A" w:rsidP="00A3384A">
      <w:pPr>
        <w:rPr>
          <w:rFonts w:ascii="Consolas" w:eastAsia="Times New Roman" w:hAnsi="Consolas"/>
          <w:color w:val="404040"/>
          <w:sz w:val="18"/>
          <w:szCs w:val="18"/>
        </w:rPr>
      </w:pPr>
      <w:proofErr w:type="spellStart"/>
      <w:r>
        <w:rPr>
          <w:rFonts w:ascii="Consolas" w:eastAsia="Times New Roman" w:hAnsi="Consolas"/>
          <w:color w:val="404040"/>
          <w:sz w:val="18"/>
          <w:szCs w:val="18"/>
        </w:rPr>
        <w:t>ModelLinearizerTF_r_da</w:t>
      </w:r>
      <w:proofErr w:type="spellEnd"/>
      <w:r>
        <w:rPr>
          <w:rFonts w:ascii="Consolas" w:eastAsia="Times New Roman" w:hAnsi="Consolas"/>
          <w:color w:val="404040"/>
          <w:sz w:val="18"/>
          <w:szCs w:val="18"/>
        </w:rPr>
        <w:t xml:space="preserve"> =</w:t>
      </w:r>
    </w:p>
    <w:p w14:paraId="51E8EF0D"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7027B344"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-0.0767 s^3 - 0.6281 s^2 + 0.5871 s + 0.715</w:t>
      </w:r>
    </w:p>
    <w:p w14:paraId="3E1526F9"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4C84EE41"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s^4 + 1.736 s^3 + 4.302 s^2 + 5.622 s + 0.03</w:t>
      </w:r>
    </w:p>
    <w:p w14:paraId="22B51E9D"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19642F33"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Continuous-time transfer function.</w:t>
      </w:r>
    </w:p>
    <w:p w14:paraId="337379EA" w14:textId="77777777" w:rsidR="00A3384A" w:rsidRDefault="00A3384A" w:rsidP="00A3384A">
      <w:pPr>
        <w:rPr>
          <w:rFonts w:ascii="Consolas" w:eastAsia="Times New Roman" w:hAnsi="Consolas"/>
          <w:color w:val="404040"/>
          <w:sz w:val="18"/>
          <w:szCs w:val="18"/>
        </w:rPr>
      </w:pPr>
      <w:proofErr w:type="spellStart"/>
      <w:r>
        <w:rPr>
          <w:rFonts w:ascii="Consolas" w:eastAsia="Times New Roman" w:hAnsi="Consolas"/>
          <w:color w:val="404040"/>
          <w:sz w:val="18"/>
          <w:szCs w:val="18"/>
        </w:rPr>
        <w:t>ModelLinearizerTF_phi_da</w:t>
      </w:r>
      <w:proofErr w:type="spellEnd"/>
      <w:r>
        <w:rPr>
          <w:rFonts w:ascii="Consolas" w:eastAsia="Times New Roman" w:hAnsi="Consolas"/>
          <w:color w:val="404040"/>
          <w:sz w:val="18"/>
          <w:szCs w:val="18"/>
        </w:rPr>
        <w:t xml:space="preserve"> =</w:t>
      </w:r>
    </w:p>
    <w:p w14:paraId="7018DD4C"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04EE9DE8"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3.135 s^2 + 1.311 s + 10.12</w:t>
      </w:r>
    </w:p>
    <w:p w14:paraId="512C72F8"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31437BF2"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s^4 + 1.736 s^3 + 4.302 s^2 + 5.622 s + 0.03</w:t>
      </w:r>
    </w:p>
    <w:p w14:paraId="04F6C351"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09AFAA15"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Continuous-time transfer function.</w:t>
      </w:r>
    </w:p>
    <w:p w14:paraId="331CAF30" w14:textId="77777777" w:rsidR="00A3384A" w:rsidRDefault="00A3384A" w:rsidP="00A3384A">
      <w:pPr>
        <w:rPr>
          <w:rFonts w:ascii="Consolas" w:eastAsia="Times New Roman" w:hAnsi="Consolas"/>
          <w:color w:val="404040"/>
          <w:sz w:val="18"/>
          <w:szCs w:val="18"/>
        </w:rPr>
      </w:pPr>
      <w:proofErr w:type="spellStart"/>
      <w:r>
        <w:rPr>
          <w:rFonts w:ascii="Consolas" w:eastAsia="Times New Roman" w:hAnsi="Consolas"/>
          <w:color w:val="404040"/>
          <w:sz w:val="18"/>
          <w:szCs w:val="18"/>
        </w:rPr>
        <w:t>ModelLinearizerTF_psi_da</w:t>
      </w:r>
      <w:proofErr w:type="spellEnd"/>
      <w:r>
        <w:rPr>
          <w:rFonts w:ascii="Consolas" w:eastAsia="Times New Roman" w:hAnsi="Consolas"/>
          <w:color w:val="404040"/>
          <w:sz w:val="18"/>
          <w:szCs w:val="18"/>
        </w:rPr>
        <w:t xml:space="preserve"> =</w:t>
      </w:r>
    </w:p>
    <w:p w14:paraId="6E7989D2"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47A91EC5"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-0.07689 s^3 - 0.6296 s^2 + 0.5885 s + 0.7167</w:t>
      </w:r>
    </w:p>
    <w:p w14:paraId="3E0E518B"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465B2381"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s^5 + 1.736 s^4 + 4.302 s^3 + 5.622 s^2 + 0.03 s</w:t>
      </w:r>
    </w:p>
    <w:p w14:paraId="316DD5D2"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5DB0977A"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Continuous-time transfer function.</w:t>
      </w:r>
    </w:p>
    <w:p w14:paraId="5AB01A61" w14:textId="77777777" w:rsidR="00A3384A" w:rsidRDefault="00A3384A" w:rsidP="00A3384A">
      <w:pPr>
        <w:rPr>
          <w:rFonts w:ascii="Consolas" w:eastAsia="Times New Roman" w:hAnsi="Consolas"/>
          <w:color w:val="404040"/>
          <w:sz w:val="18"/>
          <w:szCs w:val="18"/>
        </w:rPr>
      </w:pPr>
      <w:proofErr w:type="spellStart"/>
      <w:r>
        <w:rPr>
          <w:rFonts w:ascii="Consolas" w:eastAsia="Times New Roman" w:hAnsi="Consolas"/>
          <w:color w:val="404040"/>
          <w:sz w:val="18"/>
          <w:szCs w:val="18"/>
        </w:rPr>
        <w:t>ModelLinearizerTF_v_dr</w:t>
      </w:r>
      <w:proofErr w:type="spellEnd"/>
      <w:r>
        <w:rPr>
          <w:rFonts w:ascii="Consolas" w:eastAsia="Times New Roman" w:hAnsi="Consolas"/>
          <w:color w:val="404040"/>
          <w:sz w:val="18"/>
          <w:szCs w:val="18"/>
        </w:rPr>
        <w:t xml:space="preserve"> =</w:t>
      </w:r>
    </w:p>
    <w:p w14:paraId="30F0ED21"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25C5E86D"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18.95 s^3 + 886.9 s^2 + 1224 s - 2.901</w:t>
      </w:r>
    </w:p>
    <w:p w14:paraId="3472647B"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23859615"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s^4 + 1.736 s^3 + 4.302 s^2 + 5.622 s + 0.03</w:t>
      </w:r>
    </w:p>
    <w:p w14:paraId="56DB5D79"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389DCD7D"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Continuous-time transfer function.</w:t>
      </w:r>
    </w:p>
    <w:p w14:paraId="18E108C8" w14:textId="77777777" w:rsidR="00A3384A" w:rsidRDefault="00A3384A" w:rsidP="00A3384A">
      <w:pPr>
        <w:rPr>
          <w:rFonts w:ascii="Consolas" w:eastAsia="Times New Roman" w:hAnsi="Consolas"/>
          <w:color w:val="404040"/>
          <w:sz w:val="18"/>
          <w:szCs w:val="18"/>
        </w:rPr>
      </w:pPr>
      <w:proofErr w:type="spellStart"/>
      <w:r>
        <w:rPr>
          <w:rFonts w:ascii="Consolas" w:eastAsia="Times New Roman" w:hAnsi="Consolas"/>
          <w:color w:val="404040"/>
          <w:sz w:val="18"/>
          <w:szCs w:val="18"/>
        </w:rPr>
        <w:t>ModelLinearizerTF_beta_dr</w:t>
      </w:r>
      <w:proofErr w:type="spellEnd"/>
      <w:r>
        <w:rPr>
          <w:rFonts w:ascii="Consolas" w:eastAsia="Times New Roman" w:hAnsi="Consolas"/>
          <w:color w:val="404040"/>
          <w:sz w:val="18"/>
          <w:szCs w:val="18"/>
        </w:rPr>
        <w:t xml:space="preserve"> =</w:t>
      </w:r>
    </w:p>
    <w:p w14:paraId="0C1AA85E"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75B9CB1A"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0.0424 s^3 + 1.984 s^2 + 2.739 s - 0.006491</w:t>
      </w:r>
    </w:p>
    <w:p w14:paraId="73B1A40C"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00EF4717"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s^4 + 1.736 s^3 + 4.302 s^2 + 5.622 s + 0.03</w:t>
      </w:r>
    </w:p>
    <w:p w14:paraId="7686F207"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31FFEAFC"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lastRenderedPageBreak/>
        <w:t>Continuous-time transfer function.</w:t>
      </w:r>
    </w:p>
    <w:p w14:paraId="41E68EE7" w14:textId="77777777" w:rsidR="00A3384A" w:rsidRDefault="00A3384A" w:rsidP="00A3384A">
      <w:pPr>
        <w:rPr>
          <w:rFonts w:ascii="Consolas" w:eastAsia="Times New Roman" w:hAnsi="Consolas"/>
          <w:color w:val="404040"/>
          <w:sz w:val="18"/>
          <w:szCs w:val="18"/>
        </w:rPr>
      </w:pPr>
      <w:proofErr w:type="spellStart"/>
      <w:r>
        <w:rPr>
          <w:rFonts w:ascii="Consolas" w:eastAsia="Times New Roman" w:hAnsi="Consolas"/>
          <w:color w:val="404040"/>
          <w:sz w:val="18"/>
          <w:szCs w:val="18"/>
        </w:rPr>
        <w:t>ModelLinearizerTF_p_dr</w:t>
      </w:r>
      <w:proofErr w:type="spellEnd"/>
      <w:r>
        <w:rPr>
          <w:rFonts w:ascii="Consolas" w:eastAsia="Times New Roman" w:hAnsi="Consolas"/>
          <w:color w:val="404040"/>
          <w:sz w:val="18"/>
          <w:szCs w:val="18"/>
        </w:rPr>
        <w:t xml:space="preserve"> =</w:t>
      </w:r>
    </w:p>
    <w:p w14:paraId="45050717"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6CEDC8A8"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1.61 s^3 + 0.1509 s^2 - 4.232 s + 0.02122</w:t>
      </w:r>
    </w:p>
    <w:p w14:paraId="7937C3EC"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6B642E57"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s^4 + 1.736 s^3 + 4.302 s^2 + 5.622 s + 0.03</w:t>
      </w:r>
    </w:p>
    <w:p w14:paraId="7D52B850"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6975C6E0"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Continuous-time transfer function.</w:t>
      </w:r>
    </w:p>
    <w:p w14:paraId="665B7C47" w14:textId="77777777" w:rsidR="00A3384A" w:rsidRDefault="00A3384A" w:rsidP="00A3384A">
      <w:pPr>
        <w:rPr>
          <w:rFonts w:ascii="Consolas" w:eastAsia="Times New Roman" w:hAnsi="Consolas"/>
          <w:color w:val="404040"/>
          <w:sz w:val="18"/>
          <w:szCs w:val="18"/>
        </w:rPr>
      </w:pPr>
      <w:proofErr w:type="spellStart"/>
      <w:r>
        <w:rPr>
          <w:rFonts w:ascii="Consolas" w:eastAsia="Times New Roman" w:hAnsi="Consolas"/>
          <w:color w:val="404040"/>
          <w:sz w:val="18"/>
          <w:szCs w:val="18"/>
        </w:rPr>
        <w:t>ModelLinearizerTF_r_dr</w:t>
      </w:r>
      <w:proofErr w:type="spellEnd"/>
      <w:r>
        <w:rPr>
          <w:rFonts w:ascii="Consolas" w:eastAsia="Times New Roman" w:hAnsi="Consolas"/>
          <w:color w:val="404040"/>
          <w:sz w:val="18"/>
          <w:szCs w:val="18"/>
        </w:rPr>
        <w:t xml:space="preserve"> =</w:t>
      </w:r>
    </w:p>
    <w:p w14:paraId="5EBBA820"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602DC8E3"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-1.81 s^3 - 2.794 s^2 - 0.5342 s - 0.3034</w:t>
      </w:r>
    </w:p>
    <w:p w14:paraId="57809091"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7A36FE49"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s^4 + 1.736 s^3 + 4.302 s^2 + 5.622 s + 0.03</w:t>
      </w:r>
    </w:p>
    <w:p w14:paraId="2AC64123"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12BDB70E"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Continuous-time transfer function.</w:t>
      </w:r>
    </w:p>
    <w:p w14:paraId="132457AD" w14:textId="77777777" w:rsidR="00A3384A" w:rsidRDefault="00A3384A" w:rsidP="00A3384A">
      <w:pPr>
        <w:rPr>
          <w:rFonts w:ascii="Consolas" w:eastAsia="Times New Roman" w:hAnsi="Consolas"/>
          <w:color w:val="404040"/>
          <w:sz w:val="18"/>
          <w:szCs w:val="18"/>
        </w:rPr>
      </w:pPr>
      <w:proofErr w:type="spellStart"/>
      <w:r>
        <w:rPr>
          <w:rFonts w:ascii="Consolas" w:eastAsia="Times New Roman" w:hAnsi="Consolas"/>
          <w:color w:val="404040"/>
          <w:sz w:val="18"/>
          <w:szCs w:val="18"/>
        </w:rPr>
        <w:t>ModelLinearizerTF_phi_dr</w:t>
      </w:r>
      <w:proofErr w:type="spellEnd"/>
      <w:r>
        <w:rPr>
          <w:rFonts w:ascii="Consolas" w:eastAsia="Times New Roman" w:hAnsi="Consolas"/>
          <w:color w:val="404040"/>
          <w:sz w:val="18"/>
          <w:szCs w:val="18"/>
        </w:rPr>
        <w:t xml:space="preserve"> =</w:t>
      </w:r>
    </w:p>
    <w:p w14:paraId="7444352D"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77B8FB6D"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1.483 s^2 - 0.04446 s - 4.27</w:t>
      </w:r>
    </w:p>
    <w:p w14:paraId="0E927D03"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24D28BAC"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s^4 + 1.736 s^3 + 4.302 s^2 + 5.622 s + 0.03</w:t>
      </w:r>
    </w:p>
    <w:p w14:paraId="3C450613"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3F06D068"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Continuous-time transfer function.</w:t>
      </w:r>
    </w:p>
    <w:p w14:paraId="037606E4" w14:textId="77777777" w:rsidR="00A3384A" w:rsidRDefault="00A3384A" w:rsidP="00A3384A">
      <w:pPr>
        <w:rPr>
          <w:rFonts w:ascii="Consolas" w:eastAsia="Times New Roman" w:hAnsi="Consolas"/>
          <w:color w:val="404040"/>
          <w:sz w:val="18"/>
          <w:szCs w:val="18"/>
        </w:rPr>
      </w:pPr>
      <w:proofErr w:type="spellStart"/>
      <w:r>
        <w:rPr>
          <w:rFonts w:ascii="Consolas" w:eastAsia="Times New Roman" w:hAnsi="Consolas"/>
          <w:color w:val="404040"/>
          <w:sz w:val="18"/>
          <w:szCs w:val="18"/>
        </w:rPr>
        <w:t>ModelLinearizerTF_psi_dr</w:t>
      </w:r>
      <w:proofErr w:type="spellEnd"/>
      <w:r>
        <w:rPr>
          <w:rFonts w:ascii="Consolas" w:eastAsia="Times New Roman" w:hAnsi="Consolas"/>
          <w:color w:val="404040"/>
          <w:sz w:val="18"/>
          <w:szCs w:val="18"/>
        </w:rPr>
        <w:t xml:space="preserve"> =</w:t>
      </w:r>
    </w:p>
    <w:p w14:paraId="61F31BE3"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4681C31C"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-1.814 s^3 - 2.801 s^2 - 0.5355 s - 0.3042</w:t>
      </w:r>
    </w:p>
    <w:p w14:paraId="7B26D55F"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1BD4934D"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s^5 + 1.736 s^4 + 4.302 s^3 + 5.622 s^2 + 0.03 s</w:t>
      </w:r>
    </w:p>
    <w:p w14:paraId="4523B921" w14:textId="77777777" w:rsidR="00A3384A" w:rsidRDefault="00A3384A" w:rsidP="00A3384A">
      <w:pPr>
        <w:rPr>
          <w:rFonts w:ascii="Consolas" w:eastAsia="Times New Roman" w:hAnsi="Consolas"/>
          <w:color w:val="404040"/>
          <w:sz w:val="18"/>
          <w:szCs w:val="18"/>
        </w:rPr>
      </w:pPr>
      <w:r>
        <w:rPr>
          <w:rFonts w:ascii="Consolas" w:eastAsia="Times New Roman" w:hAnsi="Consolas"/>
          <w:color w:val="404040"/>
          <w:sz w:val="18"/>
          <w:szCs w:val="18"/>
        </w:rPr>
        <w:t xml:space="preserve"> </w:t>
      </w:r>
    </w:p>
    <w:p w14:paraId="31653764" w14:textId="77777777" w:rsidR="007F172E" w:rsidRPr="009211A7" w:rsidRDefault="00A3384A" w:rsidP="007F172E">
      <w:pPr>
        <w:pStyle w:val="MATLABOutput"/>
        <w:rPr>
          <w:sz w:val="20"/>
          <w:szCs w:val="28"/>
        </w:rPr>
      </w:pPr>
      <w:r>
        <w:rPr>
          <w:rFonts w:ascii="Consolas" w:eastAsia="Times New Roman" w:hAnsi="Consolas"/>
          <w:color w:val="404040"/>
          <w:sz w:val="18"/>
          <w:szCs w:val="18"/>
        </w:rPr>
        <w:t>Continuous-time transfer function.</w:t>
      </w:r>
    </w:p>
    <w:p w14:paraId="130ACC99" w14:textId="77777777" w:rsidR="007F172E" w:rsidRPr="00590B75" w:rsidRDefault="00000000" w:rsidP="007F172E">
      <w:pPr>
        <w:rPr>
          <w:i/>
          <w:noProof/>
          <w:color w:val="808080"/>
        </w:rPr>
      </w:pPr>
      <w:hyperlink r:id="rId210" w:tooltip="https://www.mathworks.com/products/matlab" w:history="1">
        <w:r w:rsidR="007F172E" w:rsidRPr="009211A7">
          <w:rPr>
            <w:rStyle w:val="Hyperlink"/>
            <w:i/>
            <w:noProof/>
          </w:rPr>
          <w:t>Published with MATLAB® R2021b</w:t>
        </w:r>
      </w:hyperlink>
    </w:p>
    <w:p w14:paraId="0681FDC2" w14:textId="2057D82F" w:rsidR="00A3384A" w:rsidRDefault="00A3384A" w:rsidP="00A3384A">
      <w:pPr>
        <w:rPr>
          <w:rFonts w:ascii="Consolas" w:eastAsia="Times New Roman" w:hAnsi="Consolas"/>
          <w:color w:val="404040"/>
          <w:sz w:val="18"/>
          <w:szCs w:val="18"/>
        </w:rPr>
      </w:pPr>
    </w:p>
    <w:p w14:paraId="1AF6D8C9" w14:textId="77777777" w:rsidR="00CB0045" w:rsidRPr="002B45E9" w:rsidRDefault="00CB0045" w:rsidP="00CB0045">
      <w:pPr>
        <w:ind w:left="0"/>
        <w:rPr>
          <w:rtl/>
        </w:rPr>
      </w:pPr>
    </w:p>
    <w:p w14:paraId="29CD4B6C" w14:textId="66DF85B9" w:rsidR="00CB0045" w:rsidRPr="005A0C06" w:rsidRDefault="00CB0045" w:rsidP="002E09E2">
      <w:pPr>
        <w:spacing w:after="200"/>
        <w:ind w:left="0" w:right="0"/>
        <w:jc w:val="left"/>
        <w:rPr>
          <w:ins w:id="8919" w:author="محمد زكريا سيد سيد ابوسبع" w:date="2023-03-30T14:56:00Z"/>
        </w:rPr>
      </w:pPr>
      <w:r>
        <w:br w:type="page"/>
      </w:r>
    </w:p>
    <w:p w14:paraId="35C24883" w14:textId="0B518C06" w:rsidR="005A0C06" w:rsidRPr="00817686" w:rsidRDefault="00AD7753" w:rsidP="00817686">
      <w:pPr>
        <w:pStyle w:val="Heading1"/>
        <w:ind w:left="0"/>
        <w:rPr>
          <w:color w:val="auto"/>
          <w:sz w:val="24"/>
          <w:szCs w:val="24"/>
        </w:rPr>
      </w:pPr>
      <w:r>
        <w:lastRenderedPageBreak/>
        <w:t>References</w:t>
      </w:r>
      <w:bookmarkEnd w:id="8010"/>
    </w:p>
    <w:p w14:paraId="792E5DC0" w14:textId="79B3A988" w:rsidR="00F276BF" w:rsidRDefault="00F276BF" w:rsidP="00F276BF">
      <w:pPr>
        <w:rPr>
          <w:rStyle w:val="Hyperlink"/>
          <w:b/>
          <w:bCs/>
          <w:color w:val="002060"/>
          <w:u w:val="none"/>
        </w:rPr>
      </w:pPr>
      <w:r w:rsidRPr="00495D8B">
        <w:rPr>
          <w:b/>
          <w:bCs/>
          <w:color w:val="002060"/>
        </w:rPr>
        <w:t>[1]:</w:t>
      </w:r>
      <w:r w:rsidRPr="00495D8B">
        <w:rPr>
          <w:b/>
          <w:bCs/>
        </w:rPr>
        <w:t xml:space="preserve"> </w:t>
      </w:r>
      <w:hyperlink r:id="rId211" w:history="1">
        <w:r w:rsidRPr="00495D8B">
          <w:rPr>
            <w:rStyle w:val="Hyperlink"/>
            <w:b/>
            <w:bCs/>
            <w:color w:val="002060"/>
            <w:u w:val="none"/>
          </w:rPr>
          <w:t>https://en.wikipedia.org/wiki/Autopilot</w:t>
        </w:r>
      </w:hyperlink>
    </w:p>
    <w:p w14:paraId="1C0B9091" w14:textId="0C1B33C7" w:rsidR="00937943" w:rsidRPr="002F6D41" w:rsidRDefault="00937943" w:rsidP="00937943">
      <w:pPr>
        <w:rPr>
          <w:rStyle w:val="Hyperlink"/>
          <w:color w:val="002060"/>
          <w:u w:val="none"/>
        </w:rPr>
      </w:pPr>
      <w:r>
        <w:rPr>
          <w:b/>
          <w:bCs/>
          <w:color w:val="002060"/>
        </w:rPr>
        <w:t>[</w:t>
      </w:r>
      <w:r w:rsidR="00380139">
        <w:rPr>
          <w:b/>
          <w:bCs/>
          <w:color w:val="002060"/>
        </w:rPr>
        <w:t>2</w:t>
      </w:r>
      <w:r>
        <w:rPr>
          <w:b/>
          <w:bCs/>
          <w:color w:val="002060"/>
        </w:rPr>
        <w:t xml:space="preserve">]: </w:t>
      </w:r>
      <w:hyperlink r:id="rId212" w:history="1">
        <w:r w:rsidRPr="002F6D41">
          <w:rPr>
            <w:rStyle w:val="Hyperlink"/>
            <w:b/>
            <w:bCs/>
            <w:color w:val="002060"/>
            <w:u w:val="none"/>
          </w:rPr>
          <w:t>https://14daypilot.com/aviator-blog/read/the-history-of-autopilot</w:t>
        </w:r>
      </w:hyperlink>
    </w:p>
    <w:p w14:paraId="02B5BCE2" w14:textId="7ED52E18" w:rsidR="00937943" w:rsidRDefault="00937943" w:rsidP="00937943">
      <w:pPr>
        <w:rPr>
          <w:rStyle w:val="Hyperlink"/>
          <w:b/>
          <w:bCs/>
          <w:color w:val="002060"/>
          <w:u w:val="none"/>
        </w:rPr>
      </w:pPr>
      <w:r>
        <w:rPr>
          <w:b/>
          <w:bCs/>
          <w:color w:val="002060"/>
        </w:rPr>
        <w:t>[</w:t>
      </w:r>
      <w:r w:rsidR="00380139">
        <w:rPr>
          <w:b/>
          <w:bCs/>
          <w:color w:val="002060"/>
        </w:rPr>
        <w:t>3</w:t>
      </w:r>
      <w:r>
        <w:rPr>
          <w:b/>
          <w:bCs/>
          <w:color w:val="002060"/>
        </w:rPr>
        <w:t xml:space="preserve">]: </w:t>
      </w:r>
      <w:hyperlink r:id="rId213" w:history="1">
        <w:r w:rsidRPr="002F6D41">
          <w:rPr>
            <w:rStyle w:val="Hyperlink"/>
            <w:b/>
            <w:bCs/>
            <w:color w:val="002060"/>
            <w:u w:val="none"/>
          </w:rPr>
          <w:t>https://simpleflying.com/lawrence-sperry-the-man-who-made-the-worlds-first-autopilot</w:t>
        </w:r>
      </w:hyperlink>
    </w:p>
    <w:p w14:paraId="5356548A" w14:textId="1BA6D75F" w:rsidR="00ED5E63" w:rsidRDefault="00ED5E63" w:rsidP="00937943">
      <w:pPr>
        <w:rPr>
          <w:b/>
          <w:bCs/>
          <w:color w:val="002060"/>
        </w:rPr>
      </w:pPr>
      <w:r w:rsidRPr="00495D8B">
        <w:rPr>
          <w:b/>
          <w:bCs/>
          <w:color w:val="002060"/>
        </w:rPr>
        <w:t>[</w:t>
      </w:r>
      <w:r>
        <w:rPr>
          <w:b/>
          <w:bCs/>
          <w:color w:val="002060"/>
        </w:rPr>
        <w:t>4</w:t>
      </w:r>
      <w:r w:rsidRPr="00495D8B">
        <w:rPr>
          <w:b/>
          <w:bCs/>
          <w:color w:val="002060"/>
        </w:rPr>
        <w:t>]:</w:t>
      </w:r>
      <w:r w:rsidRPr="00495D8B">
        <w:rPr>
          <w:b/>
          <w:bCs/>
        </w:rPr>
        <w:t xml:space="preserve"> </w:t>
      </w:r>
      <w:hyperlink r:id="rId214" w:history="1">
        <w:r w:rsidRPr="008E5424">
          <w:rPr>
            <w:b/>
            <w:bCs/>
            <w:color w:val="002060"/>
          </w:rPr>
          <w:t>https://www.aircraftsystemstech.com/2017/05/autopilot-components.html</w:t>
        </w:r>
      </w:hyperlink>
    </w:p>
    <w:p w14:paraId="3F99B8CC" w14:textId="77777777" w:rsidR="008729CF" w:rsidRPr="00F840F5" w:rsidRDefault="008729CF" w:rsidP="008729CF">
      <w:pPr>
        <w:rPr>
          <w:b/>
          <w:bCs/>
          <w:color w:val="002060"/>
        </w:rPr>
      </w:pPr>
      <w:r>
        <w:rPr>
          <w:b/>
          <w:bCs/>
          <w:color w:val="002060"/>
        </w:rPr>
        <w:t>[5]</w:t>
      </w:r>
      <w:r w:rsidRPr="00F840F5">
        <w:rPr>
          <w:b/>
          <w:bCs/>
          <w:color w:val="002060"/>
        </w:rPr>
        <w:t xml:space="preserve">: </w:t>
      </w:r>
      <w:hyperlink r:id="rId215" w:history="1">
        <w:r w:rsidRPr="00F840F5">
          <w:rPr>
            <w:b/>
            <w:bCs/>
            <w:color w:val="002060"/>
          </w:rPr>
          <w:t>https://www.cnbc.com/2015/03/26/autopilot-what-the-system-can-and-cant-do.html</w:t>
        </w:r>
      </w:hyperlink>
    </w:p>
    <w:p w14:paraId="0753447A" w14:textId="77777777" w:rsidR="008729CF" w:rsidRPr="00F840F5" w:rsidRDefault="008729CF" w:rsidP="008729CF">
      <w:pPr>
        <w:rPr>
          <w:b/>
          <w:bCs/>
          <w:color w:val="002060"/>
        </w:rPr>
      </w:pPr>
      <w:r>
        <w:rPr>
          <w:b/>
          <w:bCs/>
          <w:color w:val="002060"/>
        </w:rPr>
        <w:t>[6]</w:t>
      </w:r>
      <w:r w:rsidRPr="00F840F5">
        <w:rPr>
          <w:b/>
          <w:bCs/>
          <w:color w:val="002060"/>
        </w:rPr>
        <w:t xml:space="preserve">: </w:t>
      </w:r>
      <w:hyperlink r:id="rId216" w:history="1">
        <w:r w:rsidRPr="00F840F5">
          <w:rPr>
            <w:b/>
            <w:bCs/>
            <w:color w:val="002060"/>
          </w:rPr>
          <w:t>https://www.flypgs.com/en/travel-glossary/autopilot</w:t>
        </w:r>
      </w:hyperlink>
    </w:p>
    <w:p w14:paraId="2076B20C" w14:textId="6BE5CFC2" w:rsidR="008729CF" w:rsidRDefault="008729CF" w:rsidP="008729CF">
      <w:pPr>
        <w:rPr>
          <w:b/>
          <w:bCs/>
          <w:color w:val="002060"/>
        </w:rPr>
      </w:pPr>
      <w:r>
        <w:rPr>
          <w:b/>
          <w:bCs/>
          <w:color w:val="002060"/>
        </w:rPr>
        <w:t>[7]</w:t>
      </w:r>
      <w:r w:rsidRPr="00F840F5">
        <w:rPr>
          <w:b/>
          <w:bCs/>
          <w:color w:val="002060"/>
        </w:rPr>
        <w:t xml:space="preserve">: </w:t>
      </w:r>
      <w:hyperlink r:id="rId217" w:history="1">
        <w:r w:rsidRPr="00F840F5">
          <w:rPr>
            <w:b/>
            <w:bCs/>
            <w:color w:val="002060"/>
          </w:rPr>
          <w:t>https://www.skybrary.aero/articles/autopilot</w:t>
        </w:r>
      </w:hyperlink>
    </w:p>
    <w:p w14:paraId="0695588C" w14:textId="77777777" w:rsidR="006B009D" w:rsidRPr="00500224" w:rsidRDefault="006B009D" w:rsidP="006B009D">
      <w:pPr>
        <w:rPr>
          <w:b/>
          <w:bCs/>
          <w:color w:val="002060"/>
        </w:rPr>
      </w:pPr>
      <w:r>
        <w:rPr>
          <w:b/>
          <w:bCs/>
          <w:color w:val="002060"/>
        </w:rPr>
        <w:t>[8]</w:t>
      </w:r>
      <w:r w:rsidRPr="00500224">
        <w:rPr>
          <w:b/>
          <w:bCs/>
          <w:color w:val="002060"/>
        </w:rPr>
        <w:t>:</w:t>
      </w:r>
      <w:r>
        <w:rPr>
          <w:b/>
          <w:bCs/>
          <w:color w:val="002060"/>
        </w:rPr>
        <w:t xml:space="preserve"> </w:t>
      </w:r>
      <w:hyperlink r:id="rId218" w:history="1">
        <w:r w:rsidRPr="00BE1594">
          <w:rPr>
            <w:b/>
            <w:bCs/>
            <w:color w:val="002060"/>
          </w:rPr>
          <w:t>https://www.politicalfunda.com/2022/06/stability-augmentation-systems-sas-difference</w:t>
        </w:r>
      </w:hyperlink>
    </w:p>
    <w:p w14:paraId="2A72AB82" w14:textId="77777777" w:rsidR="006B009D" w:rsidRDefault="006B009D" w:rsidP="006B009D">
      <w:pPr>
        <w:rPr>
          <w:b/>
          <w:bCs/>
          <w:color w:val="002060"/>
        </w:rPr>
      </w:pPr>
      <w:r>
        <w:rPr>
          <w:b/>
          <w:bCs/>
          <w:color w:val="002060"/>
        </w:rPr>
        <w:t>[9]</w:t>
      </w:r>
      <w:r w:rsidRPr="00500224">
        <w:rPr>
          <w:b/>
          <w:bCs/>
          <w:color w:val="002060"/>
        </w:rPr>
        <w:t xml:space="preserve">: </w:t>
      </w:r>
      <w:hyperlink r:id="rId219" w:history="1">
        <w:r w:rsidRPr="00BE1594">
          <w:rPr>
            <w:b/>
            <w:bCs/>
            <w:color w:val="002060"/>
          </w:rPr>
          <w:t>https://www.sciencedirect.com/topics/engineering/stability-augmentation</w:t>
        </w:r>
      </w:hyperlink>
    </w:p>
    <w:p w14:paraId="0C2A59FE" w14:textId="77777777" w:rsidR="006B009D" w:rsidRPr="00500224" w:rsidRDefault="006B009D" w:rsidP="006B009D">
      <w:pPr>
        <w:rPr>
          <w:b/>
          <w:bCs/>
          <w:color w:val="002060"/>
        </w:rPr>
      </w:pPr>
      <w:r>
        <w:rPr>
          <w:b/>
          <w:bCs/>
          <w:color w:val="002060"/>
        </w:rPr>
        <w:t>[10]</w:t>
      </w:r>
      <w:r w:rsidRPr="00500224">
        <w:rPr>
          <w:b/>
          <w:bCs/>
          <w:color w:val="002060"/>
        </w:rPr>
        <w:t>:</w:t>
      </w:r>
      <w:r>
        <w:rPr>
          <w:b/>
          <w:bCs/>
          <w:color w:val="002060"/>
        </w:rPr>
        <w:t xml:space="preserve"> </w:t>
      </w:r>
      <w:hyperlink r:id="rId220" w:history="1">
        <w:r w:rsidRPr="00972DE3">
          <w:rPr>
            <w:b/>
            <w:bCs/>
            <w:color w:val="002060"/>
          </w:rPr>
          <w:t>https://helicoptermaintenancemagazine.com/article/sas-autopilots-and-flight-directors</w:t>
        </w:r>
      </w:hyperlink>
    </w:p>
    <w:p w14:paraId="4FCB2EDA" w14:textId="7384072F" w:rsidR="006B009D" w:rsidRDefault="006B009D" w:rsidP="006B009D">
      <w:pPr>
        <w:rPr>
          <w:b/>
          <w:bCs/>
          <w:color w:val="002060"/>
        </w:rPr>
      </w:pPr>
      <w:r>
        <w:rPr>
          <w:b/>
          <w:bCs/>
          <w:color w:val="002060"/>
        </w:rPr>
        <w:t>[11]</w:t>
      </w:r>
      <w:r w:rsidRPr="00500224">
        <w:rPr>
          <w:b/>
          <w:bCs/>
          <w:color w:val="002060"/>
        </w:rPr>
        <w:t xml:space="preserve">: </w:t>
      </w:r>
      <w:hyperlink r:id="rId221" w:tgtFrame="_blank" w:history="1">
        <w:r w:rsidRPr="00BE1594">
          <w:rPr>
            <w:b/>
            <w:bCs/>
            <w:color w:val="002060"/>
          </w:rPr>
          <w:t>https://mitindia.edu/images/pdf/avionics_ppt/stability%20and%20agumentation.pdf</w:t>
        </w:r>
      </w:hyperlink>
    </w:p>
    <w:p w14:paraId="4F013D1C" w14:textId="77777777" w:rsidR="00EE6DFE" w:rsidRPr="0045425A" w:rsidRDefault="00EE6DFE" w:rsidP="00EE6DFE">
      <w:pPr>
        <w:rPr>
          <w:b/>
          <w:bCs/>
          <w:color w:val="002060"/>
        </w:rPr>
      </w:pPr>
      <w:r>
        <w:rPr>
          <w:b/>
          <w:bCs/>
          <w:color w:val="002060"/>
        </w:rPr>
        <w:t>[12]</w:t>
      </w:r>
      <w:r w:rsidRPr="0045425A">
        <w:rPr>
          <w:b/>
          <w:bCs/>
          <w:color w:val="002060"/>
        </w:rPr>
        <w:t xml:space="preserve"> </w:t>
      </w:r>
      <w:hyperlink r:id="rId222" w:tgtFrame="_blank" w:history="1">
        <w:r w:rsidRPr="0045425A">
          <w:rPr>
            <w:b/>
            <w:bCs/>
            <w:color w:val="002060"/>
          </w:rPr>
          <w:t>https://www.aircraftsystemstech.com/2017/05/autopilot-components.html</w:t>
        </w:r>
      </w:hyperlink>
    </w:p>
    <w:p w14:paraId="7D923994" w14:textId="77777777" w:rsidR="00EE6DFE" w:rsidRPr="0045425A" w:rsidRDefault="00EE6DFE" w:rsidP="00EE6DFE">
      <w:pPr>
        <w:rPr>
          <w:b/>
          <w:bCs/>
          <w:color w:val="002060"/>
        </w:rPr>
      </w:pPr>
      <w:r>
        <w:rPr>
          <w:b/>
          <w:bCs/>
          <w:color w:val="002060"/>
        </w:rPr>
        <w:t>[13]</w:t>
      </w:r>
      <w:r w:rsidRPr="0045425A">
        <w:rPr>
          <w:b/>
          <w:bCs/>
          <w:color w:val="002060"/>
        </w:rPr>
        <w:t xml:space="preserve"> </w:t>
      </w:r>
      <w:hyperlink r:id="rId223" w:tgtFrame="_blank" w:history="1">
        <w:r w:rsidRPr="0045425A">
          <w:rPr>
            <w:b/>
            <w:bCs/>
            <w:color w:val="002060"/>
          </w:rPr>
          <w:t>https://en.wikipedia.org/wiki/Inertial_navigation_system</w:t>
        </w:r>
      </w:hyperlink>
    </w:p>
    <w:p w14:paraId="6DB7DDDF" w14:textId="77777777" w:rsidR="00EE6DFE" w:rsidRPr="0045425A" w:rsidRDefault="00EE6DFE" w:rsidP="00EE6DFE">
      <w:pPr>
        <w:rPr>
          <w:b/>
          <w:bCs/>
          <w:color w:val="002060"/>
        </w:rPr>
      </w:pPr>
      <w:r>
        <w:rPr>
          <w:b/>
          <w:bCs/>
          <w:color w:val="002060"/>
        </w:rPr>
        <w:t>[14]</w:t>
      </w:r>
      <w:r w:rsidRPr="0045425A">
        <w:rPr>
          <w:b/>
          <w:bCs/>
          <w:color w:val="002060"/>
        </w:rPr>
        <w:t xml:space="preserve"> </w:t>
      </w:r>
      <w:hyperlink r:id="rId224" w:tgtFrame="_blank" w:history="1">
        <w:r w:rsidRPr="0045425A">
          <w:rPr>
            <w:b/>
            <w:bCs/>
            <w:color w:val="002060"/>
          </w:rPr>
          <w:t>https://www5.epsondevice.com/en/information/technical_info/gyro/</w:t>
        </w:r>
      </w:hyperlink>
    </w:p>
    <w:p w14:paraId="41C79EA3" w14:textId="33960EFA" w:rsidR="00EE6DFE" w:rsidRDefault="00EE6DFE" w:rsidP="00EE6DFE">
      <w:pPr>
        <w:rPr>
          <w:b/>
          <w:bCs/>
          <w:color w:val="002060"/>
        </w:rPr>
      </w:pPr>
      <w:r>
        <w:rPr>
          <w:b/>
          <w:bCs/>
          <w:color w:val="002060"/>
        </w:rPr>
        <w:t>[15]</w:t>
      </w:r>
      <w:r w:rsidRPr="0045425A">
        <w:rPr>
          <w:b/>
          <w:bCs/>
          <w:color w:val="002060"/>
        </w:rPr>
        <w:t xml:space="preserve"> </w:t>
      </w:r>
      <w:hyperlink r:id="rId225" w:tgtFrame="_blank" w:history="1">
        <w:r w:rsidRPr="0045425A">
          <w:rPr>
            <w:b/>
            <w:bCs/>
            <w:color w:val="002060"/>
          </w:rPr>
          <w:t>https://www.livescience.com/40103-accelerometer-vs-gyroscope.html</w:t>
        </w:r>
      </w:hyperlink>
    </w:p>
    <w:p w14:paraId="2E99BCE6" w14:textId="77777777" w:rsidR="0057035A" w:rsidRPr="00DE7B7B" w:rsidRDefault="0057035A" w:rsidP="0057035A">
      <w:pPr>
        <w:rPr>
          <w:b/>
          <w:bCs/>
          <w:color w:val="002060"/>
        </w:rPr>
      </w:pPr>
      <w:r>
        <w:rPr>
          <w:b/>
          <w:bCs/>
          <w:color w:val="002060"/>
        </w:rPr>
        <w:t>[16]</w:t>
      </w:r>
      <w:r w:rsidRPr="00DE7B7B">
        <w:rPr>
          <w:b/>
          <w:bCs/>
          <w:color w:val="002060"/>
        </w:rPr>
        <w:t xml:space="preserve">: </w:t>
      </w:r>
      <w:hyperlink r:id="rId226" w:tgtFrame="_blank" w:history="1">
        <w:r w:rsidRPr="00DE7B7B">
          <w:rPr>
            <w:b/>
            <w:bCs/>
            <w:color w:val="002060"/>
          </w:rPr>
          <w:t>https://en.wikipedia.org/wiki/Kalman_filter</w:t>
        </w:r>
      </w:hyperlink>
    </w:p>
    <w:p w14:paraId="5AF07CE0" w14:textId="77777777" w:rsidR="0057035A" w:rsidRPr="00DE7B7B" w:rsidRDefault="0057035A" w:rsidP="0057035A">
      <w:pPr>
        <w:rPr>
          <w:b/>
          <w:bCs/>
          <w:color w:val="002060"/>
        </w:rPr>
      </w:pPr>
      <w:r>
        <w:rPr>
          <w:b/>
          <w:bCs/>
          <w:color w:val="002060"/>
        </w:rPr>
        <w:t>[17]</w:t>
      </w:r>
      <w:r w:rsidRPr="00DE7B7B">
        <w:rPr>
          <w:b/>
          <w:bCs/>
          <w:color w:val="002060"/>
        </w:rPr>
        <w:t xml:space="preserve">: </w:t>
      </w:r>
      <w:hyperlink r:id="rId227" w:tgtFrame="_blank" w:history="1">
        <w:r w:rsidRPr="00DE7B7B">
          <w:rPr>
            <w:b/>
            <w:bCs/>
            <w:color w:val="002060"/>
          </w:rPr>
          <w:t>https://researchrepository.wvu.edu/cgi/viewcontent.cgi?article=4663&amp;context=etd</w:t>
        </w:r>
      </w:hyperlink>
    </w:p>
    <w:p w14:paraId="56F3757D" w14:textId="77777777" w:rsidR="0057035A" w:rsidRPr="00DE7B7B" w:rsidRDefault="0057035A" w:rsidP="0057035A">
      <w:pPr>
        <w:rPr>
          <w:b/>
          <w:bCs/>
          <w:color w:val="002060"/>
        </w:rPr>
      </w:pPr>
      <w:r>
        <w:rPr>
          <w:b/>
          <w:bCs/>
          <w:color w:val="002060"/>
        </w:rPr>
        <w:t>[18]</w:t>
      </w:r>
      <w:r w:rsidRPr="00DE7B7B">
        <w:rPr>
          <w:b/>
          <w:bCs/>
          <w:color w:val="002060"/>
        </w:rPr>
        <w:t xml:space="preserve">: </w:t>
      </w:r>
      <w:hyperlink r:id="rId228" w:tgtFrame="_blank" w:history="1">
        <w:r w:rsidRPr="00DE7B7B">
          <w:rPr>
            <w:b/>
            <w:bCs/>
            <w:color w:val="002060"/>
          </w:rPr>
          <w:t>https://www.intechopen.com/chapters/63164</w:t>
        </w:r>
      </w:hyperlink>
    </w:p>
    <w:p w14:paraId="54EF2DA0" w14:textId="77777777" w:rsidR="0057035A" w:rsidRPr="00DE7B7B" w:rsidRDefault="0057035A" w:rsidP="0057035A">
      <w:pPr>
        <w:rPr>
          <w:b/>
          <w:bCs/>
          <w:color w:val="002060"/>
        </w:rPr>
      </w:pPr>
      <w:r>
        <w:rPr>
          <w:b/>
          <w:bCs/>
          <w:color w:val="002060"/>
        </w:rPr>
        <w:t>[19]</w:t>
      </w:r>
      <w:r w:rsidRPr="00DE7B7B">
        <w:rPr>
          <w:b/>
          <w:bCs/>
          <w:color w:val="002060"/>
        </w:rPr>
        <w:t xml:space="preserve">: </w:t>
      </w:r>
      <w:hyperlink r:id="rId229" w:tgtFrame="_blank" w:history="1">
        <w:r w:rsidRPr="00DE7B7B">
          <w:rPr>
            <w:b/>
            <w:bCs/>
            <w:color w:val="002060"/>
          </w:rPr>
          <w:t>https://www.cs.unc.edu/~tracker/media/pdf/SIGGRAPH2001_CoursePack_08.pdf</w:t>
        </w:r>
      </w:hyperlink>
    </w:p>
    <w:p w14:paraId="76B63E92" w14:textId="4E35A3FF" w:rsidR="0057035A" w:rsidRDefault="0057035A" w:rsidP="0057035A">
      <w:pPr>
        <w:rPr>
          <w:b/>
          <w:bCs/>
          <w:color w:val="002060"/>
        </w:rPr>
      </w:pPr>
      <w:r>
        <w:rPr>
          <w:b/>
          <w:bCs/>
          <w:color w:val="002060"/>
        </w:rPr>
        <w:t>[20]</w:t>
      </w:r>
      <w:r w:rsidRPr="00DE7B7B">
        <w:rPr>
          <w:b/>
          <w:bCs/>
          <w:color w:val="002060"/>
        </w:rPr>
        <w:t xml:space="preserve">: </w:t>
      </w:r>
      <w:hyperlink r:id="rId230" w:tgtFrame="_blank" w:history="1">
        <w:r w:rsidRPr="00DE7B7B">
          <w:rPr>
            <w:b/>
            <w:bCs/>
            <w:color w:val="002060"/>
          </w:rPr>
          <w:t>https://www.hindawi.com/journals/js/2021/9674015/</w:t>
        </w:r>
      </w:hyperlink>
    </w:p>
    <w:p w14:paraId="2E749105" w14:textId="77777777" w:rsidR="00145908" w:rsidRPr="00BE79E7" w:rsidRDefault="00145908" w:rsidP="00145908">
      <w:pPr>
        <w:rPr>
          <w:b/>
          <w:bCs/>
          <w:color w:val="002060"/>
        </w:rPr>
      </w:pPr>
      <w:r>
        <w:rPr>
          <w:b/>
          <w:bCs/>
          <w:color w:val="002060"/>
        </w:rPr>
        <w:t>[21]</w:t>
      </w:r>
      <w:r w:rsidRPr="00BE79E7">
        <w:rPr>
          <w:b/>
          <w:bCs/>
          <w:color w:val="002060"/>
        </w:rPr>
        <w:t xml:space="preserve">: </w:t>
      </w:r>
      <w:hyperlink r:id="rId231" w:tgtFrame="_blank" w:history="1">
        <w:r w:rsidRPr="00BE79E7">
          <w:rPr>
            <w:b/>
            <w:bCs/>
            <w:color w:val="002060"/>
          </w:rPr>
          <w:t>https://en.wikipedia.org/wiki/Fly-by-wire</w:t>
        </w:r>
      </w:hyperlink>
    </w:p>
    <w:p w14:paraId="48EC45E8" w14:textId="77777777" w:rsidR="00145908" w:rsidRPr="00BE79E7" w:rsidRDefault="00145908" w:rsidP="00145908">
      <w:pPr>
        <w:rPr>
          <w:b/>
          <w:bCs/>
          <w:color w:val="002060"/>
        </w:rPr>
      </w:pPr>
      <w:r>
        <w:rPr>
          <w:b/>
          <w:bCs/>
          <w:color w:val="002060"/>
        </w:rPr>
        <w:t>[22]</w:t>
      </w:r>
      <w:r w:rsidRPr="00BE79E7">
        <w:rPr>
          <w:b/>
          <w:bCs/>
          <w:color w:val="002060"/>
        </w:rPr>
        <w:t xml:space="preserve">: </w:t>
      </w:r>
      <w:hyperlink r:id="rId232" w:tgtFrame="_blank" w:history="1">
        <w:r w:rsidRPr="00BE79E7">
          <w:rPr>
            <w:b/>
            <w:bCs/>
            <w:color w:val="002060"/>
          </w:rPr>
          <w:t>https://simpleflying.com/fly-by-wire-control-system-guide/</w:t>
        </w:r>
      </w:hyperlink>
    </w:p>
    <w:p w14:paraId="2B42ADFF" w14:textId="29240FED" w:rsidR="00145908" w:rsidRDefault="00145908" w:rsidP="00145908">
      <w:pPr>
        <w:rPr>
          <w:b/>
          <w:bCs/>
          <w:color w:val="002060"/>
        </w:rPr>
      </w:pPr>
      <w:r>
        <w:rPr>
          <w:b/>
          <w:bCs/>
          <w:color w:val="002060"/>
        </w:rPr>
        <w:t>[23]</w:t>
      </w:r>
      <w:r w:rsidRPr="00BE79E7">
        <w:rPr>
          <w:b/>
          <w:bCs/>
          <w:color w:val="002060"/>
        </w:rPr>
        <w:t xml:space="preserve">: </w:t>
      </w:r>
      <w:hyperlink r:id="rId233" w:tgtFrame="_blank" w:history="1">
        <w:r w:rsidRPr="00BE79E7">
          <w:rPr>
            <w:b/>
            <w:bCs/>
            <w:color w:val="002060"/>
          </w:rPr>
          <w:t>https://www.aircraftnerds.com/2019/12/fly-by-wire-flight-control-system.html</w:t>
        </w:r>
      </w:hyperlink>
    </w:p>
    <w:p w14:paraId="469D1CBD" w14:textId="77777777" w:rsidR="007B7999" w:rsidRPr="00A537D0" w:rsidRDefault="007B7999" w:rsidP="007B7999">
      <w:pPr>
        <w:rPr>
          <w:b/>
          <w:bCs/>
          <w:color w:val="002060"/>
        </w:rPr>
      </w:pPr>
      <w:r>
        <w:rPr>
          <w:b/>
          <w:bCs/>
          <w:color w:val="002060"/>
        </w:rPr>
        <w:t>[24]</w:t>
      </w:r>
      <w:r w:rsidRPr="00A537D0">
        <w:rPr>
          <w:b/>
          <w:bCs/>
          <w:color w:val="002060"/>
        </w:rPr>
        <w:t xml:space="preserve">: </w:t>
      </w:r>
      <w:hyperlink r:id="rId234" w:tgtFrame="_blank" w:history="1">
        <w:r w:rsidRPr="00A537D0">
          <w:rPr>
            <w:b/>
            <w:bCs/>
            <w:color w:val="002060"/>
          </w:rPr>
          <w:t>https://ardupilot.org/</w:t>
        </w:r>
      </w:hyperlink>
    </w:p>
    <w:p w14:paraId="14646098" w14:textId="26C7B03F" w:rsidR="007B7999" w:rsidRDefault="007B7999" w:rsidP="007B7999">
      <w:pPr>
        <w:rPr>
          <w:b/>
          <w:bCs/>
          <w:color w:val="002060"/>
        </w:rPr>
      </w:pPr>
      <w:r>
        <w:rPr>
          <w:b/>
          <w:bCs/>
          <w:color w:val="002060"/>
        </w:rPr>
        <w:t>[25]</w:t>
      </w:r>
      <w:r w:rsidRPr="00A537D0">
        <w:rPr>
          <w:b/>
          <w:bCs/>
          <w:color w:val="002060"/>
        </w:rPr>
        <w:t xml:space="preserve">: </w:t>
      </w:r>
      <w:hyperlink r:id="rId235" w:tgtFrame="_blank" w:history="1">
        <w:r w:rsidRPr="00A537D0">
          <w:rPr>
            <w:b/>
            <w:bCs/>
            <w:color w:val="002060"/>
          </w:rPr>
          <w:t>https://px4.io/</w:t>
        </w:r>
      </w:hyperlink>
    </w:p>
    <w:p w14:paraId="6EDA5B8E" w14:textId="77777777" w:rsidR="005367E5" w:rsidRPr="00A537D0" w:rsidRDefault="005367E5" w:rsidP="005367E5">
      <w:pPr>
        <w:rPr>
          <w:b/>
          <w:bCs/>
          <w:color w:val="002060"/>
        </w:rPr>
      </w:pPr>
      <w:r>
        <w:rPr>
          <w:b/>
          <w:bCs/>
          <w:color w:val="002060"/>
        </w:rPr>
        <w:t>[26]</w:t>
      </w:r>
      <w:r w:rsidRPr="00A537D0">
        <w:rPr>
          <w:b/>
          <w:bCs/>
          <w:color w:val="002060"/>
        </w:rPr>
        <w:t xml:space="preserve">: </w:t>
      </w:r>
      <w:proofErr w:type="spellStart"/>
      <w:r w:rsidRPr="00300757">
        <w:rPr>
          <w:b/>
          <w:bCs/>
          <w:color w:val="002060"/>
        </w:rPr>
        <w:t>Etkin</w:t>
      </w:r>
      <w:proofErr w:type="spellEnd"/>
      <w:r w:rsidRPr="00300757">
        <w:rPr>
          <w:b/>
          <w:bCs/>
          <w:color w:val="002060"/>
        </w:rPr>
        <w:t xml:space="preserve"> B., Reid L.D. - Dynamics of flight_ Stability and control-Wiley (1996)</w:t>
      </w:r>
    </w:p>
    <w:p w14:paraId="49F73778" w14:textId="77777777" w:rsidR="005367E5" w:rsidRDefault="005367E5" w:rsidP="005367E5">
      <w:pPr>
        <w:rPr>
          <w:b/>
          <w:bCs/>
          <w:color w:val="002060"/>
        </w:rPr>
      </w:pPr>
      <w:r>
        <w:rPr>
          <w:b/>
          <w:bCs/>
          <w:color w:val="002060"/>
        </w:rPr>
        <w:t>[27]</w:t>
      </w:r>
      <w:r w:rsidRPr="00A537D0">
        <w:rPr>
          <w:b/>
          <w:bCs/>
          <w:color w:val="002060"/>
        </w:rPr>
        <w:t>:</w:t>
      </w:r>
      <w:r>
        <w:rPr>
          <w:b/>
          <w:bCs/>
          <w:color w:val="002060"/>
        </w:rPr>
        <w:t xml:space="preserve"> </w:t>
      </w:r>
      <w:r w:rsidRPr="00D7055D">
        <w:rPr>
          <w:b/>
          <w:bCs/>
          <w:color w:val="002060"/>
        </w:rPr>
        <w:t>Flight Stability and Automatic Control - Robert C. Nelson</w:t>
      </w:r>
    </w:p>
    <w:p w14:paraId="2C17CB30" w14:textId="77777777" w:rsidR="005367E5" w:rsidRPr="00A537D0" w:rsidRDefault="005367E5" w:rsidP="005367E5">
      <w:pPr>
        <w:rPr>
          <w:b/>
          <w:bCs/>
          <w:color w:val="002060"/>
        </w:rPr>
      </w:pPr>
      <w:r>
        <w:rPr>
          <w:b/>
          <w:bCs/>
          <w:color w:val="002060"/>
        </w:rPr>
        <w:t>[28]</w:t>
      </w:r>
      <w:r w:rsidRPr="00A537D0">
        <w:rPr>
          <w:b/>
          <w:bCs/>
          <w:color w:val="002060"/>
        </w:rPr>
        <w:t xml:space="preserve">: </w:t>
      </w:r>
      <w:hyperlink r:id="rId236" w:history="1">
        <w:r w:rsidRPr="00F435BD">
          <w:rPr>
            <w:b/>
            <w:bCs/>
            <w:color w:val="002060"/>
          </w:rPr>
          <w:t>https://ccrma.stanford.edu/~jos/pasp/Body_Fixed_Space_Fixed_Frames_Reference.html</w:t>
        </w:r>
      </w:hyperlink>
    </w:p>
    <w:p w14:paraId="27DACD0D" w14:textId="77777777" w:rsidR="005367E5" w:rsidRPr="00A537D0" w:rsidRDefault="005367E5" w:rsidP="005367E5">
      <w:pPr>
        <w:rPr>
          <w:b/>
          <w:bCs/>
          <w:color w:val="002060"/>
        </w:rPr>
      </w:pPr>
      <w:r>
        <w:rPr>
          <w:b/>
          <w:bCs/>
          <w:color w:val="002060"/>
        </w:rPr>
        <w:t>[29]</w:t>
      </w:r>
      <w:r w:rsidRPr="00A537D0">
        <w:rPr>
          <w:b/>
          <w:bCs/>
          <w:color w:val="002060"/>
        </w:rPr>
        <w:t>:</w:t>
      </w:r>
      <w:r>
        <w:rPr>
          <w:b/>
          <w:bCs/>
          <w:color w:val="002060"/>
        </w:rPr>
        <w:t xml:space="preserve"> </w:t>
      </w:r>
      <w:hyperlink r:id="rId237" w:history="1">
        <w:r w:rsidRPr="00F435BD">
          <w:rPr>
            <w:b/>
            <w:bCs/>
            <w:color w:val="002060"/>
          </w:rPr>
          <w:t>https://www.vectornav.com/resources/inertial-navigation-primer</w:t>
        </w:r>
      </w:hyperlink>
    </w:p>
    <w:p w14:paraId="0FF932AF" w14:textId="77777777" w:rsidR="005367E5" w:rsidRPr="00A537D0" w:rsidRDefault="005367E5" w:rsidP="005367E5">
      <w:pPr>
        <w:rPr>
          <w:b/>
          <w:bCs/>
          <w:color w:val="002060"/>
        </w:rPr>
      </w:pPr>
      <w:r>
        <w:rPr>
          <w:b/>
          <w:bCs/>
          <w:color w:val="002060"/>
        </w:rPr>
        <w:t>[30]</w:t>
      </w:r>
      <w:r w:rsidRPr="00A537D0">
        <w:rPr>
          <w:b/>
          <w:bCs/>
          <w:color w:val="002060"/>
        </w:rPr>
        <w:t xml:space="preserve">: </w:t>
      </w:r>
      <w:hyperlink r:id="rId238" w:history="1">
        <w:r w:rsidRPr="00F435BD">
          <w:rPr>
            <w:b/>
            <w:bCs/>
            <w:color w:val="002060"/>
          </w:rPr>
          <w:t>https://aircraftflightmechanics.com/EoMs/EulerTransforms.html</w:t>
        </w:r>
      </w:hyperlink>
    </w:p>
    <w:p w14:paraId="661A1793" w14:textId="77777777" w:rsidR="005367E5" w:rsidRPr="00A537D0" w:rsidRDefault="005367E5" w:rsidP="005367E5">
      <w:pPr>
        <w:rPr>
          <w:b/>
          <w:bCs/>
          <w:color w:val="002060"/>
        </w:rPr>
      </w:pPr>
      <w:r>
        <w:rPr>
          <w:b/>
          <w:bCs/>
          <w:color w:val="002060"/>
        </w:rPr>
        <w:t>[31]</w:t>
      </w:r>
      <w:r w:rsidRPr="00A537D0">
        <w:rPr>
          <w:b/>
          <w:bCs/>
          <w:color w:val="002060"/>
        </w:rPr>
        <w:t xml:space="preserve">: </w:t>
      </w:r>
      <w:hyperlink r:id="rId239" w:history="1">
        <w:r w:rsidRPr="00CE0982">
          <w:rPr>
            <w:b/>
            <w:bCs/>
            <w:color w:val="002060"/>
          </w:rPr>
          <w:t>https://courses.cit.cornell.edu/mae5070/DynamicEquations.pdf</w:t>
        </w:r>
      </w:hyperlink>
    </w:p>
    <w:p w14:paraId="12073E7E" w14:textId="77777777" w:rsidR="005367E5" w:rsidRPr="00A537D0" w:rsidRDefault="005367E5" w:rsidP="005367E5">
      <w:pPr>
        <w:rPr>
          <w:b/>
          <w:bCs/>
          <w:color w:val="002060"/>
        </w:rPr>
      </w:pPr>
      <w:r>
        <w:rPr>
          <w:b/>
          <w:bCs/>
          <w:color w:val="002060"/>
        </w:rPr>
        <w:t>[32]</w:t>
      </w:r>
      <w:r w:rsidRPr="00A537D0">
        <w:rPr>
          <w:b/>
          <w:bCs/>
          <w:color w:val="002060"/>
        </w:rPr>
        <w:t xml:space="preserve">: </w:t>
      </w:r>
      <w:hyperlink r:id="rId240" w:history="1">
        <w:r w:rsidRPr="00CE0982">
          <w:rPr>
            <w:b/>
            <w:bCs/>
            <w:color w:val="002060"/>
          </w:rPr>
          <w:t>https://en.wikipedia.org/wiki/Aircraft_flight_dynamics</w:t>
        </w:r>
      </w:hyperlink>
    </w:p>
    <w:p w14:paraId="3AF52451" w14:textId="77777777" w:rsidR="005367E5" w:rsidRDefault="005367E5" w:rsidP="005367E5">
      <w:pPr>
        <w:rPr>
          <w:b/>
          <w:bCs/>
          <w:color w:val="002060"/>
        </w:rPr>
      </w:pPr>
      <w:r>
        <w:rPr>
          <w:b/>
          <w:bCs/>
          <w:color w:val="002060"/>
        </w:rPr>
        <w:t>[33]</w:t>
      </w:r>
      <w:r w:rsidRPr="00A537D0">
        <w:rPr>
          <w:b/>
          <w:bCs/>
          <w:color w:val="002060"/>
        </w:rPr>
        <w:t xml:space="preserve">: </w:t>
      </w:r>
      <w:hyperlink r:id="rId241" w:history="1">
        <w:r w:rsidRPr="00CE0982">
          <w:rPr>
            <w:b/>
            <w:bCs/>
            <w:color w:val="002060"/>
          </w:rPr>
          <w:t>https://academicflight.com/articles/aircraft-attitude-and-euler-angles</w:t>
        </w:r>
      </w:hyperlink>
    </w:p>
    <w:p w14:paraId="697F0845" w14:textId="77777777" w:rsidR="005367E5" w:rsidRPr="00592430" w:rsidRDefault="005367E5" w:rsidP="005367E5">
      <w:pPr>
        <w:rPr>
          <w:b/>
          <w:bCs/>
          <w:color w:val="002060"/>
        </w:rPr>
      </w:pPr>
      <w:r>
        <w:rPr>
          <w:b/>
          <w:bCs/>
          <w:color w:val="002060"/>
        </w:rPr>
        <w:t>[34]</w:t>
      </w:r>
      <w:r w:rsidRPr="00592430">
        <w:rPr>
          <w:b/>
          <w:bCs/>
          <w:color w:val="002060"/>
        </w:rPr>
        <w:t xml:space="preserve">: </w:t>
      </w:r>
      <w:hyperlink r:id="rId242" w:history="1">
        <w:r w:rsidRPr="00592430">
          <w:rPr>
            <w:b/>
            <w:bCs/>
            <w:color w:val="002060"/>
          </w:rPr>
          <w:t>https://gamemath.com/book/orient.html</w:t>
        </w:r>
      </w:hyperlink>
      <w:r w:rsidRPr="00592430">
        <w:rPr>
          <w:b/>
          <w:bCs/>
          <w:color w:val="002060"/>
        </w:rPr>
        <w:t xml:space="preserve"> </w:t>
      </w:r>
    </w:p>
    <w:p w14:paraId="496D3EE5" w14:textId="77777777" w:rsidR="005367E5" w:rsidRPr="00592430" w:rsidRDefault="005367E5" w:rsidP="005367E5">
      <w:pPr>
        <w:rPr>
          <w:b/>
          <w:bCs/>
          <w:color w:val="002060"/>
        </w:rPr>
      </w:pPr>
      <w:r>
        <w:rPr>
          <w:b/>
          <w:bCs/>
          <w:color w:val="002060"/>
        </w:rPr>
        <w:t>[35]</w:t>
      </w:r>
      <w:r w:rsidRPr="00592430">
        <w:rPr>
          <w:b/>
          <w:bCs/>
          <w:color w:val="002060"/>
        </w:rPr>
        <w:t>:</w:t>
      </w:r>
      <w:r>
        <w:rPr>
          <w:b/>
          <w:bCs/>
          <w:color w:val="002060"/>
        </w:rPr>
        <w:t xml:space="preserve"> </w:t>
      </w:r>
      <w:hyperlink r:id="rId243" w:history="1">
        <w:r w:rsidRPr="00592430">
          <w:rPr>
            <w:b/>
            <w:bCs/>
            <w:color w:val="002060"/>
          </w:rPr>
          <w:t>https://www.mecademic.com/en/how-is-orientation-in-space-represented-with-euler</w:t>
        </w:r>
      </w:hyperlink>
    </w:p>
    <w:p w14:paraId="7F12AC62" w14:textId="77777777" w:rsidR="005367E5" w:rsidRPr="00592430" w:rsidRDefault="005367E5" w:rsidP="005367E5">
      <w:pPr>
        <w:rPr>
          <w:b/>
          <w:bCs/>
          <w:color w:val="002060"/>
        </w:rPr>
      </w:pPr>
      <w:r>
        <w:rPr>
          <w:b/>
          <w:bCs/>
          <w:color w:val="002060"/>
        </w:rPr>
        <w:t>[36]</w:t>
      </w:r>
      <w:r w:rsidRPr="00592430">
        <w:rPr>
          <w:b/>
          <w:bCs/>
          <w:color w:val="002060"/>
        </w:rPr>
        <w:t xml:space="preserve">: </w:t>
      </w:r>
      <w:hyperlink r:id="rId244" w:history="1">
        <w:r w:rsidRPr="00592430">
          <w:rPr>
            <w:b/>
            <w:bCs/>
            <w:color w:val="002060"/>
          </w:rPr>
          <w:t>https://stevendumble.com/attitude-representations-understanding-direct-cosine</w:t>
        </w:r>
      </w:hyperlink>
      <w:r w:rsidRPr="00592430">
        <w:rPr>
          <w:b/>
          <w:bCs/>
          <w:color w:val="002060"/>
        </w:rPr>
        <w:t xml:space="preserve"> </w:t>
      </w:r>
    </w:p>
    <w:p w14:paraId="0A6C199A" w14:textId="761AF09B" w:rsidR="005367E5" w:rsidRDefault="005367E5" w:rsidP="005367E5">
      <w:pPr>
        <w:rPr>
          <w:b/>
          <w:bCs/>
          <w:color w:val="002060"/>
        </w:rPr>
      </w:pPr>
      <w:r>
        <w:rPr>
          <w:b/>
          <w:bCs/>
          <w:color w:val="002060"/>
        </w:rPr>
        <w:t>[37]</w:t>
      </w:r>
      <w:r w:rsidRPr="00592430">
        <w:rPr>
          <w:b/>
          <w:bCs/>
          <w:color w:val="002060"/>
        </w:rPr>
        <w:t xml:space="preserve">: </w:t>
      </w:r>
      <w:hyperlink r:id="rId245" w:history="1">
        <w:r w:rsidRPr="00592430">
          <w:rPr>
            <w:b/>
            <w:bCs/>
            <w:color w:val="002060"/>
          </w:rPr>
          <w:t>https://www.astro.rug.nl/software/kapteyn-beta/_downloads/attitude.pdf</w:t>
        </w:r>
      </w:hyperlink>
      <w:r w:rsidRPr="00592430">
        <w:rPr>
          <w:b/>
          <w:bCs/>
          <w:color w:val="002060"/>
        </w:rPr>
        <w:t xml:space="preserve">  </w:t>
      </w:r>
    </w:p>
    <w:p w14:paraId="0639158B" w14:textId="77777777" w:rsidR="003105FA" w:rsidRPr="001F10B2" w:rsidRDefault="003105FA" w:rsidP="003105FA">
      <w:pPr>
        <w:jc w:val="left"/>
        <w:rPr>
          <w:b/>
          <w:bCs/>
          <w:color w:val="002060"/>
        </w:rPr>
      </w:pPr>
      <w:r>
        <w:rPr>
          <w:b/>
          <w:bCs/>
          <w:color w:val="002060"/>
        </w:rPr>
        <w:t>[38]</w:t>
      </w:r>
      <w:r w:rsidRPr="001F10B2">
        <w:rPr>
          <w:b/>
          <w:bCs/>
          <w:color w:val="002060"/>
        </w:rPr>
        <w:t>: Duffy, D. G. (2016). Advanced Engineering Mathematics with MATLAB. New York: CRC Press.</w:t>
      </w:r>
    </w:p>
    <w:p w14:paraId="56FC3A95" w14:textId="0EC3516F" w:rsidR="003105FA" w:rsidRDefault="003105FA" w:rsidP="003105FA">
      <w:pPr>
        <w:jc w:val="left"/>
        <w:rPr>
          <w:b/>
          <w:bCs/>
          <w:color w:val="002060"/>
        </w:rPr>
      </w:pPr>
      <w:r>
        <w:rPr>
          <w:b/>
          <w:bCs/>
          <w:color w:val="002060"/>
        </w:rPr>
        <w:t>[39]</w:t>
      </w:r>
      <w:r w:rsidRPr="001F10B2">
        <w:rPr>
          <w:b/>
          <w:bCs/>
          <w:color w:val="002060"/>
        </w:rPr>
        <w:t xml:space="preserve">: </w:t>
      </w:r>
      <w:proofErr w:type="spellStart"/>
      <w:r w:rsidRPr="001F10B2">
        <w:rPr>
          <w:b/>
          <w:bCs/>
          <w:color w:val="002060"/>
        </w:rPr>
        <w:t>Radi</w:t>
      </w:r>
      <w:proofErr w:type="spellEnd"/>
      <w:r w:rsidRPr="001F10B2">
        <w:rPr>
          <w:b/>
          <w:bCs/>
          <w:color w:val="002060"/>
        </w:rPr>
        <w:t xml:space="preserve">, B., &amp; Hami, A. E. (2018). Advanced Numerical Methods with </w:t>
      </w:r>
      <w:proofErr w:type="spellStart"/>
      <w:r w:rsidRPr="001F10B2">
        <w:rPr>
          <w:b/>
          <w:bCs/>
          <w:color w:val="002060"/>
        </w:rPr>
        <w:t>Matlab</w:t>
      </w:r>
      <w:proofErr w:type="spellEnd"/>
      <w:r w:rsidRPr="001F10B2">
        <w:rPr>
          <w:b/>
          <w:bCs/>
          <w:color w:val="002060"/>
        </w:rPr>
        <w:t>. London: ISTE Ltd.</w:t>
      </w:r>
    </w:p>
    <w:p w14:paraId="36565AA3" w14:textId="34CC6A01" w:rsidR="00F63642" w:rsidRDefault="00F63642" w:rsidP="00F63642">
      <w:pPr>
        <w:jc w:val="left"/>
        <w:rPr>
          <w:b/>
          <w:bCs/>
          <w:color w:val="002060"/>
        </w:rPr>
      </w:pPr>
      <w:r>
        <w:rPr>
          <w:b/>
          <w:bCs/>
          <w:color w:val="002060"/>
        </w:rPr>
        <w:t xml:space="preserve">[40]: </w:t>
      </w:r>
      <w:hyperlink r:id="rId246" w:history="1">
        <w:r w:rsidRPr="00F63642">
          <w:rPr>
            <w:b/>
            <w:bCs/>
            <w:color w:val="002060"/>
          </w:rPr>
          <w:t>https://en.wikipedia.org/wiki/Runge%E2%80%93Kutta_methods</w:t>
        </w:r>
      </w:hyperlink>
    </w:p>
    <w:p w14:paraId="210B70D2" w14:textId="77777777" w:rsidR="004F6623" w:rsidRPr="00F63642" w:rsidRDefault="004F6623" w:rsidP="00F63642">
      <w:pPr>
        <w:jc w:val="left"/>
        <w:rPr>
          <w:b/>
          <w:bCs/>
          <w:color w:val="002060"/>
        </w:rPr>
      </w:pPr>
    </w:p>
    <w:p w14:paraId="29DFFCCD" w14:textId="77777777" w:rsidR="00F63642" w:rsidRPr="00F63642" w:rsidRDefault="00F63642" w:rsidP="00F63642">
      <w:pPr>
        <w:jc w:val="left"/>
        <w:rPr>
          <w:b/>
          <w:bCs/>
          <w:color w:val="002060"/>
        </w:rPr>
      </w:pPr>
      <w:r>
        <w:rPr>
          <w:b/>
          <w:bCs/>
          <w:color w:val="002060"/>
        </w:rPr>
        <w:t xml:space="preserve">[41]: </w:t>
      </w:r>
      <w:hyperlink r:id="rId247" w:history="1">
        <w:r w:rsidRPr="00F63642">
          <w:rPr>
            <w:b/>
            <w:bCs/>
            <w:color w:val="002060"/>
          </w:rPr>
          <w:t>https://www.mathworks.com/help/simulink</w:t>
        </w:r>
      </w:hyperlink>
      <w:r w:rsidRPr="00F63642">
        <w:rPr>
          <w:b/>
          <w:bCs/>
          <w:color w:val="002060"/>
        </w:rPr>
        <w:t xml:space="preserve"> </w:t>
      </w:r>
    </w:p>
    <w:p w14:paraId="10F2194B" w14:textId="77777777" w:rsidR="00F63642" w:rsidRPr="00F63642" w:rsidRDefault="00F63642" w:rsidP="00F63642">
      <w:pPr>
        <w:jc w:val="left"/>
        <w:rPr>
          <w:b/>
          <w:bCs/>
          <w:color w:val="002060"/>
        </w:rPr>
      </w:pPr>
      <w:r w:rsidRPr="00F63642">
        <w:rPr>
          <w:b/>
          <w:bCs/>
          <w:color w:val="002060"/>
        </w:rPr>
        <w:t xml:space="preserve">[42] </w:t>
      </w:r>
      <w:hyperlink r:id="rId248" w:history="1">
        <w:r w:rsidRPr="00F63642">
          <w:rPr>
            <w:b/>
            <w:bCs/>
            <w:color w:val="002060"/>
          </w:rPr>
          <w:t>https://www.mathworks.com/help/matlab/ref/rmse.html</w:t>
        </w:r>
      </w:hyperlink>
    </w:p>
    <w:p w14:paraId="32C11D66" w14:textId="77777777" w:rsidR="00F63642" w:rsidRPr="00F63642" w:rsidRDefault="00F63642" w:rsidP="00F63642">
      <w:pPr>
        <w:jc w:val="left"/>
        <w:rPr>
          <w:b/>
          <w:bCs/>
          <w:color w:val="002060"/>
        </w:rPr>
      </w:pPr>
      <w:r w:rsidRPr="00F63642">
        <w:rPr>
          <w:b/>
          <w:bCs/>
          <w:color w:val="002060"/>
        </w:rPr>
        <w:lastRenderedPageBreak/>
        <w:t xml:space="preserve">[43] </w:t>
      </w:r>
      <w:hyperlink r:id="rId249" w:history="1">
        <w:r w:rsidRPr="00F63642">
          <w:rPr>
            <w:b/>
            <w:bCs/>
            <w:color w:val="002060"/>
          </w:rPr>
          <w:t>https://www.statisticshowto.com/probability-and-statistics/regression-analysis/rmse-root</w:t>
        </w:r>
      </w:hyperlink>
    </w:p>
    <w:p w14:paraId="3591B303" w14:textId="77777777" w:rsidR="00F63642" w:rsidRPr="00F63642" w:rsidRDefault="00F63642" w:rsidP="00F63642">
      <w:pPr>
        <w:jc w:val="left"/>
        <w:rPr>
          <w:b/>
          <w:bCs/>
          <w:color w:val="002060"/>
        </w:rPr>
      </w:pPr>
      <w:r w:rsidRPr="00F63642">
        <w:rPr>
          <w:b/>
          <w:bCs/>
          <w:color w:val="002060"/>
        </w:rPr>
        <w:t xml:space="preserve">[44] </w:t>
      </w:r>
      <w:hyperlink r:id="rId250" w:history="1">
        <w:r w:rsidRPr="00F63642">
          <w:rPr>
            <w:b/>
            <w:bCs/>
            <w:color w:val="002060"/>
          </w:rPr>
          <w:t>https://stephenallwright.com/good-rmse-value</w:t>
        </w:r>
      </w:hyperlink>
    </w:p>
    <w:p w14:paraId="7617D288" w14:textId="77777777" w:rsidR="00F63642" w:rsidRPr="001F10B2" w:rsidRDefault="00F63642" w:rsidP="003105FA">
      <w:pPr>
        <w:jc w:val="left"/>
        <w:rPr>
          <w:b/>
          <w:bCs/>
          <w:color w:val="002060"/>
        </w:rPr>
      </w:pPr>
    </w:p>
    <w:p w14:paraId="028D6A71" w14:textId="3CD2B793" w:rsidR="003105FA" w:rsidRDefault="003105FA" w:rsidP="005367E5">
      <w:pPr>
        <w:rPr>
          <w:b/>
          <w:bCs/>
          <w:color w:val="002060"/>
        </w:rPr>
      </w:pPr>
    </w:p>
    <w:p w14:paraId="7AD9598A" w14:textId="7F4D0CD9" w:rsidR="004F6623" w:rsidRDefault="004F6623" w:rsidP="005367E5">
      <w:pPr>
        <w:rPr>
          <w:b/>
          <w:bCs/>
          <w:color w:val="002060"/>
        </w:rPr>
      </w:pPr>
    </w:p>
    <w:p w14:paraId="49F2DBA4" w14:textId="04E0F155" w:rsidR="004F6623" w:rsidRDefault="004F6623" w:rsidP="005367E5">
      <w:pPr>
        <w:rPr>
          <w:b/>
          <w:bCs/>
          <w:color w:val="002060"/>
        </w:rPr>
      </w:pPr>
    </w:p>
    <w:p w14:paraId="4496F9AF" w14:textId="6EF58411" w:rsidR="004F6623" w:rsidRDefault="004F6623" w:rsidP="005367E5">
      <w:pPr>
        <w:rPr>
          <w:b/>
          <w:bCs/>
          <w:color w:val="002060"/>
        </w:rPr>
      </w:pPr>
    </w:p>
    <w:p w14:paraId="5BD863AE" w14:textId="1774EC72" w:rsidR="004F6623" w:rsidRDefault="004F6623" w:rsidP="005367E5">
      <w:pPr>
        <w:rPr>
          <w:b/>
          <w:bCs/>
          <w:color w:val="002060"/>
        </w:rPr>
      </w:pPr>
    </w:p>
    <w:p w14:paraId="7B9F89E8" w14:textId="327A87D6" w:rsidR="004F6623" w:rsidRDefault="004F6623" w:rsidP="005367E5">
      <w:pPr>
        <w:rPr>
          <w:b/>
          <w:bCs/>
          <w:color w:val="002060"/>
        </w:rPr>
      </w:pPr>
    </w:p>
    <w:p w14:paraId="21B9EEA4" w14:textId="7504D182" w:rsidR="004F6623" w:rsidRDefault="004F6623" w:rsidP="005367E5">
      <w:pPr>
        <w:rPr>
          <w:b/>
          <w:bCs/>
          <w:color w:val="002060"/>
        </w:rPr>
      </w:pPr>
    </w:p>
    <w:p w14:paraId="54E65073" w14:textId="22A93F18" w:rsidR="004F6623" w:rsidRDefault="004F6623" w:rsidP="005367E5">
      <w:pPr>
        <w:rPr>
          <w:b/>
          <w:bCs/>
          <w:color w:val="002060"/>
        </w:rPr>
      </w:pPr>
    </w:p>
    <w:p w14:paraId="51E64419" w14:textId="09CF5EC2" w:rsidR="004F6623" w:rsidRDefault="004F6623" w:rsidP="005367E5">
      <w:pPr>
        <w:rPr>
          <w:b/>
          <w:bCs/>
          <w:color w:val="002060"/>
        </w:rPr>
      </w:pPr>
    </w:p>
    <w:p w14:paraId="7372ECA0" w14:textId="1AECA027" w:rsidR="004F6623" w:rsidRDefault="004F6623" w:rsidP="005367E5">
      <w:pPr>
        <w:rPr>
          <w:b/>
          <w:bCs/>
          <w:color w:val="002060"/>
        </w:rPr>
      </w:pPr>
    </w:p>
    <w:p w14:paraId="02C8AC8C" w14:textId="6790290F" w:rsidR="004F6623" w:rsidRDefault="004F6623" w:rsidP="005367E5">
      <w:pPr>
        <w:rPr>
          <w:b/>
          <w:bCs/>
          <w:color w:val="002060"/>
        </w:rPr>
      </w:pPr>
    </w:p>
    <w:p w14:paraId="2084191E" w14:textId="06C45743" w:rsidR="004F6623" w:rsidRDefault="004F6623" w:rsidP="005367E5">
      <w:pPr>
        <w:rPr>
          <w:b/>
          <w:bCs/>
          <w:color w:val="002060"/>
        </w:rPr>
      </w:pPr>
    </w:p>
    <w:p w14:paraId="35546421" w14:textId="01922813" w:rsidR="004F6623" w:rsidRDefault="004F6623" w:rsidP="005367E5">
      <w:pPr>
        <w:rPr>
          <w:b/>
          <w:bCs/>
          <w:color w:val="002060"/>
        </w:rPr>
      </w:pPr>
    </w:p>
    <w:p w14:paraId="5F180B76" w14:textId="387C8E4D" w:rsidR="004F6623" w:rsidRDefault="004F6623" w:rsidP="005367E5">
      <w:pPr>
        <w:rPr>
          <w:b/>
          <w:bCs/>
          <w:color w:val="002060"/>
        </w:rPr>
      </w:pPr>
    </w:p>
    <w:p w14:paraId="1D6BFC83" w14:textId="52C2ED94" w:rsidR="004F6623" w:rsidRDefault="004F6623" w:rsidP="005367E5">
      <w:pPr>
        <w:rPr>
          <w:b/>
          <w:bCs/>
          <w:color w:val="002060"/>
        </w:rPr>
      </w:pPr>
    </w:p>
    <w:p w14:paraId="1B212541" w14:textId="619EE3F6" w:rsidR="004F6623" w:rsidRDefault="004F6623" w:rsidP="005367E5">
      <w:pPr>
        <w:rPr>
          <w:b/>
          <w:bCs/>
          <w:color w:val="002060"/>
        </w:rPr>
      </w:pPr>
    </w:p>
    <w:p w14:paraId="279C3ACC" w14:textId="2F886333" w:rsidR="004F6623" w:rsidRDefault="004F6623" w:rsidP="005367E5">
      <w:pPr>
        <w:rPr>
          <w:b/>
          <w:bCs/>
          <w:color w:val="002060"/>
        </w:rPr>
      </w:pPr>
    </w:p>
    <w:p w14:paraId="1E52731F" w14:textId="5C172CB3" w:rsidR="004F6623" w:rsidRDefault="004F6623" w:rsidP="005367E5">
      <w:pPr>
        <w:rPr>
          <w:b/>
          <w:bCs/>
          <w:color w:val="002060"/>
        </w:rPr>
      </w:pPr>
    </w:p>
    <w:p w14:paraId="001AB0F6" w14:textId="1B03905B" w:rsidR="004F6623" w:rsidRDefault="004F6623" w:rsidP="005367E5">
      <w:pPr>
        <w:rPr>
          <w:b/>
          <w:bCs/>
          <w:color w:val="002060"/>
        </w:rPr>
      </w:pPr>
    </w:p>
    <w:p w14:paraId="72C5B55E" w14:textId="25CBDC39" w:rsidR="004F6623" w:rsidRDefault="004F6623" w:rsidP="005367E5">
      <w:pPr>
        <w:rPr>
          <w:b/>
          <w:bCs/>
          <w:color w:val="002060"/>
        </w:rPr>
      </w:pPr>
    </w:p>
    <w:p w14:paraId="18CC40F7" w14:textId="6EE4F76E" w:rsidR="004F6623" w:rsidRDefault="004F6623" w:rsidP="005367E5">
      <w:pPr>
        <w:rPr>
          <w:b/>
          <w:bCs/>
          <w:color w:val="002060"/>
        </w:rPr>
      </w:pPr>
    </w:p>
    <w:p w14:paraId="60F51D89" w14:textId="367B043C" w:rsidR="004F6623" w:rsidRDefault="004F6623" w:rsidP="005367E5">
      <w:pPr>
        <w:rPr>
          <w:b/>
          <w:bCs/>
          <w:color w:val="002060"/>
        </w:rPr>
      </w:pPr>
    </w:p>
    <w:p w14:paraId="285E481E" w14:textId="440163F7" w:rsidR="004F6623" w:rsidRDefault="004F6623" w:rsidP="005367E5">
      <w:pPr>
        <w:rPr>
          <w:b/>
          <w:bCs/>
          <w:color w:val="002060"/>
        </w:rPr>
      </w:pPr>
    </w:p>
    <w:p w14:paraId="0464D5FF" w14:textId="2B725441" w:rsidR="004F6623" w:rsidRDefault="004F6623" w:rsidP="005367E5">
      <w:pPr>
        <w:rPr>
          <w:b/>
          <w:bCs/>
          <w:color w:val="002060"/>
        </w:rPr>
      </w:pPr>
    </w:p>
    <w:p w14:paraId="5C17196E" w14:textId="7D37664D" w:rsidR="004F6623" w:rsidRDefault="004F6623" w:rsidP="005367E5">
      <w:pPr>
        <w:rPr>
          <w:b/>
          <w:bCs/>
          <w:color w:val="002060"/>
        </w:rPr>
      </w:pPr>
    </w:p>
    <w:p w14:paraId="515C93E7" w14:textId="67A2EF8A" w:rsidR="004F6623" w:rsidRDefault="004F6623" w:rsidP="005367E5">
      <w:pPr>
        <w:rPr>
          <w:b/>
          <w:bCs/>
          <w:color w:val="002060"/>
        </w:rPr>
      </w:pPr>
    </w:p>
    <w:p w14:paraId="70CC6D2D" w14:textId="6D8554B3" w:rsidR="004F6623" w:rsidRDefault="004F6623" w:rsidP="005367E5">
      <w:pPr>
        <w:rPr>
          <w:b/>
          <w:bCs/>
          <w:color w:val="002060"/>
        </w:rPr>
      </w:pPr>
    </w:p>
    <w:p w14:paraId="2F0F52E3" w14:textId="79EB8BAE" w:rsidR="004F6623" w:rsidRDefault="004F6623" w:rsidP="005367E5">
      <w:pPr>
        <w:rPr>
          <w:b/>
          <w:bCs/>
          <w:color w:val="002060"/>
        </w:rPr>
      </w:pPr>
    </w:p>
    <w:p w14:paraId="5C5A7B69" w14:textId="163D45E3" w:rsidR="004F6623" w:rsidRDefault="004F6623" w:rsidP="005367E5">
      <w:pPr>
        <w:rPr>
          <w:b/>
          <w:bCs/>
          <w:color w:val="002060"/>
        </w:rPr>
      </w:pPr>
    </w:p>
    <w:p w14:paraId="47AEC7AB" w14:textId="172EB96D" w:rsidR="004F6623" w:rsidRDefault="004F6623" w:rsidP="005367E5">
      <w:pPr>
        <w:rPr>
          <w:b/>
          <w:bCs/>
          <w:color w:val="002060"/>
        </w:rPr>
      </w:pPr>
    </w:p>
    <w:p w14:paraId="768C36F4" w14:textId="7C251CDB" w:rsidR="004F6623" w:rsidRDefault="004F6623" w:rsidP="005367E5">
      <w:pPr>
        <w:rPr>
          <w:b/>
          <w:bCs/>
          <w:color w:val="002060"/>
        </w:rPr>
      </w:pPr>
    </w:p>
    <w:p w14:paraId="36D10541" w14:textId="0BC366A8" w:rsidR="004F6623" w:rsidRDefault="004F6623" w:rsidP="005367E5">
      <w:pPr>
        <w:rPr>
          <w:b/>
          <w:bCs/>
          <w:color w:val="002060"/>
        </w:rPr>
      </w:pPr>
    </w:p>
    <w:p w14:paraId="6245FEEA" w14:textId="32514694" w:rsidR="004F6623" w:rsidRDefault="004F6623" w:rsidP="005367E5">
      <w:pPr>
        <w:rPr>
          <w:b/>
          <w:bCs/>
          <w:color w:val="002060"/>
        </w:rPr>
      </w:pPr>
    </w:p>
    <w:p w14:paraId="730D60FF" w14:textId="634F108B" w:rsidR="004F6623" w:rsidRDefault="004F6623" w:rsidP="005367E5">
      <w:pPr>
        <w:rPr>
          <w:b/>
          <w:bCs/>
          <w:color w:val="002060"/>
        </w:rPr>
      </w:pPr>
    </w:p>
    <w:p w14:paraId="6B3A92B7" w14:textId="411B57BD" w:rsidR="004F6623" w:rsidRDefault="004F6623" w:rsidP="005367E5">
      <w:pPr>
        <w:rPr>
          <w:b/>
          <w:bCs/>
          <w:color w:val="002060"/>
        </w:rPr>
      </w:pPr>
    </w:p>
    <w:p w14:paraId="5101BECF" w14:textId="4B01DA2C" w:rsidR="004F6623" w:rsidRDefault="004F6623" w:rsidP="005367E5">
      <w:pPr>
        <w:rPr>
          <w:b/>
          <w:bCs/>
          <w:color w:val="002060"/>
        </w:rPr>
      </w:pPr>
    </w:p>
    <w:p w14:paraId="211BB50F" w14:textId="3EFDC994" w:rsidR="004F6623" w:rsidRDefault="004F6623" w:rsidP="005367E5">
      <w:pPr>
        <w:rPr>
          <w:b/>
          <w:bCs/>
          <w:color w:val="002060"/>
        </w:rPr>
      </w:pPr>
    </w:p>
    <w:p w14:paraId="673071D4" w14:textId="488BAFE7" w:rsidR="004F6623" w:rsidRDefault="004F6623" w:rsidP="005367E5">
      <w:pPr>
        <w:rPr>
          <w:b/>
          <w:bCs/>
          <w:color w:val="002060"/>
        </w:rPr>
      </w:pPr>
    </w:p>
    <w:p w14:paraId="31E7FB3F" w14:textId="77777777" w:rsidR="004F6623" w:rsidRPr="00592430" w:rsidRDefault="004F6623" w:rsidP="005367E5">
      <w:pPr>
        <w:rPr>
          <w:b/>
          <w:bCs/>
          <w:color w:val="002060"/>
        </w:rPr>
      </w:pPr>
    </w:p>
    <w:p w14:paraId="0411939D" w14:textId="31589D3E" w:rsidR="00AC3F3F" w:rsidRDefault="00AC3F3F" w:rsidP="00AC3F3F">
      <w:pPr>
        <w:ind w:left="0"/>
        <w:jc w:val="left"/>
        <w:rPr>
          <w:b/>
          <w:bCs/>
          <w:color w:val="002060"/>
        </w:rPr>
      </w:pPr>
    </w:p>
    <w:p w14:paraId="2F9517A2" w14:textId="77777777" w:rsidR="00AC3F3F" w:rsidRDefault="00AC3F3F" w:rsidP="00AC3F3F">
      <w:pPr>
        <w:ind w:left="0"/>
        <w:jc w:val="left"/>
        <w:rPr>
          <w:rFonts w:ascii="Cambria Math" w:hAnsi="Cambria Math" w:cstheme="minorBidi"/>
          <w:color w:val="002060"/>
          <w:kern w:val="24"/>
        </w:rPr>
      </w:pPr>
    </w:p>
    <w:p w14:paraId="42B3B3BF" w14:textId="0E62274E" w:rsidR="00183D4F" w:rsidRDefault="00183D4F" w:rsidP="00183D4F">
      <w:pPr>
        <w:pStyle w:val="Heading1"/>
      </w:pPr>
      <w:bookmarkStart w:id="8920" w:name="_Toc130028515"/>
      <w:r>
        <w:t>Appendix</w:t>
      </w:r>
      <w:bookmarkEnd w:id="8920"/>
    </w:p>
    <w:p w14:paraId="03037058" w14:textId="77777777" w:rsidR="00183D4F" w:rsidRDefault="00183D4F" w:rsidP="00183D4F"/>
    <w:p w14:paraId="35F99E29" w14:textId="2A78A1E6" w:rsidR="00183D4F" w:rsidRDefault="003617DE" w:rsidP="00EE2BF2">
      <w:pPr>
        <w:pStyle w:val="Heading4"/>
      </w:pPr>
      <w:r>
        <w:lastRenderedPageBreak/>
        <w:t xml:space="preserve">Task 1: </w:t>
      </w:r>
      <w:r w:rsidR="00183D4F">
        <w:t>Euler, Modified Euler and Runge-Kutta results comparison</w:t>
      </w:r>
    </w:p>
    <w:p w14:paraId="44355B98" w14:textId="77777777" w:rsidR="00183D4F" w:rsidRDefault="00183D4F" w:rsidP="00183D4F">
      <w:pPr>
        <w:ind w:left="0"/>
      </w:pPr>
    </w:p>
    <w:p w14:paraId="4E07B8C0" w14:textId="77777777" w:rsidR="00183D4F" w:rsidRDefault="00183D4F" w:rsidP="00183D4F">
      <w:pPr>
        <w:pStyle w:val="Code"/>
      </w:pPr>
      <w:r>
        <w:rPr>
          <w:noProof/>
          <w:color w:val="3C763D"/>
        </w:rPr>
        <w:t>%This code is used to compare the results of Euler, Modified Euler and RK4</w:t>
      </w:r>
    </w:p>
    <w:p w14:paraId="1947721F" w14:textId="77777777" w:rsidR="00183D4F" w:rsidRDefault="00183D4F" w:rsidP="00183D4F">
      <w:pPr>
        <w:pStyle w:val="Code"/>
      </w:pPr>
      <w:r>
        <w:rPr>
          <w:noProof/>
          <w:color w:val="3C763D"/>
        </w:rPr>
        <w:t>%methods and compare their results to the exact solution.</w:t>
      </w:r>
    </w:p>
    <w:p w14:paraId="64F1D6F7" w14:textId="77777777" w:rsidR="00183D4F" w:rsidRDefault="00183D4F" w:rsidP="00183D4F">
      <w:pPr>
        <w:pStyle w:val="Code"/>
        <w:rPr>
          <w:noProof/>
          <w:color w:val="3C763D"/>
        </w:rPr>
      </w:pPr>
    </w:p>
    <w:p w14:paraId="2CD0BB6A" w14:textId="77777777" w:rsidR="00183D4F" w:rsidRDefault="00183D4F" w:rsidP="00183D4F">
      <w:pPr>
        <w:pStyle w:val="Code"/>
      </w:pPr>
      <w:r>
        <w:rPr>
          <w:noProof/>
        </w:rPr>
        <w:t xml:space="preserve">clc;clearvars; close </w:t>
      </w:r>
      <w:r>
        <w:rPr>
          <w:noProof/>
          <w:color w:val="A020F0"/>
        </w:rPr>
        <w:t>all</w:t>
      </w:r>
    </w:p>
    <w:p w14:paraId="5EB2AABF" w14:textId="77777777" w:rsidR="00183D4F" w:rsidRDefault="00183D4F" w:rsidP="00183D4F">
      <w:pPr>
        <w:pStyle w:val="Code"/>
        <w:rPr>
          <w:noProof/>
          <w:color w:val="3C763D"/>
        </w:rPr>
      </w:pPr>
    </w:p>
    <w:p w14:paraId="074D480B" w14:textId="77777777" w:rsidR="00183D4F" w:rsidRDefault="00183D4F" w:rsidP="00183D4F">
      <w:pPr>
        <w:pStyle w:val="Code"/>
      </w:pPr>
      <w:r>
        <w:rPr>
          <w:noProof/>
          <w:color w:val="3C763D"/>
        </w:rPr>
        <w:t>%set up time step increment and number of time steps</w:t>
      </w:r>
    </w:p>
    <w:p w14:paraId="3AD17BA1" w14:textId="77777777" w:rsidR="00183D4F" w:rsidRDefault="00183D4F" w:rsidP="00183D4F">
      <w:pPr>
        <w:pStyle w:val="Code"/>
      </w:pPr>
      <w:r>
        <w:rPr>
          <w:noProof/>
        </w:rPr>
        <w:t>H=[0.1 0.01];</w:t>
      </w:r>
    </w:p>
    <w:p w14:paraId="11809AB8" w14:textId="77777777" w:rsidR="00183D4F" w:rsidRDefault="00183D4F" w:rsidP="00183D4F">
      <w:pPr>
        <w:pStyle w:val="Code"/>
      </w:pPr>
    </w:p>
    <w:p w14:paraId="0DBC4669" w14:textId="77777777" w:rsidR="00183D4F" w:rsidRDefault="00183D4F" w:rsidP="00183D4F">
      <w:pPr>
        <w:pStyle w:val="Code"/>
      </w:pPr>
      <w:r>
        <w:rPr>
          <w:noProof/>
          <w:color w:val="0000FF"/>
        </w:rPr>
        <w:t xml:space="preserve">for </w:t>
      </w:r>
      <w:r>
        <w:rPr>
          <w:noProof/>
        </w:rPr>
        <w:t>i = 1:length(H)</w:t>
      </w:r>
    </w:p>
    <w:p w14:paraId="0AE5DB27" w14:textId="77777777" w:rsidR="00183D4F" w:rsidRDefault="00183D4F" w:rsidP="00183D4F">
      <w:pPr>
        <w:pStyle w:val="Code"/>
      </w:pPr>
      <w:r>
        <w:rPr>
          <w:noProof/>
        </w:rPr>
        <w:t xml:space="preserve">h = H(i); </w:t>
      </w:r>
    </w:p>
    <w:p w14:paraId="2F1512B4" w14:textId="77777777" w:rsidR="00183D4F" w:rsidRDefault="00183D4F" w:rsidP="00183D4F">
      <w:pPr>
        <w:pStyle w:val="Code"/>
      </w:pPr>
      <w:r>
        <w:rPr>
          <w:noProof/>
        </w:rPr>
        <w:t>n = 10/h;</w:t>
      </w:r>
    </w:p>
    <w:p w14:paraId="567B4B52" w14:textId="77777777" w:rsidR="00183D4F" w:rsidRDefault="00183D4F" w:rsidP="00183D4F">
      <w:pPr>
        <w:pStyle w:val="Code"/>
      </w:pPr>
    </w:p>
    <w:p w14:paraId="53057103" w14:textId="77777777" w:rsidR="00183D4F" w:rsidRDefault="00183D4F" w:rsidP="00183D4F">
      <w:pPr>
        <w:pStyle w:val="Code"/>
      </w:pPr>
      <w:r>
        <w:rPr>
          <w:noProof/>
          <w:color w:val="3C763D"/>
        </w:rPr>
        <w:t>% set up initial conditions</w:t>
      </w:r>
    </w:p>
    <w:p w14:paraId="12CD7355" w14:textId="77777777" w:rsidR="00183D4F" w:rsidRDefault="00183D4F" w:rsidP="00183D4F">
      <w:pPr>
        <w:pStyle w:val="Code"/>
      </w:pPr>
      <w:r>
        <w:rPr>
          <w:noProof/>
        </w:rPr>
        <w:t>t=zeros(n+1,1);</w:t>
      </w:r>
    </w:p>
    <w:p w14:paraId="6ECE454A" w14:textId="77777777" w:rsidR="00183D4F" w:rsidRDefault="00183D4F" w:rsidP="00183D4F">
      <w:pPr>
        <w:pStyle w:val="Code"/>
      </w:pPr>
      <w:r>
        <w:rPr>
          <w:noProof/>
        </w:rPr>
        <w:t>x_euler=zeros(n+1,1); x_euler(1) = 1;</w:t>
      </w:r>
    </w:p>
    <w:p w14:paraId="7A4517AC" w14:textId="77777777" w:rsidR="00183D4F" w:rsidRDefault="00183D4F" w:rsidP="00183D4F">
      <w:pPr>
        <w:pStyle w:val="Code"/>
      </w:pPr>
      <w:r>
        <w:rPr>
          <w:noProof/>
        </w:rPr>
        <w:t>x_modified=zeros(n+1,1); x_modified(1) = 1;</w:t>
      </w:r>
    </w:p>
    <w:p w14:paraId="47AA21FC" w14:textId="77777777" w:rsidR="00183D4F" w:rsidRDefault="00183D4F" w:rsidP="00183D4F">
      <w:pPr>
        <w:pStyle w:val="Code"/>
      </w:pPr>
      <w:r>
        <w:rPr>
          <w:noProof/>
        </w:rPr>
        <w:t>x_rk=zeros(n+1,1); x_rk(1) = 1;</w:t>
      </w:r>
    </w:p>
    <w:p w14:paraId="64E6AE2A" w14:textId="77777777" w:rsidR="00183D4F" w:rsidRDefault="00183D4F" w:rsidP="00183D4F">
      <w:pPr>
        <w:pStyle w:val="Code"/>
      </w:pPr>
      <w:r>
        <w:rPr>
          <w:noProof/>
        </w:rPr>
        <w:t>x_exact=zeros(n+1,1); x_exact(1) = 1;</w:t>
      </w:r>
    </w:p>
    <w:p w14:paraId="00B47780" w14:textId="77777777" w:rsidR="00183D4F" w:rsidRDefault="00183D4F" w:rsidP="00183D4F">
      <w:pPr>
        <w:pStyle w:val="Code"/>
      </w:pPr>
    </w:p>
    <w:p w14:paraId="26590EBE" w14:textId="77777777" w:rsidR="00183D4F" w:rsidRDefault="00183D4F" w:rsidP="00183D4F">
      <w:pPr>
        <w:pStyle w:val="Code"/>
      </w:pPr>
      <w:r>
        <w:rPr>
          <w:noProof/>
          <w:color w:val="3C763D"/>
        </w:rPr>
        <w:t>% set up difference arrays for plotting purposes</w:t>
      </w:r>
    </w:p>
    <w:p w14:paraId="41974D11" w14:textId="77777777" w:rsidR="00183D4F" w:rsidRDefault="00183D4F" w:rsidP="00183D4F">
      <w:pPr>
        <w:pStyle w:val="Code"/>
      </w:pPr>
      <w:r>
        <w:rPr>
          <w:noProof/>
        </w:rPr>
        <w:t>diff1 = zeros(n,1); diff2 = zeros(n,1);</w:t>
      </w:r>
    </w:p>
    <w:p w14:paraId="64745370" w14:textId="77777777" w:rsidR="00183D4F" w:rsidRDefault="00183D4F" w:rsidP="00183D4F">
      <w:pPr>
        <w:pStyle w:val="Code"/>
      </w:pPr>
      <w:r>
        <w:rPr>
          <w:noProof/>
        </w:rPr>
        <w:t>diff = zeros(n,1); tplot = zeros(n,1);</w:t>
      </w:r>
    </w:p>
    <w:p w14:paraId="5DB1D224" w14:textId="77777777" w:rsidR="00183D4F" w:rsidRDefault="00183D4F" w:rsidP="00183D4F">
      <w:pPr>
        <w:pStyle w:val="Code"/>
      </w:pPr>
    </w:p>
    <w:p w14:paraId="09D7A2D9" w14:textId="77777777" w:rsidR="00183D4F" w:rsidRDefault="00183D4F" w:rsidP="00183D4F">
      <w:pPr>
        <w:pStyle w:val="Code"/>
      </w:pPr>
      <w:r>
        <w:rPr>
          <w:noProof/>
          <w:color w:val="3C763D"/>
        </w:rPr>
        <w:t>% define right side of differential equation</w:t>
      </w:r>
    </w:p>
    <w:p w14:paraId="308F044C" w14:textId="77777777" w:rsidR="00183D4F" w:rsidRDefault="00183D4F" w:rsidP="00183D4F">
      <w:pPr>
        <w:pStyle w:val="Code"/>
      </w:pPr>
      <w:r>
        <w:rPr>
          <w:noProof/>
        </w:rPr>
        <w:t>f=@(t,x) x+t;</w:t>
      </w:r>
    </w:p>
    <w:p w14:paraId="79A4AA8D" w14:textId="77777777" w:rsidR="00183D4F" w:rsidRDefault="00183D4F" w:rsidP="00183D4F">
      <w:pPr>
        <w:pStyle w:val="Code"/>
      </w:pPr>
    </w:p>
    <w:p w14:paraId="3D2FE659" w14:textId="77777777" w:rsidR="00183D4F" w:rsidRDefault="00183D4F" w:rsidP="00183D4F">
      <w:pPr>
        <w:pStyle w:val="Code"/>
      </w:pPr>
      <w:r>
        <w:rPr>
          <w:noProof/>
          <w:color w:val="0000FF"/>
        </w:rPr>
        <w:t xml:space="preserve">for </w:t>
      </w:r>
      <w:r>
        <w:rPr>
          <w:noProof/>
        </w:rPr>
        <w:t>k = 1:n</w:t>
      </w:r>
    </w:p>
    <w:p w14:paraId="71A4B95F" w14:textId="77777777" w:rsidR="00183D4F" w:rsidRDefault="00183D4F" w:rsidP="00183D4F">
      <w:pPr>
        <w:pStyle w:val="Code"/>
      </w:pPr>
      <w:r>
        <w:rPr>
          <w:noProof/>
        </w:rPr>
        <w:t>t(k+1) = t(k) + h;</w:t>
      </w:r>
    </w:p>
    <w:p w14:paraId="576877EF" w14:textId="77777777" w:rsidR="00183D4F" w:rsidRDefault="00183D4F" w:rsidP="00183D4F">
      <w:pPr>
        <w:pStyle w:val="Code"/>
      </w:pPr>
    </w:p>
    <w:p w14:paraId="5DCDE091" w14:textId="77777777" w:rsidR="00183D4F" w:rsidRDefault="00183D4F" w:rsidP="00183D4F">
      <w:pPr>
        <w:pStyle w:val="Code"/>
      </w:pPr>
      <w:r>
        <w:rPr>
          <w:noProof/>
          <w:color w:val="3C763D"/>
        </w:rPr>
        <w:t>% compute exact solution</w:t>
      </w:r>
    </w:p>
    <w:p w14:paraId="3E2D0539" w14:textId="77777777" w:rsidR="00183D4F" w:rsidRDefault="00183D4F" w:rsidP="00183D4F">
      <w:pPr>
        <w:pStyle w:val="Code"/>
      </w:pPr>
      <w:r>
        <w:rPr>
          <w:noProof/>
        </w:rPr>
        <w:t>x_exact(k+1) = 2*exp(t(k+1)) - t(k+1) - 1;</w:t>
      </w:r>
    </w:p>
    <w:p w14:paraId="602E40C9" w14:textId="77777777" w:rsidR="00183D4F" w:rsidRDefault="00183D4F" w:rsidP="00183D4F">
      <w:pPr>
        <w:pStyle w:val="Code"/>
      </w:pPr>
    </w:p>
    <w:p w14:paraId="69783A21" w14:textId="77777777" w:rsidR="00183D4F" w:rsidRDefault="00183D4F" w:rsidP="00183D4F">
      <w:pPr>
        <w:pStyle w:val="Code"/>
      </w:pPr>
      <w:r>
        <w:rPr>
          <w:noProof/>
          <w:color w:val="3C763D"/>
        </w:rPr>
        <w:t>% compute solution via Euler’s method</w:t>
      </w:r>
    </w:p>
    <w:p w14:paraId="445AFF65" w14:textId="77777777" w:rsidR="00183D4F" w:rsidRDefault="00183D4F" w:rsidP="00183D4F">
      <w:pPr>
        <w:pStyle w:val="Code"/>
      </w:pPr>
      <w:r>
        <w:rPr>
          <w:noProof/>
        </w:rPr>
        <w:t>k1 = h * f(t(k),x_euler(k));</w:t>
      </w:r>
    </w:p>
    <w:p w14:paraId="7204A5BF" w14:textId="77777777" w:rsidR="00183D4F" w:rsidRDefault="00183D4F" w:rsidP="00183D4F">
      <w:pPr>
        <w:pStyle w:val="Code"/>
      </w:pPr>
      <w:r>
        <w:rPr>
          <w:noProof/>
        </w:rPr>
        <w:t>x_euler(k+1) = x_euler(k) + k1;</w:t>
      </w:r>
    </w:p>
    <w:p w14:paraId="37578B58" w14:textId="77777777" w:rsidR="00183D4F" w:rsidRDefault="00183D4F" w:rsidP="00183D4F">
      <w:pPr>
        <w:pStyle w:val="Code"/>
      </w:pPr>
      <w:r>
        <w:rPr>
          <w:noProof/>
        </w:rPr>
        <w:t>diff1(k) = x_euler(k+1) - x_exact(k+1);</w:t>
      </w:r>
    </w:p>
    <w:p w14:paraId="34898BA8" w14:textId="77777777" w:rsidR="00183D4F" w:rsidRDefault="00183D4F" w:rsidP="00183D4F">
      <w:pPr>
        <w:pStyle w:val="Code"/>
      </w:pPr>
      <w:r>
        <w:rPr>
          <w:noProof/>
        </w:rPr>
        <w:t>diff1(k) = abs(diff1(k) / x_exact(k+1));</w:t>
      </w:r>
    </w:p>
    <w:p w14:paraId="1BBF79F6" w14:textId="77777777" w:rsidR="00183D4F" w:rsidRDefault="00183D4F" w:rsidP="00183D4F">
      <w:pPr>
        <w:pStyle w:val="Code"/>
      </w:pPr>
    </w:p>
    <w:p w14:paraId="1BB68240" w14:textId="77777777" w:rsidR="00183D4F" w:rsidRDefault="00183D4F" w:rsidP="00183D4F">
      <w:pPr>
        <w:pStyle w:val="Code"/>
      </w:pPr>
      <w:r>
        <w:rPr>
          <w:noProof/>
          <w:color w:val="3C763D"/>
        </w:rPr>
        <w:t>% compute solution via modified Euler method</w:t>
      </w:r>
    </w:p>
    <w:p w14:paraId="43AF8759" w14:textId="77777777" w:rsidR="00183D4F" w:rsidRDefault="00183D4F" w:rsidP="00183D4F">
      <w:pPr>
        <w:pStyle w:val="Code"/>
      </w:pPr>
      <w:r>
        <w:rPr>
          <w:noProof/>
        </w:rPr>
        <w:t>k1 = h * f(t(k),x_modified(k));</w:t>
      </w:r>
    </w:p>
    <w:p w14:paraId="3FE840B7" w14:textId="77777777" w:rsidR="00183D4F" w:rsidRDefault="00183D4F" w:rsidP="00183D4F">
      <w:pPr>
        <w:pStyle w:val="Code"/>
      </w:pPr>
      <w:r>
        <w:rPr>
          <w:noProof/>
        </w:rPr>
        <w:t>k2 = h * f(t(k+1),x_modified(k)+k1);</w:t>
      </w:r>
    </w:p>
    <w:p w14:paraId="4C078F16" w14:textId="77777777" w:rsidR="00183D4F" w:rsidRDefault="00183D4F" w:rsidP="00183D4F">
      <w:pPr>
        <w:pStyle w:val="Code"/>
      </w:pPr>
      <w:r>
        <w:rPr>
          <w:noProof/>
        </w:rPr>
        <w:t>x_modified(k+1) = x_modified(k) + 0.5*(k1+k2);</w:t>
      </w:r>
    </w:p>
    <w:p w14:paraId="59091A54" w14:textId="77777777" w:rsidR="00183D4F" w:rsidRDefault="00183D4F" w:rsidP="00183D4F">
      <w:pPr>
        <w:pStyle w:val="Code"/>
      </w:pPr>
      <w:r>
        <w:rPr>
          <w:noProof/>
        </w:rPr>
        <w:t>diff2(k) = x_modified(k+1) - x_exact(k+1);</w:t>
      </w:r>
    </w:p>
    <w:p w14:paraId="4D43F277" w14:textId="77777777" w:rsidR="00183D4F" w:rsidRDefault="00183D4F" w:rsidP="00183D4F">
      <w:pPr>
        <w:pStyle w:val="Code"/>
      </w:pPr>
      <w:r>
        <w:rPr>
          <w:noProof/>
        </w:rPr>
        <w:t>diff2(k) = abs(diff2(k) / x_exact(k+1));</w:t>
      </w:r>
    </w:p>
    <w:p w14:paraId="42B992ED" w14:textId="77777777" w:rsidR="00183D4F" w:rsidRDefault="00183D4F" w:rsidP="00183D4F">
      <w:pPr>
        <w:pStyle w:val="Code"/>
      </w:pPr>
    </w:p>
    <w:p w14:paraId="644663D0" w14:textId="77777777" w:rsidR="00183D4F" w:rsidRDefault="00183D4F" w:rsidP="00183D4F">
      <w:pPr>
        <w:pStyle w:val="Code"/>
      </w:pPr>
    </w:p>
    <w:p w14:paraId="7B701AF8" w14:textId="77777777" w:rsidR="00183D4F" w:rsidRDefault="00183D4F" w:rsidP="00183D4F">
      <w:pPr>
        <w:pStyle w:val="Code"/>
      </w:pPr>
      <w:r>
        <w:rPr>
          <w:noProof/>
          <w:color w:val="3C763D"/>
        </w:rPr>
        <w:t>% compute solution via RK4 method</w:t>
      </w:r>
    </w:p>
    <w:p w14:paraId="16C79854" w14:textId="77777777" w:rsidR="00183D4F" w:rsidRDefault="00183D4F" w:rsidP="00183D4F">
      <w:pPr>
        <w:pStyle w:val="Code"/>
      </w:pPr>
      <w:r>
        <w:rPr>
          <w:noProof/>
        </w:rPr>
        <w:t xml:space="preserve">x_local = x_rk(k); </w:t>
      </w:r>
    </w:p>
    <w:p w14:paraId="022B884A" w14:textId="77777777" w:rsidR="00183D4F" w:rsidRDefault="00183D4F" w:rsidP="00183D4F">
      <w:pPr>
        <w:pStyle w:val="Code"/>
      </w:pPr>
      <w:r>
        <w:rPr>
          <w:noProof/>
        </w:rPr>
        <w:t>t_local = t(k);</w:t>
      </w:r>
    </w:p>
    <w:p w14:paraId="5B183415" w14:textId="77777777" w:rsidR="00183D4F" w:rsidRDefault="00183D4F" w:rsidP="00183D4F">
      <w:pPr>
        <w:pStyle w:val="Code"/>
      </w:pPr>
      <w:r>
        <w:rPr>
          <w:noProof/>
        </w:rPr>
        <w:lastRenderedPageBreak/>
        <w:t>k1 = h * f(t_local,x_local);</w:t>
      </w:r>
    </w:p>
    <w:p w14:paraId="4A92E21F" w14:textId="77777777" w:rsidR="00183D4F" w:rsidRDefault="00183D4F" w:rsidP="00183D4F">
      <w:pPr>
        <w:pStyle w:val="Code"/>
      </w:pPr>
      <w:r>
        <w:rPr>
          <w:noProof/>
        </w:rPr>
        <w:t>k2 = h * f(t_local + h/2,x_local + k1/2);</w:t>
      </w:r>
    </w:p>
    <w:p w14:paraId="7FF99D98" w14:textId="77777777" w:rsidR="00183D4F" w:rsidRDefault="00183D4F" w:rsidP="00183D4F">
      <w:pPr>
        <w:pStyle w:val="Code"/>
      </w:pPr>
      <w:r>
        <w:rPr>
          <w:noProof/>
        </w:rPr>
        <w:t>k3 = h * f(t_local + h/2,x_local + k2/2);</w:t>
      </w:r>
    </w:p>
    <w:p w14:paraId="261FC45C" w14:textId="77777777" w:rsidR="00183D4F" w:rsidRDefault="00183D4F" w:rsidP="00183D4F">
      <w:pPr>
        <w:pStyle w:val="Code"/>
      </w:pPr>
      <w:r>
        <w:rPr>
          <w:noProof/>
        </w:rPr>
        <w:t>k4 = h * f(t_local + h,x_local + k3);</w:t>
      </w:r>
    </w:p>
    <w:p w14:paraId="2BBCC5E1" w14:textId="77777777" w:rsidR="00183D4F" w:rsidRDefault="00183D4F" w:rsidP="00183D4F">
      <w:pPr>
        <w:pStyle w:val="Code"/>
      </w:pPr>
      <w:r>
        <w:rPr>
          <w:noProof/>
        </w:rPr>
        <w:t>t(k+1) = t_local + h;</w:t>
      </w:r>
    </w:p>
    <w:p w14:paraId="04001505" w14:textId="77777777" w:rsidR="00183D4F" w:rsidRDefault="00183D4F" w:rsidP="00183D4F">
      <w:pPr>
        <w:pStyle w:val="Code"/>
      </w:pPr>
      <w:r>
        <w:rPr>
          <w:noProof/>
        </w:rPr>
        <w:t>x_rk(k+1) = x_local + (k1+2*k2+2*k3+k4) / 6;</w:t>
      </w:r>
    </w:p>
    <w:p w14:paraId="123310D9" w14:textId="77777777" w:rsidR="00183D4F" w:rsidRDefault="00183D4F" w:rsidP="00183D4F">
      <w:pPr>
        <w:pStyle w:val="Code"/>
      </w:pPr>
      <w:r>
        <w:rPr>
          <w:noProof/>
        </w:rPr>
        <w:t>diff(k) = x_rk(k+1) - x_exact(k+1);</w:t>
      </w:r>
    </w:p>
    <w:p w14:paraId="4C1A18DE" w14:textId="77777777" w:rsidR="00183D4F" w:rsidRDefault="00183D4F" w:rsidP="00183D4F">
      <w:pPr>
        <w:pStyle w:val="Code"/>
      </w:pPr>
      <w:r>
        <w:rPr>
          <w:noProof/>
        </w:rPr>
        <w:t>diff(k) = abs(diff(k) / x_exact(k+1));</w:t>
      </w:r>
    </w:p>
    <w:p w14:paraId="2038D3CB" w14:textId="77777777" w:rsidR="00183D4F" w:rsidRDefault="00183D4F" w:rsidP="00183D4F">
      <w:pPr>
        <w:pStyle w:val="Code"/>
      </w:pPr>
      <w:r>
        <w:rPr>
          <w:noProof/>
        </w:rPr>
        <w:t>tplot(k) = t(k);</w:t>
      </w:r>
    </w:p>
    <w:p w14:paraId="3F21CFBD" w14:textId="77777777" w:rsidR="00183D4F" w:rsidRDefault="00183D4F" w:rsidP="00183D4F">
      <w:pPr>
        <w:pStyle w:val="Code"/>
      </w:pPr>
    </w:p>
    <w:p w14:paraId="0F2B59F5" w14:textId="77777777" w:rsidR="00183D4F" w:rsidRDefault="00183D4F" w:rsidP="00183D4F">
      <w:pPr>
        <w:pStyle w:val="Code"/>
      </w:pPr>
      <w:r>
        <w:rPr>
          <w:noProof/>
          <w:color w:val="0000FF"/>
        </w:rPr>
        <w:t>end</w:t>
      </w:r>
    </w:p>
    <w:p w14:paraId="0D26CCBF" w14:textId="77777777" w:rsidR="00183D4F" w:rsidRDefault="00183D4F" w:rsidP="00183D4F">
      <w:pPr>
        <w:pStyle w:val="Code"/>
      </w:pPr>
    </w:p>
    <w:p w14:paraId="24896C77" w14:textId="77777777" w:rsidR="00183D4F" w:rsidRDefault="00183D4F" w:rsidP="00183D4F">
      <w:pPr>
        <w:pStyle w:val="Code"/>
      </w:pPr>
      <w:r>
        <w:rPr>
          <w:noProof/>
          <w:color w:val="3C763D"/>
        </w:rPr>
        <w:t>% plot relative errors</w:t>
      </w:r>
    </w:p>
    <w:p w14:paraId="4712EA18" w14:textId="77777777" w:rsidR="00183D4F" w:rsidRDefault="00183D4F" w:rsidP="00183D4F">
      <w:pPr>
        <w:pStyle w:val="Code"/>
      </w:pPr>
      <w:r>
        <w:rPr>
          <w:noProof/>
        </w:rPr>
        <w:t>semilogy(tplot,diff1,</w:t>
      </w:r>
      <w:r>
        <w:rPr>
          <w:noProof/>
          <w:color w:val="A020F0"/>
        </w:rPr>
        <w:t>'-'</w:t>
      </w:r>
      <w:r>
        <w:rPr>
          <w:noProof/>
        </w:rPr>
        <w:t>,tplot,diff2,</w:t>
      </w:r>
      <w:r>
        <w:rPr>
          <w:noProof/>
          <w:color w:val="A020F0"/>
        </w:rPr>
        <w:t>'--'</w:t>
      </w:r>
      <w:r>
        <w:rPr>
          <w:noProof/>
        </w:rPr>
        <w:t>,tplot,diff,</w:t>
      </w:r>
      <w:r>
        <w:rPr>
          <w:noProof/>
          <w:color w:val="A020F0"/>
        </w:rPr>
        <w:t>':'</w:t>
      </w:r>
      <w:r>
        <w:rPr>
          <w:noProof/>
        </w:rPr>
        <w:t>,</w:t>
      </w:r>
      <w:r>
        <w:rPr>
          <w:noProof/>
          <w:color w:val="A020F0"/>
        </w:rPr>
        <w:t>'Linewidth'</w:t>
      </w:r>
      <w:r>
        <w:rPr>
          <w:noProof/>
        </w:rPr>
        <w:t>,3)</w:t>
      </w:r>
    </w:p>
    <w:p w14:paraId="3BAB84E5" w14:textId="77777777" w:rsidR="00183D4F" w:rsidRDefault="00183D4F" w:rsidP="00183D4F">
      <w:pPr>
        <w:pStyle w:val="Code"/>
      </w:pPr>
      <w:r>
        <w:rPr>
          <w:noProof/>
        </w:rPr>
        <w:t xml:space="preserve">hold </w:t>
      </w:r>
      <w:r>
        <w:rPr>
          <w:noProof/>
          <w:color w:val="A020F0"/>
        </w:rPr>
        <w:t>on</w:t>
      </w:r>
    </w:p>
    <w:p w14:paraId="3E16076E" w14:textId="77777777" w:rsidR="00183D4F" w:rsidRDefault="00183D4F" w:rsidP="00183D4F">
      <w:pPr>
        <w:pStyle w:val="Code"/>
      </w:pPr>
      <w:r>
        <w:rPr>
          <w:noProof/>
        </w:rPr>
        <w:t>xlabel(</w:t>
      </w:r>
      <w:r>
        <w:rPr>
          <w:noProof/>
          <w:color w:val="A020F0"/>
        </w:rPr>
        <w:t>'TIME'</w:t>
      </w:r>
      <w:r>
        <w:rPr>
          <w:noProof/>
        </w:rPr>
        <w:t>,</w:t>
      </w:r>
      <w:r>
        <w:rPr>
          <w:noProof/>
          <w:color w:val="A020F0"/>
        </w:rPr>
        <w:t>'Fontsize'</w:t>
      </w:r>
      <w:r>
        <w:rPr>
          <w:noProof/>
        </w:rPr>
        <w:t>,20)</w:t>
      </w:r>
    </w:p>
    <w:p w14:paraId="6E27D050" w14:textId="77777777" w:rsidR="00183D4F" w:rsidRDefault="00183D4F" w:rsidP="00183D4F">
      <w:pPr>
        <w:pStyle w:val="Code"/>
      </w:pPr>
      <w:r>
        <w:rPr>
          <w:noProof/>
        </w:rPr>
        <w:t>ylabel(</w:t>
      </w:r>
      <w:r>
        <w:rPr>
          <w:noProof/>
          <w:color w:val="A020F0"/>
        </w:rPr>
        <w:t>'|RELATIVE ERROR|'</w:t>
      </w:r>
      <w:r>
        <w:rPr>
          <w:noProof/>
        </w:rPr>
        <w:t>,</w:t>
      </w:r>
      <w:r>
        <w:rPr>
          <w:noProof/>
          <w:color w:val="A020F0"/>
        </w:rPr>
        <w:t>'Fontsize'</w:t>
      </w:r>
      <w:r>
        <w:rPr>
          <w:noProof/>
        </w:rPr>
        <w:t>,20)</w:t>
      </w:r>
    </w:p>
    <w:p w14:paraId="086F869A" w14:textId="77777777" w:rsidR="00183D4F" w:rsidRDefault="00183D4F" w:rsidP="00183D4F">
      <w:pPr>
        <w:pStyle w:val="Code"/>
      </w:pPr>
      <w:r>
        <w:rPr>
          <w:noProof/>
        </w:rPr>
        <w:t>legend(</w:t>
      </w:r>
      <w:r>
        <w:rPr>
          <w:noProof/>
          <w:color w:val="A020F0"/>
        </w:rPr>
        <w:t>'Euler method'</w:t>
      </w:r>
      <w:r>
        <w:rPr>
          <w:noProof/>
        </w:rPr>
        <w:t>,</w:t>
      </w:r>
      <w:r>
        <w:rPr>
          <w:noProof/>
          <w:color w:val="A020F0"/>
        </w:rPr>
        <w:t>'modified Euler method'</w:t>
      </w:r>
      <w:r>
        <w:rPr>
          <w:noProof/>
        </w:rPr>
        <w:t>,</w:t>
      </w:r>
      <w:r>
        <w:rPr>
          <w:noProof/>
          <w:color w:val="A020F0"/>
        </w:rPr>
        <w:t>'RK4 method'</w:t>
      </w:r>
      <w:r>
        <w:rPr>
          <w:noProof/>
        </w:rPr>
        <w:t>)</w:t>
      </w:r>
    </w:p>
    <w:p w14:paraId="398B6709" w14:textId="77777777" w:rsidR="00183D4F" w:rsidRDefault="00183D4F" w:rsidP="00183D4F">
      <w:pPr>
        <w:pStyle w:val="Code"/>
      </w:pPr>
      <w:r>
        <w:rPr>
          <w:noProof/>
        </w:rPr>
        <w:t xml:space="preserve">legend </w:t>
      </w:r>
      <w:r>
        <w:rPr>
          <w:noProof/>
          <w:color w:val="A020F0"/>
        </w:rPr>
        <w:t>boxoff</w:t>
      </w:r>
      <w:r>
        <w:rPr>
          <w:noProof/>
        </w:rPr>
        <w:t>;</w:t>
      </w:r>
    </w:p>
    <w:p w14:paraId="33FC9ABD" w14:textId="77777777" w:rsidR="00183D4F" w:rsidRDefault="00183D4F" w:rsidP="00183D4F">
      <w:pPr>
        <w:pStyle w:val="Code"/>
      </w:pPr>
    </w:p>
    <w:p w14:paraId="7CC90FA9" w14:textId="77777777" w:rsidR="00183D4F" w:rsidRDefault="00183D4F" w:rsidP="00183D4F">
      <w:pPr>
        <w:pStyle w:val="Code"/>
      </w:pPr>
      <w:r>
        <w:rPr>
          <w:noProof/>
        </w:rPr>
        <w:t>text(2*i,diff1(0.2*n),[</w:t>
      </w:r>
      <w:r>
        <w:rPr>
          <w:noProof/>
          <w:color w:val="A020F0"/>
        </w:rPr>
        <w:t>'h = '</w:t>
      </w:r>
      <w:r>
        <w:rPr>
          <w:noProof/>
        </w:rPr>
        <w:t>,num2str(h)],</w:t>
      </w:r>
      <w:r>
        <w:rPr>
          <w:noProof/>
          <w:color w:val="A020F0"/>
        </w:rPr>
        <w:t>'Fontsize'</w:t>
      </w:r>
      <w:r>
        <w:rPr>
          <w:noProof/>
        </w:rPr>
        <w:t>,15,</w:t>
      </w:r>
      <w:r>
        <w:rPr>
          <w:noProof/>
          <w:color w:val="A020F0"/>
        </w:rPr>
        <w:t>'HorizontalAlignment'</w:t>
      </w:r>
      <w:r>
        <w:rPr>
          <w:noProof/>
        </w:rPr>
        <w:t>,</w:t>
      </w:r>
      <w:r>
        <w:rPr>
          <w:noProof/>
          <w:color w:val="A020F0"/>
        </w:rPr>
        <w:t>'right'</w:t>
      </w:r>
      <w:r>
        <w:rPr>
          <w:noProof/>
        </w:rPr>
        <w:t>,</w:t>
      </w:r>
      <w:r>
        <w:rPr>
          <w:noProof/>
          <w:color w:val="A020F0"/>
        </w:rPr>
        <w:t>'VerticalAlignment'</w:t>
      </w:r>
      <w:r>
        <w:rPr>
          <w:noProof/>
        </w:rPr>
        <w:t>,</w:t>
      </w:r>
      <w:r>
        <w:rPr>
          <w:noProof/>
          <w:color w:val="A020F0"/>
        </w:rPr>
        <w:t>'bottom'</w:t>
      </w:r>
      <w:r>
        <w:rPr>
          <w:noProof/>
        </w:rPr>
        <w:t>)</w:t>
      </w:r>
    </w:p>
    <w:p w14:paraId="486ABFC7" w14:textId="77777777" w:rsidR="00183D4F" w:rsidRDefault="00183D4F" w:rsidP="00183D4F">
      <w:pPr>
        <w:pStyle w:val="Code"/>
      </w:pPr>
      <w:r>
        <w:rPr>
          <w:noProof/>
        </w:rPr>
        <w:t>text(3*i,diff2(0.3*n),[</w:t>
      </w:r>
      <w:r>
        <w:rPr>
          <w:noProof/>
          <w:color w:val="A020F0"/>
        </w:rPr>
        <w:t>'h = '</w:t>
      </w:r>
      <w:r>
        <w:rPr>
          <w:noProof/>
        </w:rPr>
        <w:t>,num2str(h)],</w:t>
      </w:r>
      <w:r>
        <w:rPr>
          <w:noProof/>
          <w:color w:val="A020F0"/>
        </w:rPr>
        <w:t>'Fontsize'</w:t>
      </w:r>
      <w:r>
        <w:rPr>
          <w:noProof/>
        </w:rPr>
        <w:t>,15,</w:t>
      </w:r>
      <w:r>
        <w:rPr>
          <w:noProof/>
          <w:color w:val="A020F0"/>
        </w:rPr>
        <w:t>'HorizontalAlignment'</w:t>
      </w:r>
      <w:r>
        <w:rPr>
          <w:noProof/>
        </w:rPr>
        <w:t>,</w:t>
      </w:r>
      <w:r>
        <w:rPr>
          <w:noProof/>
          <w:color w:val="A020F0"/>
        </w:rPr>
        <w:t>'right'</w:t>
      </w:r>
      <w:r>
        <w:rPr>
          <w:noProof/>
        </w:rPr>
        <w:t>,</w:t>
      </w:r>
      <w:r>
        <w:rPr>
          <w:noProof/>
          <w:color w:val="A020F0"/>
        </w:rPr>
        <w:t>'VerticalAlignment'</w:t>
      </w:r>
      <w:r>
        <w:rPr>
          <w:noProof/>
        </w:rPr>
        <w:t>,</w:t>
      </w:r>
      <w:r>
        <w:rPr>
          <w:noProof/>
          <w:color w:val="A020F0"/>
        </w:rPr>
        <w:t>'bottom'</w:t>
      </w:r>
      <w:r>
        <w:rPr>
          <w:noProof/>
        </w:rPr>
        <w:t>)</w:t>
      </w:r>
    </w:p>
    <w:p w14:paraId="424C1906" w14:textId="77777777" w:rsidR="00183D4F" w:rsidRDefault="00183D4F" w:rsidP="00183D4F">
      <w:pPr>
        <w:pStyle w:val="Code"/>
      </w:pPr>
      <w:r>
        <w:rPr>
          <w:noProof/>
        </w:rPr>
        <w:t>text(4*i,diff(0.4*n),[</w:t>
      </w:r>
      <w:r>
        <w:rPr>
          <w:noProof/>
          <w:color w:val="A020F0"/>
        </w:rPr>
        <w:t>'h = '</w:t>
      </w:r>
      <w:r>
        <w:rPr>
          <w:noProof/>
        </w:rPr>
        <w:t>,num2str(h)],</w:t>
      </w:r>
      <w:r>
        <w:rPr>
          <w:noProof/>
          <w:color w:val="A020F0"/>
        </w:rPr>
        <w:t>'Fontsize'</w:t>
      </w:r>
      <w:r>
        <w:rPr>
          <w:noProof/>
        </w:rPr>
        <w:t>,15,</w:t>
      </w:r>
      <w:r>
        <w:rPr>
          <w:noProof/>
          <w:color w:val="A020F0"/>
        </w:rPr>
        <w:t>'HorizontalAlignment'</w:t>
      </w:r>
      <w:r>
        <w:rPr>
          <w:noProof/>
        </w:rPr>
        <w:t>,</w:t>
      </w:r>
      <w:r>
        <w:rPr>
          <w:noProof/>
          <w:color w:val="A020F0"/>
        </w:rPr>
        <w:t>'right'</w:t>
      </w:r>
      <w:r>
        <w:rPr>
          <w:noProof/>
        </w:rPr>
        <w:t>,</w:t>
      </w:r>
      <w:r>
        <w:rPr>
          <w:noProof/>
          <w:color w:val="A020F0"/>
        </w:rPr>
        <w:t>'VerticalAlignment'</w:t>
      </w:r>
      <w:r>
        <w:rPr>
          <w:noProof/>
        </w:rPr>
        <w:t>,</w:t>
      </w:r>
      <w:r>
        <w:rPr>
          <w:noProof/>
          <w:color w:val="A020F0"/>
        </w:rPr>
        <w:t>'bottom'</w:t>
      </w:r>
      <w:r>
        <w:rPr>
          <w:noProof/>
        </w:rPr>
        <w:t>)</w:t>
      </w:r>
    </w:p>
    <w:p w14:paraId="7C68CBF3" w14:textId="77777777" w:rsidR="00183D4F" w:rsidRDefault="00183D4F" w:rsidP="00183D4F">
      <w:pPr>
        <w:pStyle w:val="Code"/>
      </w:pPr>
    </w:p>
    <w:p w14:paraId="5B652223" w14:textId="77777777" w:rsidR="00183D4F" w:rsidRDefault="00183D4F" w:rsidP="00183D4F">
      <w:pPr>
        <w:pStyle w:val="Code"/>
        <w:rPr>
          <w:noProof/>
          <w:color w:val="0000FF"/>
        </w:rPr>
      </w:pPr>
      <w:r>
        <w:rPr>
          <w:noProof/>
          <w:color w:val="0000FF"/>
        </w:rPr>
        <w:t>end</w:t>
      </w:r>
    </w:p>
    <w:p w14:paraId="51DB721B" w14:textId="77777777" w:rsidR="00183D4F" w:rsidRDefault="00183D4F" w:rsidP="00183D4F">
      <w:pPr>
        <w:rPr>
          <w:highlight w:val="lightGray"/>
        </w:rPr>
      </w:pPr>
      <w:r>
        <w:rPr>
          <w:highlight w:val="lightGray"/>
        </w:rPr>
        <w:br w:type="page"/>
      </w:r>
    </w:p>
    <w:p w14:paraId="6AB54408" w14:textId="77777777" w:rsidR="00183D4F" w:rsidRDefault="00183D4F" w:rsidP="00183D4F">
      <w:pPr>
        <w:rPr>
          <w:rFonts w:eastAsiaTheme="majorEastAsia"/>
          <w:b/>
          <w:bCs/>
          <w:sz w:val="28"/>
          <w:szCs w:val="32"/>
          <w:highlight w:val="lightGray"/>
        </w:rPr>
      </w:pPr>
    </w:p>
    <w:p w14:paraId="46FFD906" w14:textId="77777777" w:rsidR="00183D4F" w:rsidRDefault="00183D4F" w:rsidP="00EE2BF2">
      <w:pPr>
        <w:pStyle w:val="Heading4"/>
      </w:pPr>
      <w:r>
        <w:t xml:space="preserve">Task 1: ODE problem solution using </w:t>
      </w:r>
      <w:r w:rsidRPr="005A5FA1">
        <w:t>Runge-Kutta method</w:t>
      </w:r>
    </w:p>
    <w:p w14:paraId="60358728" w14:textId="77777777" w:rsidR="00183D4F" w:rsidRPr="00353B22" w:rsidRDefault="00183D4F" w:rsidP="00183D4F"/>
    <w:p w14:paraId="008EEA6B" w14:textId="77777777" w:rsidR="00183D4F" w:rsidRDefault="00183D4F" w:rsidP="00183D4F">
      <w:pPr>
        <w:pStyle w:val="Code"/>
      </w:pPr>
      <w:r>
        <w:rPr>
          <w:noProof/>
          <w:color w:val="3C763D"/>
        </w:rPr>
        <w:t>%This code is used to solve task 1 ODE problem usin Runge-Kutta method.</w:t>
      </w:r>
    </w:p>
    <w:p w14:paraId="05C3B908" w14:textId="77777777" w:rsidR="00183D4F" w:rsidRDefault="00183D4F" w:rsidP="00183D4F">
      <w:pPr>
        <w:pStyle w:val="Code"/>
      </w:pPr>
      <w:r>
        <w:rPr>
          <w:noProof/>
        </w:rPr>
        <w:t xml:space="preserve">clc; clearvars; close </w:t>
      </w:r>
      <w:r>
        <w:rPr>
          <w:noProof/>
          <w:color w:val="A020F0"/>
        </w:rPr>
        <w:t>all</w:t>
      </w:r>
      <w:r>
        <w:rPr>
          <w:noProof/>
        </w:rPr>
        <w:t>;</w:t>
      </w:r>
    </w:p>
    <w:p w14:paraId="409E1730" w14:textId="77777777" w:rsidR="00183D4F" w:rsidRDefault="00183D4F" w:rsidP="00183D4F">
      <w:pPr>
        <w:pStyle w:val="Code"/>
      </w:pPr>
    </w:p>
    <w:p w14:paraId="0BEC6304" w14:textId="77777777" w:rsidR="00183D4F" w:rsidRDefault="00183D4F" w:rsidP="00183D4F">
      <w:pPr>
        <w:pStyle w:val="Code"/>
      </w:pPr>
      <w:r>
        <w:rPr>
          <w:noProof/>
          <w:color w:val="3C763D"/>
        </w:rPr>
        <w:t>%% time vector:</w:t>
      </w:r>
    </w:p>
    <w:p w14:paraId="069F4B20" w14:textId="77777777" w:rsidR="00183D4F" w:rsidRDefault="00183D4F" w:rsidP="00183D4F">
      <w:pPr>
        <w:pStyle w:val="Code"/>
      </w:pPr>
      <w:r>
        <w:rPr>
          <w:noProof/>
        </w:rPr>
        <w:t>tmin=0;</w:t>
      </w:r>
    </w:p>
    <w:p w14:paraId="2811C6B8" w14:textId="77777777" w:rsidR="00183D4F" w:rsidRDefault="00183D4F" w:rsidP="00183D4F">
      <w:pPr>
        <w:pStyle w:val="Code"/>
      </w:pPr>
      <w:r>
        <w:rPr>
          <w:noProof/>
        </w:rPr>
        <w:t>tmax=20;</w:t>
      </w:r>
    </w:p>
    <w:p w14:paraId="4D014E3F" w14:textId="77777777" w:rsidR="00183D4F" w:rsidRDefault="00183D4F" w:rsidP="00183D4F">
      <w:pPr>
        <w:pStyle w:val="Code"/>
      </w:pPr>
      <w:r>
        <w:rPr>
          <w:noProof/>
        </w:rPr>
        <w:t xml:space="preserve">intervals=100;   </w:t>
      </w:r>
      <w:r>
        <w:rPr>
          <w:noProof/>
          <w:color w:val="3C763D"/>
        </w:rPr>
        <w:t>% number of intervals</w:t>
      </w:r>
    </w:p>
    <w:p w14:paraId="462392B7" w14:textId="77777777" w:rsidR="00183D4F" w:rsidRDefault="00183D4F" w:rsidP="00183D4F">
      <w:pPr>
        <w:pStyle w:val="Code"/>
      </w:pPr>
      <w:r>
        <w:rPr>
          <w:noProof/>
        </w:rPr>
        <w:t>h = (tmax-tmin)/intervals;</w:t>
      </w:r>
    </w:p>
    <w:p w14:paraId="5DC0496D" w14:textId="77777777" w:rsidR="00183D4F" w:rsidRDefault="00183D4F" w:rsidP="00183D4F">
      <w:pPr>
        <w:pStyle w:val="Code"/>
      </w:pPr>
      <w:r>
        <w:rPr>
          <w:noProof/>
        </w:rPr>
        <w:t>t = tmin:h:tmax;</w:t>
      </w:r>
    </w:p>
    <w:p w14:paraId="34CDB75C" w14:textId="77777777" w:rsidR="00183D4F" w:rsidRDefault="00183D4F" w:rsidP="00183D4F">
      <w:pPr>
        <w:pStyle w:val="Code"/>
      </w:pPr>
      <w:r>
        <w:rPr>
          <w:noProof/>
        </w:rPr>
        <w:t>n=length(t);</w:t>
      </w:r>
    </w:p>
    <w:p w14:paraId="53001951" w14:textId="77777777" w:rsidR="00183D4F" w:rsidRDefault="00183D4F" w:rsidP="00183D4F">
      <w:pPr>
        <w:pStyle w:val="Code"/>
      </w:pPr>
    </w:p>
    <w:p w14:paraId="45D80A8C" w14:textId="77777777" w:rsidR="00183D4F" w:rsidRDefault="00183D4F" w:rsidP="00183D4F">
      <w:pPr>
        <w:pStyle w:val="Code"/>
      </w:pPr>
      <w:r>
        <w:rPr>
          <w:noProof/>
          <w:color w:val="3C763D"/>
        </w:rPr>
        <w:t>%% Problem</w:t>
      </w:r>
    </w:p>
    <w:p w14:paraId="0C1979B3" w14:textId="77777777" w:rsidR="00183D4F" w:rsidRDefault="00183D4F" w:rsidP="00183D4F">
      <w:pPr>
        <w:pStyle w:val="Code"/>
      </w:pPr>
      <w:r>
        <w:rPr>
          <w:noProof/>
        </w:rPr>
        <w:t xml:space="preserve">y(:,1) = [-1;1]; </w:t>
      </w:r>
    </w:p>
    <w:p w14:paraId="485E7D87" w14:textId="77777777" w:rsidR="00183D4F" w:rsidRDefault="00183D4F" w:rsidP="00183D4F">
      <w:pPr>
        <w:pStyle w:val="Code"/>
      </w:pPr>
      <w:r>
        <w:rPr>
          <w:noProof/>
        </w:rPr>
        <w:t>F = @(t,y) [sin(t)+cos(y(1))+sin(y(2)) ; cos(t)+sin(y(2))];</w:t>
      </w:r>
    </w:p>
    <w:p w14:paraId="6C02720A" w14:textId="77777777" w:rsidR="00183D4F" w:rsidRDefault="00183D4F" w:rsidP="00183D4F">
      <w:pPr>
        <w:pStyle w:val="Code"/>
        <w:rPr>
          <w:noProof/>
          <w:color w:val="3C763D"/>
        </w:rPr>
      </w:pPr>
    </w:p>
    <w:p w14:paraId="34DDED35" w14:textId="77777777" w:rsidR="00183D4F" w:rsidRDefault="00183D4F" w:rsidP="00183D4F">
      <w:pPr>
        <w:pStyle w:val="Code"/>
      </w:pPr>
      <w:r>
        <w:rPr>
          <w:noProof/>
          <w:color w:val="3C763D"/>
        </w:rPr>
        <w:t>%% RK4 Solver Algorithm</w:t>
      </w:r>
    </w:p>
    <w:p w14:paraId="40E1E298" w14:textId="77777777" w:rsidR="00183D4F" w:rsidRDefault="00183D4F" w:rsidP="00183D4F">
      <w:pPr>
        <w:pStyle w:val="Code"/>
      </w:pPr>
      <w:r>
        <w:rPr>
          <w:noProof/>
          <w:color w:val="0000FF"/>
        </w:rPr>
        <w:t xml:space="preserve">for </w:t>
      </w:r>
      <w:r>
        <w:rPr>
          <w:noProof/>
        </w:rPr>
        <w:t>i = 2:n</w:t>
      </w:r>
    </w:p>
    <w:p w14:paraId="34BEC0FA" w14:textId="77777777" w:rsidR="00183D4F" w:rsidRDefault="00183D4F" w:rsidP="00183D4F">
      <w:pPr>
        <w:pStyle w:val="Code"/>
      </w:pPr>
      <w:r>
        <w:rPr>
          <w:noProof/>
        </w:rPr>
        <w:t xml:space="preserve">    k1 = h * F(t(i-1)           , y(:,i-1));</w:t>
      </w:r>
    </w:p>
    <w:p w14:paraId="14FE15E8" w14:textId="77777777" w:rsidR="00183D4F" w:rsidRDefault="00183D4F" w:rsidP="00183D4F">
      <w:pPr>
        <w:pStyle w:val="Code"/>
      </w:pPr>
      <w:r>
        <w:rPr>
          <w:noProof/>
        </w:rPr>
        <w:t xml:space="preserve">    k2 = h * F(t(i-1) + h/2  , y(:,i-1) + k1/2);</w:t>
      </w:r>
    </w:p>
    <w:p w14:paraId="729B2C03" w14:textId="77777777" w:rsidR="00183D4F" w:rsidRDefault="00183D4F" w:rsidP="00183D4F">
      <w:pPr>
        <w:pStyle w:val="Code"/>
      </w:pPr>
      <w:r>
        <w:rPr>
          <w:noProof/>
        </w:rPr>
        <w:t xml:space="preserve">    k3 = h * F(t(i-1) + h/2  , y(:,i-1) + k2/2);</w:t>
      </w:r>
    </w:p>
    <w:p w14:paraId="45F45AE9" w14:textId="77777777" w:rsidR="00183D4F" w:rsidRDefault="00183D4F" w:rsidP="00183D4F">
      <w:pPr>
        <w:pStyle w:val="Code"/>
      </w:pPr>
      <w:r>
        <w:rPr>
          <w:noProof/>
        </w:rPr>
        <w:t xml:space="preserve">    k4 = h * F(t(i-1) + h     , y(:,i-1) + k3);</w:t>
      </w:r>
    </w:p>
    <w:p w14:paraId="4A50852B" w14:textId="77777777" w:rsidR="00183D4F" w:rsidRDefault="00183D4F" w:rsidP="00183D4F">
      <w:pPr>
        <w:pStyle w:val="Code"/>
      </w:pPr>
      <w:r>
        <w:rPr>
          <w:noProof/>
        </w:rPr>
        <w:t xml:space="preserve">    </w:t>
      </w:r>
    </w:p>
    <w:p w14:paraId="0E11AB60" w14:textId="77777777" w:rsidR="00183D4F" w:rsidRDefault="00183D4F" w:rsidP="00183D4F">
      <w:pPr>
        <w:pStyle w:val="Code"/>
      </w:pPr>
      <w:r>
        <w:rPr>
          <w:noProof/>
        </w:rPr>
        <w:t xml:space="preserve">    y(:,i) = y(:,i-1) +1/6 * (k1 + 2*k2 + 2*k3 + k4);</w:t>
      </w:r>
    </w:p>
    <w:p w14:paraId="56E832CD" w14:textId="77777777" w:rsidR="00183D4F" w:rsidRDefault="00183D4F" w:rsidP="00183D4F">
      <w:pPr>
        <w:pStyle w:val="Code"/>
      </w:pPr>
      <w:r>
        <w:rPr>
          <w:noProof/>
        </w:rPr>
        <w:t xml:space="preserve">    </w:t>
      </w:r>
    </w:p>
    <w:p w14:paraId="24F1D3C4" w14:textId="77777777" w:rsidR="00183D4F" w:rsidRDefault="00183D4F" w:rsidP="00183D4F">
      <w:pPr>
        <w:pStyle w:val="Code"/>
      </w:pPr>
      <w:r>
        <w:rPr>
          <w:noProof/>
          <w:color w:val="0000FF"/>
        </w:rPr>
        <w:t>end</w:t>
      </w:r>
    </w:p>
    <w:p w14:paraId="6C55D241" w14:textId="77777777" w:rsidR="00183D4F" w:rsidRDefault="00183D4F" w:rsidP="00183D4F">
      <w:pPr>
        <w:pStyle w:val="Code"/>
      </w:pPr>
    </w:p>
    <w:p w14:paraId="336FEF77" w14:textId="77777777" w:rsidR="00183D4F" w:rsidRDefault="00183D4F" w:rsidP="00183D4F">
      <w:pPr>
        <w:pStyle w:val="Code"/>
      </w:pPr>
      <w:r>
        <w:rPr>
          <w:noProof/>
          <w:color w:val="3C763D"/>
        </w:rPr>
        <w:t>%% Solve using matlab function ODE45</w:t>
      </w:r>
    </w:p>
    <w:p w14:paraId="684278C7" w14:textId="77777777" w:rsidR="00183D4F" w:rsidRDefault="00183D4F" w:rsidP="00183D4F">
      <w:pPr>
        <w:pStyle w:val="Code"/>
      </w:pPr>
      <w:r>
        <w:rPr>
          <w:noProof/>
        </w:rPr>
        <w:t>[t_matlab,y_matlab] = ode45(F,t,y(:,1));</w:t>
      </w:r>
    </w:p>
    <w:p w14:paraId="59204E3F" w14:textId="77777777" w:rsidR="00183D4F" w:rsidRDefault="00183D4F" w:rsidP="00183D4F">
      <w:pPr>
        <w:pStyle w:val="Code"/>
      </w:pPr>
      <w:r>
        <w:rPr>
          <w:noProof/>
        </w:rPr>
        <w:t>error = abs(y' - y_matlab)./ y_matlab;</w:t>
      </w:r>
    </w:p>
    <w:p w14:paraId="4766AC90" w14:textId="77777777" w:rsidR="00183D4F" w:rsidRDefault="00183D4F" w:rsidP="00183D4F">
      <w:pPr>
        <w:pStyle w:val="Code"/>
      </w:pPr>
    </w:p>
    <w:p w14:paraId="48F6FCCF" w14:textId="77777777" w:rsidR="00183D4F" w:rsidRDefault="00183D4F" w:rsidP="00183D4F">
      <w:pPr>
        <w:pStyle w:val="Code"/>
      </w:pPr>
      <w:r>
        <w:rPr>
          <w:noProof/>
        </w:rPr>
        <w:t>figure(1)</w:t>
      </w:r>
    </w:p>
    <w:p w14:paraId="464D6BA3" w14:textId="77777777" w:rsidR="00183D4F" w:rsidRDefault="00183D4F" w:rsidP="00183D4F">
      <w:pPr>
        <w:pStyle w:val="Code"/>
      </w:pPr>
      <w:r>
        <w:rPr>
          <w:noProof/>
        </w:rPr>
        <w:t>plot(t,y(1,:),</w:t>
      </w:r>
      <w:r>
        <w:rPr>
          <w:noProof/>
          <w:color w:val="A020F0"/>
        </w:rPr>
        <w:t>'-'</w:t>
      </w:r>
      <w:r>
        <w:rPr>
          <w:noProof/>
        </w:rPr>
        <w:t>,t_matlab,y_matlab(:,1),</w:t>
      </w:r>
      <w:r>
        <w:rPr>
          <w:noProof/>
          <w:color w:val="A020F0"/>
        </w:rPr>
        <w:t>'--'</w:t>
      </w:r>
      <w:r>
        <w:rPr>
          <w:noProof/>
        </w:rPr>
        <w:t>,</w:t>
      </w:r>
      <w:r>
        <w:rPr>
          <w:noProof/>
          <w:color w:val="A020F0"/>
        </w:rPr>
        <w:t>'Linewidth'</w:t>
      </w:r>
      <w:r>
        <w:rPr>
          <w:noProof/>
        </w:rPr>
        <w:t>,3)</w:t>
      </w:r>
    </w:p>
    <w:p w14:paraId="23272F46" w14:textId="77777777" w:rsidR="00183D4F" w:rsidRDefault="00183D4F" w:rsidP="00183D4F">
      <w:pPr>
        <w:pStyle w:val="Code"/>
      </w:pPr>
      <w:r>
        <w:rPr>
          <w:noProof/>
        </w:rPr>
        <w:t>xlabel(</w:t>
      </w:r>
      <w:r>
        <w:rPr>
          <w:noProof/>
          <w:color w:val="A020F0"/>
        </w:rPr>
        <w:t>'TIME'</w:t>
      </w:r>
      <w:r>
        <w:rPr>
          <w:noProof/>
        </w:rPr>
        <w:t>,</w:t>
      </w:r>
      <w:r>
        <w:rPr>
          <w:noProof/>
          <w:color w:val="A020F0"/>
        </w:rPr>
        <w:t>'Fontsize'</w:t>
      </w:r>
      <w:r>
        <w:rPr>
          <w:noProof/>
        </w:rPr>
        <w:t>,20)</w:t>
      </w:r>
    </w:p>
    <w:p w14:paraId="314D48DA" w14:textId="77777777" w:rsidR="00183D4F" w:rsidRDefault="00183D4F" w:rsidP="00183D4F">
      <w:pPr>
        <w:pStyle w:val="Code"/>
      </w:pPr>
      <w:r>
        <w:rPr>
          <w:noProof/>
        </w:rPr>
        <w:t>ylabel(</w:t>
      </w:r>
      <w:r>
        <w:rPr>
          <w:noProof/>
          <w:color w:val="A020F0"/>
        </w:rPr>
        <w:t>'y1'</w:t>
      </w:r>
      <w:r>
        <w:rPr>
          <w:noProof/>
        </w:rPr>
        <w:t>,</w:t>
      </w:r>
      <w:r>
        <w:rPr>
          <w:noProof/>
          <w:color w:val="A020F0"/>
        </w:rPr>
        <w:t>'Fontsize'</w:t>
      </w:r>
      <w:r>
        <w:rPr>
          <w:noProof/>
        </w:rPr>
        <w:t>,20)</w:t>
      </w:r>
    </w:p>
    <w:p w14:paraId="7CF0A46A" w14:textId="77777777" w:rsidR="00183D4F" w:rsidRDefault="00183D4F" w:rsidP="00183D4F">
      <w:pPr>
        <w:pStyle w:val="Code"/>
      </w:pPr>
      <w:r>
        <w:rPr>
          <w:noProof/>
        </w:rPr>
        <w:t>legend(</w:t>
      </w:r>
      <w:r>
        <w:rPr>
          <w:noProof/>
          <w:color w:val="A020F0"/>
        </w:rPr>
        <w:t>'RK4'</w:t>
      </w:r>
      <w:r>
        <w:rPr>
          <w:noProof/>
        </w:rPr>
        <w:t>,</w:t>
      </w:r>
      <w:r>
        <w:rPr>
          <w:noProof/>
          <w:color w:val="A020F0"/>
        </w:rPr>
        <w:t>'ODE45'</w:t>
      </w:r>
      <w:r>
        <w:rPr>
          <w:noProof/>
        </w:rPr>
        <w:t>)</w:t>
      </w:r>
    </w:p>
    <w:p w14:paraId="36E072D1" w14:textId="77777777" w:rsidR="00183D4F" w:rsidRPr="00C63DA5" w:rsidRDefault="00183D4F" w:rsidP="00183D4F">
      <w:pPr>
        <w:pStyle w:val="Code"/>
      </w:pPr>
      <w:r>
        <w:rPr>
          <w:noProof/>
        </w:rPr>
        <w:t xml:space="preserve">legend </w:t>
      </w:r>
      <w:r>
        <w:rPr>
          <w:noProof/>
          <w:color w:val="A020F0"/>
        </w:rPr>
        <w:t>boxoff</w:t>
      </w:r>
      <w:r>
        <w:rPr>
          <w:noProof/>
        </w:rPr>
        <w:t>;</w:t>
      </w:r>
    </w:p>
    <w:p w14:paraId="5BA17C96" w14:textId="77777777" w:rsidR="00183D4F" w:rsidRDefault="00183D4F" w:rsidP="00183D4F">
      <w:pPr>
        <w:pStyle w:val="Code"/>
      </w:pPr>
    </w:p>
    <w:p w14:paraId="5D357D54" w14:textId="77777777" w:rsidR="00183D4F" w:rsidRDefault="00183D4F" w:rsidP="00183D4F">
      <w:pPr>
        <w:pStyle w:val="Code"/>
      </w:pPr>
      <w:r>
        <w:rPr>
          <w:noProof/>
        </w:rPr>
        <w:t>figure(2)</w:t>
      </w:r>
    </w:p>
    <w:p w14:paraId="6815DC80" w14:textId="77777777" w:rsidR="00183D4F" w:rsidRDefault="00183D4F" w:rsidP="00183D4F">
      <w:pPr>
        <w:pStyle w:val="Code"/>
      </w:pPr>
      <w:r>
        <w:rPr>
          <w:noProof/>
        </w:rPr>
        <w:t>plot(t,y(2,:),</w:t>
      </w:r>
      <w:r>
        <w:rPr>
          <w:noProof/>
          <w:color w:val="A020F0"/>
        </w:rPr>
        <w:t>'-'</w:t>
      </w:r>
      <w:r>
        <w:rPr>
          <w:noProof/>
        </w:rPr>
        <w:t>,t_matlab,y_matlab(:,2),</w:t>
      </w:r>
      <w:r>
        <w:rPr>
          <w:noProof/>
          <w:color w:val="A020F0"/>
        </w:rPr>
        <w:t>'--'</w:t>
      </w:r>
      <w:r>
        <w:rPr>
          <w:noProof/>
        </w:rPr>
        <w:t>,</w:t>
      </w:r>
      <w:r>
        <w:rPr>
          <w:noProof/>
          <w:color w:val="A020F0"/>
        </w:rPr>
        <w:t>'Linewidth'</w:t>
      </w:r>
      <w:r>
        <w:rPr>
          <w:noProof/>
        </w:rPr>
        <w:t>,3)</w:t>
      </w:r>
    </w:p>
    <w:p w14:paraId="29B9044D" w14:textId="77777777" w:rsidR="00183D4F" w:rsidRDefault="00183D4F" w:rsidP="00183D4F">
      <w:pPr>
        <w:pStyle w:val="Code"/>
      </w:pPr>
      <w:r>
        <w:rPr>
          <w:noProof/>
        </w:rPr>
        <w:t>xlabel(</w:t>
      </w:r>
      <w:r>
        <w:rPr>
          <w:noProof/>
          <w:color w:val="A020F0"/>
        </w:rPr>
        <w:t>'TIME'</w:t>
      </w:r>
      <w:r>
        <w:rPr>
          <w:noProof/>
        </w:rPr>
        <w:t>,</w:t>
      </w:r>
      <w:r>
        <w:rPr>
          <w:noProof/>
          <w:color w:val="A020F0"/>
        </w:rPr>
        <w:t>'Fontsize'</w:t>
      </w:r>
      <w:r>
        <w:rPr>
          <w:noProof/>
        </w:rPr>
        <w:t>,20)</w:t>
      </w:r>
    </w:p>
    <w:p w14:paraId="39E6C3BB" w14:textId="77777777" w:rsidR="00183D4F" w:rsidRDefault="00183D4F" w:rsidP="00183D4F">
      <w:pPr>
        <w:pStyle w:val="Code"/>
      </w:pPr>
      <w:r>
        <w:rPr>
          <w:noProof/>
        </w:rPr>
        <w:t>ylabel(</w:t>
      </w:r>
      <w:r>
        <w:rPr>
          <w:noProof/>
          <w:color w:val="A020F0"/>
        </w:rPr>
        <w:t>'y2'</w:t>
      </w:r>
      <w:r>
        <w:rPr>
          <w:noProof/>
        </w:rPr>
        <w:t>,</w:t>
      </w:r>
      <w:r>
        <w:rPr>
          <w:noProof/>
          <w:color w:val="A020F0"/>
        </w:rPr>
        <w:t>'Fontsize'</w:t>
      </w:r>
      <w:r>
        <w:rPr>
          <w:noProof/>
        </w:rPr>
        <w:t>,20)</w:t>
      </w:r>
    </w:p>
    <w:p w14:paraId="64EFBAE4" w14:textId="77777777" w:rsidR="00183D4F" w:rsidRDefault="00183D4F" w:rsidP="00183D4F">
      <w:pPr>
        <w:pStyle w:val="Code"/>
      </w:pPr>
      <w:r>
        <w:rPr>
          <w:noProof/>
        </w:rPr>
        <w:t>legend(</w:t>
      </w:r>
      <w:r>
        <w:rPr>
          <w:noProof/>
          <w:color w:val="A020F0"/>
        </w:rPr>
        <w:t>'RK4'</w:t>
      </w:r>
      <w:r>
        <w:rPr>
          <w:noProof/>
        </w:rPr>
        <w:t>,</w:t>
      </w:r>
      <w:r>
        <w:rPr>
          <w:noProof/>
          <w:color w:val="A020F0"/>
        </w:rPr>
        <w:t>'ODE45'</w:t>
      </w:r>
      <w:r>
        <w:rPr>
          <w:noProof/>
        </w:rPr>
        <w:t>)</w:t>
      </w:r>
    </w:p>
    <w:p w14:paraId="5BE1B47D" w14:textId="77777777" w:rsidR="00183D4F" w:rsidRPr="00C63DA5" w:rsidRDefault="00183D4F" w:rsidP="00183D4F">
      <w:pPr>
        <w:pStyle w:val="Code"/>
      </w:pPr>
      <w:r>
        <w:rPr>
          <w:noProof/>
        </w:rPr>
        <w:t xml:space="preserve">legend </w:t>
      </w:r>
      <w:r>
        <w:rPr>
          <w:noProof/>
          <w:color w:val="A020F0"/>
        </w:rPr>
        <w:t>boxoff</w:t>
      </w:r>
      <w:r>
        <w:rPr>
          <w:noProof/>
        </w:rPr>
        <w:t>;</w:t>
      </w:r>
    </w:p>
    <w:p w14:paraId="7CD5FC51" w14:textId="77777777" w:rsidR="00183D4F" w:rsidRPr="002D72CA" w:rsidRDefault="00183D4F" w:rsidP="00183D4F"/>
    <w:p w14:paraId="383DB89F" w14:textId="77777777" w:rsidR="00183D4F" w:rsidRDefault="00183D4F" w:rsidP="00183D4F"/>
    <w:p w14:paraId="53F11942" w14:textId="0B1255F9" w:rsidR="00183D4F" w:rsidRDefault="00183D4F" w:rsidP="000D2F6A"/>
    <w:p w14:paraId="66199230" w14:textId="7E0A35F1" w:rsidR="000D2F6A" w:rsidRDefault="000D2F6A" w:rsidP="000D2F6A"/>
    <w:p w14:paraId="094EF474" w14:textId="77777777" w:rsidR="000D2F6A" w:rsidRDefault="000D2F6A" w:rsidP="000D2F6A"/>
    <w:p w14:paraId="3504B86B" w14:textId="72CEF05B" w:rsidR="000D2F6A" w:rsidRDefault="003617DE" w:rsidP="00EE2BF2">
      <w:pPr>
        <w:pStyle w:val="Heading4"/>
      </w:pPr>
      <w:r>
        <w:t xml:space="preserve">Task 2: </w:t>
      </w:r>
      <w:r w:rsidR="000D2F6A">
        <w:t>RBD Equations Solver</w:t>
      </w:r>
    </w:p>
    <w:p w14:paraId="1123B625" w14:textId="77777777" w:rsidR="000D2F6A" w:rsidRDefault="000D2F6A" w:rsidP="000D2F6A">
      <w:pPr>
        <w:ind w:left="0"/>
      </w:pPr>
    </w:p>
    <w:p w14:paraId="220F51AE" w14:textId="77777777" w:rsidR="000D2F6A" w:rsidRDefault="000D2F6A" w:rsidP="000D2F6A">
      <w:pPr>
        <w:pStyle w:val="Code"/>
      </w:pPr>
      <w:r>
        <w:rPr>
          <w:noProof/>
          <w:color w:val="008013"/>
        </w:rPr>
        <w:t>%%</w:t>
      </w:r>
    </w:p>
    <w:p w14:paraId="40BD4871" w14:textId="77777777" w:rsidR="000D2F6A" w:rsidRDefault="000D2F6A" w:rsidP="000D2F6A">
      <w:pPr>
        <w:pStyle w:val="Code"/>
      </w:pPr>
      <w:r>
        <w:rPr>
          <w:noProof/>
          <w:color w:val="008013"/>
        </w:rPr>
        <w:t>%This code is used to solve airplane ODEs usin Runge-Kutta method.</w:t>
      </w:r>
    </w:p>
    <w:p w14:paraId="3890F4C9" w14:textId="77777777" w:rsidR="000D2F6A" w:rsidRDefault="000D2F6A" w:rsidP="000D2F6A">
      <w:pPr>
        <w:pStyle w:val="Code"/>
      </w:pPr>
    </w:p>
    <w:p w14:paraId="2C0BA5C7" w14:textId="77777777" w:rsidR="000D2F6A" w:rsidRDefault="000D2F6A" w:rsidP="000D2F6A">
      <w:pPr>
        <w:pStyle w:val="Code"/>
      </w:pPr>
      <w:r>
        <w:rPr>
          <w:noProof/>
          <w:color w:val="008013"/>
        </w:rPr>
        <w:t>%%</w:t>
      </w:r>
    </w:p>
    <w:p w14:paraId="55E38634" w14:textId="77777777" w:rsidR="000D2F6A" w:rsidRDefault="000D2F6A" w:rsidP="000D2F6A">
      <w:pPr>
        <w:pStyle w:val="Code"/>
      </w:pPr>
      <w:r>
        <w:rPr>
          <w:noProof/>
        </w:rPr>
        <w:t xml:space="preserve">clc; clearvars; close </w:t>
      </w:r>
      <w:r>
        <w:rPr>
          <w:noProof/>
          <w:color w:val="A709F5"/>
        </w:rPr>
        <w:t>all</w:t>
      </w:r>
      <w:r>
        <w:rPr>
          <w:noProof/>
        </w:rPr>
        <w:t>;</w:t>
      </w:r>
    </w:p>
    <w:p w14:paraId="14A05A9A" w14:textId="77777777" w:rsidR="000D2F6A" w:rsidRDefault="000D2F6A" w:rsidP="000D2F6A">
      <w:pPr>
        <w:pStyle w:val="Code"/>
      </w:pPr>
    </w:p>
    <w:p w14:paraId="66C07406" w14:textId="77777777" w:rsidR="000D2F6A" w:rsidRDefault="000D2F6A" w:rsidP="000D2F6A">
      <w:pPr>
        <w:pStyle w:val="Code"/>
      </w:pPr>
      <w:r>
        <w:rPr>
          <w:noProof/>
          <w:color w:val="008013"/>
        </w:rPr>
        <w:t>%% time vector:</w:t>
      </w:r>
    </w:p>
    <w:p w14:paraId="002FFF39" w14:textId="77777777" w:rsidR="000D2F6A" w:rsidRDefault="000D2F6A" w:rsidP="000D2F6A">
      <w:pPr>
        <w:pStyle w:val="Code"/>
      </w:pPr>
      <w:r>
        <w:rPr>
          <w:noProof/>
        </w:rPr>
        <w:t>tmin=0;</w:t>
      </w:r>
    </w:p>
    <w:p w14:paraId="4C5ED68B" w14:textId="77777777" w:rsidR="000D2F6A" w:rsidRDefault="000D2F6A" w:rsidP="000D2F6A">
      <w:pPr>
        <w:pStyle w:val="Code"/>
      </w:pPr>
      <w:r>
        <w:rPr>
          <w:noProof/>
        </w:rPr>
        <w:t>tmax=25;</w:t>
      </w:r>
    </w:p>
    <w:p w14:paraId="6D596C1C" w14:textId="77777777" w:rsidR="000D2F6A" w:rsidRDefault="000D2F6A" w:rsidP="000D2F6A">
      <w:pPr>
        <w:pStyle w:val="Code"/>
      </w:pPr>
      <w:r>
        <w:rPr>
          <w:noProof/>
          <w:color w:val="008013"/>
        </w:rPr>
        <w:t>% intervals=15000;   % number of intervals</w:t>
      </w:r>
    </w:p>
    <w:p w14:paraId="1A955FB1" w14:textId="77777777" w:rsidR="000D2F6A" w:rsidRDefault="000D2F6A" w:rsidP="000D2F6A">
      <w:pPr>
        <w:pStyle w:val="Code"/>
      </w:pPr>
      <w:r>
        <w:rPr>
          <w:noProof/>
          <w:color w:val="008013"/>
        </w:rPr>
        <w:t>% h = (tmax-tmin)/intervals;</w:t>
      </w:r>
    </w:p>
    <w:p w14:paraId="6F84C3F8" w14:textId="77777777" w:rsidR="000D2F6A" w:rsidRDefault="000D2F6A" w:rsidP="000D2F6A">
      <w:pPr>
        <w:pStyle w:val="Code"/>
      </w:pPr>
      <w:r>
        <w:rPr>
          <w:noProof/>
        </w:rPr>
        <w:t>h=0.001;</w:t>
      </w:r>
    </w:p>
    <w:p w14:paraId="535EE38C" w14:textId="77777777" w:rsidR="000D2F6A" w:rsidRDefault="000D2F6A" w:rsidP="000D2F6A">
      <w:pPr>
        <w:pStyle w:val="Code"/>
      </w:pPr>
      <w:r>
        <w:rPr>
          <w:noProof/>
        </w:rPr>
        <w:t>t = tmin:h:tmax;</w:t>
      </w:r>
    </w:p>
    <w:p w14:paraId="7A4C65C5" w14:textId="77777777" w:rsidR="000D2F6A" w:rsidRDefault="000D2F6A" w:rsidP="000D2F6A">
      <w:pPr>
        <w:pStyle w:val="Code"/>
      </w:pPr>
      <w:r>
        <w:rPr>
          <w:noProof/>
        </w:rPr>
        <w:t>n=length(t);</w:t>
      </w:r>
    </w:p>
    <w:p w14:paraId="5FE936B1" w14:textId="77777777" w:rsidR="000D2F6A" w:rsidRDefault="000D2F6A" w:rsidP="000D2F6A">
      <w:pPr>
        <w:pStyle w:val="Code"/>
      </w:pPr>
    </w:p>
    <w:p w14:paraId="10E41585" w14:textId="77777777" w:rsidR="000D2F6A" w:rsidRDefault="000D2F6A" w:rsidP="000D2F6A">
      <w:pPr>
        <w:pStyle w:val="Code"/>
      </w:pPr>
      <w:r>
        <w:rPr>
          <w:noProof/>
          <w:color w:val="008013"/>
        </w:rPr>
        <w:t>%% Givens</w:t>
      </w:r>
    </w:p>
    <w:p w14:paraId="191A5467" w14:textId="77777777" w:rsidR="000D2F6A" w:rsidRDefault="000D2F6A" w:rsidP="000D2F6A">
      <w:pPr>
        <w:pStyle w:val="Code"/>
      </w:pPr>
      <w:r>
        <w:rPr>
          <w:noProof/>
        </w:rPr>
        <w:t>m = 30;</w:t>
      </w:r>
    </w:p>
    <w:p w14:paraId="2224B907" w14:textId="77777777" w:rsidR="000D2F6A" w:rsidRDefault="000D2F6A" w:rsidP="000D2F6A">
      <w:pPr>
        <w:pStyle w:val="Code"/>
      </w:pPr>
      <w:r>
        <w:rPr>
          <w:noProof/>
        </w:rPr>
        <w:t>g = 9.81;</w:t>
      </w:r>
    </w:p>
    <w:p w14:paraId="75DB1190" w14:textId="77777777" w:rsidR="000D2F6A" w:rsidRDefault="000D2F6A" w:rsidP="000D2F6A">
      <w:pPr>
        <w:pStyle w:val="Code"/>
      </w:pPr>
      <w:r>
        <w:rPr>
          <w:noProof/>
        </w:rPr>
        <w:t>F = [10;5;3];</w:t>
      </w:r>
    </w:p>
    <w:p w14:paraId="703DC136" w14:textId="77777777" w:rsidR="000D2F6A" w:rsidRDefault="000D2F6A" w:rsidP="000D2F6A">
      <w:pPr>
        <w:pStyle w:val="Code"/>
      </w:pPr>
      <w:r>
        <w:rPr>
          <w:noProof/>
        </w:rPr>
        <w:t>M = [10;15;20];</w:t>
      </w:r>
    </w:p>
    <w:p w14:paraId="0C2A3738" w14:textId="77777777" w:rsidR="000D2F6A" w:rsidRDefault="000D2F6A" w:rsidP="000D2F6A">
      <w:pPr>
        <w:pStyle w:val="Code"/>
      </w:pPr>
      <w:r>
        <w:rPr>
          <w:noProof/>
        </w:rPr>
        <w:t>I = [1 -2 -1;-2 5 -4;-1 -4 0.2];</w:t>
      </w:r>
    </w:p>
    <w:p w14:paraId="4A9529E6" w14:textId="77777777" w:rsidR="000D2F6A" w:rsidRDefault="000D2F6A" w:rsidP="000D2F6A">
      <w:pPr>
        <w:pStyle w:val="Code"/>
      </w:pPr>
      <w:r>
        <w:rPr>
          <w:noProof/>
        </w:rPr>
        <w:t>x0 = [10,2,0,   2* pi/180,1* pi/180,0,  20* pi/180,15* pi/180,30* pi/180,   2,4,7];</w:t>
      </w:r>
    </w:p>
    <w:p w14:paraId="57752C21" w14:textId="77777777" w:rsidR="000D2F6A" w:rsidRDefault="000D2F6A" w:rsidP="000D2F6A">
      <w:pPr>
        <w:pStyle w:val="Code"/>
      </w:pPr>
    </w:p>
    <w:p w14:paraId="452AC415" w14:textId="77777777" w:rsidR="000D2F6A" w:rsidRDefault="000D2F6A" w:rsidP="000D2F6A">
      <w:pPr>
        <w:pStyle w:val="Code"/>
      </w:pPr>
      <w:r>
        <w:rPr>
          <w:noProof/>
        </w:rPr>
        <w:t xml:space="preserve">y(:,1) = x0; </w:t>
      </w:r>
    </w:p>
    <w:p w14:paraId="14B12828" w14:textId="77777777" w:rsidR="000D2F6A" w:rsidRDefault="000D2F6A" w:rsidP="000D2F6A">
      <w:pPr>
        <w:pStyle w:val="Code"/>
      </w:pPr>
      <w:r>
        <w:rPr>
          <w:noProof/>
          <w:color w:val="008013"/>
        </w:rPr>
        <w:t>%% RK4 Solver Algorithm</w:t>
      </w:r>
    </w:p>
    <w:p w14:paraId="6B5E47CB" w14:textId="77777777" w:rsidR="000D2F6A" w:rsidRDefault="000D2F6A" w:rsidP="000D2F6A">
      <w:pPr>
        <w:pStyle w:val="Code"/>
      </w:pPr>
    </w:p>
    <w:p w14:paraId="1AF5189B" w14:textId="77777777" w:rsidR="000D2F6A" w:rsidRDefault="000D2F6A" w:rsidP="000D2F6A">
      <w:pPr>
        <w:pStyle w:val="Code"/>
      </w:pPr>
      <w:r>
        <w:rPr>
          <w:noProof/>
          <w:color w:val="0E00FF"/>
        </w:rPr>
        <w:t xml:space="preserve">for </w:t>
      </w:r>
      <w:r>
        <w:rPr>
          <w:noProof/>
        </w:rPr>
        <w:t>i = 2:n</w:t>
      </w:r>
    </w:p>
    <w:p w14:paraId="47BDAE7A" w14:textId="77777777" w:rsidR="000D2F6A" w:rsidRDefault="000D2F6A" w:rsidP="000D2F6A">
      <w:pPr>
        <w:pStyle w:val="Code"/>
      </w:pPr>
    </w:p>
    <w:p w14:paraId="52DB52B0" w14:textId="77777777" w:rsidR="000D2F6A" w:rsidRDefault="000D2F6A" w:rsidP="000D2F6A">
      <w:pPr>
        <w:pStyle w:val="Code"/>
      </w:pPr>
      <w:r>
        <w:rPr>
          <w:noProof/>
        </w:rPr>
        <w:t xml:space="preserve">        k1 = h*Airplane_RBD(y(:,i-1),F,M,m,I);</w:t>
      </w:r>
    </w:p>
    <w:p w14:paraId="43001802" w14:textId="77777777" w:rsidR="000D2F6A" w:rsidRDefault="000D2F6A" w:rsidP="000D2F6A">
      <w:pPr>
        <w:pStyle w:val="Code"/>
      </w:pPr>
    </w:p>
    <w:p w14:paraId="75A5D80B" w14:textId="77777777" w:rsidR="000D2F6A" w:rsidRDefault="000D2F6A" w:rsidP="000D2F6A">
      <w:pPr>
        <w:pStyle w:val="Code"/>
      </w:pPr>
      <w:r>
        <w:rPr>
          <w:noProof/>
        </w:rPr>
        <w:t xml:space="preserve">        k2 = h*Airplane_RBD(y(:,i-1) + k1/2,F,M,m,I);</w:t>
      </w:r>
    </w:p>
    <w:p w14:paraId="765E1D99" w14:textId="77777777" w:rsidR="000D2F6A" w:rsidRDefault="000D2F6A" w:rsidP="000D2F6A">
      <w:pPr>
        <w:pStyle w:val="Code"/>
      </w:pPr>
    </w:p>
    <w:p w14:paraId="13A25D50" w14:textId="77777777" w:rsidR="000D2F6A" w:rsidRDefault="000D2F6A" w:rsidP="000D2F6A">
      <w:pPr>
        <w:pStyle w:val="Code"/>
      </w:pPr>
      <w:r>
        <w:rPr>
          <w:noProof/>
        </w:rPr>
        <w:t xml:space="preserve">        k3 = h*Airplane_RBD(y(:,i-1) + k2/2,F,M,m,I);</w:t>
      </w:r>
    </w:p>
    <w:p w14:paraId="56E27ABC" w14:textId="77777777" w:rsidR="000D2F6A" w:rsidRDefault="000D2F6A" w:rsidP="000D2F6A">
      <w:pPr>
        <w:pStyle w:val="Code"/>
      </w:pPr>
    </w:p>
    <w:p w14:paraId="498B72BC" w14:textId="77777777" w:rsidR="000D2F6A" w:rsidRDefault="000D2F6A" w:rsidP="000D2F6A">
      <w:pPr>
        <w:pStyle w:val="Code"/>
      </w:pPr>
      <w:r>
        <w:rPr>
          <w:noProof/>
        </w:rPr>
        <w:t xml:space="preserve">        k4 = h*Airplane_RBD(y(:,i-1) + k3,F,M,m,I);</w:t>
      </w:r>
    </w:p>
    <w:p w14:paraId="05BD7A7B" w14:textId="77777777" w:rsidR="000D2F6A" w:rsidRDefault="000D2F6A" w:rsidP="000D2F6A">
      <w:pPr>
        <w:pStyle w:val="Code"/>
      </w:pPr>
      <w:r>
        <w:rPr>
          <w:noProof/>
        </w:rPr>
        <w:t xml:space="preserve">    </w:t>
      </w:r>
    </w:p>
    <w:p w14:paraId="51106E8A" w14:textId="77777777" w:rsidR="000D2F6A" w:rsidRDefault="000D2F6A" w:rsidP="000D2F6A">
      <w:pPr>
        <w:pStyle w:val="Code"/>
      </w:pPr>
      <w:r>
        <w:rPr>
          <w:noProof/>
        </w:rPr>
        <w:t xml:space="preserve">       y(:,i) = y(:,i-1) +1/6 * (k1 + 2*k2 + 2*k3 + k4);</w:t>
      </w:r>
    </w:p>
    <w:p w14:paraId="7E6D8443" w14:textId="77777777" w:rsidR="000D2F6A" w:rsidRDefault="000D2F6A" w:rsidP="000D2F6A">
      <w:pPr>
        <w:pStyle w:val="Code"/>
      </w:pPr>
      <w:r>
        <w:rPr>
          <w:noProof/>
        </w:rPr>
        <w:t xml:space="preserve">    </w:t>
      </w:r>
    </w:p>
    <w:p w14:paraId="4A780044" w14:textId="77777777" w:rsidR="000D2F6A" w:rsidRDefault="000D2F6A" w:rsidP="000D2F6A">
      <w:pPr>
        <w:pStyle w:val="Code"/>
      </w:pPr>
      <w:r>
        <w:rPr>
          <w:noProof/>
          <w:color w:val="0E00FF"/>
        </w:rPr>
        <w:t>end</w:t>
      </w:r>
    </w:p>
    <w:p w14:paraId="78AF0957" w14:textId="77777777" w:rsidR="000D2F6A" w:rsidRDefault="000D2F6A" w:rsidP="000D2F6A">
      <w:pPr>
        <w:pStyle w:val="Code"/>
      </w:pPr>
    </w:p>
    <w:p w14:paraId="6E064A3C" w14:textId="77777777" w:rsidR="000D2F6A" w:rsidRDefault="000D2F6A" w:rsidP="000D2F6A">
      <w:pPr>
        <w:pStyle w:val="Code"/>
      </w:pPr>
    </w:p>
    <w:p w14:paraId="025AD4EA" w14:textId="77777777" w:rsidR="000D2F6A" w:rsidRDefault="000D2F6A" w:rsidP="000D2F6A">
      <w:pPr>
        <w:pStyle w:val="Code"/>
      </w:pPr>
      <w:r>
        <w:rPr>
          <w:noProof/>
          <w:color w:val="008013"/>
        </w:rPr>
        <w:t>%% Simulink</w:t>
      </w:r>
    </w:p>
    <w:p w14:paraId="71A6C4E2" w14:textId="77777777" w:rsidR="000D2F6A" w:rsidRDefault="000D2F6A" w:rsidP="000D2F6A">
      <w:pPr>
        <w:pStyle w:val="Code"/>
        <w:rPr>
          <w:noProof/>
        </w:rPr>
      </w:pPr>
      <w:r>
        <w:rPr>
          <w:noProof/>
        </w:rPr>
        <w:t>SimulinkOutput=sim(</w:t>
      </w:r>
      <w:r>
        <w:rPr>
          <w:noProof/>
          <w:color w:val="A709F5"/>
        </w:rPr>
        <w:t>'Simulator_Part_1'</w:t>
      </w:r>
      <w:r>
        <w:rPr>
          <w:noProof/>
        </w:rPr>
        <w:t>);</w:t>
      </w:r>
    </w:p>
    <w:p w14:paraId="25DC14EE" w14:textId="77777777" w:rsidR="000D2F6A" w:rsidRDefault="000D2F6A" w:rsidP="000D2F6A">
      <w:pPr>
        <w:pStyle w:val="Code"/>
        <w:rPr>
          <w:noProof/>
        </w:rPr>
      </w:pPr>
    </w:p>
    <w:p w14:paraId="071BBE90" w14:textId="2B9E80EC" w:rsidR="000D2F6A" w:rsidRDefault="000D2F6A" w:rsidP="000D2F6A">
      <w:pPr>
        <w:pStyle w:val="Code"/>
      </w:pPr>
    </w:p>
    <w:p w14:paraId="7AC499D3" w14:textId="634E276A" w:rsidR="004F6623" w:rsidRDefault="004F6623" w:rsidP="000D2F6A">
      <w:pPr>
        <w:pStyle w:val="Code"/>
      </w:pPr>
    </w:p>
    <w:p w14:paraId="484AFFC6" w14:textId="004328D9" w:rsidR="004F6623" w:rsidRDefault="004F6623" w:rsidP="000D2F6A">
      <w:pPr>
        <w:pStyle w:val="Code"/>
      </w:pPr>
    </w:p>
    <w:p w14:paraId="2B82BF1C" w14:textId="77777777" w:rsidR="004F6623" w:rsidRDefault="004F6623" w:rsidP="000D2F6A">
      <w:pPr>
        <w:pStyle w:val="Code"/>
      </w:pPr>
    </w:p>
    <w:p w14:paraId="4E6A5475" w14:textId="77777777" w:rsidR="000D2F6A" w:rsidRDefault="000D2F6A" w:rsidP="000D2F6A">
      <w:pPr>
        <w:pStyle w:val="Code"/>
      </w:pPr>
      <w:r>
        <w:rPr>
          <w:noProof/>
        </w:rPr>
        <w:t>t_sim=SimulinkOutput.tout;</w:t>
      </w:r>
    </w:p>
    <w:p w14:paraId="6036E48B" w14:textId="77777777" w:rsidR="000D2F6A" w:rsidRDefault="000D2F6A" w:rsidP="000D2F6A">
      <w:pPr>
        <w:pStyle w:val="Code"/>
      </w:pPr>
      <w:r>
        <w:rPr>
          <w:noProof/>
        </w:rPr>
        <w:t>y_sim = [SimulinkOutput.Velocity,SimulinkOutput.AngularRates,SimulinkOutput.EulerAngles,SimulinkOutput.Position];</w:t>
      </w:r>
    </w:p>
    <w:p w14:paraId="34EA92BF" w14:textId="77777777" w:rsidR="000D2F6A" w:rsidRDefault="000D2F6A" w:rsidP="000D2F6A">
      <w:pPr>
        <w:pStyle w:val="Code"/>
      </w:pPr>
      <w:r>
        <w:rPr>
          <w:noProof/>
        </w:rPr>
        <w:t xml:space="preserve"> </w:t>
      </w:r>
    </w:p>
    <w:p w14:paraId="260C7298" w14:textId="77777777" w:rsidR="000D2F6A" w:rsidRDefault="000D2F6A" w:rsidP="000D2F6A">
      <w:pPr>
        <w:pStyle w:val="Code"/>
      </w:pPr>
      <w:r>
        <w:rPr>
          <w:noProof/>
          <w:color w:val="008013"/>
        </w:rPr>
        <w:t>%% Plotting:</w:t>
      </w:r>
    </w:p>
    <w:p w14:paraId="4694F674" w14:textId="77777777" w:rsidR="000D2F6A" w:rsidRDefault="000D2F6A" w:rsidP="000D2F6A">
      <w:pPr>
        <w:pStyle w:val="Code"/>
      </w:pPr>
    </w:p>
    <w:p w14:paraId="5BBF93AF" w14:textId="77777777" w:rsidR="000D2F6A" w:rsidRDefault="000D2F6A" w:rsidP="000D2F6A">
      <w:pPr>
        <w:pStyle w:val="Code"/>
      </w:pPr>
      <w:r>
        <w:rPr>
          <w:noProof/>
        </w:rPr>
        <w:t>StatesTitles = {</w:t>
      </w:r>
      <w:r>
        <w:rPr>
          <w:noProof/>
          <w:color w:val="A709F5"/>
        </w:rPr>
        <w:t>'u'</w:t>
      </w:r>
      <w:r>
        <w:rPr>
          <w:noProof/>
        </w:rPr>
        <w:t>,</w:t>
      </w:r>
      <w:r>
        <w:rPr>
          <w:noProof/>
          <w:color w:val="A709F5"/>
        </w:rPr>
        <w:t>'v'</w:t>
      </w:r>
      <w:r>
        <w:rPr>
          <w:noProof/>
        </w:rPr>
        <w:t>,</w:t>
      </w:r>
      <w:r>
        <w:rPr>
          <w:noProof/>
          <w:color w:val="A709F5"/>
        </w:rPr>
        <w:t>'w'</w:t>
      </w:r>
      <w:r>
        <w:rPr>
          <w:noProof/>
        </w:rPr>
        <w:t>,</w:t>
      </w:r>
      <w:r>
        <w:rPr>
          <w:noProof/>
          <w:color w:val="A709F5"/>
        </w:rPr>
        <w:t>'p'</w:t>
      </w:r>
      <w:r>
        <w:rPr>
          <w:noProof/>
        </w:rPr>
        <w:t>,</w:t>
      </w:r>
      <w:r>
        <w:rPr>
          <w:noProof/>
          <w:color w:val="A709F5"/>
        </w:rPr>
        <w:t>'q'</w:t>
      </w:r>
      <w:r>
        <w:rPr>
          <w:noProof/>
        </w:rPr>
        <w:t>,</w:t>
      </w:r>
      <w:r>
        <w:rPr>
          <w:noProof/>
          <w:color w:val="A709F5"/>
        </w:rPr>
        <w:t>'r'</w:t>
      </w:r>
      <w:r>
        <w:rPr>
          <w:noProof/>
        </w:rPr>
        <w:t>,</w:t>
      </w:r>
      <w:r>
        <w:rPr>
          <w:noProof/>
          <w:color w:val="A709F5"/>
        </w:rPr>
        <w:t>'\phi'</w:t>
      </w:r>
      <w:r>
        <w:rPr>
          <w:noProof/>
        </w:rPr>
        <w:t>,</w:t>
      </w:r>
      <w:r>
        <w:rPr>
          <w:noProof/>
          <w:color w:val="A709F5"/>
        </w:rPr>
        <w:t>'\theta'</w:t>
      </w:r>
      <w:r>
        <w:rPr>
          <w:noProof/>
        </w:rPr>
        <w:t>,</w:t>
      </w:r>
      <w:r>
        <w:rPr>
          <w:noProof/>
          <w:color w:val="A709F5"/>
        </w:rPr>
        <w:t>'\psi'</w:t>
      </w:r>
      <w:r>
        <w:rPr>
          <w:noProof/>
        </w:rPr>
        <w:t>,</w:t>
      </w:r>
      <w:r>
        <w:rPr>
          <w:noProof/>
          <w:color w:val="A709F5"/>
        </w:rPr>
        <w:t>'x'</w:t>
      </w:r>
      <w:r>
        <w:rPr>
          <w:noProof/>
        </w:rPr>
        <w:t>,</w:t>
      </w:r>
      <w:r>
        <w:rPr>
          <w:noProof/>
          <w:color w:val="A709F5"/>
        </w:rPr>
        <w:t>'y'</w:t>
      </w:r>
      <w:r>
        <w:rPr>
          <w:noProof/>
        </w:rPr>
        <w:t>,</w:t>
      </w:r>
      <w:r>
        <w:rPr>
          <w:noProof/>
          <w:color w:val="A709F5"/>
        </w:rPr>
        <w:t>'z'</w:t>
      </w:r>
      <w:r>
        <w:rPr>
          <w:noProof/>
        </w:rPr>
        <w:t>};</w:t>
      </w:r>
    </w:p>
    <w:p w14:paraId="5F918EB8" w14:textId="77777777" w:rsidR="000D2F6A" w:rsidRDefault="000D2F6A" w:rsidP="000D2F6A">
      <w:pPr>
        <w:pStyle w:val="Code"/>
      </w:pPr>
      <w:r>
        <w:rPr>
          <w:noProof/>
        </w:rPr>
        <w:t>FiguresTitles = {};</w:t>
      </w:r>
    </w:p>
    <w:p w14:paraId="6E1D0321" w14:textId="77777777" w:rsidR="000D2F6A" w:rsidRDefault="000D2F6A" w:rsidP="000D2F6A">
      <w:pPr>
        <w:pStyle w:val="Code"/>
      </w:pPr>
      <w:r>
        <w:rPr>
          <w:noProof/>
          <w:color w:val="0E00FF"/>
        </w:rPr>
        <w:t xml:space="preserve">for </w:t>
      </w:r>
      <w:r>
        <w:rPr>
          <w:noProof/>
        </w:rPr>
        <w:t>m=1:length(x0)</w:t>
      </w:r>
    </w:p>
    <w:p w14:paraId="6A0E0478" w14:textId="77777777" w:rsidR="000D2F6A" w:rsidRDefault="000D2F6A" w:rsidP="000D2F6A">
      <w:pPr>
        <w:pStyle w:val="Code"/>
      </w:pPr>
      <w:r>
        <w:rPr>
          <w:noProof/>
        </w:rPr>
        <w:t xml:space="preserve">    </w:t>
      </w:r>
    </w:p>
    <w:p w14:paraId="36CE569F" w14:textId="77777777" w:rsidR="000D2F6A" w:rsidRDefault="000D2F6A" w:rsidP="000D2F6A">
      <w:pPr>
        <w:pStyle w:val="Code"/>
      </w:pPr>
      <w:r>
        <w:rPr>
          <w:noProof/>
        </w:rPr>
        <w:t xml:space="preserve">    figure(m)</w:t>
      </w:r>
    </w:p>
    <w:p w14:paraId="24DDE23D" w14:textId="77777777" w:rsidR="000D2F6A" w:rsidRDefault="000D2F6A" w:rsidP="000D2F6A">
      <w:pPr>
        <w:pStyle w:val="Code"/>
      </w:pPr>
      <w:r>
        <w:rPr>
          <w:noProof/>
        </w:rPr>
        <w:t xml:space="preserve">    plot(t,y(m,1:n),</w:t>
      </w:r>
      <w:r>
        <w:rPr>
          <w:noProof/>
          <w:color w:val="A709F5"/>
        </w:rPr>
        <w:t>'r-'</w:t>
      </w:r>
      <w:r>
        <w:rPr>
          <w:noProof/>
        </w:rPr>
        <w:t>,t_sim,y_sim(:,m),</w:t>
      </w:r>
      <w:r>
        <w:rPr>
          <w:noProof/>
          <w:color w:val="A709F5"/>
        </w:rPr>
        <w:t>'k--'</w:t>
      </w:r>
      <w:r>
        <w:rPr>
          <w:noProof/>
        </w:rPr>
        <w:t>,</w:t>
      </w:r>
      <w:r>
        <w:rPr>
          <w:noProof/>
          <w:color w:val="A709F5"/>
        </w:rPr>
        <w:t>'linewidth'</w:t>
      </w:r>
      <w:r>
        <w:rPr>
          <w:noProof/>
        </w:rPr>
        <w:t>,1)</w:t>
      </w:r>
    </w:p>
    <w:p w14:paraId="6F3CF4C8" w14:textId="77777777" w:rsidR="000D2F6A" w:rsidRDefault="000D2F6A" w:rsidP="000D2F6A">
      <w:pPr>
        <w:pStyle w:val="Code"/>
      </w:pPr>
    </w:p>
    <w:p w14:paraId="10878675" w14:textId="77777777" w:rsidR="000D2F6A" w:rsidRDefault="000D2F6A" w:rsidP="000D2F6A">
      <w:pPr>
        <w:pStyle w:val="Code"/>
      </w:pPr>
      <w:r>
        <w:rPr>
          <w:noProof/>
        </w:rPr>
        <w:t xml:space="preserve">    xlabel(</w:t>
      </w:r>
      <w:r>
        <w:rPr>
          <w:noProof/>
          <w:color w:val="A709F5"/>
        </w:rPr>
        <w:t>'$t$'</w:t>
      </w:r>
      <w:r>
        <w:rPr>
          <w:noProof/>
        </w:rPr>
        <w:t>,</w:t>
      </w:r>
      <w:r>
        <w:rPr>
          <w:noProof/>
          <w:color w:val="A709F5"/>
        </w:rPr>
        <w:t>'interpreter'</w:t>
      </w:r>
      <w:r>
        <w:rPr>
          <w:noProof/>
        </w:rPr>
        <w:t>,</w:t>
      </w:r>
      <w:r>
        <w:rPr>
          <w:noProof/>
          <w:color w:val="A709F5"/>
        </w:rPr>
        <w:t>'latex'</w:t>
      </w:r>
      <w:r>
        <w:rPr>
          <w:noProof/>
        </w:rPr>
        <w:t>,</w:t>
      </w:r>
      <w:r>
        <w:rPr>
          <w:noProof/>
          <w:color w:val="A709F5"/>
        </w:rPr>
        <w:t>'fontsize'</w:t>
      </w:r>
      <w:r>
        <w:rPr>
          <w:noProof/>
        </w:rPr>
        <w:t>,14)</w:t>
      </w:r>
    </w:p>
    <w:p w14:paraId="3A3DFC43" w14:textId="77777777" w:rsidR="000D2F6A" w:rsidRDefault="000D2F6A" w:rsidP="000D2F6A">
      <w:pPr>
        <w:pStyle w:val="Code"/>
      </w:pPr>
      <w:r>
        <w:rPr>
          <w:noProof/>
        </w:rPr>
        <w:t xml:space="preserve">    ylabel([</w:t>
      </w:r>
      <w:r>
        <w:rPr>
          <w:noProof/>
          <w:color w:val="A709F5"/>
        </w:rPr>
        <w:t>'$'</w:t>
      </w:r>
      <w:r>
        <w:rPr>
          <w:noProof/>
        </w:rPr>
        <w:t>,StatesTitles{m},</w:t>
      </w:r>
      <w:r>
        <w:rPr>
          <w:noProof/>
          <w:color w:val="A709F5"/>
        </w:rPr>
        <w:t>'$'</w:t>
      </w:r>
      <w:r>
        <w:rPr>
          <w:noProof/>
        </w:rPr>
        <w:t>],</w:t>
      </w:r>
      <w:r>
        <w:rPr>
          <w:noProof/>
          <w:color w:val="A709F5"/>
        </w:rPr>
        <w:t>'interpreter'</w:t>
      </w:r>
      <w:r>
        <w:rPr>
          <w:noProof/>
        </w:rPr>
        <w:t>,</w:t>
      </w:r>
      <w:r>
        <w:rPr>
          <w:noProof/>
          <w:color w:val="A709F5"/>
        </w:rPr>
        <w:t>'latex'</w:t>
      </w:r>
      <w:r>
        <w:rPr>
          <w:noProof/>
        </w:rPr>
        <w:t>,</w:t>
      </w:r>
      <w:r>
        <w:rPr>
          <w:noProof/>
          <w:color w:val="A709F5"/>
        </w:rPr>
        <w:t>'fontsize'</w:t>
      </w:r>
      <w:r>
        <w:rPr>
          <w:noProof/>
        </w:rPr>
        <w:t>,14)</w:t>
      </w:r>
    </w:p>
    <w:p w14:paraId="7703744C" w14:textId="77777777" w:rsidR="000D2F6A" w:rsidRDefault="000D2F6A" w:rsidP="000D2F6A">
      <w:pPr>
        <w:pStyle w:val="Code"/>
      </w:pPr>
      <w:r>
        <w:rPr>
          <w:noProof/>
        </w:rPr>
        <w:t xml:space="preserve">    legend({</w:t>
      </w:r>
      <w:r>
        <w:rPr>
          <w:noProof/>
          <w:color w:val="A709F5"/>
        </w:rPr>
        <w:t>'Runge-Kutta'</w:t>
      </w:r>
      <w:r>
        <w:rPr>
          <w:noProof/>
        </w:rPr>
        <w:t>,</w:t>
      </w:r>
      <w:r>
        <w:rPr>
          <w:noProof/>
          <w:color w:val="A709F5"/>
        </w:rPr>
        <w:t>'Simulink'</w:t>
      </w:r>
      <w:r>
        <w:rPr>
          <w:noProof/>
        </w:rPr>
        <w:t>},</w:t>
      </w:r>
      <w:r>
        <w:rPr>
          <w:noProof/>
          <w:color w:val="A709F5"/>
        </w:rPr>
        <w:t>'interpreter'</w:t>
      </w:r>
      <w:r>
        <w:rPr>
          <w:noProof/>
        </w:rPr>
        <w:t>,</w:t>
      </w:r>
      <w:r>
        <w:rPr>
          <w:noProof/>
          <w:color w:val="A709F5"/>
        </w:rPr>
        <w:t>'latex'</w:t>
      </w:r>
      <w:r>
        <w:rPr>
          <w:noProof/>
        </w:rPr>
        <w:t>,</w:t>
      </w:r>
      <w:r>
        <w:rPr>
          <w:noProof/>
          <w:color w:val="A709F5"/>
        </w:rPr>
        <w:t>'location'</w:t>
      </w:r>
      <w:r>
        <w:rPr>
          <w:noProof/>
        </w:rPr>
        <w:t>,</w:t>
      </w:r>
      <w:r>
        <w:rPr>
          <w:noProof/>
          <w:color w:val="A709F5"/>
        </w:rPr>
        <w:t>'northwest'</w:t>
      </w:r>
      <w:r>
        <w:rPr>
          <w:noProof/>
        </w:rPr>
        <w:t>,</w:t>
      </w:r>
      <w:r>
        <w:rPr>
          <w:noProof/>
          <w:color w:val="A709F5"/>
        </w:rPr>
        <w:t>'fontsize'</w:t>
      </w:r>
      <w:r>
        <w:rPr>
          <w:noProof/>
        </w:rPr>
        <w:t>,10)</w:t>
      </w:r>
    </w:p>
    <w:p w14:paraId="5A917F45" w14:textId="77777777" w:rsidR="000D2F6A" w:rsidRDefault="000D2F6A" w:rsidP="000D2F6A">
      <w:pPr>
        <w:pStyle w:val="Code"/>
      </w:pPr>
    </w:p>
    <w:p w14:paraId="1ACC570E" w14:textId="77777777" w:rsidR="000D2F6A" w:rsidRDefault="000D2F6A" w:rsidP="000D2F6A">
      <w:pPr>
        <w:pStyle w:val="Code"/>
      </w:pPr>
      <w:r>
        <w:rPr>
          <w:noProof/>
          <w:color w:val="0E00FF"/>
        </w:rPr>
        <w:t>end</w:t>
      </w:r>
    </w:p>
    <w:p w14:paraId="2C347786" w14:textId="77777777" w:rsidR="000D2F6A" w:rsidRDefault="000D2F6A" w:rsidP="000D2F6A">
      <w:pPr>
        <w:pStyle w:val="Code"/>
      </w:pPr>
    </w:p>
    <w:p w14:paraId="73DA156F" w14:textId="77777777" w:rsidR="000D2F6A" w:rsidRDefault="000D2F6A" w:rsidP="000D2F6A">
      <w:pPr>
        <w:rPr>
          <w:rFonts w:eastAsiaTheme="majorEastAsia"/>
          <w:b/>
          <w:bCs/>
          <w:sz w:val="28"/>
          <w:szCs w:val="32"/>
          <w:highlight w:val="lightGray"/>
        </w:rPr>
      </w:pPr>
    </w:p>
    <w:p w14:paraId="107547A7" w14:textId="77777777" w:rsidR="000D2F6A" w:rsidRDefault="000D2F6A" w:rsidP="000D2F6A">
      <w:pPr>
        <w:rPr>
          <w:rFonts w:eastAsiaTheme="majorEastAsia"/>
          <w:b/>
          <w:bCs/>
          <w:sz w:val="28"/>
          <w:szCs w:val="32"/>
          <w:highlight w:val="lightGray"/>
        </w:rPr>
      </w:pPr>
    </w:p>
    <w:p w14:paraId="7E4A7CC0" w14:textId="77777777" w:rsidR="000D2F6A" w:rsidRDefault="000D2F6A" w:rsidP="000D2F6A">
      <w:pPr>
        <w:rPr>
          <w:rFonts w:eastAsiaTheme="majorEastAsia"/>
          <w:b/>
          <w:bCs/>
          <w:sz w:val="28"/>
          <w:szCs w:val="32"/>
          <w:highlight w:val="lightGray"/>
        </w:rPr>
      </w:pPr>
    </w:p>
    <w:p w14:paraId="0AA0BC9A" w14:textId="77777777" w:rsidR="000D2F6A" w:rsidRDefault="000D2F6A" w:rsidP="000D2F6A">
      <w:pPr>
        <w:rPr>
          <w:rFonts w:eastAsiaTheme="majorEastAsia"/>
          <w:b/>
          <w:bCs/>
          <w:sz w:val="28"/>
          <w:szCs w:val="32"/>
          <w:highlight w:val="lightGray"/>
        </w:rPr>
      </w:pPr>
    </w:p>
    <w:p w14:paraId="53701452" w14:textId="77777777" w:rsidR="000D2F6A" w:rsidRDefault="000D2F6A" w:rsidP="000D2F6A">
      <w:pPr>
        <w:rPr>
          <w:rFonts w:eastAsiaTheme="majorEastAsia"/>
          <w:b/>
          <w:bCs/>
          <w:sz w:val="28"/>
          <w:szCs w:val="32"/>
          <w:highlight w:val="lightGray"/>
        </w:rPr>
      </w:pPr>
    </w:p>
    <w:p w14:paraId="0DC8665C" w14:textId="77777777" w:rsidR="000D2F6A" w:rsidRDefault="000D2F6A" w:rsidP="000D2F6A">
      <w:pPr>
        <w:rPr>
          <w:rFonts w:eastAsiaTheme="majorEastAsia"/>
          <w:b/>
          <w:bCs/>
          <w:sz w:val="28"/>
          <w:szCs w:val="32"/>
          <w:highlight w:val="lightGray"/>
        </w:rPr>
      </w:pPr>
    </w:p>
    <w:p w14:paraId="5C0B7F5B" w14:textId="77777777" w:rsidR="000D2F6A" w:rsidRDefault="000D2F6A" w:rsidP="000D2F6A">
      <w:pPr>
        <w:rPr>
          <w:rFonts w:eastAsiaTheme="majorEastAsia"/>
          <w:b/>
          <w:bCs/>
          <w:sz w:val="28"/>
          <w:szCs w:val="32"/>
          <w:highlight w:val="lightGray"/>
        </w:rPr>
      </w:pPr>
    </w:p>
    <w:p w14:paraId="4021BF25" w14:textId="77777777" w:rsidR="000D2F6A" w:rsidRDefault="000D2F6A" w:rsidP="000D2F6A">
      <w:pPr>
        <w:rPr>
          <w:rFonts w:eastAsiaTheme="majorEastAsia"/>
          <w:b/>
          <w:bCs/>
          <w:sz w:val="28"/>
          <w:szCs w:val="32"/>
          <w:highlight w:val="lightGray"/>
        </w:rPr>
      </w:pPr>
    </w:p>
    <w:p w14:paraId="69AEB64C" w14:textId="77777777" w:rsidR="000D2F6A" w:rsidRDefault="000D2F6A" w:rsidP="000D2F6A">
      <w:pPr>
        <w:rPr>
          <w:rFonts w:eastAsiaTheme="majorEastAsia"/>
          <w:b/>
          <w:bCs/>
          <w:sz w:val="28"/>
          <w:szCs w:val="32"/>
          <w:highlight w:val="lightGray"/>
        </w:rPr>
      </w:pPr>
    </w:p>
    <w:p w14:paraId="6E9462DD" w14:textId="77777777" w:rsidR="000D2F6A" w:rsidRDefault="000D2F6A" w:rsidP="000D2F6A">
      <w:pPr>
        <w:rPr>
          <w:rFonts w:eastAsiaTheme="majorEastAsia"/>
          <w:b/>
          <w:bCs/>
          <w:sz w:val="28"/>
          <w:szCs w:val="32"/>
          <w:highlight w:val="lightGray"/>
        </w:rPr>
      </w:pPr>
    </w:p>
    <w:p w14:paraId="4DA1AFA5" w14:textId="77777777" w:rsidR="000D2F6A" w:rsidRDefault="000D2F6A" w:rsidP="000D2F6A">
      <w:pPr>
        <w:rPr>
          <w:rFonts w:eastAsiaTheme="majorEastAsia"/>
          <w:b/>
          <w:bCs/>
          <w:sz w:val="28"/>
          <w:szCs w:val="32"/>
          <w:highlight w:val="lightGray"/>
        </w:rPr>
      </w:pPr>
    </w:p>
    <w:p w14:paraId="4EDC346B" w14:textId="77777777" w:rsidR="000D2F6A" w:rsidRDefault="000D2F6A" w:rsidP="000D2F6A">
      <w:pPr>
        <w:rPr>
          <w:rFonts w:eastAsiaTheme="majorEastAsia"/>
          <w:b/>
          <w:bCs/>
          <w:sz w:val="28"/>
          <w:szCs w:val="32"/>
          <w:highlight w:val="lightGray"/>
        </w:rPr>
      </w:pPr>
    </w:p>
    <w:p w14:paraId="70D3C0CA" w14:textId="77777777" w:rsidR="000D2F6A" w:rsidRDefault="000D2F6A" w:rsidP="000D2F6A">
      <w:pPr>
        <w:rPr>
          <w:rFonts w:eastAsiaTheme="majorEastAsia"/>
          <w:b/>
          <w:bCs/>
          <w:sz w:val="28"/>
          <w:szCs w:val="32"/>
          <w:highlight w:val="lightGray"/>
        </w:rPr>
      </w:pPr>
    </w:p>
    <w:p w14:paraId="0697F002" w14:textId="77777777" w:rsidR="000D2F6A" w:rsidRDefault="000D2F6A" w:rsidP="000D2F6A">
      <w:pPr>
        <w:rPr>
          <w:rFonts w:eastAsiaTheme="majorEastAsia"/>
          <w:b/>
          <w:bCs/>
          <w:sz w:val="28"/>
          <w:szCs w:val="32"/>
          <w:highlight w:val="lightGray"/>
        </w:rPr>
      </w:pPr>
    </w:p>
    <w:p w14:paraId="0DDF427D" w14:textId="77777777" w:rsidR="000D2F6A" w:rsidRDefault="000D2F6A" w:rsidP="000D2F6A">
      <w:pPr>
        <w:rPr>
          <w:rFonts w:eastAsiaTheme="majorEastAsia"/>
          <w:b/>
          <w:bCs/>
          <w:sz w:val="28"/>
          <w:szCs w:val="32"/>
          <w:highlight w:val="lightGray"/>
        </w:rPr>
      </w:pPr>
    </w:p>
    <w:p w14:paraId="49066D02" w14:textId="77777777" w:rsidR="000D2F6A" w:rsidRDefault="000D2F6A" w:rsidP="000D2F6A">
      <w:pPr>
        <w:rPr>
          <w:rFonts w:eastAsiaTheme="majorEastAsia"/>
          <w:b/>
          <w:bCs/>
          <w:sz w:val="28"/>
          <w:szCs w:val="32"/>
          <w:highlight w:val="lightGray"/>
        </w:rPr>
      </w:pPr>
    </w:p>
    <w:p w14:paraId="1690B707" w14:textId="77777777" w:rsidR="000D2F6A" w:rsidRDefault="000D2F6A" w:rsidP="000D2F6A">
      <w:pPr>
        <w:rPr>
          <w:rFonts w:eastAsiaTheme="majorEastAsia"/>
          <w:b/>
          <w:bCs/>
          <w:sz w:val="28"/>
          <w:szCs w:val="32"/>
          <w:highlight w:val="lightGray"/>
        </w:rPr>
      </w:pPr>
    </w:p>
    <w:p w14:paraId="48CA3E17" w14:textId="77777777" w:rsidR="000D2F6A" w:rsidRDefault="000D2F6A" w:rsidP="000D2F6A">
      <w:pPr>
        <w:rPr>
          <w:rFonts w:eastAsiaTheme="majorEastAsia"/>
          <w:b/>
          <w:bCs/>
          <w:sz w:val="28"/>
          <w:szCs w:val="32"/>
          <w:highlight w:val="lightGray"/>
        </w:rPr>
      </w:pPr>
    </w:p>
    <w:p w14:paraId="11BCDB30" w14:textId="77777777" w:rsidR="000D2F6A" w:rsidRDefault="000D2F6A" w:rsidP="000D2F6A">
      <w:pPr>
        <w:rPr>
          <w:rFonts w:eastAsiaTheme="majorEastAsia"/>
          <w:b/>
          <w:bCs/>
          <w:sz w:val="28"/>
          <w:szCs w:val="32"/>
          <w:highlight w:val="lightGray"/>
        </w:rPr>
      </w:pPr>
    </w:p>
    <w:p w14:paraId="15318A52" w14:textId="77777777" w:rsidR="000D2F6A" w:rsidRDefault="000D2F6A" w:rsidP="000D2F6A">
      <w:pPr>
        <w:rPr>
          <w:rFonts w:eastAsiaTheme="majorEastAsia"/>
          <w:b/>
          <w:bCs/>
          <w:sz w:val="28"/>
          <w:szCs w:val="32"/>
          <w:highlight w:val="lightGray"/>
        </w:rPr>
      </w:pPr>
    </w:p>
    <w:p w14:paraId="28942303" w14:textId="77777777" w:rsidR="000D2F6A" w:rsidRDefault="000D2F6A" w:rsidP="000D2F6A">
      <w:pPr>
        <w:rPr>
          <w:rFonts w:eastAsiaTheme="majorEastAsia"/>
          <w:b/>
          <w:bCs/>
          <w:sz w:val="28"/>
          <w:szCs w:val="32"/>
          <w:highlight w:val="lightGray"/>
        </w:rPr>
      </w:pPr>
    </w:p>
    <w:p w14:paraId="560FFEE8" w14:textId="77777777" w:rsidR="000D2F6A" w:rsidRDefault="000D2F6A" w:rsidP="000D2F6A">
      <w:pPr>
        <w:rPr>
          <w:rFonts w:eastAsiaTheme="majorEastAsia"/>
          <w:b/>
          <w:bCs/>
          <w:sz w:val="28"/>
          <w:szCs w:val="32"/>
          <w:highlight w:val="lightGray"/>
        </w:rPr>
      </w:pPr>
    </w:p>
    <w:p w14:paraId="3EB2FBCC" w14:textId="77777777" w:rsidR="000D2F6A" w:rsidRDefault="000D2F6A" w:rsidP="000D2F6A">
      <w:pPr>
        <w:ind w:left="0"/>
        <w:rPr>
          <w:rFonts w:eastAsiaTheme="majorEastAsia"/>
          <w:b/>
          <w:bCs/>
          <w:sz w:val="28"/>
          <w:szCs w:val="32"/>
          <w:highlight w:val="lightGray"/>
        </w:rPr>
      </w:pPr>
    </w:p>
    <w:p w14:paraId="7372A210" w14:textId="25A62A23" w:rsidR="000D2F6A" w:rsidRDefault="003617DE" w:rsidP="00EE2BF2">
      <w:pPr>
        <w:pStyle w:val="Heading4"/>
      </w:pPr>
      <w:r>
        <w:t xml:space="preserve">Task 2: </w:t>
      </w:r>
      <w:r w:rsidR="000D2F6A">
        <w:t>Function: Airplane Rigid Body Dynamics</w:t>
      </w:r>
    </w:p>
    <w:p w14:paraId="0FC041AB" w14:textId="77777777" w:rsidR="000D2F6A" w:rsidRDefault="000D2F6A" w:rsidP="000D2F6A"/>
    <w:p w14:paraId="5DA3E85A" w14:textId="77777777" w:rsidR="000D2F6A" w:rsidRDefault="000D2F6A" w:rsidP="000D2F6A">
      <w:pPr>
        <w:pStyle w:val="Code"/>
      </w:pPr>
      <w:r>
        <w:rPr>
          <w:noProof/>
          <w:color w:val="0E00FF"/>
        </w:rPr>
        <w:t xml:space="preserve">function </w:t>
      </w:r>
      <w:r>
        <w:rPr>
          <w:noProof/>
        </w:rPr>
        <w:t xml:space="preserve">Rates = Airplane_RBD(x,F,M,m,I) </w:t>
      </w:r>
    </w:p>
    <w:p w14:paraId="7415BD7A" w14:textId="77777777" w:rsidR="000D2F6A" w:rsidRDefault="000D2F6A" w:rsidP="000D2F6A">
      <w:pPr>
        <w:pStyle w:val="Code"/>
      </w:pPr>
    </w:p>
    <w:p w14:paraId="0112EA09" w14:textId="77777777" w:rsidR="000D2F6A" w:rsidRDefault="000D2F6A" w:rsidP="000D2F6A">
      <w:pPr>
        <w:pStyle w:val="Code"/>
      </w:pPr>
      <w:r>
        <w:rPr>
          <w:noProof/>
        </w:rPr>
        <w:t xml:space="preserve">    lin_vel = x(1:3);</w:t>
      </w:r>
    </w:p>
    <w:p w14:paraId="4DA9005C" w14:textId="77777777" w:rsidR="000D2F6A" w:rsidRDefault="000D2F6A" w:rsidP="000D2F6A">
      <w:pPr>
        <w:pStyle w:val="Code"/>
      </w:pPr>
      <w:r>
        <w:rPr>
          <w:noProof/>
        </w:rPr>
        <w:t xml:space="preserve">    ang_vel = x(4:6);</w:t>
      </w:r>
    </w:p>
    <w:p w14:paraId="677F9FE3" w14:textId="77777777" w:rsidR="000D2F6A" w:rsidRDefault="000D2F6A" w:rsidP="000D2F6A">
      <w:pPr>
        <w:pStyle w:val="Code"/>
      </w:pPr>
      <w:r>
        <w:rPr>
          <w:noProof/>
        </w:rPr>
        <w:t xml:space="preserve">    ang = x(7:9);</w:t>
      </w:r>
    </w:p>
    <w:p w14:paraId="2625C44C" w14:textId="77777777" w:rsidR="000D2F6A" w:rsidRDefault="000D2F6A" w:rsidP="000D2F6A">
      <w:pPr>
        <w:pStyle w:val="Code"/>
      </w:pPr>
      <w:r>
        <w:rPr>
          <w:noProof/>
        </w:rPr>
        <w:t xml:space="preserve">    disp = x(10:12);</w:t>
      </w:r>
    </w:p>
    <w:p w14:paraId="11E8629E" w14:textId="77777777" w:rsidR="000D2F6A" w:rsidRDefault="000D2F6A" w:rsidP="000D2F6A">
      <w:pPr>
        <w:pStyle w:val="Code"/>
      </w:pPr>
      <w:r>
        <w:rPr>
          <w:noProof/>
        </w:rPr>
        <w:t xml:space="preserve">    </w:t>
      </w:r>
    </w:p>
    <w:p w14:paraId="1B1BF40F" w14:textId="77777777" w:rsidR="000D2F6A" w:rsidRDefault="000D2F6A" w:rsidP="000D2F6A">
      <w:pPr>
        <w:pStyle w:val="Code"/>
      </w:pPr>
      <w:r>
        <w:rPr>
          <w:noProof/>
          <w:color w:val="008013"/>
        </w:rPr>
        <w:t xml:space="preserve">    %% RBD equations</w:t>
      </w:r>
    </w:p>
    <w:p w14:paraId="1A6EA0D1" w14:textId="77777777" w:rsidR="000D2F6A" w:rsidRDefault="000D2F6A" w:rsidP="000D2F6A">
      <w:pPr>
        <w:pStyle w:val="Code"/>
      </w:pPr>
      <w:r>
        <w:rPr>
          <w:noProof/>
        </w:rPr>
        <w:t xml:space="preserve">    </w:t>
      </w:r>
    </w:p>
    <w:p w14:paraId="211C42B3" w14:textId="77777777" w:rsidR="000D2F6A" w:rsidRDefault="000D2F6A" w:rsidP="000D2F6A">
      <w:pPr>
        <w:pStyle w:val="Code"/>
      </w:pPr>
      <w:r>
        <w:rPr>
          <w:noProof/>
        </w:rPr>
        <w:t xml:space="preserve">    </w:t>
      </w:r>
      <w:r>
        <w:rPr>
          <w:noProof/>
          <w:color w:val="008013"/>
        </w:rPr>
        <w:t>%Kinetic</w:t>
      </w:r>
    </w:p>
    <w:p w14:paraId="54379F86" w14:textId="77777777" w:rsidR="000D2F6A" w:rsidRDefault="000D2F6A" w:rsidP="000D2F6A">
      <w:pPr>
        <w:pStyle w:val="Code"/>
      </w:pPr>
      <w:r>
        <w:rPr>
          <w:noProof/>
        </w:rPr>
        <w:t xml:space="preserve">    lin_vel_dot =  (F / m) - cross(ang_vel,lin_vel) ;</w:t>
      </w:r>
    </w:p>
    <w:p w14:paraId="74EFB0FE" w14:textId="77777777" w:rsidR="000D2F6A" w:rsidRDefault="000D2F6A" w:rsidP="000D2F6A">
      <w:pPr>
        <w:pStyle w:val="Code"/>
      </w:pPr>
      <w:r>
        <w:rPr>
          <w:noProof/>
        </w:rPr>
        <w:t xml:space="preserve">    ang_vel_dot = I^(-1)*( M - cross(ang_vel,I*ang_vel) );</w:t>
      </w:r>
    </w:p>
    <w:p w14:paraId="2A65EDE5" w14:textId="77777777" w:rsidR="000D2F6A" w:rsidRDefault="000D2F6A" w:rsidP="000D2F6A">
      <w:pPr>
        <w:pStyle w:val="Code"/>
      </w:pPr>
      <w:r>
        <w:rPr>
          <w:noProof/>
        </w:rPr>
        <w:t xml:space="preserve">    </w:t>
      </w:r>
    </w:p>
    <w:p w14:paraId="23643A24" w14:textId="77777777" w:rsidR="000D2F6A" w:rsidRDefault="000D2F6A" w:rsidP="000D2F6A">
      <w:pPr>
        <w:pStyle w:val="Code"/>
      </w:pPr>
      <w:r>
        <w:rPr>
          <w:noProof/>
        </w:rPr>
        <w:t xml:space="preserve">    </w:t>
      </w:r>
      <w:r>
        <w:rPr>
          <w:noProof/>
          <w:color w:val="008013"/>
        </w:rPr>
        <w:t>%Kinematic</w:t>
      </w:r>
    </w:p>
    <w:p w14:paraId="571749A6" w14:textId="77777777" w:rsidR="000D2F6A" w:rsidRDefault="000D2F6A" w:rsidP="000D2F6A">
      <w:pPr>
        <w:pStyle w:val="Code"/>
      </w:pPr>
      <w:r>
        <w:rPr>
          <w:noProof/>
        </w:rPr>
        <w:t xml:space="preserve">    phi = ang(1);</w:t>
      </w:r>
    </w:p>
    <w:p w14:paraId="33714597" w14:textId="77777777" w:rsidR="000D2F6A" w:rsidRDefault="000D2F6A" w:rsidP="000D2F6A">
      <w:pPr>
        <w:pStyle w:val="Code"/>
      </w:pPr>
      <w:r>
        <w:rPr>
          <w:noProof/>
        </w:rPr>
        <w:t xml:space="preserve">    theta = ang(2);</w:t>
      </w:r>
    </w:p>
    <w:p w14:paraId="1B8774FE" w14:textId="77777777" w:rsidR="000D2F6A" w:rsidRDefault="000D2F6A" w:rsidP="000D2F6A">
      <w:pPr>
        <w:pStyle w:val="Code"/>
      </w:pPr>
      <w:r>
        <w:rPr>
          <w:noProof/>
        </w:rPr>
        <w:t xml:space="preserve">    psi = ang(3);</w:t>
      </w:r>
    </w:p>
    <w:p w14:paraId="36A00486" w14:textId="77777777" w:rsidR="000D2F6A" w:rsidRDefault="000D2F6A" w:rsidP="000D2F6A">
      <w:pPr>
        <w:pStyle w:val="Code"/>
      </w:pPr>
      <w:r>
        <w:rPr>
          <w:noProof/>
        </w:rPr>
        <w:t xml:space="preserve">    </w:t>
      </w:r>
    </w:p>
    <w:p w14:paraId="33DA50C3" w14:textId="77777777" w:rsidR="000D2F6A" w:rsidRDefault="000D2F6A" w:rsidP="000D2F6A">
      <w:pPr>
        <w:pStyle w:val="Code"/>
      </w:pPr>
      <w:r>
        <w:rPr>
          <w:noProof/>
        </w:rPr>
        <w:t xml:space="preserve">    J = [1,sin(phi)*tan(theta),cos(phi)*tan(theta);</w:t>
      </w:r>
      <w:r>
        <w:rPr>
          <w:noProof/>
          <w:color w:val="0E00FF"/>
        </w:rPr>
        <w:t>...</w:t>
      </w:r>
    </w:p>
    <w:p w14:paraId="595918A3" w14:textId="77777777" w:rsidR="000D2F6A" w:rsidRDefault="000D2F6A" w:rsidP="000D2F6A">
      <w:pPr>
        <w:pStyle w:val="Code"/>
      </w:pPr>
      <w:r>
        <w:rPr>
          <w:noProof/>
        </w:rPr>
        <w:t xml:space="preserve">                0,cos(phi),-sin(phi);</w:t>
      </w:r>
      <w:r>
        <w:rPr>
          <w:noProof/>
          <w:color w:val="0E00FF"/>
        </w:rPr>
        <w:t>...</w:t>
      </w:r>
    </w:p>
    <w:p w14:paraId="4A131036" w14:textId="77777777" w:rsidR="000D2F6A" w:rsidRDefault="000D2F6A" w:rsidP="000D2F6A">
      <w:pPr>
        <w:pStyle w:val="Code"/>
      </w:pPr>
      <w:r>
        <w:rPr>
          <w:noProof/>
        </w:rPr>
        <w:t xml:space="preserve">                0,sin(phi)/cos(theta),cos(phi)/cos(theta)]; </w:t>
      </w:r>
    </w:p>
    <w:p w14:paraId="5861D024" w14:textId="77777777" w:rsidR="000D2F6A" w:rsidRDefault="000D2F6A" w:rsidP="000D2F6A">
      <w:pPr>
        <w:pStyle w:val="Code"/>
      </w:pPr>
      <w:r>
        <w:rPr>
          <w:noProof/>
        </w:rPr>
        <w:t xml:space="preserve">    </w:t>
      </w:r>
    </w:p>
    <w:p w14:paraId="3B7ADDD4" w14:textId="77777777" w:rsidR="000D2F6A" w:rsidRDefault="000D2F6A" w:rsidP="000D2F6A">
      <w:pPr>
        <w:pStyle w:val="Code"/>
      </w:pPr>
      <w:r>
        <w:rPr>
          <w:noProof/>
        </w:rPr>
        <w:t xml:space="preserve">    ang_dot= J*ang_vel;</w:t>
      </w:r>
    </w:p>
    <w:p w14:paraId="739CE54E" w14:textId="77777777" w:rsidR="000D2F6A" w:rsidRDefault="000D2F6A" w:rsidP="000D2F6A">
      <w:pPr>
        <w:pStyle w:val="Code"/>
      </w:pPr>
      <w:r>
        <w:rPr>
          <w:noProof/>
        </w:rPr>
        <w:t xml:space="preserve">    </w:t>
      </w:r>
    </w:p>
    <w:p w14:paraId="6515D2A0" w14:textId="77777777" w:rsidR="000D2F6A" w:rsidRDefault="000D2F6A" w:rsidP="000D2F6A">
      <w:pPr>
        <w:pStyle w:val="Code"/>
      </w:pPr>
      <w:r>
        <w:rPr>
          <w:noProof/>
        </w:rPr>
        <w:t xml:space="preserve">    Euler_Trans = [cos(theta)*cos(psi),</w:t>
      </w:r>
      <w:r>
        <w:rPr>
          <w:noProof/>
          <w:color w:val="0E00FF"/>
        </w:rPr>
        <w:t>...</w:t>
      </w:r>
    </w:p>
    <w:p w14:paraId="113E368B" w14:textId="77777777" w:rsidR="000D2F6A" w:rsidRDefault="000D2F6A" w:rsidP="000D2F6A">
      <w:pPr>
        <w:pStyle w:val="Code"/>
      </w:pPr>
      <w:r>
        <w:rPr>
          <w:noProof/>
        </w:rPr>
        <w:t xml:space="preserve">        sin(phi)*sin(theta)*cos(psi)-cos(phi)*sin(psi),</w:t>
      </w:r>
      <w:r>
        <w:rPr>
          <w:noProof/>
          <w:color w:val="0E00FF"/>
        </w:rPr>
        <w:t>...</w:t>
      </w:r>
    </w:p>
    <w:p w14:paraId="1ABF33FC" w14:textId="77777777" w:rsidR="000D2F6A" w:rsidRDefault="000D2F6A" w:rsidP="000D2F6A">
      <w:pPr>
        <w:pStyle w:val="Code"/>
      </w:pPr>
      <w:r>
        <w:rPr>
          <w:noProof/>
        </w:rPr>
        <w:t xml:space="preserve">        cos(phi)*sin(theta)*cos(psi)+sin(phi)*sin(psi);</w:t>
      </w:r>
      <w:r>
        <w:rPr>
          <w:noProof/>
          <w:color w:val="0E00FF"/>
        </w:rPr>
        <w:t>...</w:t>
      </w:r>
    </w:p>
    <w:p w14:paraId="343A1AF2" w14:textId="77777777" w:rsidR="000D2F6A" w:rsidRDefault="000D2F6A" w:rsidP="000D2F6A">
      <w:pPr>
        <w:pStyle w:val="Code"/>
      </w:pPr>
      <w:r>
        <w:rPr>
          <w:noProof/>
        </w:rPr>
        <w:t xml:space="preserve">        cos(theta)*sin(psi),</w:t>
      </w:r>
      <w:r>
        <w:rPr>
          <w:noProof/>
          <w:color w:val="0E00FF"/>
        </w:rPr>
        <w:t>...</w:t>
      </w:r>
    </w:p>
    <w:p w14:paraId="34288BEF" w14:textId="77777777" w:rsidR="000D2F6A" w:rsidRDefault="000D2F6A" w:rsidP="000D2F6A">
      <w:pPr>
        <w:pStyle w:val="Code"/>
      </w:pPr>
      <w:r>
        <w:rPr>
          <w:noProof/>
        </w:rPr>
        <w:t xml:space="preserve">        sin(phi)*sin(theta)*sin(psi)+cos(phi)*cos(psi),</w:t>
      </w:r>
      <w:r>
        <w:rPr>
          <w:noProof/>
          <w:color w:val="0E00FF"/>
        </w:rPr>
        <w:t>...</w:t>
      </w:r>
    </w:p>
    <w:p w14:paraId="128D1762" w14:textId="77777777" w:rsidR="000D2F6A" w:rsidRDefault="000D2F6A" w:rsidP="000D2F6A">
      <w:pPr>
        <w:pStyle w:val="Code"/>
      </w:pPr>
      <w:r>
        <w:rPr>
          <w:noProof/>
        </w:rPr>
        <w:t xml:space="preserve">        cos(phi)*sin(theta)*sin(psi)-sin(phi)*cos(psi);</w:t>
      </w:r>
      <w:r>
        <w:rPr>
          <w:noProof/>
          <w:color w:val="0E00FF"/>
        </w:rPr>
        <w:t>...</w:t>
      </w:r>
      <w:r>
        <w:rPr>
          <w:noProof/>
          <w:color w:val="008013"/>
        </w:rPr>
        <w:t xml:space="preserve">    </w:t>
      </w:r>
    </w:p>
    <w:p w14:paraId="49C6CFFC" w14:textId="77777777" w:rsidR="000D2F6A" w:rsidRDefault="000D2F6A" w:rsidP="000D2F6A">
      <w:pPr>
        <w:pStyle w:val="Code"/>
      </w:pPr>
      <w:r>
        <w:rPr>
          <w:noProof/>
        </w:rPr>
        <w:t xml:space="preserve">        -sin(theta),sin(phi)*cos(theta),cos(phi)*cos(theta)];</w:t>
      </w:r>
    </w:p>
    <w:p w14:paraId="6B25D807" w14:textId="77777777" w:rsidR="000D2F6A" w:rsidRDefault="000D2F6A" w:rsidP="000D2F6A">
      <w:pPr>
        <w:pStyle w:val="Code"/>
      </w:pPr>
      <w:r>
        <w:rPr>
          <w:noProof/>
        </w:rPr>
        <w:t xml:space="preserve">    </w:t>
      </w:r>
    </w:p>
    <w:p w14:paraId="25DD6A73" w14:textId="77777777" w:rsidR="000D2F6A" w:rsidRDefault="000D2F6A" w:rsidP="000D2F6A">
      <w:pPr>
        <w:pStyle w:val="Code"/>
      </w:pPr>
      <w:r>
        <w:rPr>
          <w:noProof/>
        </w:rPr>
        <w:t xml:space="preserve">    disp_dot= Euler_Trans*lin_vel;</w:t>
      </w:r>
    </w:p>
    <w:p w14:paraId="3A497274" w14:textId="77777777" w:rsidR="000D2F6A" w:rsidRDefault="000D2F6A" w:rsidP="000D2F6A">
      <w:pPr>
        <w:pStyle w:val="Code"/>
      </w:pPr>
      <w:r>
        <w:rPr>
          <w:noProof/>
        </w:rPr>
        <w:t xml:space="preserve">    </w:t>
      </w:r>
    </w:p>
    <w:p w14:paraId="2EB89A38" w14:textId="77777777" w:rsidR="000D2F6A" w:rsidRDefault="000D2F6A" w:rsidP="000D2F6A">
      <w:pPr>
        <w:pStyle w:val="Code"/>
      </w:pPr>
      <w:r>
        <w:rPr>
          <w:noProof/>
        </w:rPr>
        <w:t xml:space="preserve">    Rates = [lin_vel_dot;ang_vel_dot;ang_dot;disp_dot];</w:t>
      </w:r>
    </w:p>
    <w:p w14:paraId="7B011428" w14:textId="77777777" w:rsidR="000D2F6A" w:rsidRDefault="000D2F6A" w:rsidP="000D2F6A">
      <w:pPr>
        <w:pStyle w:val="Code"/>
      </w:pPr>
      <w:r>
        <w:rPr>
          <w:noProof/>
        </w:rPr>
        <w:t xml:space="preserve">    </w:t>
      </w:r>
    </w:p>
    <w:p w14:paraId="736F3D1C" w14:textId="77777777" w:rsidR="000D2F6A" w:rsidRDefault="000D2F6A" w:rsidP="000D2F6A">
      <w:pPr>
        <w:pStyle w:val="Code"/>
      </w:pPr>
      <w:r>
        <w:rPr>
          <w:noProof/>
          <w:color w:val="0E00FF"/>
        </w:rPr>
        <w:t>end</w:t>
      </w:r>
    </w:p>
    <w:p w14:paraId="0D8861AC" w14:textId="77777777" w:rsidR="000D2F6A" w:rsidRDefault="000D2F6A" w:rsidP="000D2F6A">
      <w:pPr>
        <w:pStyle w:val="Code"/>
      </w:pPr>
    </w:p>
    <w:p w14:paraId="28827623" w14:textId="5F91CC54" w:rsidR="000D2F6A" w:rsidRDefault="000D2F6A" w:rsidP="000D2F6A"/>
    <w:p w14:paraId="7758A3A7" w14:textId="1E8B4883" w:rsidR="00B02017" w:rsidRDefault="00B02017" w:rsidP="000D2F6A"/>
    <w:p w14:paraId="60699364" w14:textId="4D48604F" w:rsidR="00B02017" w:rsidRDefault="00B02017" w:rsidP="000D2F6A"/>
    <w:p w14:paraId="6CA38FA3" w14:textId="59CA515B" w:rsidR="00B02017" w:rsidRDefault="00B02017" w:rsidP="000D2F6A"/>
    <w:p w14:paraId="419FF4B0" w14:textId="307ADB9B" w:rsidR="00B02017" w:rsidRDefault="00B02017" w:rsidP="000D2F6A"/>
    <w:p w14:paraId="744790B6" w14:textId="78879A4A" w:rsidR="00B02017" w:rsidRDefault="00B02017" w:rsidP="000D2F6A"/>
    <w:p w14:paraId="0536F29C" w14:textId="2806098A" w:rsidR="00B02017" w:rsidRDefault="00B02017" w:rsidP="000D2F6A"/>
    <w:p w14:paraId="0AA8B5D3" w14:textId="05540618" w:rsidR="00B02017" w:rsidRDefault="00B02017" w:rsidP="000D2F6A"/>
    <w:p w14:paraId="037A812B" w14:textId="0DB9F5D0" w:rsidR="00B02017" w:rsidRDefault="00B02017" w:rsidP="000D2F6A"/>
    <w:p w14:paraId="58F7D16F" w14:textId="51E6E40B" w:rsidR="00B02017" w:rsidRDefault="00B02017" w:rsidP="00EE2BF2">
      <w:pPr>
        <w:pStyle w:val="Heading4"/>
      </w:pPr>
      <w:r>
        <w:t>Task 3: Air</w:t>
      </w:r>
      <w:r w:rsidR="008A1512">
        <w:t>plane</w:t>
      </w:r>
      <w:r>
        <w:t>’s Non-Linear Simulator</w:t>
      </w:r>
    </w:p>
    <w:p w14:paraId="3217DFF7" w14:textId="4F5578A0" w:rsidR="00B02017" w:rsidRDefault="00B02017" w:rsidP="00B02017"/>
    <w:p w14:paraId="5C49C0DF" w14:textId="77777777" w:rsidR="00B02017" w:rsidRDefault="00B02017" w:rsidP="00B02017">
      <w:pPr>
        <w:pStyle w:val="Code"/>
      </w:pPr>
      <w:r>
        <w:rPr>
          <w:noProof/>
          <w:color w:val="008013"/>
        </w:rPr>
        <w:t xml:space="preserve">%% clear variables and close plots </w:t>
      </w:r>
    </w:p>
    <w:p w14:paraId="1479224D" w14:textId="77777777" w:rsidR="00B02017" w:rsidRDefault="00B02017" w:rsidP="00B02017">
      <w:pPr>
        <w:pStyle w:val="Code"/>
      </w:pPr>
      <w:r>
        <w:rPr>
          <w:noProof/>
        </w:rPr>
        <w:t xml:space="preserve">clc;clearvars;close </w:t>
      </w:r>
      <w:r>
        <w:rPr>
          <w:noProof/>
          <w:color w:val="A709F5"/>
        </w:rPr>
        <w:t>all</w:t>
      </w:r>
      <w:r>
        <w:rPr>
          <w:noProof/>
        </w:rPr>
        <w:t>;</w:t>
      </w:r>
    </w:p>
    <w:p w14:paraId="06259E0C" w14:textId="77777777" w:rsidR="00B02017" w:rsidRDefault="00B02017" w:rsidP="00B02017">
      <w:pPr>
        <w:pStyle w:val="Code"/>
      </w:pPr>
    </w:p>
    <w:p w14:paraId="6C2CDD11" w14:textId="77777777" w:rsidR="00B02017" w:rsidRDefault="00B02017" w:rsidP="00B02017">
      <w:pPr>
        <w:pStyle w:val="Code"/>
      </w:pPr>
      <w:r>
        <w:rPr>
          <w:noProof/>
          <w:color w:val="008013"/>
        </w:rPr>
        <w:t>%% Read the derivatives and reference conditions</w:t>
      </w:r>
    </w:p>
    <w:p w14:paraId="1029C38C" w14:textId="77777777" w:rsidR="00B02017" w:rsidRDefault="00B02017" w:rsidP="00B02017">
      <w:pPr>
        <w:pStyle w:val="Code"/>
      </w:pPr>
    </w:p>
    <w:p w14:paraId="2D3F9AC4" w14:textId="77777777" w:rsidR="00B02017" w:rsidRDefault="00B02017" w:rsidP="00B02017">
      <w:pPr>
        <w:pStyle w:val="Code"/>
      </w:pPr>
      <w:r>
        <w:rPr>
          <w:noProof/>
        </w:rPr>
        <w:t xml:space="preserve">filename_density_L = </w:t>
      </w:r>
      <w:r>
        <w:rPr>
          <w:noProof/>
          <w:color w:val="A709F5"/>
        </w:rPr>
        <w:t>'JETSTAR_FC3.xlsx'</w:t>
      </w:r>
      <w:r>
        <w:rPr>
          <w:noProof/>
        </w:rPr>
        <w:t xml:space="preserve">; </w:t>
      </w:r>
      <w:r>
        <w:rPr>
          <w:noProof/>
          <w:color w:val="008013"/>
        </w:rPr>
        <w:t>%%put here the location of your excel sheet</w:t>
      </w:r>
    </w:p>
    <w:p w14:paraId="7C2120EC" w14:textId="77777777" w:rsidR="00B02017" w:rsidRDefault="00B02017" w:rsidP="00B02017">
      <w:pPr>
        <w:pStyle w:val="Code"/>
      </w:pPr>
    </w:p>
    <w:p w14:paraId="1DF90821" w14:textId="77777777" w:rsidR="00B02017" w:rsidRDefault="00B02017" w:rsidP="00B02017">
      <w:pPr>
        <w:pStyle w:val="Code"/>
      </w:pPr>
      <w:r>
        <w:rPr>
          <w:noProof/>
        </w:rPr>
        <w:t>aircraft_data=xlsread(filename_density_L,</w:t>
      </w:r>
      <w:r>
        <w:rPr>
          <w:noProof/>
          <w:color w:val="A709F5"/>
        </w:rPr>
        <w:t>'B2:B61'</w:t>
      </w:r>
      <w:r>
        <w:rPr>
          <w:noProof/>
        </w:rPr>
        <w:t>);</w:t>
      </w:r>
      <w:r>
        <w:rPr>
          <w:noProof/>
          <w:color w:val="008013"/>
        </w:rPr>
        <w:t>%% here B2:B61 means read the excel sheet from cell B2 to cell B61</w:t>
      </w:r>
    </w:p>
    <w:p w14:paraId="75B9A058" w14:textId="77777777" w:rsidR="00B02017" w:rsidRDefault="00B02017" w:rsidP="00B02017">
      <w:pPr>
        <w:pStyle w:val="Code"/>
      </w:pPr>
    </w:p>
    <w:p w14:paraId="6D493F4F" w14:textId="77777777" w:rsidR="00B02017" w:rsidRDefault="00B02017" w:rsidP="00B02017">
      <w:pPr>
        <w:pStyle w:val="Code"/>
      </w:pPr>
      <w:r>
        <w:rPr>
          <w:noProof/>
          <w:color w:val="008013"/>
        </w:rPr>
        <w:t>%%in the next step we will read from the vector(aircraft_data) but take care of the order the values in excel sheet is arranged</w:t>
      </w:r>
    </w:p>
    <w:p w14:paraId="2E0EB6E8" w14:textId="77777777" w:rsidR="00B02017" w:rsidRDefault="00B02017" w:rsidP="00B02017">
      <w:pPr>
        <w:pStyle w:val="Code"/>
      </w:pPr>
    </w:p>
    <w:p w14:paraId="058BA9D7" w14:textId="77777777" w:rsidR="00B02017" w:rsidRDefault="00B02017" w:rsidP="00B02017">
      <w:pPr>
        <w:pStyle w:val="Code"/>
      </w:pPr>
      <w:r>
        <w:rPr>
          <w:noProof/>
          <w:color w:val="008013"/>
        </w:rPr>
        <w:t>% Time vector parameters</w:t>
      </w:r>
    </w:p>
    <w:p w14:paraId="59FF627D" w14:textId="77777777" w:rsidR="00B02017" w:rsidRDefault="00B02017" w:rsidP="00B02017">
      <w:pPr>
        <w:pStyle w:val="Code"/>
      </w:pPr>
      <w:r>
        <w:rPr>
          <w:noProof/>
        </w:rPr>
        <w:t>dt = aircraft_data(1);    tfinal = aircraft_data(2); lengths=tfinal/dt+1;</w:t>
      </w:r>
    </w:p>
    <w:p w14:paraId="357236E5" w14:textId="77777777" w:rsidR="00B02017" w:rsidRDefault="00B02017" w:rsidP="00B02017">
      <w:pPr>
        <w:pStyle w:val="Code"/>
      </w:pPr>
      <w:r>
        <w:rPr>
          <w:noProof/>
        </w:rPr>
        <w:t>time_V = (0:dt:tfinal)';</w:t>
      </w:r>
    </w:p>
    <w:p w14:paraId="79B0AEBA" w14:textId="77777777" w:rsidR="00B02017" w:rsidRDefault="00B02017" w:rsidP="00B02017">
      <w:pPr>
        <w:pStyle w:val="Code"/>
      </w:pPr>
    </w:p>
    <w:p w14:paraId="0A2C16FA" w14:textId="77777777" w:rsidR="00B02017" w:rsidRDefault="00B02017" w:rsidP="00B02017">
      <w:pPr>
        <w:pStyle w:val="Code"/>
      </w:pPr>
      <w:r>
        <w:rPr>
          <w:noProof/>
          <w:color w:val="008013"/>
        </w:rPr>
        <w:t>% initial conditions</w:t>
      </w:r>
    </w:p>
    <w:p w14:paraId="587A1C9B" w14:textId="77777777" w:rsidR="00B02017" w:rsidRDefault="00B02017" w:rsidP="00B02017">
      <w:pPr>
        <w:pStyle w:val="Code"/>
      </w:pPr>
      <w:r>
        <w:rPr>
          <w:noProof/>
        </w:rPr>
        <w:t>s0 = aircraft_data(4:15);</w:t>
      </w:r>
    </w:p>
    <w:p w14:paraId="5FA85174" w14:textId="77777777" w:rsidR="00B02017" w:rsidRDefault="00B02017" w:rsidP="00B02017">
      <w:pPr>
        <w:pStyle w:val="Code"/>
      </w:pPr>
      <w:r>
        <w:rPr>
          <w:noProof/>
        </w:rPr>
        <w:t>sdot0 = zeros(12,1);</w:t>
      </w:r>
    </w:p>
    <w:p w14:paraId="5749C59A" w14:textId="77777777" w:rsidR="00B02017" w:rsidRDefault="00B02017" w:rsidP="00B02017">
      <w:pPr>
        <w:pStyle w:val="Code"/>
      </w:pPr>
      <w:r>
        <w:rPr>
          <w:noProof/>
        </w:rPr>
        <w:t xml:space="preserve">w_dot0=0; </w:t>
      </w:r>
    </w:p>
    <w:p w14:paraId="442E8574" w14:textId="77777777" w:rsidR="00B02017" w:rsidRDefault="00B02017" w:rsidP="00B02017">
      <w:pPr>
        <w:pStyle w:val="Code"/>
      </w:pPr>
      <w:r>
        <w:rPr>
          <w:noProof/>
        </w:rPr>
        <w:t xml:space="preserve">Vto = sqrt(s0(1)^2 + s0(2)^2 + s0(3)^2);    </w:t>
      </w:r>
      <w:r>
        <w:rPr>
          <w:noProof/>
          <w:color w:val="008013"/>
        </w:rPr>
        <w:t>% Vto</w:t>
      </w:r>
    </w:p>
    <w:p w14:paraId="47C28B2E" w14:textId="77777777" w:rsidR="00B02017" w:rsidRDefault="00B02017" w:rsidP="00B02017">
      <w:pPr>
        <w:pStyle w:val="Code"/>
      </w:pPr>
    </w:p>
    <w:p w14:paraId="0D624DF6" w14:textId="77777777" w:rsidR="00B02017" w:rsidRDefault="00B02017" w:rsidP="00B02017">
      <w:pPr>
        <w:pStyle w:val="Code"/>
      </w:pPr>
      <w:r>
        <w:rPr>
          <w:noProof/>
          <w:color w:val="008013"/>
        </w:rPr>
        <w:t>% control actions values</w:t>
      </w:r>
    </w:p>
    <w:p w14:paraId="0F559F93" w14:textId="77777777" w:rsidR="00B02017" w:rsidRDefault="00B02017" w:rsidP="00B02017">
      <w:pPr>
        <w:pStyle w:val="Code"/>
      </w:pPr>
      <w:r>
        <w:rPr>
          <w:noProof/>
          <w:color w:val="008013"/>
        </w:rPr>
        <w:t>% da = aircraft_data(57);</w:t>
      </w:r>
    </w:p>
    <w:p w14:paraId="62D78FA2" w14:textId="77777777" w:rsidR="00B02017" w:rsidRDefault="00B02017" w:rsidP="00B02017">
      <w:pPr>
        <w:pStyle w:val="Code"/>
      </w:pPr>
      <w:r>
        <w:rPr>
          <w:noProof/>
          <w:color w:val="008013"/>
        </w:rPr>
        <w:t>% dr = aircraft_data(58);</w:t>
      </w:r>
    </w:p>
    <w:p w14:paraId="02AE33C4" w14:textId="77777777" w:rsidR="00B02017" w:rsidRDefault="00B02017" w:rsidP="00B02017">
      <w:pPr>
        <w:pStyle w:val="Code"/>
      </w:pPr>
      <w:r>
        <w:rPr>
          <w:noProof/>
          <w:color w:val="008013"/>
        </w:rPr>
        <w:t>% de = aircraft_data(59);</w:t>
      </w:r>
    </w:p>
    <w:p w14:paraId="7004879E" w14:textId="77777777" w:rsidR="00B02017" w:rsidRDefault="00B02017" w:rsidP="00B02017">
      <w:pPr>
        <w:pStyle w:val="Code"/>
      </w:pPr>
      <w:r>
        <w:rPr>
          <w:noProof/>
          <w:color w:val="008013"/>
        </w:rPr>
        <w:t>% dth = aircraft_data(60);</w:t>
      </w:r>
    </w:p>
    <w:p w14:paraId="78D3B90D" w14:textId="77777777" w:rsidR="00B02017" w:rsidRDefault="00B02017" w:rsidP="00B02017">
      <w:pPr>
        <w:pStyle w:val="Code"/>
      </w:pPr>
      <w:r>
        <w:rPr>
          <w:noProof/>
        </w:rPr>
        <w:t>dc = [ aircraft_data(57:59) * pi/180 ; aircraft_data(60)];</w:t>
      </w:r>
    </w:p>
    <w:p w14:paraId="6D6F13D7" w14:textId="77777777" w:rsidR="00B02017" w:rsidRDefault="00B02017" w:rsidP="00B02017">
      <w:pPr>
        <w:pStyle w:val="Code"/>
      </w:pPr>
    </w:p>
    <w:p w14:paraId="59592381" w14:textId="77777777" w:rsidR="00B02017" w:rsidRDefault="00B02017" w:rsidP="00B02017">
      <w:pPr>
        <w:pStyle w:val="Code"/>
      </w:pPr>
      <w:r>
        <w:rPr>
          <w:noProof/>
          <w:color w:val="008013"/>
        </w:rPr>
        <w:t>% gravity, mass % inertia</w:t>
      </w:r>
    </w:p>
    <w:p w14:paraId="4BB3E434" w14:textId="77777777" w:rsidR="00B02017" w:rsidRDefault="00B02017" w:rsidP="00B02017">
      <w:pPr>
        <w:pStyle w:val="Code"/>
      </w:pPr>
      <w:r>
        <w:rPr>
          <w:noProof/>
        </w:rPr>
        <w:t>m = aircraft_data(51);</w:t>
      </w:r>
    </w:p>
    <w:p w14:paraId="4F467EA6" w14:textId="77777777" w:rsidR="00B02017" w:rsidRDefault="00B02017" w:rsidP="00B02017">
      <w:pPr>
        <w:pStyle w:val="Code"/>
      </w:pPr>
      <w:r>
        <w:rPr>
          <w:noProof/>
        </w:rPr>
        <w:t>g = aircraft_data(52);</w:t>
      </w:r>
    </w:p>
    <w:p w14:paraId="5E758563" w14:textId="77777777" w:rsidR="00B02017" w:rsidRDefault="00B02017" w:rsidP="00B02017">
      <w:pPr>
        <w:pStyle w:val="Code"/>
      </w:pPr>
      <w:r>
        <w:rPr>
          <w:noProof/>
        </w:rPr>
        <w:t>M_0 = [0; 0; 0];</w:t>
      </w:r>
    </w:p>
    <w:p w14:paraId="5D8B140F" w14:textId="77777777" w:rsidR="00B02017" w:rsidRDefault="00B02017" w:rsidP="00B02017">
      <w:pPr>
        <w:pStyle w:val="Code"/>
      </w:pPr>
      <w:r>
        <w:rPr>
          <w:noProof/>
        </w:rPr>
        <w:t>Fg_0 = m*g*[sin(s0(8)); -cos(s0(8))*sin(s0(7)); -cos(s0(8))*cos(s0(7))];</w:t>
      </w:r>
    </w:p>
    <w:p w14:paraId="3B8D6F46" w14:textId="77777777" w:rsidR="00B02017" w:rsidRDefault="00B02017" w:rsidP="00B02017">
      <w:pPr>
        <w:pStyle w:val="Code"/>
      </w:pPr>
    </w:p>
    <w:p w14:paraId="3BF29284" w14:textId="77777777" w:rsidR="00B02017" w:rsidRDefault="00B02017" w:rsidP="00B02017">
      <w:pPr>
        <w:pStyle w:val="Code"/>
      </w:pPr>
      <w:r>
        <w:rPr>
          <w:noProof/>
        </w:rPr>
        <w:t>rho = aircraft_data(52);</w:t>
      </w:r>
    </w:p>
    <w:p w14:paraId="63EBB3BC" w14:textId="77777777" w:rsidR="00B02017" w:rsidRDefault="00B02017" w:rsidP="00B02017">
      <w:pPr>
        <w:pStyle w:val="Code"/>
      </w:pPr>
      <w:r>
        <w:rPr>
          <w:noProof/>
        </w:rPr>
        <w:t>Ixx = aircraft_data(53);</w:t>
      </w:r>
    </w:p>
    <w:p w14:paraId="645B0EB5" w14:textId="77777777" w:rsidR="00B02017" w:rsidRDefault="00B02017" w:rsidP="00B02017">
      <w:pPr>
        <w:pStyle w:val="Code"/>
      </w:pPr>
      <w:r>
        <w:rPr>
          <w:noProof/>
        </w:rPr>
        <w:t>Iyy = aircraft_data(54);</w:t>
      </w:r>
    </w:p>
    <w:p w14:paraId="145026AD" w14:textId="77777777" w:rsidR="00B02017" w:rsidRDefault="00B02017" w:rsidP="00B02017">
      <w:pPr>
        <w:pStyle w:val="Code"/>
      </w:pPr>
      <w:r>
        <w:rPr>
          <w:noProof/>
        </w:rPr>
        <w:t>Izz = aircraft_data(55);</w:t>
      </w:r>
    </w:p>
    <w:p w14:paraId="61E8640E" w14:textId="77777777" w:rsidR="00B02017" w:rsidRDefault="00B02017" w:rsidP="00B02017">
      <w:pPr>
        <w:pStyle w:val="Code"/>
      </w:pPr>
      <w:r>
        <w:rPr>
          <w:noProof/>
        </w:rPr>
        <w:t>Ixz = aircraft_data(56);    Ixy=0;  Iyz=0;</w:t>
      </w:r>
    </w:p>
    <w:p w14:paraId="2B53698B" w14:textId="77777777" w:rsidR="00B02017" w:rsidRDefault="00B02017" w:rsidP="00B02017">
      <w:pPr>
        <w:pStyle w:val="Code"/>
      </w:pPr>
      <w:r>
        <w:rPr>
          <w:noProof/>
        </w:rPr>
        <w:t>I = [Ixx , -Ixy , -Ixz ;</w:t>
      </w:r>
      <w:r>
        <w:rPr>
          <w:noProof/>
          <w:color w:val="0E00FF"/>
        </w:rPr>
        <w:t>...</w:t>
      </w:r>
    </w:p>
    <w:p w14:paraId="3A04C806" w14:textId="77777777" w:rsidR="00B02017" w:rsidRDefault="00B02017" w:rsidP="00B02017">
      <w:pPr>
        <w:pStyle w:val="Code"/>
      </w:pPr>
      <w:r>
        <w:rPr>
          <w:noProof/>
        </w:rPr>
        <w:t xml:space="preserve">    -Ixy , Iyy , -Iyz ;</w:t>
      </w:r>
      <w:r>
        <w:rPr>
          <w:noProof/>
          <w:color w:val="0E00FF"/>
        </w:rPr>
        <w:t>...</w:t>
      </w:r>
    </w:p>
    <w:p w14:paraId="647A4F71" w14:textId="77777777" w:rsidR="00B02017" w:rsidRDefault="00B02017" w:rsidP="00B02017">
      <w:pPr>
        <w:pStyle w:val="Code"/>
      </w:pPr>
      <w:r>
        <w:rPr>
          <w:noProof/>
        </w:rPr>
        <w:t xml:space="preserve">    -Ixz , -Iyz , Izz];</w:t>
      </w:r>
    </w:p>
    <w:p w14:paraId="434683E8" w14:textId="77777777" w:rsidR="00B02017" w:rsidRDefault="00B02017" w:rsidP="00B02017">
      <w:pPr>
        <w:pStyle w:val="Code"/>
      </w:pPr>
      <w:r>
        <w:rPr>
          <w:noProof/>
        </w:rPr>
        <w:t>invI=inv(I);</w:t>
      </w:r>
    </w:p>
    <w:p w14:paraId="033F3DAB" w14:textId="43FECC42" w:rsidR="00B02017" w:rsidRDefault="00B02017" w:rsidP="00B02017">
      <w:pPr>
        <w:pStyle w:val="Code"/>
      </w:pPr>
    </w:p>
    <w:p w14:paraId="20EEE20F" w14:textId="07632A60" w:rsidR="006E42B9" w:rsidRDefault="006E42B9" w:rsidP="00B02017">
      <w:pPr>
        <w:pStyle w:val="Code"/>
      </w:pPr>
    </w:p>
    <w:p w14:paraId="025D5EF3" w14:textId="77777777" w:rsidR="006E42B9" w:rsidRDefault="006E42B9" w:rsidP="00B02017">
      <w:pPr>
        <w:pStyle w:val="Code"/>
      </w:pPr>
    </w:p>
    <w:p w14:paraId="2C2D6931" w14:textId="77777777" w:rsidR="00B02017" w:rsidRDefault="00B02017" w:rsidP="00B02017">
      <w:pPr>
        <w:pStyle w:val="Code"/>
      </w:pPr>
      <w:r>
        <w:rPr>
          <w:noProof/>
          <w:color w:val="008013"/>
        </w:rPr>
        <w:t>% stability derivatives Longitudinal motion</w:t>
      </w:r>
    </w:p>
    <w:p w14:paraId="65294CC0" w14:textId="77777777" w:rsidR="00B02017" w:rsidRDefault="00B02017" w:rsidP="00B02017">
      <w:pPr>
        <w:pStyle w:val="Code"/>
      </w:pPr>
      <w:r>
        <w:rPr>
          <w:noProof/>
        </w:rPr>
        <w:t>SD_Long = aircraft_data(21:36);</w:t>
      </w:r>
    </w:p>
    <w:p w14:paraId="7C724B52" w14:textId="77777777" w:rsidR="00B02017" w:rsidRDefault="00B02017" w:rsidP="00B02017">
      <w:pPr>
        <w:pStyle w:val="Code"/>
      </w:pPr>
      <w:r>
        <w:rPr>
          <w:noProof/>
        </w:rPr>
        <w:t>SD_Long_final = SD_Long;</w:t>
      </w:r>
    </w:p>
    <w:p w14:paraId="47C0865E" w14:textId="77777777" w:rsidR="00B02017" w:rsidRDefault="00B02017" w:rsidP="00B02017">
      <w:pPr>
        <w:pStyle w:val="Code"/>
      </w:pPr>
    </w:p>
    <w:p w14:paraId="3FEFAE79" w14:textId="77777777" w:rsidR="00B02017" w:rsidRDefault="00B02017" w:rsidP="00B02017">
      <w:pPr>
        <w:pStyle w:val="Code"/>
      </w:pPr>
    </w:p>
    <w:p w14:paraId="69052821" w14:textId="77777777" w:rsidR="00B02017" w:rsidRDefault="00B02017" w:rsidP="00B02017">
      <w:pPr>
        <w:pStyle w:val="Code"/>
      </w:pPr>
      <w:r>
        <w:rPr>
          <w:noProof/>
          <w:color w:val="008013"/>
        </w:rPr>
        <w:t>% stability derivatives Lateral motion</w:t>
      </w:r>
    </w:p>
    <w:p w14:paraId="05E16178" w14:textId="77777777" w:rsidR="00B02017" w:rsidRDefault="00B02017" w:rsidP="00B02017">
      <w:pPr>
        <w:pStyle w:val="Code"/>
      </w:pPr>
      <w:r>
        <w:rPr>
          <w:noProof/>
        </w:rPr>
        <w:t>SD_Lat_dash = aircraft_data(37:50);</w:t>
      </w:r>
    </w:p>
    <w:p w14:paraId="3264E627" w14:textId="77777777" w:rsidR="00B02017" w:rsidRDefault="00B02017" w:rsidP="00B02017">
      <w:pPr>
        <w:pStyle w:val="Code"/>
      </w:pPr>
      <w:r>
        <w:rPr>
          <w:noProof/>
        </w:rPr>
        <w:t>run(</w:t>
      </w:r>
      <w:r>
        <w:rPr>
          <w:noProof/>
          <w:color w:val="A709F5"/>
        </w:rPr>
        <w:t>'LateralFunc.m'</w:t>
      </w:r>
      <w:r>
        <w:rPr>
          <w:noProof/>
        </w:rPr>
        <w:t>);</w:t>
      </w:r>
    </w:p>
    <w:p w14:paraId="63DE2A6D" w14:textId="77777777" w:rsidR="00B02017" w:rsidRDefault="00B02017" w:rsidP="00B02017">
      <w:pPr>
        <w:pStyle w:val="Code"/>
      </w:pPr>
      <w:r>
        <w:rPr>
          <w:noProof/>
        </w:rPr>
        <w:t>SD_Lat_final = SD_Lat;</w:t>
      </w:r>
    </w:p>
    <w:p w14:paraId="5D0E83A5" w14:textId="77777777" w:rsidR="00B02017" w:rsidRDefault="00B02017" w:rsidP="00B02017">
      <w:pPr>
        <w:pStyle w:val="Code"/>
      </w:pPr>
    </w:p>
    <w:p w14:paraId="10DD27F0" w14:textId="77777777" w:rsidR="00B02017" w:rsidRDefault="00B02017" w:rsidP="00B02017">
      <w:pPr>
        <w:pStyle w:val="Code"/>
      </w:pPr>
      <w:r>
        <w:rPr>
          <w:noProof/>
        </w:rPr>
        <w:t>K = struct(</w:t>
      </w:r>
      <w:r>
        <w:rPr>
          <w:noProof/>
          <w:color w:val="A709F5"/>
        </w:rPr>
        <w:t>'u'</w:t>
      </w:r>
      <w:r>
        <w:rPr>
          <w:noProof/>
        </w:rPr>
        <w:t>,s0(1),</w:t>
      </w:r>
      <w:r>
        <w:rPr>
          <w:noProof/>
          <w:color w:val="A709F5"/>
        </w:rPr>
        <w:t>'v'</w:t>
      </w:r>
      <w:r>
        <w:rPr>
          <w:noProof/>
        </w:rPr>
        <w:t>,s0(2),</w:t>
      </w:r>
      <w:r>
        <w:rPr>
          <w:noProof/>
          <w:color w:val="A709F5"/>
        </w:rPr>
        <w:t>'w'</w:t>
      </w:r>
      <w:r>
        <w:rPr>
          <w:noProof/>
        </w:rPr>
        <w:t>,s0(3),</w:t>
      </w:r>
      <w:r>
        <w:rPr>
          <w:noProof/>
          <w:color w:val="A709F5"/>
        </w:rPr>
        <w:t>'p'</w:t>
      </w:r>
      <w:r>
        <w:rPr>
          <w:noProof/>
        </w:rPr>
        <w:t>,s0(4),</w:t>
      </w:r>
      <w:r>
        <w:rPr>
          <w:noProof/>
          <w:color w:val="A709F5"/>
        </w:rPr>
        <w:t>'q'</w:t>
      </w:r>
      <w:r>
        <w:rPr>
          <w:noProof/>
        </w:rPr>
        <w:t>,s0(5),</w:t>
      </w:r>
      <w:r>
        <w:rPr>
          <w:noProof/>
          <w:color w:val="0E00FF"/>
        </w:rPr>
        <w:t>...</w:t>
      </w:r>
    </w:p>
    <w:p w14:paraId="0F51D13F" w14:textId="77777777" w:rsidR="00B02017" w:rsidRDefault="00B02017" w:rsidP="00B02017">
      <w:pPr>
        <w:pStyle w:val="Code"/>
      </w:pPr>
      <w:r>
        <w:rPr>
          <w:noProof/>
        </w:rPr>
        <w:t xml:space="preserve">    </w:t>
      </w:r>
      <w:r>
        <w:rPr>
          <w:noProof/>
          <w:color w:val="A709F5"/>
        </w:rPr>
        <w:t>'r'</w:t>
      </w:r>
      <w:r>
        <w:rPr>
          <w:noProof/>
        </w:rPr>
        <w:t>,s0(6),</w:t>
      </w:r>
      <w:r>
        <w:rPr>
          <w:noProof/>
          <w:color w:val="A709F5"/>
        </w:rPr>
        <w:t>'phi'</w:t>
      </w:r>
      <w:r>
        <w:rPr>
          <w:noProof/>
        </w:rPr>
        <w:t>,s0(7),</w:t>
      </w:r>
      <w:r>
        <w:rPr>
          <w:noProof/>
          <w:color w:val="A709F5"/>
        </w:rPr>
        <w:t>'theta'</w:t>
      </w:r>
      <w:r>
        <w:rPr>
          <w:noProof/>
        </w:rPr>
        <w:t>,s0(8),</w:t>
      </w:r>
      <w:r>
        <w:rPr>
          <w:noProof/>
          <w:color w:val="A709F5"/>
        </w:rPr>
        <w:t>'psi'</w:t>
      </w:r>
      <w:r>
        <w:rPr>
          <w:noProof/>
        </w:rPr>
        <w:t>,s0(9),</w:t>
      </w:r>
      <w:r>
        <w:rPr>
          <w:noProof/>
          <w:color w:val="A709F5"/>
        </w:rPr>
        <w:t>'x'</w:t>
      </w:r>
      <w:r>
        <w:rPr>
          <w:noProof/>
        </w:rPr>
        <w:t>,s0(10),</w:t>
      </w:r>
      <w:r>
        <w:rPr>
          <w:noProof/>
          <w:color w:val="0E00FF"/>
        </w:rPr>
        <w:t>...</w:t>
      </w:r>
    </w:p>
    <w:p w14:paraId="50D5140F" w14:textId="77777777" w:rsidR="00B02017" w:rsidRDefault="00B02017" w:rsidP="00B02017">
      <w:pPr>
        <w:pStyle w:val="Code"/>
      </w:pPr>
      <w:r>
        <w:rPr>
          <w:noProof/>
        </w:rPr>
        <w:t xml:space="preserve">    </w:t>
      </w:r>
      <w:r>
        <w:rPr>
          <w:noProof/>
          <w:color w:val="A709F5"/>
        </w:rPr>
        <w:t>'y'</w:t>
      </w:r>
      <w:r>
        <w:rPr>
          <w:noProof/>
        </w:rPr>
        <w:t>,s0(11),</w:t>
      </w:r>
      <w:r>
        <w:rPr>
          <w:noProof/>
          <w:color w:val="A709F5"/>
        </w:rPr>
        <w:t>'z'</w:t>
      </w:r>
      <w:r>
        <w:rPr>
          <w:noProof/>
        </w:rPr>
        <w:t>,s0(12),</w:t>
      </w:r>
      <w:r>
        <w:rPr>
          <w:noProof/>
          <w:color w:val="A709F5"/>
        </w:rPr>
        <w:t>'alpha'</w:t>
      </w:r>
      <w:r>
        <w:rPr>
          <w:noProof/>
        </w:rPr>
        <w:t>,s0(8),</w:t>
      </w:r>
      <w:r>
        <w:rPr>
          <w:noProof/>
          <w:color w:val="A709F5"/>
        </w:rPr>
        <w:t>'beta'</w:t>
      </w:r>
      <w:r>
        <w:rPr>
          <w:noProof/>
        </w:rPr>
        <w:t>,0,</w:t>
      </w:r>
      <w:r>
        <w:rPr>
          <w:noProof/>
          <w:color w:val="A709F5"/>
        </w:rPr>
        <w:t>'V_t'</w:t>
      </w:r>
      <w:r>
        <w:rPr>
          <w:noProof/>
        </w:rPr>
        <w:t>,Vto,</w:t>
      </w:r>
      <w:r>
        <w:rPr>
          <w:noProof/>
          <w:color w:val="A709F5"/>
        </w:rPr>
        <w:t>'w_dot'</w:t>
      </w:r>
      <w:r>
        <w:rPr>
          <w:noProof/>
        </w:rPr>
        <w:t xml:space="preserve">,0);   </w:t>
      </w:r>
      <w:r>
        <w:rPr>
          <w:noProof/>
          <w:color w:val="008013"/>
        </w:rPr>
        <w:t>% used in delay box in simulink as initial values to bus selector</w:t>
      </w:r>
    </w:p>
    <w:p w14:paraId="196F69CE" w14:textId="77777777" w:rsidR="00B02017" w:rsidRDefault="00B02017" w:rsidP="00B02017">
      <w:pPr>
        <w:pStyle w:val="Code"/>
      </w:pPr>
    </w:p>
    <w:p w14:paraId="623ABBF5" w14:textId="77777777" w:rsidR="00B02017" w:rsidRDefault="00B02017" w:rsidP="00B02017">
      <w:pPr>
        <w:pStyle w:val="Code"/>
      </w:pPr>
      <w:r>
        <w:rPr>
          <w:noProof/>
          <w:color w:val="008013"/>
        </w:rPr>
        <w:t>%% Matrices</w:t>
      </w:r>
    </w:p>
    <w:p w14:paraId="024981B8" w14:textId="77777777" w:rsidR="00B02017" w:rsidRDefault="00B02017" w:rsidP="00B02017">
      <w:pPr>
        <w:pStyle w:val="Code"/>
      </w:pPr>
    </w:p>
    <w:p w14:paraId="59022FE8" w14:textId="77777777" w:rsidR="00B02017" w:rsidRDefault="00B02017" w:rsidP="00B02017">
      <w:pPr>
        <w:pStyle w:val="Code"/>
      </w:pPr>
      <w:r>
        <w:rPr>
          <w:noProof/>
        </w:rPr>
        <w:t xml:space="preserve">    Xu    = SD_Long_final(1);</w:t>
      </w:r>
    </w:p>
    <w:p w14:paraId="43F4BCBD" w14:textId="77777777" w:rsidR="00B02017" w:rsidRDefault="00B02017" w:rsidP="00B02017">
      <w:pPr>
        <w:pStyle w:val="Code"/>
      </w:pPr>
      <w:r>
        <w:rPr>
          <w:noProof/>
        </w:rPr>
        <w:t xml:space="preserve">    Xw    = SD_Long_final(4);</w:t>
      </w:r>
    </w:p>
    <w:p w14:paraId="1EF966E5" w14:textId="77777777" w:rsidR="00B02017" w:rsidRDefault="00B02017" w:rsidP="00B02017">
      <w:pPr>
        <w:pStyle w:val="Code"/>
      </w:pPr>
      <w:r>
        <w:rPr>
          <w:noProof/>
        </w:rPr>
        <w:t xml:space="preserve">    Xde   = SD_Long_final(11);</w:t>
      </w:r>
    </w:p>
    <w:p w14:paraId="60ED1690" w14:textId="77777777" w:rsidR="00B02017" w:rsidRDefault="00B02017" w:rsidP="00B02017">
      <w:pPr>
        <w:pStyle w:val="Code"/>
      </w:pPr>
      <w:r>
        <w:rPr>
          <w:noProof/>
        </w:rPr>
        <w:t xml:space="preserve">    Xdth  = SD_Long_final(14);</w:t>
      </w:r>
    </w:p>
    <w:p w14:paraId="02877512" w14:textId="77777777" w:rsidR="00B02017" w:rsidRDefault="00B02017" w:rsidP="00B02017">
      <w:pPr>
        <w:pStyle w:val="Code"/>
      </w:pPr>
      <w:r>
        <w:rPr>
          <w:noProof/>
        </w:rPr>
        <w:t xml:space="preserve">    Zu    = SD_Long_final(2);</w:t>
      </w:r>
    </w:p>
    <w:p w14:paraId="21A2F674" w14:textId="77777777" w:rsidR="00B02017" w:rsidRDefault="00B02017" w:rsidP="00B02017">
      <w:pPr>
        <w:pStyle w:val="Code"/>
      </w:pPr>
      <w:r>
        <w:rPr>
          <w:noProof/>
        </w:rPr>
        <w:t xml:space="preserve">    Zw    = SD_Long_final(5);</w:t>
      </w:r>
    </w:p>
    <w:p w14:paraId="03D57B7D" w14:textId="77777777" w:rsidR="00B02017" w:rsidRDefault="00B02017" w:rsidP="00B02017">
      <w:pPr>
        <w:pStyle w:val="Code"/>
      </w:pPr>
      <w:r>
        <w:rPr>
          <w:noProof/>
        </w:rPr>
        <w:t xml:space="preserve">    Zwd   = SD_Long_final(7);</w:t>
      </w:r>
    </w:p>
    <w:p w14:paraId="2FEF2F7F" w14:textId="77777777" w:rsidR="00B02017" w:rsidRDefault="00B02017" w:rsidP="00B02017">
      <w:pPr>
        <w:pStyle w:val="Code"/>
      </w:pPr>
      <w:r>
        <w:rPr>
          <w:noProof/>
        </w:rPr>
        <w:t xml:space="preserve">    Zq    = SD_Long_final(8);</w:t>
      </w:r>
    </w:p>
    <w:p w14:paraId="05FDE0C0" w14:textId="77777777" w:rsidR="00B02017" w:rsidRDefault="00B02017" w:rsidP="00B02017">
      <w:pPr>
        <w:pStyle w:val="Code"/>
      </w:pPr>
      <w:r>
        <w:rPr>
          <w:noProof/>
        </w:rPr>
        <w:t xml:space="preserve">    Zde   = SD_Long_final(12);</w:t>
      </w:r>
    </w:p>
    <w:p w14:paraId="77A3CF68" w14:textId="77777777" w:rsidR="00B02017" w:rsidRDefault="00B02017" w:rsidP="00B02017">
      <w:pPr>
        <w:pStyle w:val="Code"/>
      </w:pPr>
      <w:r>
        <w:rPr>
          <w:noProof/>
        </w:rPr>
        <w:t xml:space="preserve">    Zdth  = SD_Long_final(15);</w:t>
      </w:r>
    </w:p>
    <w:p w14:paraId="6258C8AF" w14:textId="77777777" w:rsidR="00B02017" w:rsidRDefault="00B02017" w:rsidP="00B02017">
      <w:pPr>
        <w:pStyle w:val="Code"/>
      </w:pPr>
      <w:r>
        <w:rPr>
          <w:noProof/>
        </w:rPr>
        <w:t xml:space="preserve">    Mu    = SD_Long_final(3);</w:t>
      </w:r>
    </w:p>
    <w:p w14:paraId="0317BDD1" w14:textId="77777777" w:rsidR="00B02017" w:rsidRDefault="00B02017" w:rsidP="00B02017">
      <w:pPr>
        <w:pStyle w:val="Code"/>
      </w:pPr>
      <w:r>
        <w:rPr>
          <w:noProof/>
        </w:rPr>
        <w:t xml:space="preserve">    Mw    = SD_Long_final(6);</w:t>
      </w:r>
    </w:p>
    <w:p w14:paraId="40D99F0B" w14:textId="77777777" w:rsidR="00B02017" w:rsidRDefault="00B02017" w:rsidP="00B02017">
      <w:pPr>
        <w:pStyle w:val="Code"/>
      </w:pPr>
      <w:r>
        <w:rPr>
          <w:noProof/>
        </w:rPr>
        <w:t xml:space="preserve">    Mwd   = SD_Long_final(9);</w:t>
      </w:r>
    </w:p>
    <w:p w14:paraId="77B7319A" w14:textId="77777777" w:rsidR="00B02017" w:rsidRDefault="00B02017" w:rsidP="00B02017">
      <w:pPr>
        <w:pStyle w:val="Code"/>
      </w:pPr>
      <w:r>
        <w:rPr>
          <w:noProof/>
        </w:rPr>
        <w:t xml:space="preserve">    Mq    = SD_Long_final(10);</w:t>
      </w:r>
    </w:p>
    <w:p w14:paraId="49F6D229" w14:textId="77777777" w:rsidR="00B02017" w:rsidRDefault="00B02017" w:rsidP="00B02017">
      <w:pPr>
        <w:pStyle w:val="Code"/>
      </w:pPr>
      <w:r>
        <w:rPr>
          <w:noProof/>
        </w:rPr>
        <w:t xml:space="preserve">    Mde   = SD_Long_final(13);</w:t>
      </w:r>
    </w:p>
    <w:p w14:paraId="1CE95A6B" w14:textId="77777777" w:rsidR="00B02017" w:rsidRDefault="00B02017" w:rsidP="00B02017">
      <w:pPr>
        <w:pStyle w:val="Code"/>
      </w:pPr>
      <w:r>
        <w:rPr>
          <w:noProof/>
        </w:rPr>
        <w:t xml:space="preserve">    Mdth  = SD_Long_final(16);</w:t>
      </w:r>
    </w:p>
    <w:p w14:paraId="3F3E8773" w14:textId="77777777" w:rsidR="00B02017" w:rsidRDefault="00B02017" w:rsidP="00B02017">
      <w:pPr>
        <w:pStyle w:val="Code"/>
      </w:pPr>
      <w:r>
        <w:rPr>
          <w:noProof/>
        </w:rPr>
        <w:t xml:space="preserve">    </w:t>
      </w:r>
    </w:p>
    <w:p w14:paraId="5CDF12AE" w14:textId="77777777" w:rsidR="00B02017" w:rsidRDefault="00B02017" w:rsidP="00B02017">
      <w:pPr>
        <w:pStyle w:val="Code"/>
      </w:pPr>
      <w:r>
        <w:rPr>
          <w:noProof/>
        </w:rPr>
        <w:t xml:space="preserve">    </w:t>
      </w:r>
    </w:p>
    <w:p w14:paraId="74DC771F" w14:textId="77777777" w:rsidR="00B02017" w:rsidRDefault="00B02017" w:rsidP="00B02017">
      <w:pPr>
        <w:pStyle w:val="Code"/>
      </w:pPr>
      <w:r>
        <w:rPr>
          <w:noProof/>
        </w:rPr>
        <w:t xml:space="preserve">    Yv  = SD_Lat_final(1); </w:t>
      </w:r>
    </w:p>
    <w:p w14:paraId="48D2DF44" w14:textId="77777777" w:rsidR="00B02017" w:rsidRDefault="00B02017" w:rsidP="00B02017">
      <w:pPr>
        <w:pStyle w:val="Code"/>
      </w:pPr>
      <w:r>
        <w:rPr>
          <w:noProof/>
        </w:rPr>
        <w:t xml:space="preserve">    Yp  = 0;</w:t>
      </w:r>
    </w:p>
    <w:p w14:paraId="5CCC090C" w14:textId="77777777" w:rsidR="00B02017" w:rsidRDefault="00B02017" w:rsidP="00B02017">
      <w:pPr>
        <w:pStyle w:val="Code"/>
      </w:pPr>
      <w:r>
        <w:rPr>
          <w:noProof/>
        </w:rPr>
        <w:t xml:space="preserve">    Yr  = 0;</w:t>
      </w:r>
    </w:p>
    <w:p w14:paraId="1A83E6EE" w14:textId="77777777" w:rsidR="00B02017" w:rsidRDefault="00B02017" w:rsidP="00B02017">
      <w:pPr>
        <w:pStyle w:val="Code"/>
      </w:pPr>
      <w:r>
        <w:rPr>
          <w:noProof/>
        </w:rPr>
        <w:t xml:space="preserve">    Lv  = SD_Lat_final(2);</w:t>
      </w:r>
    </w:p>
    <w:p w14:paraId="513EFC92" w14:textId="77777777" w:rsidR="00B02017" w:rsidRDefault="00B02017" w:rsidP="00B02017">
      <w:pPr>
        <w:pStyle w:val="Code"/>
      </w:pPr>
      <w:r>
        <w:rPr>
          <w:noProof/>
        </w:rPr>
        <w:t xml:space="preserve">    Nv  = SD_Lat_final(3);</w:t>
      </w:r>
    </w:p>
    <w:p w14:paraId="786C4B25" w14:textId="77777777" w:rsidR="00B02017" w:rsidRDefault="00B02017" w:rsidP="00B02017">
      <w:pPr>
        <w:pStyle w:val="Code"/>
      </w:pPr>
      <w:r>
        <w:rPr>
          <w:noProof/>
        </w:rPr>
        <w:t xml:space="preserve">    Lp  = SD_Lat_final(4);</w:t>
      </w:r>
    </w:p>
    <w:p w14:paraId="6D8BD009" w14:textId="77777777" w:rsidR="00B02017" w:rsidRDefault="00B02017" w:rsidP="00B02017">
      <w:pPr>
        <w:pStyle w:val="Code"/>
      </w:pPr>
      <w:r>
        <w:rPr>
          <w:noProof/>
        </w:rPr>
        <w:t xml:space="preserve">    Np  = SD_Lat_final(5);</w:t>
      </w:r>
    </w:p>
    <w:p w14:paraId="27B8E461" w14:textId="77777777" w:rsidR="00B02017" w:rsidRDefault="00B02017" w:rsidP="00B02017">
      <w:pPr>
        <w:pStyle w:val="Code"/>
      </w:pPr>
      <w:r>
        <w:rPr>
          <w:noProof/>
        </w:rPr>
        <w:t xml:space="preserve">    Lr  = SD_Lat_final(6);</w:t>
      </w:r>
    </w:p>
    <w:p w14:paraId="7B1E217F" w14:textId="77777777" w:rsidR="00B02017" w:rsidRDefault="00B02017" w:rsidP="00B02017">
      <w:pPr>
        <w:pStyle w:val="Code"/>
      </w:pPr>
      <w:r>
        <w:rPr>
          <w:noProof/>
        </w:rPr>
        <w:t xml:space="preserve">    Nr  = SD_Lat_final(7);</w:t>
      </w:r>
    </w:p>
    <w:p w14:paraId="4DF7F12F" w14:textId="77777777" w:rsidR="00B02017" w:rsidRDefault="00B02017" w:rsidP="00B02017">
      <w:pPr>
        <w:pStyle w:val="Code"/>
      </w:pPr>
      <w:r>
        <w:rPr>
          <w:noProof/>
        </w:rPr>
        <w:t xml:space="preserve">    Yda = SD_Lat_final(8);</w:t>
      </w:r>
    </w:p>
    <w:p w14:paraId="3BEC6F37" w14:textId="77777777" w:rsidR="00B02017" w:rsidRDefault="00B02017" w:rsidP="00B02017">
      <w:pPr>
        <w:pStyle w:val="Code"/>
      </w:pPr>
      <w:r>
        <w:rPr>
          <w:noProof/>
        </w:rPr>
        <w:t xml:space="preserve">    Ydr = SD_Lat_final(9);</w:t>
      </w:r>
    </w:p>
    <w:p w14:paraId="78737455" w14:textId="77777777" w:rsidR="00B02017" w:rsidRDefault="00B02017" w:rsidP="00B02017">
      <w:pPr>
        <w:pStyle w:val="Code"/>
      </w:pPr>
      <w:r>
        <w:rPr>
          <w:noProof/>
        </w:rPr>
        <w:t xml:space="preserve">    Lda = SD_Lat_final(10);</w:t>
      </w:r>
    </w:p>
    <w:p w14:paraId="0042DB8A" w14:textId="77777777" w:rsidR="00B02017" w:rsidRDefault="00B02017" w:rsidP="00B02017">
      <w:pPr>
        <w:pStyle w:val="Code"/>
      </w:pPr>
      <w:r>
        <w:rPr>
          <w:noProof/>
        </w:rPr>
        <w:t xml:space="preserve">    Nda = SD_Lat_final(11);</w:t>
      </w:r>
    </w:p>
    <w:p w14:paraId="1FECFDF3" w14:textId="77777777" w:rsidR="00B02017" w:rsidRDefault="00B02017" w:rsidP="00B02017">
      <w:pPr>
        <w:pStyle w:val="Code"/>
      </w:pPr>
      <w:r>
        <w:rPr>
          <w:noProof/>
        </w:rPr>
        <w:t xml:space="preserve">    Ldr = SD_Lat_final(12);</w:t>
      </w:r>
    </w:p>
    <w:p w14:paraId="61D70B53" w14:textId="77777777" w:rsidR="00B02017" w:rsidRDefault="00B02017" w:rsidP="00B02017">
      <w:pPr>
        <w:pStyle w:val="Code"/>
      </w:pPr>
      <w:r>
        <w:rPr>
          <w:noProof/>
        </w:rPr>
        <w:t xml:space="preserve">    Ndr = SD_Lat_final(13);</w:t>
      </w:r>
    </w:p>
    <w:p w14:paraId="11DA5249" w14:textId="53103AFC" w:rsidR="00B02017" w:rsidRDefault="00B02017" w:rsidP="00B02017">
      <w:pPr>
        <w:pStyle w:val="Code"/>
        <w:rPr>
          <w:noProof/>
        </w:rPr>
      </w:pPr>
      <w:r>
        <w:rPr>
          <w:noProof/>
        </w:rPr>
        <w:t xml:space="preserve">   </w:t>
      </w:r>
    </w:p>
    <w:p w14:paraId="30B3C3EB" w14:textId="77777777" w:rsidR="006E42B9" w:rsidRDefault="006E42B9" w:rsidP="00B02017">
      <w:pPr>
        <w:pStyle w:val="Code"/>
      </w:pPr>
    </w:p>
    <w:p w14:paraId="7F9379E8" w14:textId="77777777" w:rsidR="00B02017" w:rsidRDefault="00B02017" w:rsidP="00B02017">
      <w:pPr>
        <w:pStyle w:val="Code"/>
      </w:pPr>
      <w:r>
        <w:rPr>
          <w:noProof/>
          <w:color w:val="008013"/>
        </w:rPr>
        <w:t>% delta_states : [d_u d_v d_w d_p d_q d_r d_wdot]</w:t>
      </w:r>
    </w:p>
    <w:p w14:paraId="57B8ACBF" w14:textId="77777777" w:rsidR="00B02017" w:rsidRDefault="00B02017" w:rsidP="00B02017">
      <w:pPr>
        <w:pStyle w:val="Code"/>
      </w:pPr>
    </w:p>
    <w:p w14:paraId="62C7F1C7" w14:textId="77777777" w:rsidR="00B02017" w:rsidRDefault="00B02017" w:rsidP="00B02017">
      <w:pPr>
        <w:pStyle w:val="Code"/>
      </w:pPr>
      <w:r>
        <w:rPr>
          <w:noProof/>
        </w:rPr>
        <w:t xml:space="preserve">    Matrix_states = [Xu   0   Xw   0   0   0   0 </w:t>
      </w:r>
    </w:p>
    <w:p w14:paraId="2B9349B1" w14:textId="77777777" w:rsidR="00B02017" w:rsidRDefault="00B02017" w:rsidP="00B02017">
      <w:pPr>
        <w:pStyle w:val="Code"/>
      </w:pPr>
      <w:r>
        <w:rPr>
          <w:noProof/>
        </w:rPr>
        <w:t xml:space="preserve">                     0    Yv  0    Yp  0   Yr  0</w:t>
      </w:r>
    </w:p>
    <w:p w14:paraId="4C7EE271" w14:textId="77777777" w:rsidR="00B02017" w:rsidRDefault="00B02017" w:rsidP="00B02017">
      <w:pPr>
        <w:pStyle w:val="Code"/>
      </w:pPr>
      <w:r>
        <w:rPr>
          <w:noProof/>
        </w:rPr>
        <w:t xml:space="preserve">                     Zu   0   Zw   0   Zq  0   Zwd</w:t>
      </w:r>
    </w:p>
    <w:p w14:paraId="3AC1EC68" w14:textId="77777777" w:rsidR="00B02017" w:rsidRDefault="00B02017" w:rsidP="00B02017">
      <w:pPr>
        <w:pStyle w:val="Code"/>
      </w:pPr>
      <w:r>
        <w:rPr>
          <w:noProof/>
        </w:rPr>
        <w:t xml:space="preserve">                     0    Lv  0    Lp  0   Lr  0</w:t>
      </w:r>
    </w:p>
    <w:p w14:paraId="3C972613" w14:textId="77777777" w:rsidR="00B02017" w:rsidRDefault="00B02017" w:rsidP="00B02017">
      <w:pPr>
        <w:pStyle w:val="Code"/>
      </w:pPr>
      <w:r>
        <w:rPr>
          <w:noProof/>
        </w:rPr>
        <w:t xml:space="preserve">                     Mu   0   Mw   0   Mq  0   Mwd</w:t>
      </w:r>
    </w:p>
    <w:p w14:paraId="0D9C8E02" w14:textId="77777777" w:rsidR="00B02017" w:rsidRDefault="00B02017" w:rsidP="00B02017">
      <w:pPr>
        <w:pStyle w:val="Code"/>
      </w:pPr>
      <w:r>
        <w:rPr>
          <w:noProof/>
        </w:rPr>
        <w:t xml:space="preserve">                     0    Nv  0    Np  0   Nr  0];</w:t>
      </w:r>
    </w:p>
    <w:p w14:paraId="4A0093CE" w14:textId="77777777" w:rsidR="00B02017" w:rsidRDefault="00B02017" w:rsidP="00B02017">
      <w:pPr>
        <w:pStyle w:val="Code"/>
      </w:pPr>
    </w:p>
    <w:p w14:paraId="13331EB4" w14:textId="77777777" w:rsidR="00B02017" w:rsidRDefault="00B02017" w:rsidP="00B02017">
      <w:pPr>
        <w:pStyle w:val="Code"/>
      </w:pPr>
      <w:r>
        <w:rPr>
          <w:noProof/>
          <w:color w:val="008013"/>
        </w:rPr>
        <w:t>% delta_controls : [d_aileron d_rudder d_elevator d_thrust]</w:t>
      </w:r>
    </w:p>
    <w:p w14:paraId="2B2DA334" w14:textId="77777777" w:rsidR="00B02017" w:rsidRDefault="00B02017" w:rsidP="00B02017">
      <w:pPr>
        <w:pStyle w:val="Code"/>
      </w:pPr>
    </w:p>
    <w:p w14:paraId="10DAC421" w14:textId="77777777" w:rsidR="00B02017" w:rsidRDefault="00B02017" w:rsidP="00B02017">
      <w:pPr>
        <w:pStyle w:val="Code"/>
      </w:pPr>
      <w:r>
        <w:rPr>
          <w:noProof/>
        </w:rPr>
        <w:t xml:space="preserve">Matrix_Controllers = [0     0       Xde   Xdth </w:t>
      </w:r>
    </w:p>
    <w:p w14:paraId="33A2EF58" w14:textId="77777777" w:rsidR="00B02017" w:rsidRDefault="00B02017" w:rsidP="00B02017">
      <w:pPr>
        <w:pStyle w:val="Code"/>
      </w:pPr>
      <w:r>
        <w:rPr>
          <w:noProof/>
        </w:rPr>
        <w:t xml:space="preserve">                      Yda     Ydr    0      0     </w:t>
      </w:r>
    </w:p>
    <w:p w14:paraId="0CC4D625" w14:textId="77777777" w:rsidR="00B02017" w:rsidRDefault="00B02017" w:rsidP="00B02017">
      <w:pPr>
        <w:pStyle w:val="Code"/>
      </w:pPr>
      <w:r>
        <w:rPr>
          <w:noProof/>
        </w:rPr>
        <w:t xml:space="preserve">                      0     0       Zde   Zdth </w:t>
      </w:r>
    </w:p>
    <w:p w14:paraId="7657EE61" w14:textId="77777777" w:rsidR="00B02017" w:rsidRDefault="00B02017" w:rsidP="00B02017">
      <w:pPr>
        <w:pStyle w:val="Code"/>
      </w:pPr>
      <w:r>
        <w:rPr>
          <w:noProof/>
        </w:rPr>
        <w:t xml:space="preserve">                      Lda  Ldr    0      0     </w:t>
      </w:r>
    </w:p>
    <w:p w14:paraId="2660EE22" w14:textId="77777777" w:rsidR="00B02017" w:rsidRDefault="00B02017" w:rsidP="00B02017">
      <w:pPr>
        <w:pStyle w:val="Code"/>
      </w:pPr>
      <w:r>
        <w:rPr>
          <w:noProof/>
        </w:rPr>
        <w:t xml:space="preserve">                      0     0       Mde   Mdth </w:t>
      </w:r>
    </w:p>
    <w:p w14:paraId="6F9C6198" w14:textId="77777777" w:rsidR="00B02017" w:rsidRDefault="00B02017" w:rsidP="00B02017">
      <w:pPr>
        <w:pStyle w:val="Code"/>
      </w:pPr>
      <w:r>
        <w:rPr>
          <w:noProof/>
        </w:rPr>
        <w:t xml:space="preserve">                      Nda  Ndr    0      0    ];</w:t>
      </w:r>
    </w:p>
    <w:p w14:paraId="5D58FCDA" w14:textId="77777777" w:rsidR="00B02017" w:rsidRDefault="00B02017" w:rsidP="00B02017">
      <w:pPr>
        <w:pStyle w:val="Code"/>
      </w:pPr>
    </w:p>
    <w:p w14:paraId="39E9221E" w14:textId="77777777" w:rsidR="00B02017" w:rsidRDefault="00B02017" w:rsidP="00B02017">
      <w:pPr>
        <w:pStyle w:val="Code"/>
      </w:pPr>
      <w:r>
        <w:rPr>
          <w:noProof/>
          <w:color w:val="008013"/>
        </w:rPr>
        <w:t>%% RK4 Algorithm Solver</w:t>
      </w:r>
    </w:p>
    <w:p w14:paraId="3FCEBA75" w14:textId="77777777" w:rsidR="00B02017" w:rsidRDefault="00B02017" w:rsidP="00B02017">
      <w:pPr>
        <w:pStyle w:val="Code"/>
      </w:pPr>
    </w:p>
    <w:p w14:paraId="78D3E102" w14:textId="77777777" w:rsidR="00B02017" w:rsidRDefault="00B02017" w:rsidP="00B02017">
      <w:pPr>
        <w:pStyle w:val="Code"/>
      </w:pPr>
      <w:r>
        <w:rPr>
          <w:noProof/>
        </w:rPr>
        <w:t>States(:,1) = s0;</w:t>
      </w:r>
    </w:p>
    <w:p w14:paraId="736C0701" w14:textId="77777777" w:rsidR="00B02017" w:rsidRDefault="00B02017" w:rsidP="00B02017">
      <w:pPr>
        <w:pStyle w:val="Code"/>
      </w:pPr>
    </w:p>
    <w:p w14:paraId="1255A62E" w14:textId="77777777" w:rsidR="00B02017" w:rsidRDefault="00B02017" w:rsidP="00B02017">
      <w:pPr>
        <w:pStyle w:val="Code"/>
      </w:pPr>
      <w:r>
        <w:rPr>
          <w:noProof/>
        </w:rPr>
        <w:t xml:space="preserve">    </w:t>
      </w:r>
      <w:r>
        <w:rPr>
          <w:noProof/>
          <w:color w:val="0E00FF"/>
        </w:rPr>
        <w:t xml:space="preserve">for </w:t>
      </w:r>
      <w:r>
        <w:rPr>
          <w:noProof/>
        </w:rPr>
        <w:t>i = 1:lengths</w:t>
      </w:r>
    </w:p>
    <w:p w14:paraId="7AD4ED14" w14:textId="77777777" w:rsidR="00B02017" w:rsidRDefault="00B02017" w:rsidP="00B02017">
      <w:pPr>
        <w:pStyle w:val="Code"/>
      </w:pPr>
      <w:r>
        <w:rPr>
          <w:noProof/>
        </w:rPr>
        <w:t xml:space="preserve">        </w:t>
      </w:r>
      <w:r>
        <w:rPr>
          <w:noProof/>
          <w:color w:val="0E00FF"/>
        </w:rPr>
        <w:t xml:space="preserve">if </w:t>
      </w:r>
      <w:r>
        <w:rPr>
          <w:noProof/>
        </w:rPr>
        <w:t>i == 1</w:t>
      </w:r>
    </w:p>
    <w:p w14:paraId="55980536" w14:textId="77777777" w:rsidR="00B02017" w:rsidRDefault="00B02017" w:rsidP="00B02017">
      <w:pPr>
        <w:pStyle w:val="Code"/>
      </w:pPr>
      <w:r>
        <w:rPr>
          <w:noProof/>
        </w:rPr>
        <w:t xml:space="preserve">         w_dot = w_dot0;</w:t>
      </w:r>
    </w:p>
    <w:p w14:paraId="440CC6A7" w14:textId="77777777" w:rsidR="00B02017" w:rsidRDefault="00B02017" w:rsidP="00B02017">
      <w:pPr>
        <w:pStyle w:val="Code"/>
      </w:pPr>
      <w:r>
        <w:rPr>
          <w:noProof/>
        </w:rPr>
        <w:t xml:space="preserve">        </w:t>
      </w:r>
      <w:r>
        <w:rPr>
          <w:noProof/>
          <w:color w:val="0E00FF"/>
        </w:rPr>
        <w:t>end</w:t>
      </w:r>
    </w:p>
    <w:p w14:paraId="392DCCEF" w14:textId="77777777" w:rsidR="00B02017" w:rsidRDefault="00B02017" w:rsidP="00B02017">
      <w:pPr>
        <w:pStyle w:val="Code"/>
      </w:pPr>
      <w:r>
        <w:rPr>
          <w:noProof/>
        </w:rPr>
        <w:t xml:space="preserve">        [F M] = Airframe_Model(SD_Long_final,SD_Lat_final,[s0;w_dot0],[States(:,i);w_dot],m,I,dc);</w:t>
      </w:r>
    </w:p>
    <w:p w14:paraId="2D1BC59E" w14:textId="77777777" w:rsidR="00B02017" w:rsidRDefault="00B02017" w:rsidP="00B02017">
      <w:pPr>
        <w:pStyle w:val="Code"/>
      </w:pPr>
      <w:r>
        <w:rPr>
          <w:noProof/>
        </w:rPr>
        <w:t xml:space="preserve">        K_1 = RBD_Model(time_V(i)      , States(:,i),F,M,I,m);</w:t>
      </w:r>
    </w:p>
    <w:p w14:paraId="1D78FB3E" w14:textId="77777777" w:rsidR="00B02017" w:rsidRDefault="00B02017" w:rsidP="00B02017">
      <w:pPr>
        <w:pStyle w:val="Code"/>
      </w:pPr>
      <w:r>
        <w:rPr>
          <w:noProof/>
        </w:rPr>
        <w:t xml:space="preserve">        K_2 = RBD_Model(time_V(i)+dt/2 , States(:,i)+dt*K_1/2,F,M,I,m);</w:t>
      </w:r>
    </w:p>
    <w:p w14:paraId="454B3FE2" w14:textId="77777777" w:rsidR="00B02017" w:rsidRDefault="00B02017" w:rsidP="00B02017">
      <w:pPr>
        <w:pStyle w:val="Code"/>
      </w:pPr>
      <w:r>
        <w:rPr>
          <w:noProof/>
        </w:rPr>
        <w:t xml:space="preserve">        K_3 = RBD_Model(time_V(i)+dt/2 , States(:,i)+dt*K_2/2,F,M,I,m);</w:t>
      </w:r>
    </w:p>
    <w:p w14:paraId="72DE8A14" w14:textId="77777777" w:rsidR="00B02017" w:rsidRDefault="00B02017" w:rsidP="00B02017">
      <w:pPr>
        <w:pStyle w:val="Code"/>
      </w:pPr>
      <w:r>
        <w:rPr>
          <w:noProof/>
        </w:rPr>
        <w:t xml:space="preserve">        K_4 = RBD_Model(time_V(i)+dt   , States(:,i)+dt*K_3,F,M,I,m);</w:t>
      </w:r>
    </w:p>
    <w:p w14:paraId="5E641E52" w14:textId="77777777" w:rsidR="00B02017" w:rsidRDefault="00B02017" w:rsidP="00B02017">
      <w:pPr>
        <w:pStyle w:val="Code"/>
      </w:pPr>
    </w:p>
    <w:p w14:paraId="41EC0FC6" w14:textId="77777777" w:rsidR="00B02017" w:rsidRDefault="00B02017" w:rsidP="00B02017">
      <w:pPr>
        <w:pStyle w:val="Code"/>
      </w:pPr>
      <w:r>
        <w:rPr>
          <w:noProof/>
        </w:rPr>
        <w:t xml:space="preserve">        States(:,i+1) = States(:,i) + (dt/6)*(K_1+2*K_2+2*K_3+K_4);</w:t>
      </w:r>
    </w:p>
    <w:p w14:paraId="1825EC8F" w14:textId="77777777" w:rsidR="00B02017" w:rsidRDefault="00B02017" w:rsidP="00B02017">
      <w:pPr>
        <w:pStyle w:val="Code"/>
      </w:pPr>
      <w:r>
        <w:rPr>
          <w:noProof/>
        </w:rPr>
        <w:t xml:space="preserve">        w_dot = K_1(3);</w:t>
      </w:r>
    </w:p>
    <w:p w14:paraId="01F0E453" w14:textId="77777777" w:rsidR="00B02017" w:rsidRDefault="00B02017" w:rsidP="00B02017">
      <w:pPr>
        <w:pStyle w:val="Code"/>
      </w:pPr>
      <w:r>
        <w:rPr>
          <w:noProof/>
        </w:rPr>
        <w:t xml:space="preserve">    </w:t>
      </w:r>
      <w:r>
        <w:rPr>
          <w:noProof/>
          <w:color w:val="0E00FF"/>
        </w:rPr>
        <w:t>end</w:t>
      </w:r>
    </w:p>
    <w:p w14:paraId="1173E460" w14:textId="77777777" w:rsidR="00B02017" w:rsidRDefault="00B02017" w:rsidP="00B02017">
      <w:pPr>
        <w:pStyle w:val="Code"/>
      </w:pPr>
    </w:p>
    <w:p w14:paraId="260CEE67" w14:textId="77777777" w:rsidR="00B02017" w:rsidRDefault="00B02017" w:rsidP="00B02017">
      <w:pPr>
        <w:pStyle w:val="Code"/>
      </w:pPr>
      <w:r>
        <w:rPr>
          <w:noProof/>
        </w:rPr>
        <w:t xml:space="preserve">    States=States(:,1:lengths);</w:t>
      </w:r>
    </w:p>
    <w:p w14:paraId="5922A063" w14:textId="77777777" w:rsidR="00B02017" w:rsidRDefault="00B02017" w:rsidP="00B02017">
      <w:pPr>
        <w:pStyle w:val="Code"/>
      </w:pPr>
    </w:p>
    <w:p w14:paraId="206FCDEF" w14:textId="77777777" w:rsidR="00B02017" w:rsidRDefault="00B02017" w:rsidP="00B02017">
      <w:pPr>
        <w:pStyle w:val="Code"/>
      </w:pPr>
      <w:r>
        <w:rPr>
          <w:noProof/>
          <w:color w:val="008013"/>
        </w:rPr>
        <w:t xml:space="preserve"> %% State Arrangement</w:t>
      </w:r>
    </w:p>
    <w:p w14:paraId="7C3C06BD" w14:textId="77777777" w:rsidR="00B02017" w:rsidRDefault="00B02017" w:rsidP="00B02017">
      <w:pPr>
        <w:pStyle w:val="Code"/>
      </w:pPr>
    </w:p>
    <w:p w14:paraId="25DB745A" w14:textId="77777777" w:rsidR="00B02017" w:rsidRDefault="00B02017" w:rsidP="00B02017">
      <w:pPr>
        <w:pStyle w:val="Code"/>
      </w:pPr>
      <w:r>
        <w:rPr>
          <w:noProof/>
        </w:rPr>
        <w:t>u = States(1,:);</w:t>
      </w:r>
    </w:p>
    <w:p w14:paraId="6F0B658D" w14:textId="77777777" w:rsidR="00B02017" w:rsidRDefault="00B02017" w:rsidP="00B02017">
      <w:pPr>
        <w:pStyle w:val="Code"/>
      </w:pPr>
      <w:r>
        <w:rPr>
          <w:noProof/>
        </w:rPr>
        <w:t>v = States(2,:);</w:t>
      </w:r>
    </w:p>
    <w:p w14:paraId="2343CFA8" w14:textId="77777777" w:rsidR="00B02017" w:rsidRDefault="00B02017" w:rsidP="00B02017">
      <w:pPr>
        <w:pStyle w:val="Code"/>
      </w:pPr>
      <w:r>
        <w:rPr>
          <w:noProof/>
        </w:rPr>
        <w:t>w = States(3,:);</w:t>
      </w:r>
    </w:p>
    <w:p w14:paraId="7B821633" w14:textId="77777777" w:rsidR="00B02017" w:rsidRDefault="00B02017" w:rsidP="00B02017">
      <w:pPr>
        <w:pStyle w:val="Code"/>
      </w:pPr>
      <w:r>
        <w:rPr>
          <w:noProof/>
        </w:rPr>
        <w:t>p_deg = States(4,:)*180/pi;</w:t>
      </w:r>
    </w:p>
    <w:p w14:paraId="489AAF3E" w14:textId="77777777" w:rsidR="00B02017" w:rsidRDefault="00B02017" w:rsidP="00B02017">
      <w:pPr>
        <w:pStyle w:val="Code"/>
      </w:pPr>
      <w:r>
        <w:rPr>
          <w:noProof/>
        </w:rPr>
        <w:t>q_deg = States(5,:)*180/pi;</w:t>
      </w:r>
    </w:p>
    <w:p w14:paraId="7141BC28" w14:textId="77777777" w:rsidR="00B02017" w:rsidRDefault="00B02017" w:rsidP="00B02017">
      <w:pPr>
        <w:pStyle w:val="Code"/>
      </w:pPr>
      <w:r>
        <w:rPr>
          <w:noProof/>
        </w:rPr>
        <w:t>r_deg = States(6,:)*180/pi;</w:t>
      </w:r>
    </w:p>
    <w:p w14:paraId="01DC342F" w14:textId="77777777" w:rsidR="00B02017" w:rsidRDefault="00B02017" w:rsidP="00B02017">
      <w:pPr>
        <w:pStyle w:val="Code"/>
      </w:pPr>
      <w:r>
        <w:rPr>
          <w:noProof/>
        </w:rPr>
        <w:t>phi_deg = States(7,:)*180/pi;</w:t>
      </w:r>
    </w:p>
    <w:p w14:paraId="77CAA70B" w14:textId="77777777" w:rsidR="00B02017" w:rsidRDefault="00B02017" w:rsidP="00B02017">
      <w:pPr>
        <w:pStyle w:val="Code"/>
      </w:pPr>
      <w:r>
        <w:rPr>
          <w:noProof/>
        </w:rPr>
        <w:t>theta_deg = States(8,:)*180/pi;</w:t>
      </w:r>
    </w:p>
    <w:p w14:paraId="34774523" w14:textId="77777777" w:rsidR="00B02017" w:rsidRDefault="00B02017" w:rsidP="00B02017">
      <w:pPr>
        <w:pStyle w:val="Code"/>
      </w:pPr>
      <w:r>
        <w:rPr>
          <w:noProof/>
        </w:rPr>
        <w:t>psi_deg = States(9,:)*180/pi;</w:t>
      </w:r>
    </w:p>
    <w:p w14:paraId="5EA42F19" w14:textId="7B6FEE33" w:rsidR="00B02017" w:rsidRDefault="00B02017" w:rsidP="00B02017">
      <w:pPr>
        <w:pStyle w:val="Code"/>
        <w:rPr>
          <w:noProof/>
        </w:rPr>
      </w:pPr>
      <w:r>
        <w:rPr>
          <w:noProof/>
        </w:rPr>
        <w:t>alpha_deg = atan(w./u)*180/pi;</w:t>
      </w:r>
    </w:p>
    <w:p w14:paraId="101226F2" w14:textId="77777777" w:rsidR="006E42B9" w:rsidRDefault="006E42B9" w:rsidP="00B02017">
      <w:pPr>
        <w:pStyle w:val="Code"/>
      </w:pPr>
    </w:p>
    <w:p w14:paraId="5BAFB4B0" w14:textId="77777777" w:rsidR="00B02017" w:rsidRDefault="00B02017" w:rsidP="00B02017">
      <w:pPr>
        <w:pStyle w:val="Code"/>
      </w:pPr>
      <w:r>
        <w:rPr>
          <w:noProof/>
        </w:rPr>
        <w:t>beta_deg = asin(v./sqrt(u.^2+v.^2+w.^2))*180/pi;</w:t>
      </w:r>
    </w:p>
    <w:p w14:paraId="7EB39F46" w14:textId="77777777" w:rsidR="00B02017" w:rsidRDefault="00B02017" w:rsidP="00B02017">
      <w:pPr>
        <w:pStyle w:val="Code"/>
      </w:pPr>
      <w:r>
        <w:rPr>
          <w:noProof/>
        </w:rPr>
        <w:t>x = States(10,:);</w:t>
      </w:r>
    </w:p>
    <w:p w14:paraId="4BF22A61" w14:textId="77777777" w:rsidR="00B02017" w:rsidRDefault="00B02017" w:rsidP="00B02017">
      <w:pPr>
        <w:pStyle w:val="Code"/>
      </w:pPr>
      <w:r>
        <w:rPr>
          <w:noProof/>
        </w:rPr>
        <w:t>y = States(11,:);</w:t>
      </w:r>
    </w:p>
    <w:p w14:paraId="24509F16" w14:textId="77777777" w:rsidR="00B02017" w:rsidRDefault="00B02017" w:rsidP="00B02017">
      <w:pPr>
        <w:pStyle w:val="Code"/>
      </w:pPr>
      <w:r>
        <w:rPr>
          <w:noProof/>
        </w:rPr>
        <w:t>z = States(12,:);</w:t>
      </w:r>
    </w:p>
    <w:p w14:paraId="43F3CC49" w14:textId="77777777" w:rsidR="00B02017" w:rsidRDefault="00B02017" w:rsidP="00B02017">
      <w:pPr>
        <w:pStyle w:val="Code"/>
      </w:pPr>
    </w:p>
    <w:p w14:paraId="7AF0D652" w14:textId="77777777" w:rsidR="00B02017" w:rsidRDefault="00B02017" w:rsidP="00B02017">
      <w:pPr>
        <w:pStyle w:val="Code"/>
      </w:pPr>
      <w:r>
        <w:rPr>
          <w:noProof/>
          <w:color w:val="008013"/>
        </w:rPr>
        <w:t>%% Simulink Solutuion</w:t>
      </w:r>
    </w:p>
    <w:p w14:paraId="045B04C6" w14:textId="77777777" w:rsidR="00B02017" w:rsidRDefault="00B02017" w:rsidP="00B02017">
      <w:pPr>
        <w:pStyle w:val="Code"/>
      </w:pPr>
      <w:r>
        <w:rPr>
          <w:noProof/>
        </w:rPr>
        <w:t>out = sim(</w:t>
      </w:r>
      <w:r>
        <w:rPr>
          <w:noProof/>
          <w:color w:val="A709F5"/>
        </w:rPr>
        <w:t>'Simulator_Part_1'</w:t>
      </w:r>
      <w:r>
        <w:rPr>
          <w:noProof/>
        </w:rPr>
        <w:t>);</w:t>
      </w:r>
    </w:p>
    <w:p w14:paraId="32D2D282" w14:textId="77777777" w:rsidR="00B02017" w:rsidRDefault="00B02017" w:rsidP="00B02017">
      <w:pPr>
        <w:pStyle w:val="Code"/>
      </w:pPr>
    </w:p>
    <w:p w14:paraId="5CE29001" w14:textId="77777777" w:rsidR="00B02017" w:rsidRDefault="00B02017" w:rsidP="00B02017">
      <w:pPr>
        <w:pStyle w:val="Code"/>
      </w:pPr>
    </w:p>
    <w:p w14:paraId="7ABB5AD7" w14:textId="77777777" w:rsidR="00B02017" w:rsidRDefault="00B02017" w:rsidP="00B02017">
      <w:pPr>
        <w:pStyle w:val="Code"/>
      </w:pPr>
      <w:r>
        <w:rPr>
          <w:noProof/>
          <w:color w:val="008013"/>
        </w:rPr>
        <w:t>%% Plotting</w:t>
      </w:r>
    </w:p>
    <w:p w14:paraId="0098DA34" w14:textId="77777777" w:rsidR="00B02017" w:rsidRDefault="00B02017" w:rsidP="00B02017">
      <w:pPr>
        <w:pStyle w:val="Code"/>
      </w:pPr>
    </w:p>
    <w:p w14:paraId="02F7A62E" w14:textId="77777777" w:rsidR="00B02017" w:rsidRDefault="00B02017" w:rsidP="00B02017">
      <w:pPr>
        <w:pStyle w:val="Code"/>
      </w:pPr>
      <w:r>
        <w:rPr>
          <w:noProof/>
          <w:color w:val="008013"/>
        </w:rPr>
        <w:t>% Get the screen size</w:t>
      </w:r>
    </w:p>
    <w:p w14:paraId="71AEE968" w14:textId="77777777" w:rsidR="00B02017" w:rsidRDefault="00B02017" w:rsidP="00B02017">
      <w:pPr>
        <w:pStyle w:val="Code"/>
      </w:pPr>
      <w:r>
        <w:rPr>
          <w:noProof/>
        </w:rPr>
        <w:t xml:space="preserve">screen_size = get(0, </w:t>
      </w:r>
      <w:r>
        <w:rPr>
          <w:noProof/>
          <w:color w:val="A709F5"/>
        </w:rPr>
        <w:t>'ScreenSize'</w:t>
      </w:r>
      <w:r>
        <w:rPr>
          <w:noProof/>
        </w:rPr>
        <w:t>);</w:t>
      </w:r>
    </w:p>
    <w:p w14:paraId="5E3D370C" w14:textId="77777777" w:rsidR="00B02017" w:rsidRDefault="00B02017" w:rsidP="00B02017">
      <w:pPr>
        <w:pStyle w:val="Code"/>
      </w:pPr>
    </w:p>
    <w:p w14:paraId="6D75A70A" w14:textId="77777777" w:rsidR="00B02017" w:rsidRDefault="00B02017" w:rsidP="00B02017">
      <w:pPr>
        <w:pStyle w:val="Code"/>
      </w:pPr>
      <w:r>
        <w:rPr>
          <w:noProof/>
          <w:color w:val="008013"/>
        </w:rPr>
        <w:t>% Define the width and height of the figure</w:t>
      </w:r>
    </w:p>
    <w:p w14:paraId="5596291C" w14:textId="77777777" w:rsidR="00B02017" w:rsidRDefault="00B02017" w:rsidP="00B02017">
      <w:pPr>
        <w:pStyle w:val="Code"/>
      </w:pPr>
      <w:r>
        <w:rPr>
          <w:noProof/>
        </w:rPr>
        <w:t xml:space="preserve">fig_width = 0.8 * screen_size(3); </w:t>
      </w:r>
      <w:r>
        <w:rPr>
          <w:noProof/>
          <w:color w:val="008013"/>
        </w:rPr>
        <w:t>% Set the width to 80% of the screen width</w:t>
      </w:r>
    </w:p>
    <w:p w14:paraId="7CB40863" w14:textId="77777777" w:rsidR="00B02017" w:rsidRDefault="00B02017" w:rsidP="00B02017">
      <w:pPr>
        <w:pStyle w:val="Code"/>
      </w:pPr>
      <w:r>
        <w:rPr>
          <w:noProof/>
        </w:rPr>
        <w:t xml:space="preserve">fig_height = 0.5 * fig_width; </w:t>
      </w:r>
      <w:r>
        <w:rPr>
          <w:noProof/>
          <w:color w:val="008013"/>
        </w:rPr>
        <w:t>% Set the height to be half the width</w:t>
      </w:r>
    </w:p>
    <w:p w14:paraId="21B2A96A" w14:textId="77777777" w:rsidR="00B02017" w:rsidRDefault="00B02017" w:rsidP="00B02017">
      <w:pPr>
        <w:pStyle w:val="Code"/>
      </w:pPr>
    </w:p>
    <w:p w14:paraId="5E1A0D44" w14:textId="77777777" w:rsidR="00B02017" w:rsidRDefault="00B02017" w:rsidP="00B02017">
      <w:pPr>
        <w:pStyle w:val="Code"/>
      </w:pPr>
      <w:r>
        <w:rPr>
          <w:noProof/>
          <w:color w:val="008013"/>
        </w:rPr>
        <w:t>% Create a new figure window and set its size and position</w:t>
      </w:r>
    </w:p>
    <w:p w14:paraId="287BC7AA" w14:textId="77777777" w:rsidR="00B02017" w:rsidRDefault="00B02017" w:rsidP="00B02017">
      <w:pPr>
        <w:pStyle w:val="Code"/>
      </w:pPr>
      <w:r>
        <w:rPr>
          <w:noProof/>
        </w:rPr>
        <w:t>fig1 = figure();</w:t>
      </w:r>
    </w:p>
    <w:p w14:paraId="2FA7960E" w14:textId="77777777" w:rsidR="00B02017" w:rsidRDefault="00B02017" w:rsidP="00B02017">
      <w:pPr>
        <w:pStyle w:val="Code"/>
      </w:pPr>
      <w:r>
        <w:rPr>
          <w:noProof/>
        </w:rPr>
        <w:t xml:space="preserve">fig1.Position(1) = (screen_size(3) - fig_width) / 2; </w:t>
      </w:r>
      <w:r>
        <w:rPr>
          <w:noProof/>
          <w:color w:val="008013"/>
        </w:rPr>
        <w:t>% Center the figure horizontally</w:t>
      </w:r>
    </w:p>
    <w:p w14:paraId="4B3473FF" w14:textId="77777777" w:rsidR="00B02017" w:rsidRDefault="00B02017" w:rsidP="00B02017">
      <w:pPr>
        <w:pStyle w:val="Code"/>
      </w:pPr>
      <w:r>
        <w:rPr>
          <w:noProof/>
        </w:rPr>
        <w:t xml:space="preserve">fig1.Position(2) = (screen_size(4) - fig_height) / 2; </w:t>
      </w:r>
      <w:r>
        <w:rPr>
          <w:noProof/>
          <w:color w:val="008013"/>
        </w:rPr>
        <w:t>% Center the figure vertically</w:t>
      </w:r>
    </w:p>
    <w:p w14:paraId="3652E078" w14:textId="77777777" w:rsidR="00B02017" w:rsidRDefault="00B02017" w:rsidP="00B02017">
      <w:pPr>
        <w:pStyle w:val="Code"/>
      </w:pPr>
      <w:r>
        <w:rPr>
          <w:noProof/>
        </w:rPr>
        <w:t xml:space="preserve">fig1.Position(3) = fig_width; </w:t>
      </w:r>
      <w:r>
        <w:rPr>
          <w:noProof/>
          <w:color w:val="008013"/>
        </w:rPr>
        <w:t>% Set the width of the figure</w:t>
      </w:r>
    </w:p>
    <w:p w14:paraId="247A257A" w14:textId="77777777" w:rsidR="00B02017" w:rsidRDefault="00B02017" w:rsidP="00B02017">
      <w:pPr>
        <w:pStyle w:val="Code"/>
      </w:pPr>
      <w:r>
        <w:rPr>
          <w:noProof/>
        </w:rPr>
        <w:t xml:space="preserve">fig1.Position(4) = fig_height; </w:t>
      </w:r>
      <w:r>
        <w:rPr>
          <w:noProof/>
          <w:color w:val="008013"/>
        </w:rPr>
        <w:t>% Set the height of the figure</w:t>
      </w:r>
    </w:p>
    <w:p w14:paraId="7CFC708A" w14:textId="77777777" w:rsidR="00B02017" w:rsidRDefault="00B02017" w:rsidP="00B02017">
      <w:pPr>
        <w:pStyle w:val="Code"/>
      </w:pPr>
    </w:p>
    <w:p w14:paraId="7B765950" w14:textId="77777777" w:rsidR="00B02017" w:rsidRDefault="00B02017" w:rsidP="00B02017">
      <w:pPr>
        <w:pStyle w:val="Code"/>
      </w:pPr>
      <w:r>
        <w:rPr>
          <w:noProof/>
        </w:rPr>
        <w:t>figure(1)</w:t>
      </w:r>
    </w:p>
    <w:p w14:paraId="064D4395" w14:textId="77777777" w:rsidR="00B02017" w:rsidRDefault="00B02017" w:rsidP="00B02017">
      <w:pPr>
        <w:pStyle w:val="Code"/>
      </w:pPr>
      <w:r>
        <w:rPr>
          <w:noProof/>
        </w:rPr>
        <w:t>plot3(x,y,z);</w:t>
      </w:r>
    </w:p>
    <w:p w14:paraId="5D2665CC" w14:textId="77777777" w:rsidR="00B02017" w:rsidRDefault="00B02017" w:rsidP="00B02017">
      <w:pPr>
        <w:pStyle w:val="Code"/>
      </w:pPr>
      <w:r>
        <w:rPr>
          <w:noProof/>
        </w:rPr>
        <w:t xml:space="preserve">hold </w:t>
      </w:r>
      <w:r>
        <w:rPr>
          <w:noProof/>
          <w:color w:val="A709F5"/>
        </w:rPr>
        <w:t>on</w:t>
      </w:r>
    </w:p>
    <w:p w14:paraId="251C2591" w14:textId="77777777" w:rsidR="00B02017" w:rsidRDefault="00B02017" w:rsidP="00B02017">
      <w:pPr>
        <w:pStyle w:val="Code"/>
      </w:pPr>
      <w:r>
        <w:rPr>
          <w:noProof/>
        </w:rPr>
        <w:t>plot3(out.Positions(:,1),out.Positions(:,2),out.Positions(:,3));</w:t>
      </w:r>
    </w:p>
    <w:p w14:paraId="43D9F914" w14:textId="77777777" w:rsidR="00B02017" w:rsidRDefault="00B02017" w:rsidP="00B02017">
      <w:pPr>
        <w:pStyle w:val="Code"/>
      </w:pPr>
      <w:r>
        <w:rPr>
          <w:noProof/>
        </w:rPr>
        <w:t>title(</w:t>
      </w:r>
      <w:r>
        <w:rPr>
          <w:noProof/>
          <w:color w:val="A709F5"/>
        </w:rPr>
        <w:t>'Trajectory'</w:t>
      </w:r>
      <w:r>
        <w:rPr>
          <w:noProof/>
        </w:rPr>
        <w:t>)</w:t>
      </w:r>
    </w:p>
    <w:p w14:paraId="1C354018" w14:textId="77777777" w:rsidR="00B02017" w:rsidRDefault="00B02017" w:rsidP="00B02017">
      <w:pPr>
        <w:pStyle w:val="Code"/>
      </w:pPr>
      <w:r>
        <w:rPr>
          <w:noProof/>
        </w:rPr>
        <w:t>legend(</w:t>
      </w:r>
      <w:r>
        <w:rPr>
          <w:noProof/>
          <w:color w:val="A709F5"/>
        </w:rPr>
        <w:t>"RK4"</w:t>
      </w:r>
      <w:r>
        <w:rPr>
          <w:noProof/>
        </w:rPr>
        <w:t>,</w:t>
      </w:r>
      <w:r>
        <w:rPr>
          <w:noProof/>
          <w:color w:val="A709F5"/>
        </w:rPr>
        <w:t>"Sim"</w:t>
      </w:r>
      <w:r>
        <w:rPr>
          <w:noProof/>
        </w:rPr>
        <w:t>)</w:t>
      </w:r>
    </w:p>
    <w:p w14:paraId="41E8ABAA" w14:textId="77777777" w:rsidR="00B02017" w:rsidRDefault="00B02017" w:rsidP="00B02017">
      <w:pPr>
        <w:pStyle w:val="Code"/>
      </w:pPr>
    </w:p>
    <w:p w14:paraId="160E7586" w14:textId="77777777" w:rsidR="00B02017" w:rsidRDefault="00B02017" w:rsidP="00B02017">
      <w:pPr>
        <w:pStyle w:val="Code"/>
      </w:pPr>
      <w:r>
        <w:rPr>
          <w:noProof/>
          <w:color w:val="008013"/>
        </w:rPr>
        <w:t>% Create a new figure window and set its size and position</w:t>
      </w:r>
    </w:p>
    <w:p w14:paraId="43BF4436" w14:textId="77777777" w:rsidR="00B02017" w:rsidRDefault="00B02017" w:rsidP="00B02017">
      <w:pPr>
        <w:pStyle w:val="Code"/>
      </w:pPr>
      <w:r>
        <w:rPr>
          <w:noProof/>
        </w:rPr>
        <w:t>fig2 = figure();</w:t>
      </w:r>
    </w:p>
    <w:p w14:paraId="1BA89DBE" w14:textId="77777777" w:rsidR="00B02017" w:rsidRDefault="00B02017" w:rsidP="00B02017">
      <w:pPr>
        <w:pStyle w:val="Code"/>
      </w:pPr>
      <w:r>
        <w:rPr>
          <w:noProof/>
        </w:rPr>
        <w:t xml:space="preserve">fig2.Position(1) = (screen_size(3) - fig_width) / 2; </w:t>
      </w:r>
      <w:r>
        <w:rPr>
          <w:noProof/>
          <w:color w:val="008013"/>
        </w:rPr>
        <w:t>% Center the figure horizontally</w:t>
      </w:r>
    </w:p>
    <w:p w14:paraId="2EB8387F" w14:textId="77777777" w:rsidR="00B02017" w:rsidRDefault="00B02017" w:rsidP="00B02017">
      <w:pPr>
        <w:pStyle w:val="Code"/>
      </w:pPr>
      <w:r>
        <w:rPr>
          <w:noProof/>
        </w:rPr>
        <w:t xml:space="preserve">fig2.Position(2) = (screen_size(4) - fig_height) / 2; </w:t>
      </w:r>
      <w:r>
        <w:rPr>
          <w:noProof/>
          <w:color w:val="008013"/>
        </w:rPr>
        <w:t>% Center the figure vertically</w:t>
      </w:r>
    </w:p>
    <w:p w14:paraId="6C5C3BFF" w14:textId="77777777" w:rsidR="00B02017" w:rsidRDefault="00B02017" w:rsidP="00B02017">
      <w:pPr>
        <w:pStyle w:val="Code"/>
      </w:pPr>
      <w:r>
        <w:rPr>
          <w:noProof/>
        </w:rPr>
        <w:t xml:space="preserve">fig2.Position(3) = fig_width; </w:t>
      </w:r>
      <w:r>
        <w:rPr>
          <w:noProof/>
          <w:color w:val="008013"/>
        </w:rPr>
        <w:t>% Set the width of the figure</w:t>
      </w:r>
    </w:p>
    <w:p w14:paraId="29769A01" w14:textId="77777777" w:rsidR="00B02017" w:rsidRDefault="00B02017" w:rsidP="00B02017">
      <w:pPr>
        <w:pStyle w:val="Code"/>
      </w:pPr>
      <w:r>
        <w:rPr>
          <w:noProof/>
        </w:rPr>
        <w:t xml:space="preserve">fig2.Position(4) = fig_height; </w:t>
      </w:r>
      <w:r>
        <w:rPr>
          <w:noProof/>
          <w:color w:val="008013"/>
        </w:rPr>
        <w:t>% Set the height of the figure</w:t>
      </w:r>
    </w:p>
    <w:p w14:paraId="45FECF49" w14:textId="77777777" w:rsidR="00B02017" w:rsidRDefault="00B02017" w:rsidP="00B02017">
      <w:pPr>
        <w:pStyle w:val="Code"/>
      </w:pPr>
    </w:p>
    <w:p w14:paraId="5B6302D4" w14:textId="77777777" w:rsidR="00B02017" w:rsidRDefault="00B02017" w:rsidP="00B02017">
      <w:pPr>
        <w:pStyle w:val="Code"/>
      </w:pPr>
      <w:r>
        <w:rPr>
          <w:noProof/>
        </w:rPr>
        <w:t>figure(2)</w:t>
      </w:r>
    </w:p>
    <w:p w14:paraId="00705AA8" w14:textId="77777777" w:rsidR="00B02017" w:rsidRDefault="00B02017" w:rsidP="00B02017">
      <w:pPr>
        <w:pStyle w:val="Code"/>
      </w:pPr>
      <w:r>
        <w:rPr>
          <w:noProof/>
        </w:rPr>
        <w:t>subplot(4,3,1)</w:t>
      </w:r>
    </w:p>
    <w:p w14:paraId="71529820" w14:textId="77777777" w:rsidR="00B02017" w:rsidRDefault="00B02017" w:rsidP="00B02017">
      <w:pPr>
        <w:pStyle w:val="Code"/>
      </w:pPr>
      <w:r>
        <w:rPr>
          <w:noProof/>
        </w:rPr>
        <w:t>plot(time_V,u)</w:t>
      </w:r>
    </w:p>
    <w:p w14:paraId="08A2ED34" w14:textId="77777777" w:rsidR="00B02017" w:rsidRDefault="00B02017" w:rsidP="00B02017">
      <w:pPr>
        <w:pStyle w:val="Code"/>
      </w:pPr>
      <w:r>
        <w:rPr>
          <w:noProof/>
        </w:rPr>
        <w:t xml:space="preserve">hold </w:t>
      </w:r>
      <w:r>
        <w:rPr>
          <w:noProof/>
          <w:color w:val="A709F5"/>
        </w:rPr>
        <w:t>on</w:t>
      </w:r>
    </w:p>
    <w:p w14:paraId="6D72A05B" w14:textId="77777777" w:rsidR="00B02017" w:rsidRDefault="00B02017" w:rsidP="00B02017">
      <w:pPr>
        <w:pStyle w:val="Code"/>
      </w:pPr>
      <w:r>
        <w:rPr>
          <w:noProof/>
        </w:rPr>
        <w:t>plot(out.tout,out.Velocities(:,1))</w:t>
      </w:r>
    </w:p>
    <w:p w14:paraId="617EB34D" w14:textId="77777777" w:rsidR="00B02017" w:rsidRDefault="00B02017" w:rsidP="00B02017">
      <w:pPr>
        <w:pStyle w:val="Code"/>
      </w:pPr>
      <w:r>
        <w:rPr>
          <w:noProof/>
        </w:rPr>
        <w:t>title(</w:t>
      </w:r>
      <w:r>
        <w:rPr>
          <w:noProof/>
          <w:color w:val="A709F5"/>
        </w:rPr>
        <w:t>'u (ft/sec)'</w:t>
      </w:r>
      <w:r>
        <w:rPr>
          <w:noProof/>
        </w:rPr>
        <w:t>)</w:t>
      </w:r>
    </w:p>
    <w:p w14:paraId="54B16EB5" w14:textId="77777777" w:rsidR="00B02017" w:rsidRDefault="00B02017" w:rsidP="00B02017">
      <w:pPr>
        <w:pStyle w:val="Code"/>
      </w:pPr>
      <w:r>
        <w:rPr>
          <w:noProof/>
        </w:rPr>
        <w:t>xlabel(</w:t>
      </w:r>
      <w:r>
        <w:rPr>
          <w:noProof/>
          <w:color w:val="A709F5"/>
        </w:rPr>
        <w:t>'time (sec)'</w:t>
      </w:r>
      <w:r>
        <w:rPr>
          <w:noProof/>
        </w:rPr>
        <w:t>)</w:t>
      </w:r>
    </w:p>
    <w:p w14:paraId="35F0F883" w14:textId="77777777" w:rsidR="00B02017" w:rsidRDefault="00B02017" w:rsidP="00B02017">
      <w:pPr>
        <w:pStyle w:val="Code"/>
      </w:pPr>
      <w:r>
        <w:rPr>
          <w:noProof/>
        </w:rPr>
        <w:t>legend(</w:t>
      </w:r>
      <w:r>
        <w:rPr>
          <w:noProof/>
          <w:color w:val="A709F5"/>
        </w:rPr>
        <w:t>"RK4"</w:t>
      </w:r>
      <w:r>
        <w:rPr>
          <w:noProof/>
        </w:rPr>
        <w:t>,</w:t>
      </w:r>
      <w:r>
        <w:rPr>
          <w:noProof/>
          <w:color w:val="A709F5"/>
        </w:rPr>
        <w:t>"Sim"</w:t>
      </w:r>
      <w:r>
        <w:rPr>
          <w:noProof/>
        </w:rPr>
        <w:t>)</w:t>
      </w:r>
    </w:p>
    <w:p w14:paraId="787A7C7F" w14:textId="77777777" w:rsidR="00B02017" w:rsidRDefault="00B02017" w:rsidP="00B02017">
      <w:pPr>
        <w:pStyle w:val="Code"/>
      </w:pPr>
    </w:p>
    <w:p w14:paraId="0E071C36" w14:textId="77777777" w:rsidR="00B02017" w:rsidRDefault="00B02017" w:rsidP="00B02017">
      <w:pPr>
        <w:pStyle w:val="Code"/>
      </w:pPr>
      <w:r>
        <w:rPr>
          <w:noProof/>
        </w:rPr>
        <w:t>subplot(4,3,2)</w:t>
      </w:r>
    </w:p>
    <w:p w14:paraId="41D1F1B3" w14:textId="77777777" w:rsidR="00B02017" w:rsidRDefault="00B02017" w:rsidP="00B02017">
      <w:pPr>
        <w:pStyle w:val="Code"/>
      </w:pPr>
      <w:r>
        <w:rPr>
          <w:noProof/>
        </w:rPr>
        <w:t>plot(time_V,beta_deg)</w:t>
      </w:r>
    </w:p>
    <w:p w14:paraId="2E322EB4" w14:textId="77777777" w:rsidR="00B02017" w:rsidRDefault="00B02017" w:rsidP="00B02017">
      <w:pPr>
        <w:pStyle w:val="Code"/>
      </w:pPr>
      <w:r>
        <w:rPr>
          <w:noProof/>
        </w:rPr>
        <w:t xml:space="preserve">hold </w:t>
      </w:r>
      <w:r>
        <w:rPr>
          <w:noProof/>
          <w:color w:val="A709F5"/>
        </w:rPr>
        <w:t>on</w:t>
      </w:r>
    </w:p>
    <w:p w14:paraId="56367E97" w14:textId="77777777" w:rsidR="00B02017" w:rsidRDefault="00B02017" w:rsidP="00B02017">
      <w:pPr>
        <w:pStyle w:val="Code"/>
      </w:pPr>
      <w:r>
        <w:rPr>
          <w:noProof/>
        </w:rPr>
        <w:t>plot(out.tout,out.beta*180/pi)</w:t>
      </w:r>
    </w:p>
    <w:p w14:paraId="03A34079" w14:textId="77777777" w:rsidR="00B02017" w:rsidRDefault="00B02017" w:rsidP="00B02017">
      <w:pPr>
        <w:pStyle w:val="Code"/>
      </w:pPr>
      <w:r>
        <w:rPr>
          <w:noProof/>
        </w:rPr>
        <w:t>title(</w:t>
      </w:r>
      <w:r>
        <w:rPr>
          <w:noProof/>
          <w:color w:val="A709F5"/>
        </w:rPr>
        <w:t>'\beta (deg)'</w:t>
      </w:r>
      <w:r>
        <w:rPr>
          <w:noProof/>
        </w:rPr>
        <w:t>)</w:t>
      </w:r>
    </w:p>
    <w:p w14:paraId="28ED1EBA" w14:textId="77777777" w:rsidR="00B02017" w:rsidRDefault="00B02017" w:rsidP="00B02017">
      <w:pPr>
        <w:pStyle w:val="Code"/>
      </w:pPr>
      <w:r>
        <w:rPr>
          <w:noProof/>
        </w:rPr>
        <w:t>xlabel(</w:t>
      </w:r>
      <w:r>
        <w:rPr>
          <w:noProof/>
          <w:color w:val="A709F5"/>
        </w:rPr>
        <w:t>'time (sec)'</w:t>
      </w:r>
      <w:r>
        <w:rPr>
          <w:noProof/>
        </w:rPr>
        <w:t>)</w:t>
      </w:r>
    </w:p>
    <w:p w14:paraId="2BC084F6" w14:textId="77777777" w:rsidR="00B02017" w:rsidRDefault="00B02017" w:rsidP="00B02017">
      <w:pPr>
        <w:pStyle w:val="Code"/>
      </w:pPr>
      <w:r>
        <w:rPr>
          <w:noProof/>
        </w:rPr>
        <w:t>legend(</w:t>
      </w:r>
      <w:r>
        <w:rPr>
          <w:noProof/>
          <w:color w:val="A709F5"/>
        </w:rPr>
        <w:t>"RK4"</w:t>
      </w:r>
      <w:r>
        <w:rPr>
          <w:noProof/>
        </w:rPr>
        <w:t>,</w:t>
      </w:r>
      <w:r>
        <w:rPr>
          <w:noProof/>
          <w:color w:val="A709F5"/>
        </w:rPr>
        <w:t>"Sim"</w:t>
      </w:r>
      <w:r>
        <w:rPr>
          <w:noProof/>
        </w:rPr>
        <w:t>)</w:t>
      </w:r>
    </w:p>
    <w:p w14:paraId="13B99E79" w14:textId="77777777" w:rsidR="00B02017" w:rsidRDefault="00B02017" w:rsidP="00B02017">
      <w:pPr>
        <w:pStyle w:val="Code"/>
      </w:pPr>
    </w:p>
    <w:p w14:paraId="530137E9" w14:textId="77777777" w:rsidR="00B02017" w:rsidRDefault="00B02017" w:rsidP="00B02017">
      <w:pPr>
        <w:pStyle w:val="Code"/>
      </w:pPr>
      <w:r>
        <w:rPr>
          <w:noProof/>
        </w:rPr>
        <w:t>subplot(4,3,3)</w:t>
      </w:r>
    </w:p>
    <w:p w14:paraId="70CAC912" w14:textId="77777777" w:rsidR="00B02017" w:rsidRDefault="00B02017" w:rsidP="00B02017">
      <w:pPr>
        <w:pStyle w:val="Code"/>
      </w:pPr>
      <w:r>
        <w:rPr>
          <w:noProof/>
        </w:rPr>
        <w:t>plot(time_V,alpha_deg)</w:t>
      </w:r>
    </w:p>
    <w:p w14:paraId="2E90B92B" w14:textId="77777777" w:rsidR="00B02017" w:rsidRDefault="00B02017" w:rsidP="00B02017">
      <w:pPr>
        <w:pStyle w:val="Code"/>
      </w:pPr>
      <w:r>
        <w:rPr>
          <w:noProof/>
        </w:rPr>
        <w:t xml:space="preserve">hold </w:t>
      </w:r>
      <w:r>
        <w:rPr>
          <w:noProof/>
          <w:color w:val="A709F5"/>
        </w:rPr>
        <w:t>on</w:t>
      </w:r>
    </w:p>
    <w:p w14:paraId="011C6364" w14:textId="77777777" w:rsidR="00B02017" w:rsidRDefault="00B02017" w:rsidP="00B02017">
      <w:pPr>
        <w:pStyle w:val="Code"/>
      </w:pPr>
      <w:r>
        <w:rPr>
          <w:noProof/>
        </w:rPr>
        <w:t>plot(out.tout,out.alpha*180/pi)</w:t>
      </w:r>
    </w:p>
    <w:p w14:paraId="391DB2B8" w14:textId="77777777" w:rsidR="00B02017" w:rsidRDefault="00B02017" w:rsidP="00B02017">
      <w:pPr>
        <w:pStyle w:val="Code"/>
      </w:pPr>
      <w:r>
        <w:rPr>
          <w:noProof/>
        </w:rPr>
        <w:t>title(</w:t>
      </w:r>
      <w:r>
        <w:rPr>
          <w:noProof/>
          <w:color w:val="A709F5"/>
        </w:rPr>
        <w:t>'\alpha (deg)'</w:t>
      </w:r>
      <w:r>
        <w:rPr>
          <w:noProof/>
        </w:rPr>
        <w:t>)</w:t>
      </w:r>
    </w:p>
    <w:p w14:paraId="435E09F2" w14:textId="77777777" w:rsidR="00B02017" w:rsidRDefault="00B02017" w:rsidP="00B02017">
      <w:pPr>
        <w:pStyle w:val="Code"/>
      </w:pPr>
      <w:r>
        <w:rPr>
          <w:noProof/>
        </w:rPr>
        <w:t>xlabel(</w:t>
      </w:r>
      <w:r>
        <w:rPr>
          <w:noProof/>
          <w:color w:val="A709F5"/>
        </w:rPr>
        <w:t>'time (sec)'</w:t>
      </w:r>
      <w:r>
        <w:rPr>
          <w:noProof/>
        </w:rPr>
        <w:t>)</w:t>
      </w:r>
    </w:p>
    <w:p w14:paraId="09B06AB3" w14:textId="77777777" w:rsidR="00B02017" w:rsidRDefault="00B02017" w:rsidP="00B02017">
      <w:pPr>
        <w:pStyle w:val="Code"/>
      </w:pPr>
      <w:r>
        <w:rPr>
          <w:noProof/>
        </w:rPr>
        <w:t>legend(</w:t>
      </w:r>
      <w:r>
        <w:rPr>
          <w:noProof/>
          <w:color w:val="A709F5"/>
        </w:rPr>
        <w:t>"RK4"</w:t>
      </w:r>
      <w:r>
        <w:rPr>
          <w:noProof/>
        </w:rPr>
        <w:t>,</w:t>
      </w:r>
      <w:r>
        <w:rPr>
          <w:noProof/>
          <w:color w:val="A709F5"/>
        </w:rPr>
        <w:t>"Sim"</w:t>
      </w:r>
      <w:r>
        <w:rPr>
          <w:noProof/>
        </w:rPr>
        <w:t>)</w:t>
      </w:r>
    </w:p>
    <w:p w14:paraId="4FFA0A13" w14:textId="77777777" w:rsidR="00B02017" w:rsidRDefault="00B02017" w:rsidP="00B02017">
      <w:pPr>
        <w:pStyle w:val="Code"/>
      </w:pPr>
    </w:p>
    <w:p w14:paraId="46616BD2" w14:textId="77777777" w:rsidR="00B02017" w:rsidRDefault="00B02017" w:rsidP="00B02017">
      <w:pPr>
        <w:pStyle w:val="Code"/>
      </w:pPr>
      <w:r>
        <w:rPr>
          <w:noProof/>
        </w:rPr>
        <w:t>subplot(4,3,4)</w:t>
      </w:r>
    </w:p>
    <w:p w14:paraId="227226DD" w14:textId="77777777" w:rsidR="00B02017" w:rsidRDefault="00B02017" w:rsidP="00B02017">
      <w:pPr>
        <w:pStyle w:val="Code"/>
      </w:pPr>
      <w:r>
        <w:rPr>
          <w:noProof/>
        </w:rPr>
        <w:t>plot(time_V,p_deg)</w:t>
      </w:r>
    </w:p>
    <w:p w14:paraId="1049C262" w14:textId="77777777" w:rsidR="00B02017" w:rsidRDefault="00B02017" w:rsidP="00B02017">
      <w:pPr>
        <w:pStyle w:val="Code"/>
      </w:pPr>
      <w:r>
        <w:rPr>
          <w:noProof/>
        </w:rPr>
        <w:t xml:space="preserve">hold </w:t>
      </w:r>
      <w:r>
        <w:rPr>
          <w:noProof/>
          <w:color w:val="A709F5"/>
        </w:rPr>
        <w:t>on</w:t>
      </w:r>
    </w:p>
    <w:p w14:paraId="78B2D1C3" w14:textId="77777777" w:rsidR="00B02017" w:rsidRDefault="00B02017" w:rsidP="00B02017">
      <w:pPr>
        <w:pStyle w:val="Code"/>
      </w:pPr>
      <w:r>
        <w:rPr>
          <w:noProof/>
        </w:rPr>
        <w:t>plot(out.tout,out.AngularRates(:,1)*180/pi)</w:t>
      </w:r>
    </w:p>
    <w:p w14:paraId="7F260D76" w14:textId="77777777" w:rsidR="00B02017" w:rsidRDefault="00B02017" w:rsidP="00B02017">
      <w:pPr>
        <w:pStyle w:val="Code"/>
      </w:pPr>
      <w:r>
        <w:rPr>
          <w:noProof/>
        </w:rPr>
        <w:t>title(</w:t>
      </w:r>
      <w:r>
        <w:rPr>
          <w:noProof/>
          <w:color w:val="A709F5"/>
        </w:rPr>
        <w:t>'p (deg/sec)'</w:t>
      </w:r>
      <w:r>
        <w:rPr>
          <w:noProof/>
        </w:rPr>
        <w:t>)</w:t>
      </w:r>
    </w:p>
    <w:p w14:paraId="71DF7029" w14:textId="77777777" w:rsidR="00B02017" w:rsidRDefault="00B02017" w:rsidP="00B02017">
      <w:pPr>
        <w:pStyle w:val="Code"/>
      </w:pPr>
      <w:r>
        <w:rPr>
          <w:noProof/>
        </w:rPr>
        <w:t>xlabel(</w:t>
      </w:r>
      <w:r>
        <w:rPr>
          <w:noProof/>
          <w:color w:val="A709F5"/>
        </w:rPr>
        <w:t>'time (sec)'</w:t>
      </w:r>
      <w:r>
        <w:rPr>
          <w:noProof/>
        </w:rPr>
        <w:t>)</w:t>
      </w:r>
    </w:p>
    <w:p w14:paraId="23DEBE52" w14:textId="77777777" w:rsidR="00B02017" w:rsidRDefault="00B02017" w:rsidP="00B02017">
      <w:pPr>
        <w:pStyle w:val="Code"/>
      </w:pPr>
      <w:r>
        <w:rPr>
          <w:noProof/>
        </w:rPr>
        <w:t>legend(</w:t>
      </w:r>
      <w:r>
        <w:rPr>
          <w:noProof/>
          <w:color w:val="A709F5"/>
        </w:rPr>
        <w:t>"RK4"</w:t>
      </w:r>
      <w:r>
        <w:rPr>
          <w:noProof/>
        </w:rPr>
        <w:t>,</w:t>
      </w:r>
      <w:r>
        <w:rPr>
          <w:noProof/>
          <w:color w:val="A709F5"/>
        </w:rPr>
        <w:t>"Sim"</w:t>
      </w:r>
      <w:r>
        <w:rPr>
          <w:noProof/>
        </w:rPr>
        <w:t>)</w:t>
      </w:r>
    </w:p>
    <w:p w14:paraId="33381925" w14:textId="77777777" w:rsidR="00B02017" w:rsidRDefault="00B02017" w:rsidP="00B02017">
      <w:pPr>
        <w:pStyle w:val="Code"/>
      </w:pPr>
    </w:p>
    <w:p w14:paraId="0A29739E" w14:textId="77777777" w:rsidR="00B02017" w:rsidRDefault="00B02017" w:rsidP="00B02017">
      <w:pPr>
        <w:pStyle w:val="Code"/>
      </w:pPr>
      <w:r>
        <w:rPr>
          <w:noProof/>
        </w:rPr>
        <w:t>subplot(4,3,5)</w:t>
      </w:r>
    </w:p>
    <w:p w14:paraId="73451956" w14:textId="77777777" w:rsidR="00B02017" w:rsidRDefault="00B02017" w:rsidP="00B02017">
      <w:pPr>
        <w:pStyle w:val="Code"/>
      </w:pPr>
      <w:r>
        <w:rPr>
          <w:noProof/>
        </w:rPr>
        <w:t>plot(time_V,q_deg)</w:t>
      </w:r>
    </w:p>
    <w:p w14:paraId="3CE9E723" w14:textId="77777777" w:rsidR="00B02017" w:rsidRDefault="00B02017" w:rsidP="00B02017">
      <w:pPr>
        <w:pStyle w:val="Code"/>
      </w:pPr>
      <w:r>
        <w:rPr>
          <w:noProof/>
        </w:rPr>
        <w:t xml:space="preserve">hold </w:t>
      </w:r>
      <w:r>
        <w:rPr>
          <w:noProof/>
          <w:color w:val="A709F5"/>
        </w:rPr>
        <w:t>on</w:t>
      </w:r>
    </w:p>
    <w:p w14:paraId="7454FCF5" w14:textId="77777777" w:rsidR="00B02017" w:rsidRDefault="00B02017" w:rsidP="00B02017">
      <w:pPr>
        <w:pStyle w:val="Code"/>
      </w:pPr>
      <w:r>
        <w:rPr>
          <w:noProof/>
        </w:rPr>
        <w:t>plot(out.tout,out.AngularRates(:,2)*180/pi)</w:t>
      </w:r>
    </w:p>
    <w:p w14:paraId="7B793BA3" w14:textId="77777777" w:rsidR="00B02017" w:rsidRDefault="00B02017" w:rsidP="00B02017">
      <w:pPr>
        <w:pStyle w:val="Code"/>
      </w:pPr>
      <w:r>
        <w:rPr>
          <w:noProof/>
        </w:rPr>
        <w:t>title(</w:t>
      </w:r>
      <w:r>
        <w:rPr>
          <w:noProof/>
          <w:color w:val="A709F5"/>
        </w:rPr>
        <w:t>'q (deg/sec)'</w:t>
      </w:r>
      <w:r>
        <w:rPr>
          <w:noProof/>
        </w:rPr>
        <w:t>)</w:t>
      </w:r>
    </w:p>
    <w:p w14:paraId="74F1C722" w14:textId="77777777" w:rsidR="00B02017" w:rsidRDefault="00B02017" w:rsidP="00B02017">
      <w:pPr>
        <w:pStyle w:val="Code"/>
      </w:pPr>
      <w:r>
        <w:rPr>
          <w:noProof/>
        </w:rPr>
        <w:t>xlabel(</w:t>
      </w:r>
      <w:r>
        <w:rPr>
          <w:noProof/>
          <w:color w:val="A709F5"/>
        </w:rPr>
        <w:t>'time (sec)'</w:t>
      </w:r>
      <w:r>
        <w:rPr>
          <w:noProof/>
        </w:rPr>
        <w:t>)</w:t>
      </w:r>
    </w:p>
    <w:p w14:paraId="7A716B58" w14:textId="77777777" w:rsidR="00B02017" w:rsidRDefault="00B02017" w:rsidP="00B02017">
      <w:pPr>
        <w:pStyle w:val="Code"/>
      </w:pPr>
      <w:r>
        <w:rPr>
          <w:noProof/>
        </w:rPr>
        <w:t>legend(</w:t>
      </w:r>
      <w:r>
        <w:rPr>
          <w:noProof/>
          <w:color w:val="A709F5"/>
        </w:rPr>
        <w:t>"RK4"</w:t>
      </w:r>
      <w:r>
        <w:rPr>
          <w:noProof/>
        </w:rPr>
        <w:t>,</w:t>
      </w:r>
      <w:r>
        <w:rPr>
          <w:noProof/>
          <w:color w:val="A709F5"/>
        </w:rPr>
        <w:t>"Sim"</w:t>
      </w:r>
      <w:r>
        <w:rPr>
          <w:noProof/>
        </w:rPr>
        <w:t>)</w:t>
      </w:r>
    </w:p>
    <w:p w14:paraId="6C3002E1" w14:textId="77777777" w:rsidR="00B02017" w:rsidRDefault="00B02017" w:rsidP="00B02017">
      <w:pPr>
        <w:pStyle w:val="Code"/>
      </w:pPr>
    </w:p>
    <w:p w14:paraId="08EB71F2" w14:textId="77777777" w:rsidR="00B02017" w:rsidRDefault="00B02017" w:rsidP="00B02017">
      <w:pPr>
        <w:pStyle w:val="Code"/>
      </w:pPr>
      <w:r>
        <w:rPr>
          <w:noProof/>
        </w:rPr>
        <w:t>subplot(4,3,6)</w:t>
      </w:r>
    </w:p>
    <w:p w14:paraId="4B7EFC4C" w14:textId="77777777" w:rsidR="00B02017" w:rsidRDefault="00B02017" w:rsidP="00B02017">
      <w:pPr>
        <w:pStyle w:val="Code"/>
      </w:pPr>
      <w:r>
        <w:rPr>
          <w:noProof/>
        </w:rPr>
        <w:t>plot(time_V,r_deg)</w:t>
      </w:r>
    </w:p>
    <w:p w14:paraId="61A1CFF7" w14:textId="77777777" w:rsidR="00B02017" w:rsidRDefault="00B02017" w:rsidP="00B02017">
      <w:pPr>
        <w:pStyle w:val="Code"/>
      </w:pPr>
      <w:r>
        <w:rPr>
          <w:noProof/>
        </w:rPr>
        <w:t xml:space="preserve">hold </w:t>
      </w:r>
      <w:r>
        <w:rPr>
          <w:noProof/>
          <w:color w:val="A709F5"/>
        </w:rPr>
        <w:t>on</w:t>
      </w:r>
    </w:p>
    <w:p w14:paraId="17B42733" w14:textId="77777777" w:rsidR="00B02017" w:rsidRDefault="00B02017" w:rsidP="00B02017">
      <w:pPr>
        <w:pStyle w:val="Code"/>
      </w:pPr>
      <w:r>
        <w:rPr>
          <w:noProof/>
        </w:rPr>
        <w:t>plot(out.tout,out.AngularRates(:,3)*180/pi)</w:t>
      </w:r>
    </w:p>
    <w:p w14:paraId="75509BA7" w14:textId="77777777" w:rsidR="00B02017" w:rsidRDefault="00B02017" w:rsidP="00B02017">
      <w:pPr>
        <w:pStyle w:val="Code"/>
      </w:pPr>
      <w:r>
        <w:rPr>
          <w:noProof/>
        </w:rPr>
        <w:t>title(</w:t>
      </w:r>
      <w:r>
        <w:rPr>
          <w:noProof/>
          <w:color w:val="A709F5"/>
        </w:rPr>
        <w:t>'r (deg/sec)'</w:t>
      </w:r>
      <w:r>
        <w:rPr>
          <w:noProof/>
        </w:rPr>
        <w:t>)</w:t>
      </w:r>
    </w:p>
    <w:p w14:paraId="3070447D" w14:textId="77777777" w:rsidR="00B02017" w:rsidRDefault="00B02017" w:rsidP="00B02017">
      <w:pPr>
        <w:pStyle w:val="Code"/>
      </w:pPr>
      <w:r>
        <w:rPr>
          <w:noProof/>
        </w:rPr>
        <w:t>xlabel(</w:t>
      </w:r>
      <w:r>
        <w:rPr>
          <w:noProof/>
          <w:color w:val="A709F5"/>
        </w:rPr>
        <w:t>'time (sec)'</w:t>
      </w:r>
      <w:r>
        <w:rPr>
          <w:noProof/>
        </w:rPr>
        <w:t>)</w:t>
      </w:r>
    </w:p>
    <w:p w14:paraId="5E003BC3" w14:textId="77777777" w:rsidR="00B02017" w:rsidRDefault="00B02017" w:rsidP="00B02017">
      <w:pPr>
        <w:pStyle w:val="Code"/>
      </w:pPr>
      <w:r>
        <w:rPr>
          <w:noProof/>
        </w:rPr>
        <w:t>legend(</w:t>
      </w:r>
      <w:r>
        <w:rPr>
          <w:noProof/>
          <w:color w:val="A709F5"/>
        </w:rPr>
        <w:t>"RK4"</w:t>
      </w:r>
      <w:r>
        <w:rPr>
          <w:noProof/>
        </w:rPr>
        <w:t>,</w:t>
      </w:r>
      <w:r>
        <w:rPr>
          <w:noProof/>
          <w:color w:val="A709F5"/>
        </w:rPr>
        <w:t>"Sim"</w:t>
      </w:r>
      <w:r>
        <w:rPr>
          <w:noProof/>
        </w:rPr>
        <w:t>)</w:t>
      </w:r>
    </w:p>
    <w:p w14:paraId="4A018533" w14:textId="77777777" w:rsidR="00B02017" w:rsidRDefault="00B02017" w:rsidP="00B02017">
      <w:pPr>
        <w:pStyle w:val="Code"/>
      </w:pPr>
    </w:p>
    <w:p w14:paraId="375FDBCE" w14:textId="77777777" w:rsidR="00B02017" w:rsidRDefault="00B02017" w:rsidP="00B02017">
      <w:pPr>
        <w:pStyle w:val="Code"/>
      </w:pPr>
      <w:r>
        <w:rPr>
          <w:noProof/>
        </w:rPr>
        <w:t>subplot(4,3,7)</w:t>
      </w:r>
    </w:p>
    <w:p w14:paraId="73804559" w14:textId="77777777" w:rsidR="00B02017" w:rsidRDefault="00B02017" w:rsidP="00B02017">
      <w:pPr>
        <w:pStyle w:val="Code"/>
      </w:pPr>
      <w:r>
        <w:rPr>
          <w:noProof/>
        </w:rPr>
        <w:t>plot(time_V,phi_deg)</w:t>
      </w:r>
    </w:p>
    <w:p w14:paraId="1AF16D88" w14:textId="77777777" w:rsidR="00B02017" w:rsidRDefault="00B02017" w:rsidP="00B02017">
      <w:pPr>
        <w:pStyle w:val="Code"/>
      </w:pPr>
      <w:r>
        <w:rPr>
          <w:noProof/>
        </w:rPr>
        <w:t xml:space="preserve">hold </w:t>
      </w:r>
      <w:r>
        <w:rPr>
          <w:noProof/>
          <w:color w:val="A709F5"/>
        </w:rPr>
        <w:t xml:space="preserve">on </w:t>
      </w:r>
    </w:p>
    <w:p w14:paraId="3B03BA2C" w14:textId="77777777" w:rsidR="00B02017" w:rsidRDefault="00B02017" w:rsidP="00B02017">
      <w:pPr>
        <w:pStyle w:val="Code"/>
      </w:pPr>
      <w:r>
        <w:rPr>
          <w:noProof/>
        </w:rPr>
        <w:t>plot(out.tout,out.EulerAngles(:,1)*180/pi)</w:t>
      </w:r>
    </w:p>
    <w:p w14:paraId="1909F391" w14:textId="77777777" w:rsidR="00B02017" w:rsidRDefault="00B02017" w:rsidP="00B02017">
      <w:pPr>
        <w:pStyle w:val="Code"/>
      </w:pPr>
      <w:r>
        <w:rPr>
          <w:noProof/>
        </w:rPr>
        <w:t>title(</w:t>
      </w:r>
      <w:r>
        <w:rPr>
          <w:noProof/>
          <w:color w:val="A709F5"/>
        </w:rPr>
        <w:t>'\phi (deg)'</w:t>
      </w:r>
      <w:r>
        <w:rPr>
          <w:noProof/>
        </w:rPr>
        <w:t>)</w:t>
      </w:r>
    </w:p>
    <w:p w14:paraId="2DD1C364" w14:textId="77777777" w:rsidR="00B02017" w:rsidRDefault="00B02017" w:rsidP="00B02017">
      <w:pPr>
        <w:pStyle w:val="Code"/>
      </w:pPr>
      <w:r>
        <w:rPr>
          <w:noProof/>
        </w:rPr>
        <w:t>xlabel(</w:t>
      </w:r>
      <w:r>
        <w:rPr>
          <w:noProof/>
          <w:color w:val="A709F5"/>
        </w:rPr>
        <w:t>'time (sec)'</w:t>
      </w:r>
      <w:r>
        <w:rPr>
          <w:noProof/>
        </w:rPr>
        <w:t>)</w:t>
      </w:r>
    </w:p>
    <w:p w14:paraId="63419244" w14:textId="77777777" w:rsidR="00B02017" w:rsidRDefault="00B02017" w:rsidP="00B02017">
      <w:pPr>
        <w:pStyle w:val="Code"/>
      </w:pPr>
      <w:r>
        <w:rPr>
          <w:noProof/>
        </w:rPr>
        <w:t>legend(</w:t>
      </w:r>
      <w:r>
        <w:rPr>
          <w:noProof/>
          <w:color w:val="A709F5"/>
        </w:rPr>
        <w:t>"RK4"</w:t>
      </w:r>
      <w:r>
        <w:rPr>
          <w:noProof/>
        </w:rPr>
        <w:t>,</w:t>
      </w:r>
      <w:r>
        <w:rPr>
          <w:noProof/>
          <w:color w:val="A709F5"/>
        </w:rPr>
        <w:t>"Sim"</w:t>
      </w:r>
      <w:r>
        <w:rPr>
          <w:noProof/>
        </w:rPr>
        <w:t>)</w:t>
      </w:r>
    </w:p>
    <w:p w14:paraId="65952AB8" w14:textId="77777777" w:rsidR="00B02017" w:rsidRDefault="00B02017" w:rsidP="00B02017">
      <w:pPr>
        <w:pStyle w:val="Code"/>
      </w:pPr>
    </w:p>
    <w:p w14:paraId="2694C3E4" w14:textId="77777777" w:rsidR="00B02017" w:rsidRDefault="00B02017" w:rsidP="00B02017">
      <w:pPr>
        <w:pStyle w:val="Code"/>
      </w:pPr>
      <w:r>
        <w:rPr>
          <w:noProof/>
        </w:rPr>
        <w:t>subplot(4,3,8)</w:t>
      </w:r>
    </w:p>
    <w:p w14:paraId="342BBCA6" w14:textId="77777777" w:rsidR="00B02017" w:rsidRDefault="00B02017" w:rsidP="00B02017">
      <w:pPr>
        <w:pStyle w:val="Code"/>
      </w:pPr>
      <w:r>
        <w:rPr>
          <w:noProof/>
        </w:rPr>
        <w:t>plot(time_V,theta_deg)</w:t>
      </w:r>
    </w:p>
    <w:p w14:paraId="0CF0F656" w14:textId="236CD4AD" w:rsidR="00B02017" w:rsidRDefault="00B02017" w:rsidP="00B02017">
      <w:pPr>
        <w:pStyle w:val="Code"/>
        <w:rPr>
          <w:noProof/>
          <w:color w:val="A709F5"/>
        </w:rPr>
      </w:pPr>
      <w:r>
        <w:rPr>
          <w:noProof/>
        </w:rPr>
        <w:t xml:space="preserve">hold </w:t>
      </w:r>
      <w:r>
        <w:rPr>
          <w:noProof/>
          <w:color w:val="A709F5"/>
        </w:rPr>
        <w:t xml:space="preserve">on </w:t>
      </w:r>
    </w:p>
    <w:p w14:paraId="2127C49F" w14:textId="77777777" w:rsidR="006E42B9" w:rsidRDefault="006E42B9" w:rsidP="00B02017">
      <w:pPr>
        <w:pStyle w:val="Code"/>
      </w:pPr>
    </w:p>
    <w:p w14:paraId="13270667" w14:textId="77777777" w:rsidR="00B02017" w:rsidRDefault="00B02017" w:rsidP="00B02017">
      <w:pPr>
        <w:pStyle w:val="Code"/>
      </w:pPr>
      <w:r>
        <w:rPr>
          <w:noProof/>
        </w:rPr>
        <w:t>plot(out.tout,out.EulerAngles(:,2)*180/pi)</w:t>
      </w:r>
    </w:p>
    <w:p w14:paraId="5B2D69FE" w14:textId="77777777" w:rsidR="00B02017" w:rsidRDefault="00B02017" w:rsidP="00B02017">
      <w:pPr>
        <w:pStyle w:val="Code"/>
      </w:pPr>
      <w:r>
        <w:rPr>
          <w:noProof/>
        </w:rPr>
        <w:t>title(</w:t>
      </w:r>
      <w:r>
        <w:rPr>
          <w:noProof/>
          <w:color w:val="A709F5"/>
        </w:rPr>
        <w:t>'\theta (deg)'</w:t>
      </w:r>
      <w:r>
        <w:rPr>
          <w:noProof/>
        </w:rPr>
        <w:t>)</w:t>
      </w:r>
    </w:p>
    <w:p w14:paraId="78482789" w14:textId="77777777" w:rsidR="00B02017" w:rsidRDefault="00B02017" w:rsidP="00B02017">
      <w:pPr>
        <w:pStyle w:val="Code"/>
      </w:pPr>
      <w:r>
        <w:rPr>
          <w:noProof/>
        </w:rPr>
        <w:t>xlabel(</w:t>
      </w:r>
      <w:r>
        <w:rPr>
          <w:noProof/>
          <w:color w:val="A709F5"/>
        </w:rPr>
        <w:t>'time (sec)'</w:t>
      </w:r>
      <w:r>
        <w:rPr>
          <w:noProof/>
        </w:rPr>
        <w:t>)</w:t>
      </w:r>
    </w:p>
    <w:p w14:paraId="0321B30D" w14:textId="77777777" w:rsidR="00B02017" w:rsidRDefault="00B02017" w:rsidP="00B02017">
      <w:pPr>
        <w:pStyle w:val="Code"/>
      </w:pPr>
      <w:r>
        <w:rPr>
          <w:noProof/>
        </w:rPr>
        <w:t>legend(</w:t>
      </w:r>
      <w:r>
        <w:rPr>
          <w:noProof/>
          <w:color w:val="A709F5"/>
        </w:rPr>
        <w:t>"RK4"</w:t>
      </w:r>
      <w:r>
        <w:rPr>
          <w:noProof/>
        </w:rPr>
        <w:t>,</w:t>
      </w:r>
      <w:r>
        <w:rPr>
          <w:noProof/>
          <w:color w:val="A709F5"/>
        </w:rPr>
        <w:t>"Sim"</w:t>
      </w:r>
      <w:r>
        <w:rPr>
          <w:noProof/>
        </w:rPr>
        <w:t>)</w:t>
      </w:r>
    </w:p>
    <w:p w14:paraId="3EDEAC00" w14:textId="77777777" w:rsidR="00B02017" w:rsidRDefault="00B02017" w:rsidP="00B02017">
      <w:pPr>
        <w:pStyle w:val="Code"/>
      </w:pPr>
    </w:p>
    <w:p w14:paraId="7F795144" w14:textId="77777777" w:rsidR="00B02017" w:rsidRDefault="00B02017" w:rsidP="00B02017">
      <w:pPr>
        <w:pStyle w:val="Code"/>
      </w:pPr>
      <w:r>
        <w:rPr>
          <w:noProof/>
        </w:rPr>
        <w:t>subplot(4,3,9)</w:t>
      </w:r>
    </w:p>
    <w:p w14:paraId="6C2FA9AB" w14:textId="77777777" w:rsidR="00B02017" w:rsidRDefault="00B02017" w:rsidP="00B02017">
      <w:pPr>
        <w:pStyle w:val="Code"/>
      </w:pPr>
      <w:r>
        <w:rPr>
          <w:noProof/>
        </w:rPr>
        <w:t>plot(time_V,psi_deg)</w:t>
      </w:r>
    </w:p>
    <w:p w14:paraId="7B8CEAA5" w14:textId="77777777" w:rsidR="00B02017" w:rsidRDefault="00B02017" w:rsidP="00B02017">
      <w:pPr>
        <w:pStyle w:val="Code"/>
      </w:pPr>
      <w:r>
        <w:rPr>
          <w:noProof/>
        </w:rPr>
        <w:t xml:space="preserve">hold </w:t>
      </w:r>
      <w:r>
        <w:rPr>
          <w:noProof/>
          <w:color w:val="A709F5"/>
        </w:rPr>
        <w:t xml:space="preserve">on </w:t>
      </w:r>
    </w:p>
    <w:p w14:paraId="6812C0F0" w14:textId="77777777" w:rsidR="00B02017" w:rsidRDefault="00B02017" w:rsidP="00B02017">
      <w:pPr>
        <w:pStyle w:val="Code"/>
      </w:pPr>
      <w:r>
        <w:rPr>
          <w:noProof/>
        </w:rPr>
        <w:t>plot(out.tout,out.EulerAngles(:,3)*180/pi)</w:t>
      </w:r>
    </w:p>
    <w:p w14:paraId="3280A0EA" w14:textId="77777777" w:rsidR="00B02017" w:rsidRDefault="00B02017" w:rsidP="00B02017">
      <w:pPr>
        <w:pStyle w:val="Code"/>
      </w:pPr>
      <w:r>
        <w:rPr>
          <w:noProof/>
        </w:rPr>
        <w:t>title(</w:t>
      </w:r>
      <w:r>
        <w:rPr>
          <w:noProof/>
          <w:color w:val="A709F5"/>
        </w:rPr>
        <w:t>'\psi (deg)'</w:t>
      </w:r>
      <w:r>
        <w:rPr>
          <w:noProof/>
        </w:rPr>
        <w:t>)</w:t>
      </w:r>
    </w:p>
    <w:p w14:paraId="0BA9EFCD" w14:textId="77777777" w:rsidR="00B02017" w:rsidRDefault="00B02017" w:rsidP="00B02017">
      <w:pPr>
        <w:pStyle w:val="Code"/>
      </w:pPr>
      <w:r>
        <w:rPr>
          <w:noProof/>
        </w:rPr>
        <w:t>xlabel(</w:t>
      </w:r>
      <w:r>
        <w:rPr>
          <w:noProof/>
          <w:color w:val="A709F5"/>
        </w:rPr>
        <w:t>'time (sec)'</w:t>
      </w:r>
      <w:r>
        <w:rPr>
          <w:noProof/>
        </w:rPr>
        <w:t>)</w:t>
      </w:r>
    </w:p>
    <w:p w14:paraId="11614732" w14:textId="77777777" w:rsidR="00B02017" w:rsidRDefault="00B02017" w:rsidP="00B02017">
      <w:pPr>
        <w:pStyle w:val="Code"/>
      </w:pPr>
      <w:r>
        <w:rPr>
          <w:noProof/>
        </w:rPr>
        <w:t>legend(</w:t>
      </w:r>
      <w:r>
        <w:rPr>
          <w:noProof/>
          <w:color w:val="A709F5"/>
        </w:rPr>
        <w:t>"RK4"</w:t>
      </w:r>
      <w:r>
        <w:rPr>
          <w:noProof/>
        </w:rPr>
        <w:t>,</w:t>
      </w:r>
      <w:r>
        <w:rPr>
          <w:noProof/>
          <w:color w:val="A709F5"/>
        </w:rPr>
        <w:t>"Sim"</w:t>
      </w:r>
      <w:r>
        <w:rPr>
          <w:noProof/>
        </w:rPr>
        <w:t>)</w:t>
      </w:r>
    </w:p>
    <w:p w14:paraId="5BF4F3B9" w14:textId="77777777" w:rsidR="00B02017" w:rsidRDefault="00B02017" w:rsidP="00B02017">
      <w:pPr>
        <w:pStyle w:val="Code"/>
      </w:pPr>
    </w:p>
    <w:p w14:paraId="5F36E0A3" w14:textId="77777777" w:rsidR="00B02017" w:rsidRDefault="00B02017" w:rsidP="00B02017">
      <w:pPr>
        <w:pStyle w:val="Code"/>
      </w:pPr>
      <w:r>
        <w:rPr>
          <w:noProof/>
        </w:rPr>
        <w:t>subplot(4,3,10)</w:t>
      </w:r>
    </w:p>
    <w:p w14:paraId="5754C4A6" w14:textId="77777777" w:rsidR="00B02017" w:rsidRDefault="00B02017" w:rsidP="00B02017">
      <w:pPr>
        <w:pStyle w:val="Code"/>
      </w:pPr>
      <w:r>
        <w:rPr>
          <w:noProof/>
        </w:rPr>
        <w:t>plot(time_V,x)</w:t>
      </w:r>
    </w:p>
    <w:p w14:paraId="6A0902AC" w14:textId="77777777" w:rsidR="00B02017" w:rsidRDefault="00B02017" w:rsidP="00B02017">
      <w:pPr>
        <w:pStyle w:val="Code"/>
      </w:pPr>
      <w:r>
        <w:rPr>
          <w:noProof/>
        </w:rPr>
        <w:t xml:space="preserve">hold </w:t>
      </w:r>
      <w:r>
        <w:rPr>
          <w:noProof/>
          <w:color w:val="A709F5"/>
        </w:rPr>
        <w:t>on</w:t>
      </w:r>
    </w:p>
    <w:p w14:paraId="76B86FAD" w14:textId="77777777" w:rsidR="00B02017" w:rsidRDefault="00B02017" w:rsidP="00B02017">
      <w:pPr>
        <w:pStyle w:val="Code"/>
      </w:pPr>
      <w:r>
        <w:rPr>
          <w:noProof/>
        </w:rPr>
        <w:t>plot(out.tout,out.Positions(:,1))</w:t>
      </w:r>
    </w:p>
    <w:p w14:paraId="1CA12EF8" w14:textId="77777777" w:rsidR="00B02017" w:rsidRDefault="00B02017" w:rsidP="00B02017">
      <w:pPr>
        <w:pStyle w:val="Code"/>
      </w:pPr>
      <w:r>
        <w:rPr>
          <w:noProof/>
        </w:rPr>
        <w:t>title(</w:t>
      </w:r>
      <w:r>
        <w:rPr>
          <w:noProof/>
          <w:color w:val="A709F5"/>
        </w:rPr>
        <w:t>'x (ft)'</w:t>
      </w:r>
      <w:r>
        <w:rPr>
          <w:noProof/>
        </w:rPr>
        <w:t>)</w:t>
      </w:r>
    </w:p>
    <w:p w14:paraId="6E93A1F4" w14:textId="77777777" w:rsidR="00B02017" w:rsidRDefault="00B02017" w:rsidP="00B02017">
      <w:pPr>
        <w:pStyle w:val="Code"/>
      </w:pPr>
      <w:r>
        <w:rPr>
          <w:noProof/>
        </w:rPr>
        <w:t>xlabel(</w:t>
      </w:r>
      <w:r>
        <w:rPr>
          <w:noProof/>
          <w:color w:val="A709F5"/>
        </w:rPr>
        <w:t>'time (sec)'</w:t>
      </w:r>
      <w:r>
        <w:rPr>
          <w:noProof/>
        </w:rPr>
        <w:t>)</w:t>
      </w:r>
    </w:p>
    <w:p w14:paraId="30B900E2" w14:textId="77777777" w:rsidR="00B02017" w:rsidRDefault="00B02017" w:rsidP="00B02017">
      <w:pPr>
        <w:pStyle w:val="Code"/>
      </w:pPr>
      <w:r>
        <w:rPr>
          <w:noProof/>
        </w:rPr>
        <w:t>legend(</w:t>
      </w:r>
      <w:r>
        <w:rPr>
          <w:noProof/>
          <w:color w:val="A709F5"/>
        </w:rPr>
        <w:t>"RK4"</w:t>
      </w:r>
      <w:r>
        <w:rPr>
          <w:noProof/>
        </w:rPr>
        <w:t>,</w:t>
      </w:r>
      <w:r>
        <w:rPr>
          <w:noProof/>
          <w:color w:val="A709F5"/>
        </w:rPr>
        <w:t>"Sim"</w:t>
      </w:r>
      <w:r>
        <w:rPr>
          <w:noProof/>
        </w:rPr>
        <w:t>)</w:t>
      </w:r>
    </w:p>
    <w:p w14:paraId="44639FAA" w14:textId="77777777" w:rsidR="00B02017" w:rsidRDefault="00B02017" w:rsidP="00B02017">
      <w:pPr>
        <w:pStyle w:val="Code"/>
      </w:pPr>
    </w:p>
    <w:p w14:paraId="3CF11420" w14:textId="77777777" w:rsidR="00B02017" w:rsidRDefault="00B02017" w:rsidP="00B02017">
      <w:pPr>
        <w:pStyle w:val="Code"/>
      </w:pPr>
      <w:r>
        <w:rPr>
          <w:noProof/>
        </w:rPr>
        <w:t>subplot(4,3,11)</w:t>
      </w:r>
    </w:p>
    <w:p w14:paraId="079DE187" w14:textId="77777777" w:rsidR="00B02017" w:rsidRDefault="00B02017" w:rsidP="00B02017">
      <w:pPr>
        <w:pStyle w:val="Code"/>
      </w:pPr>
      <w:r>
        <w:rPr>
          <w:noProof/>
        </w:rPr>
        <w:t>plot(time_V,y)</w:t>
      </w:r>
    </w:p>
    <w:p w14:paraId="4EE1999C" w14:textId="77777777" w:rsidR="00B02017" w:rsidRDefault="00B02017" w:rsidP="00B02017">
      <w:pPr>
        <w:pStyle w:val="Code"/>
      </w:pPr>
      <w:r>
        <w:rPr>
          <w:noProof/>
        </w:rPr>
        <w:t xml:space="preserve">hold </w:t>
      </w:r>
      <w:r>
        <w:rPr>
          <w:noProof/>
          <w:color w:val="A709F5"/>
        </w:rPr>
        <w:t>on</w:t>
      </w:r>
    </w:p>
    <w:p w14:paraId="3FCEDDE6" w14:textId="77777777" w:rsidR="00B02017" w:rsidRDefault="00B02017" w:rsidP="00B02017">
      <w:pPr>
        <w:pStyle w:val="Code"/>
      </w:pPr>
      <w:r>
        <w:rPr>
          <w:noProof/>
        </w:rPr>
        <w:t>plot(out.tout,out.Positions(:,2))</w:t>
      </w:r>
    </w:p>
    <w:p w14:paraId="7E238D6D" w14:textId="77777777" w:rsidR="00B02017" w:rsidRDefault="00B02017" w:rsidP="00B02017">
      <w:pPr>
        <w:pStyle w:val="Code"/>
      </w:pPr>
      <w:r>
        <w:rPr>
          <w:noProof/>
        </w:rPr>
        <w:t>title(</w:t>
      </w:r>
      <w:r>
        <w:rPr>
          <w:noProof/>
          <w:color w:val="A709F5"/>
        </w:rPr>
        <w:t>'y (ft)'</w:t>
      </w:r>
      <w:r>
        <w:rPr>
          <w:noProof/>
        </w:rPr>
        <w:t>)</w:t>
      </w:r>
    </w:p>
    <w:p w14:paraId="34F59CBD" w14:textId="77777777" w:rsidR="00B02017" w:rsidRDefault="00B02017" w:rsidP="00B02017">
      <w:pPr>
        <w:pStyle w:val="Code"/>
      </w:pPr>
      <w:r>
        <w:rPr>
          <w:noProof/>
        </w:rPr>
        <w:t>xlabel(</w:t>
      </w:r>
      <w:r>
        <w:rPr>
          <w:noProof/>
          <w:color w:val="A709F5"/>
        </w:rPr>
        <w:t>'time (sec)'</w:t>
      </w:r>
      <w:r>
        <w:rPr>
          <w:noProof/>
        </w:rPr>
        <w:t>)</w:t>
      </w:r>
    </w:p>
    <w:p w14:paraId="4D8AC82A" w14:textId="77777777" w:rsidR="00B02017" w:rsidRDefault="00B02017" w:rsidP="00B02017">
      <w:pPr>
        <w:pStyle w:val="Code"/>
      </w:pPr>
      <w:r>
        <w:rPr>
          <w:noProof/>
        </w:rPr>
        <w:t>legend(</w:t>
      </w:r>
      <w:r>
        <w:rPr>
          <w:noProof/>
          <w:color w:val="A709F5"/>
        </w:rPr>
        <w:t>"RK4"</w:t>
      </w:r>
      <w:r>
        <w:rPr>
          <w:noProof/>
        </w:rPr>
        <w:t>,</w:t>
      </w:r>
      <w:r>
        <w:rPr>
          <w:noProof/>
          <w:color w:val="A709F5"/>
        </w:rPr>
        <w:t>"Sim"</w:t>
      </w:r>
      <w:r>
        <w:rPr>
          <w:noProof/>
        </w:rPr>
        <w:t>)</w:t>
      </w:r>
    </w:p>
    <w:p w14:paraId="602DD45D" w14:textId="77777777" w:rsidR="00B02017" w:rsidRDefault="00B02017" w:rsidP="00B02017">
      <w:pPr>
        <w:pStyle w:val="Code"/>
      </w:pPr>
    </w:p>
    <w:p w14:paraId="5938DD35" w14:textId="77777777" w:rsidR="00B02017" w:rsidRDefault="00B02017" w:rsidP="00B02017">
      <w:pPr>
        <w:pStyle w:val="Code"/>
      </w:pPr>
      <w:r>
        <w:rPr>
          <w:noProof/>
        </w:rPr>
        <w:t>subplot(4,3,12)</w:t>
      </w:r>
    </w:p>
    <w:p w14:paraId="758B29E5" w14:textId="77777777" w:rsidR="00B02017" w:rsidRDefault="00B02017" w:rsidP="00B02017">
      <w:pPr>
        <w:pStyle w:val="Code"/>
      </w:pPr>
      <w:r>
        <w:rPr>
          <w:noProof/>
        </w:rPr>
        <w:t>plot(time_V,z)</w:t>
      </w:r>
    </w:p>
    <w:p w14:paraId="76D328C1" w14:textId="77777777" w:rsidR="00B02017" w:rsidRDefault="00B02017" w:rsidP="00B02017">
      <w:pPr>
        <w:pStyle w:val="Code"/>
      </w:pPr>
      <w:r>
        <w:rPr>
          <w:noProof/>
        </w:rPr>
        <w:t xml:space="preserve">hold </w:t>
      </w:r>
      <w:r>
        <w:rPr>
          <w:noProof/>
          <w:color w:val="A709F5"/>
        </w:rPr>
        <w:t>on</w:t>
      </w:r>
    </w:p>
    <w:p w14:paraId="1DCF69FA" w14:textId="77777777" w:rsidR="00B02017" w:rsidRDefault="00B02017" w:rsidP="00B02017">
      <w:pPr>
        <w:pStyle w:val="Code"/>
      </w:pPr>
      <w:r>
        <w:rPr>
          <w:noProof/>
        </w:rPr>
        <w:t>plot(out.tout,out.Positions(:,3))</w:t>
      </w:r>
    </w:p>
    <w:p w14:paraId="39216B05" w14:textId="77777777" w:rsidR="00B02017" w:rsidRDefault="00B02017" w:rsidP="00B02017">
      <w:pPr>
        <w:pStyle w:val="Code"/>
      </w:pPr>
      <w:r>
        <w:rPr>
          <w:noProof/>
        </w:rPr>
        <w:t>title(</w:t>
      </w:r>
      <w:r>
        <w:rPr>
          <w:noProof/>
          <w:color w:val="A709F5"/>
        </w:rPr>
        <w:t>'z (ft)'</w:t>
      </w:r>
      <w:r>
        <w:rPr>
          <w:noProof/>
        </w:rPr>
        <w:t>)</w:t>
      </w:r>
    </w:p>
    <w:p w14:paraId="5213786E" w14:textId="77777777" w:rsidR="00B02017" w:rsidRDefault="00B02017" w:rsidP="00B02017">
      <w:pPr>
        <w:pStyle w:val="Code"/>
      </w:pPr>
      <w:r>
        <w:rPr>
          <w:noProof/>
        </w:rPr>
        <w:t>xlabel(</w:t>
      </w:r>
      <w:r>
        <w:rPr>
          <w:noProof/>
          <w:color w:val="A709F5"/>
        </w:rPr>
        <w:t>'time (sec)'</w:t>
      </w:r>
      <w:r>
        <w:rPr>
          <w:noProof/>
        </w:rPr>
        <w:t>)</w:t>
      </w:r>
    </w:p>
    <w:p w14:paraId="4FFFF717" w14:textId="77777777" w:rsidR="00B02017" w:rsidRDefault="00B02017" w:rsidP="00B02017">
      <w:pPr>
        <w:pStyle w:val="Code"/>
      </w:pPr>
      <w:r>
        <w:rPr>
          <w:noProof/>
        </w:rPr>
        <w:t>legend(</w:t>
      </w:r>
      <w:r>
        <w:rPr>
          <w:noProof/>
          <w:color w:val="A709F5"/>
        </w:rPr>
        <w:t>"RK4"</w:t>
      </w:r>
      <w:r>
        <w:rPr>
          <w:noProof/>
        </w:rPr>
        <w:t>,</w:t>
      </w:r>
      <w:r>
        <w:rPr>
          <w:noProof/>
          <w:color w:val="A709F5"/>
        </w:rPr>
        <w:t>"Sim"</w:t>
      </w:r>
      <w:r>
        <w:rPr>
          <w:noProof/>
        </w:rPr>
        <w:t>)</w:t>
      </w:r>
    </w:p>
    <w:p w14:paraId="29B7131C" w14:textId="77777777" w:rsidR="00B02017" w:rsidRDefault="00B02017" w:rsidP="00B02017">
      <w:pPr>
        <w:pStyle w:val="Code"/>
      </w:pPr>
    </w:p>
    <w:p w14:paraId="1D017748" w14:textId="2CD08079" w:rsidR="00B02017" w:rsidRDefault="00B02017" w:rsidP="00B02017"/>
    <w:p w14:paraId="55DD6790" w14:textId="29DAF5B3" w:rsidR="00B02017" w:rsidRDefault="00B02017" w:rsidP="00B02017"/>
    <w:p w14:paraId="5010AD91" w14:textId="2ADF6FD7" w:rsidR="00B02017" w:rsidRDefault="00B02017" w:rsidP="00B02017"/>
    <w:p w14:paraId="58D24E9D" w14:textId="171ED021" w:rsidR="00B02017" w:rsidRDefault="00B02017" w:rsidP="00B02017"/>
    <w:p w14:paraId="14233578" w14:textId="25C6E7E7" w:rsidR="00B02017" w:rsidRDefault="00B02017" w:rsidP="00B02017"/>
    <w:p w14:paraId="5ABB624E" w14:textId="61B73EEC" w:rsidR="00B02017" w:rsidRDefault="00B02017" w:rsidP="00B02017"/>
    <w:p w14:paraId="4DF5D5DA" w14:textId="6B19D82C" w:rsidR="00B02017" w:rsidRDefault="00B02017" w:rsidP="00B02017"/>
    <w:p w14:paraId="5986F0DE" w14:textId="28D3493F" w:rsidR="00B02017" w:rsidRDefault="00B02017" w:rsidP="00B02017"/>
    <w:p w14:paraId="4CADAC22" w14:textId="3DB181AC" w:rsidR="00B02017" w:rsidRDefault="00B02017" w:rsidP="00B02017"/>
    <w:p w14:paraId="5DC87DD9" w14:textId="6F90C9EB" w:rsidR="00B02017" w:rsidRDefault="00B02017" w:rsidP="00B02017"/>
    <w:p w14:paraId="209F1F47" w14:textId="137FB7A5" w:rsidR="00B02017" w:rsidRDefault="00B02017" w:rsidP="00B02017"/>
    <w:p w14:paraId="25B4E80B" w14:textId="2836C331" w:rsidR="00B02017" w:rsidRDefault="00B02017" w:rsidP="00B02017"/>
    <w:p w14:paraId="4C8F8DAC" w14:textId="3A3AECE1" w:rsidR="008A1512" w:rsidRDefault="008A1512" w:rsidP="006E42B9">
      <w:pPr>
        <w:ind w:left="0"/>
      </w:pPr>
    </w:p>
    <w:p w14:paraId="019E5513" w14:textId="3F248643" w:rsidR="008A1512" w:rsidRDefault="008A1512" w:rsidP="00EE2BF2">
      <w:pPr>
        <w:pStyle w:val="Heading4"/>
      </w:pPr>
      <w:r>
        <w:t>Task 3: Function: Airplane’s RBD Model</w:t>
      </w:r>
    </w:p>
    <w:p w14:paraId="7578F8EE" w14:textId="639AE8EE" w:rsidR="008A1512" w:rsidRDefault="008A1512" w:rsidP="00B02017"/>
    <w:p w14:paraId="59B41215" w14:textId="77777777" w:rsidR="008A1512" w:rsidRDefault="008A1512" w:rsidP="008A1512">
      <w:pPr>
        <w:pStyle w:val="Code"/>
      </w:pPr>
      <w:r>
        <w:rPr>
          <w:noProof/>
          <w:color w:val="0E00FF"/>
        </w:rPr>
        <w:t xml:space="preserve">function </w:t>
      </w:r>
      <w:r>
        <w:rPr>
          <w:noProof/>
        </w:rPr>
        <w:t>states_dot = RBD_Model(t,states_vec,F,M,I,Mass)</w:t>
      </w:r>
    </w:p>
    <w:p w14:paraId="6C2697A1" w14:textId="77777777" w:rsidR="008A1512" w:rsidRDefault="008A1512" w:rsidP="008A1512">
      <w:pPr>
        <w:pStyle w:val="Code"/>
      </w:pPr>
      <w:r>
        <w:rPr>
          <w:noProof/>
        </w:rPr>
        <w:t xml:space="preserve">  </w:t>
      </w:r>
    </w:p>
    <w:p w14:paraId="1F93D9D3" w14:textId="77777777" w:rsidR="008A1512" w:rsidRDefault="008A1512" w:rsidP="008A1512">
      <w:pPr>
        <w:pStyle w:val="Code"/>
      </w:pPr>
      <w:r>
        <w:rPr>
          <w:noProof/>
        </w:rPr>
        <w:t>u = states_vec(1);</w:t>
      </w:r>
    </w:p>
    <w:p w14:paraId="06184182" w14:textId="77777777" w:rsidR="008A1512" w:rsidRDefault="008A1512" w:rsidP="008A1512">
      <w:pPr>
        <w:pStyle w:val="Code"/>
      </w:pPr>
      <w:r>
        <w:rPr>
          <w:noProof/>
        </w:rPr>
        <w:t>v = states_vec(2);</w:t>
      </w:r>
    </w:p>
    <w:p w14:paraId="6B95C123" w14:textId="77777777" w:rsidR="008A1512" w:rsidRDefault="008A1512" w:rsidP="008A1512">
      <w:pPr>
        <w:pStyle w:val="Code"/>
      </w:pPr>
      <w:r>
        <w:rPr>
          <w:noProof/>
        </w:rPr>
        <w:t>w = states_vec(3);</w:t>
      </w:r>
    </w:p>
    <w:p w14:paraId="6B1F3C4C" w14:textId="77777777" w:rsidR="008A1512" w:rsidRDefault="008A1512" w:rsidP="008A1512">
      <w:pPr>
        <w:pStyle w:val="Code"/>
      </w:pPr>
    </w:p>
    <w:p w14:paraId="28590EB2" w14:textId="77777777" w:rsidR="008A1512" w:rsidRDefault="008A1512" w:rsidP="008A1512">
      <w:pPr>
        <w:pStyle w:val="Code"/>
      </w:pPr>
      <w:r>
        <w:rPr>
          <w:noProof/>
        </w:rPr>
        <w:t>p = states_vec(4);</w:t>
      </w:r>
    </w:p>
    <w:p w14:paraId="7B958978" w14:textId="77777777" w:rsidR="008A1512" w:rsidRDefault="008A1512" w:rsidP="008A1512">
      <w:pPr>
        <w:pStyle w:val="Code"/>
      </w:pPr>
      <w:r>
        <w:rPr>
          <w:noProof/>
        </w:rPr>
        <w:t>q = states_vec(5);</w:t>
      </w:r>
    </w:p>
    <w:p w14:paraId="32C7B363" w14:textId="77777777" w:rsidR="008A1512" w:rsidRDefault="008A1512" w:rsidP="008A1512">
      <w:pPr>
        <w:pStyle w:val="Code"/>
      </w:pPr>
      <w:r>
        <w:rPr>
          <w:noProof/>
        </w:rPr>
        <w:t>r = states_vec(6);</w:t>
      </w:r>
    </w:p>
    <w:p w14:paraId="32399AEF" w14:textId="77777777" w:rsidR="008A1512" w:rsidRDefault="008A1512" w:rsidP="008A1512">
      <w:pPr>
        <w:pStyle w:val="Code"/>
      </w:pPr>
    </w:p>
    <w:p w14:paraId="66F97E9D" w14:textId="77777777" w:rsidR="008A1512" w:rsidRDefault="008A1512" w:rsidP="008A1512">
      <w:pPr>
        <w:pStyle w:val="Code"/>
      </w:pPr>
      <w:r>
        <w:rPr>
          <w:noProof/>
        </w:rPr>
        <w:t>phi = states_vec(7);</w:t>
      </w:r>
    </w:p>
    <w:p w14:paraId="0C7B4B4B" w14:textId="77777777" w:rsidR="008A1512" w:rsidRDefault="008A1512" w:rsidP="008A1512">
      <w:pPr>
        <w:pStyle w:val="Code"/>
      </w:pPr>
      <w:r>
        <w:rPr>
          <w:noProof/>
        </w:rPr>
        <w:t>theta = states_vec(8);</w:t>
      </w:r>
    </w:p>
    <w:p w14:paraId="71043231" w14:textId="77777777" w:rsidR="008A1512" w:rsidRDefault="008A1512" w:rsidP="008A1512">
      <w:pPr>
        <w:pStyle w:val="Code"/>
      </w:pPr>
      <w:r>
        <w:rPr>
          <w:noProof/>
        </w:rPr>
        <w:t>psi = states_vec(9);</w:t>
      </w:r>
    </w:p>
    <w:p w14:paraId="4906799C" w14:textId="77777777" w:rsidR="008A1512" w:rsidRDefault="008A1512" w:rsidP="008A1512">
      <w:pPr>
        <w:pStyle w:val="Code"/>
      </w:pPr>
    </w:p>
    <w:p w14:paraId="18744099" w14:textId="77777777" w:rsidR="008A1512" w:rsidRDefault="008A1512" w:rsidP="008A1512">
      <w:pPr>
        <w:pStyle w:val="Code"/>
      </w:pPr>
      <w:r>
        <w:rPr>
          <w:noProof/>
        </w:rPr>
        <w:t>x = states_vec(10);</w:t>
      </w:r>
    </w:p>
    <w:p w14:paraId="3EDEE8C7" w14:textId="77777777" w:rsidR="008A1512" w:rsidRDefault="008A1512" w:rsidP="008A1512">
      <w:pPr>
        <w:pStyle w:val="Code"/>
      </w:pPr>
      <w:r>
        <w:rPr>
          <w:noProof/>
        </w:rPr>
        <w:t>y = states_vec(11);</w:t>
      </w:r>
    </w:p>
    <w:p w14:paraId="0894E0CE" w14:textId="77777777" w:rsidR="008A1512" w:rsidRDefault="008A1512" w:rsidP="008A1512">
      <w:pPr>
        <w:pStyle w:val="Code"/>
      </w:pPr>
      <w:r>
        <w:rPr>
          <w:noProof/>
        </w:rPr>
        <w:t>z = states_vec(12);</w:t>
      </w:r>
    </w:p>
    <w:p w14:paraId="5280EF63" w14:textId="77777777" w:rsidR="008A1512" w:rsidRDefault="008A1512" w:rsidP="008A1512">
      <w:pPr>
        <w:pStyle w:val="Code"/>
      </w:pPr>
    </w:p>
    <w:p w14:paraId="376C9DC7" w14:textId="77777777" w:rsidR="008A1512" w:rsidRDefault="008A1512" w:rsidP="008A1512">
      <w:pPr>
        <w:pStyle w:val="Code"/>
      </w:pPr>
      <w:r>
        <w:rPr>
          <w:noProof/>
        </w:rPr>
        <w:t xml:space="preserve">states_dot(1:3,1)   = 1/Mass.*F - cross([p;q;r],[u;v;w]); </w:t>
      </w:r>
    </w:p>
    <w:p w14:paraId="5CEDBBF3" w14:textId="77777777" w:rsidR="008A1512" w:rsidRDefault="008A1512" w:rsidP="008A1512">
      <w:pPr>
        <w:pStyle w:val="Code"/>
      </w:pPr>
      <w:r>
        <w:rPr>
          <w:noProof/>
        </w:rPr>
        <w:t>states_dot(4:6,1)   = inv(I)*(M-cross([p;q;r],I*[p;q;r]));</w:t>
      </w:r>
    </w:p>
    <w:p w14:paraId="27503F42" w14:textId="77777777" w:rsidR="008A1512" w:rsidRDefault="008A1512" w:rsidP="008A1512">
      <w:pPr>
        <w:pStyle w:val="Code"/>
      </w:pPr>
      <w:r>
        <w:rPr>
          <w:noProof/>
        </w:rPr>
        <w:t>states_dot(7:9,1)   = [1 ,sin(phi)*tan(theta),cos(phi)*tan(theta);</w:t>
      </w:r>
      <w:r>
        <w:rPr>
          <w:noProof/>
          <w:color w:val="0E00FF"/>
        </w:rPr>
        <w:t>...</w:t>
      </w:r>
    </w:p>
    <w:p w14:paraId="4C97829E" w14:textId="77777777" w:rsidR="008A1512" w:rsidRDefault="008A1512" w:rsidP="008A1512">
      <w:pPr>
        <w:pStyle w:val="Code"/>
      </w:pPr>
      <w:r>
        <w:rPr>
          <w:noProof/>
        </w:rPr>
        <w:t xml:space="preserve">                       0,cos(phi),-sin(phi);</w:t>
      </w:r>
      <w:r>
        <w:rPr>
          <w:noProof/>
          <w:color w:val="0E00FF"/>
        </w:rPr>
        <w:t>...</w:t>
      </w:r>
    </w:p>
    <w:p w14:paraId="6B7AD7B7" w14:textId="77777777" w:rsidR="008A1512" w:rsidRDefault="008A1512" w:rsidP="008A1512">
      <w:pPr>
        <w:pStyle w:val="Code"/>
      </w:pPr>
      <w:r>
        <w:rPr>
          <w:noProof/>
        </w:rPr>
        <w:t xml:space="preserve">                       0,sin(phi)/cos(theta),cos(phi)/cos(theta)] * [p;q;r];</w:t>
      </w:r>
    </w:p>
    <w:p w14:paraId="62B26C08" w14:textId="77777777" w:rsidR="008A1512" w:rsidRDefault="008A1512" w:rsidP="008A1512">
      <w:pPr>
        <w:pStyle w:val="Code"/>
      </w:pPr>
      <w:r>
        <w:rPr>
          <w:noProof/>
        </w:rPr>
        <w:t>states_dot(10:12,1) = eul2rotm([psi theta phi]) * [u;v;w];</w:t>
      </w:r>
    </w:p>
    <w:p w14:paraId="71E7661D" w14:textId="77777777" w:rsidR="008A1512" w:rsidRDefault="008A1512" w:rsidP="008A1512">
      <w:pPr>
        <w:pStyle w:val="Code"/>
      </w:pPr>
    </w:p>
    <w:p w14:paraId="56CB91A8" w14:textId="0DAEBE17" w:rsidR="008A1512" w:rsidRDefault="008A1512" w:rsidP="006E42B9">
      <w:pPr>
        <w:pStyle w:val="Code"/>
      </w:pPr>
      <w:r>
        <w:rPr>
          <w:noProof/>
          <w:color w:val="0E00FF"/>
        </w:rPr>
        <w:t>end</w:t>
      </w:r>
    </w:p>
    <w:p w14:paraId="3F7BB8E1" w14:textId="03BF1FEC" w:rsidR="008A1512" w:rsidRDefault="008A1512" w:rsidP="00B02017"/>
    <w:p w14:paraId="5638509D" w14:textId="4979737F" w:rsidR="006E42B9" w:rsidRDefault="006E42B9" w:rsidP="00B02017"/>
    <w:p w14:paraId="5350AE85" w14:textId="594406EC" w:rsidR="006E42B9" w:rsidRDefault="006E42B9" w:rsidP="00B02017"/>
    <w:p w14:paraId="21CA6713" w14:textId="6CE1077C" w:rsidR="006E42B9" w:rsidRDefault="006E42B9" w:rsidP="00B02017"/>
    <w:p w14:paraId="0FE91A1C" w14:textId="7C9B5399" w:rsidR="006E42B9" w:rsidRDefault="006E42B9" w:rsidP="00B02017"/>
    <w:p w14:paraId="6DE313F5" w14:textId="3B81961D" w:rsidR="006E42B9" w:rsidRDefault="006E42B9" w:rsidP="00B02017"/>
    <w:p w14:paraId="7568B6F7" w14:textId="4D40192A" w:rsidR="006E42B9" w:rsidRDefault="006E42B9" w:rsidP="00B02017"/>
    <w:p w14:paraId="2F124EC7" w14:textId="6C64FF0F" w:rsidR="006E42B9" w:rsidRDefault="006E42B9" w:rsidP="00B02017"/>
    <w:p w14:paraId="7999C953" w14:textId="1BCD5E21" w:rsidR="006E42B9" w:rsidRDefault="006E42B9" w:rsidP="00B02017"/>
    <w:p w14:paraId="30A0DDE6" w14:textId="266D8617" w:rsidR="006E42B9" w:rsidRDefault="006E42B9" w:rsidP="00B02017"/>
    <w:p w14:paraId="52BDE969" w14:textId="5AB03ECE" w:rsidR="006E42B9" w:rsidRDefault="006E42B9" w:rsidP="00B02017"/>
    <w:p w14:paraId="366640A0" w14:textId="0BCA0129" w:rsidR="006E42B9" w:rsidRDefault="006E42B9" w:rsidP="00B02017"/>
    <w:p w14:paraId="5F9B3CDD" w14:textId="617AC240" w:rsidR="006E42B9" w:rsidRDefault="006E42B9" w:rsidP="00B02017"/>
    <w:p w14:paraId="3D7AF488" w14:textId="3103D2BC" w:rsidR="006E42B9" w:rsidRDefault="006E42B9" w:rsidP="00B02017"/>
    <w:p w14:paraId="7AB83B27" w14:textId="08C2449A" w:rsidR="006E42B9" w:rsidRDefault="006E42B9" w:rsidP="00B02017"/>
    <w:p w14:paraId="1FCE7E1F" w14:textId="4FC92B40" w:rsidR="006E42B9" w:rsidRDefault="006E42B9" w:rsidP="00B02017"/>
    <w:p w14:paraId="738D14BB" w14:textId="06614C03" w:rsidR="006E42B9" w:rsidRDefault="006E42B9" w:rsidP="00B02017"/>
    <w:p w14:paraId="5DADCF27" w14:textId="6FF0F09E" w:rsidR="006E42B9" w:rsidRDefault="006E42B9" w:rsidP="00B02017"/>
    <w:p w14:paraId="094BDB5B" w14:textId="3E2AF293" w:rsidR="006E42B9" w:rsidRDefault="006E42B9" w:rsidP="00B02017"/>
    <w:p w14:paraId="10A8B3F1" w14:textId="77777777" w:rsidR="006E42B9" w:rsidRDefault="006E42B9" w:rsidP="00B02017"/>
    <w:p w14:paraId="7F52E3D0" w14:textId="34B4F090" w:rsidR="008A1512" w:rsidRDefault="008A1512" w:rsidP="00EE2BF2">
      <w:pPr>
        <w:pStyle w:val="Heading4"/>
      </w:pPr>
      <w:r>
        <w:t>Task 3: Function: Airframe Model</w:t>
      </w:r>
    </w:p>
    <w:p w14:paraId="45B301A5" w14:textId="48DBF97E" w:rsidR="008A1512" w:rsidRDefault="008A1512" w:rsidP="00B02017"/>
    <w:p w14:paraId="32BFC214" w14:textId="77777777" w:rsidR="0023447A" w:rsidRDefault="0023447A" w:rsidP="0023447A">
      <w:pPr>
        <w:pStyle w:val="Code"/>
      </w:pPr>
      <w:r>
        <w:rPr>
          <w:noProof/>
          <w:color w:val="0E00FF"/>
        </w:rPr>
        <w:t xml:space="preserve">function </w:t>
      </w:r>
      <w:r>
        <w:rPr>
          <w:noProof/>
        </w:rPr>
        <w:t>[F M] = Airframe_Model(long_der,Lat_der,States0,Current_States,Mass,I,input)</w:t>
      </w:r>
    </w:p>
    <w:p w14:paraId="01854BD7" w14:textId="77777777" w:rsidR="0023447A" w:rsidRDefault="0023447A" w:rsidP="0023447A">
      <w:pPr>
        <w:pStyle w:val="Code"/>
      </w:pPr>
    </w:p>
    <w:p w14:paraId="71BB3106" w14:textId="77777777" w:rsidR="0023447A" w:rsidRDefault="0023447A" w:rsidP="0023447A">
      <w:pPr>
        <w:pStyle w:val="Code"/>
      </w:pPr>
      <w:r>
        <w:rPr>
          <w:noProof/>
        </w:rPr>
        <w:t xml:space="preserve">    g = 32.17405;</w:t>
      </w:r>
    </w:p>
    <w:p w14:paraId="35549CAE" w14:textId="77777777" w:rsidR="0023447A" w:rsidRDefault="0023447A" w:rsidP="0023447A">
      <w:pPr>
        <w:pStyle w:val="Code"/>
      </w:pPr>
      <w:r>
        <w:rPr>
          <w:noProof/>
        </w:rPr>
        <w:t xml:space="preserve">    Ixx = I(1);</w:t>
      </w:r>
    </w:p>
    <w:p w14:paraId="0A0B9B00" w14:textId="77777777" w:rsidR="0023447A" w:rsidRDefault="0023447A" w:rsidP="0023447A">
      <w:pPr>
        <w:pStyle w:val="Code"/>
      </w:pPr>
      <w:r>
        <w:rPr>
          <w:noProof/>
        </w:rPr>
        <w:t xml:space="preserve">    Iyy = I(5);</w:t>
      </w:r>
    </w:p>
    <w:p w14:paraId="7A461607" w14:textId="77777777" w:rsidR="0023447A" w:rsidRDefault="0023447A" w:rsidP="0023447A">
      <w:pPr>
        <w:pStyle w:val="Code"/>
      </w:pPr>
      <w:r>
        <w:rPr>
          <w:noProof/>
        </w:rPr>
        <w:t xml:space="preserve">    Izz = I(9);</w:t>
      </w:r>
    </w:p>
    <w:p w14:paraId="6DC8123C" w14:textId="77777777" w:rsidR="0023447A" w:rsidRDefault="0023447A" w:rsidP="0023447A">
      <w:pPr>
        <w:pStyle w:val="Code"/>
      </w:pPr>
      <w:r>
        <w:rPr>
          <w:noProof/>
        </w:rPr>
        <w:t xml:space="preserve">    </w:t>
      </w:r>
    </w:p>
    <w:p w14:paraId="2F708634" w14:textId="77777777" w:rsidR="0023447A" w:rsidRDefault="0023447A" w:rsidP="0023447A">
      <w:pPr>
        <w:pStyle w:val="Code"/>
      </w:pPr>
      <w:r>
        <w:rPr>
          <w:noProof/>
        </w:rPr>
        <w:t xml:space="preserve">    </w:t>
      </w:r>
    </w:p>
    <w:p w14:paraId="0AD93CDB" w14:textId="77777777" w:rsidR="0023447A" w:rsidRDefault="0023447A" w:rsidP="0023447A">
      <w:pPr>
        <w:pStyle w:val="Code"/>
      </w:pPr>
      <w:r>
        <w:rPr>
          <w:noProof/>
        </w:rPr>
        <w:t xml:space="preserve">    Xu    = long_der(1);</w:t>
      </w:r>
    </w:p>
    <w:p w14:paraId="4B00475E" w14:textId="77777777" w:rsidR="0023447A" w:rsidRDefault="0023447A" w:rsidP="0023447A">
      <w:pPr>
        <w:pStyle w:val="Code"/>
      </w:pPr>
      <w:r>
        <w:rPr>
          <w:noProof/>
        </w:rPr>
        <w:t xml:space="preserve">    Xw    = long_der(4);</w:t>
      </w:r>
    </w:p>
    <w:p w14:paraId="64BEC89F" w14:textId="77777777" w:rsidR="0023447A" w:rsidRDefault="0023447A" w:rsidP="0023447A">
      <w:pPr>
        <w:pStyle w:val="Code"/>
      </w:pPr>
      <w:r>
        <w:rPr>
          <w:noProof/>
        </w:rPr>
        <w:t xml:space="preserve">    Xde   = long_der(11);</w:t>
      </w:r>
    </w:p>
    <w:p w14:paraId="0623760C" w14:textId="77777777" w:rsidR="0023447A" w:rsidRDefault="0023447A" w:rsidP="0023447A">
      <w:pPr>
        <w:pStyle w:val="Code"/>
      </w:pPr>
      <w:r>
        <w:rPr>
          <w:noProof/>
        </w:rPr>
        <w:t xml:space="preserve">    Xdth   = long_der(14);</w:t>
      </w:r>
    </w:p>
    <w:p w14:paraId="19746E9F" w14:textId="77777777" w:rsidR="0023447A" w:rsidRDefault="0023447A" w:rsidP="0023447A">
      <w:pPr>
        <w:pStyle w:val="Code"/>
      </w:pPr>
      <w:r>
        <w:rPr>
          <w:noProof/>
        </w:rPr>
        <w:t xml:space="preserve">    Zu    = long_der(2);</w:t>
      </w:r>
    </w:p>
    <w:p w14:paraId="22C48F72" w14:textId="77777777" w:rsidR="0023447A" w:rsidRDefault="0023447A" w:rsidP="0023447A">
      <w:pPr>
        <w:pStyle w:val="Code"/>
      </w:pPr>
      <w:r>
        <w:rPr>
          <w:noProof/>
        </w:rPr>
        <w:t xml:space="preserve">    Zw    = long_der(5);</w:t>
      </w:r>
    </w:p>
    <w:p w14:paraId="69BFDF67" w14:textId="77777777" w:rsidR="0023447A" w:rsidRDefault="0023447A" w:rsidP="0023447A">
      <w:pPr>
        <w:pStyle w:val="Code"/>
      </w:pPr>
      <w:r>
        <w:rPr>
          <w:noProof/>
        </w:rPr>
        <w:t xml:space="preserve">    Zwd = long_der(7);</w:t>
      </w:r>
    </w:p>
    <w:p w14:paraId="00EA6E34" w14:textId="77777777" w:rsidR="0023447A" w:rsidRDefault="0023447A" w:rsidP="0023447A">
      <w:pPr>
        <w:pStyle w:val="Code"/>
      </w:pPr>
      <w:r>
        <w:rPr>
          <w:noProof/>
        </w:rPr>
        <w:t xml:space="preserve">    Zq    = long_der(8);</w:t>
      </w:r>
    </w:p>
    <w:p w14:paraId="3C927710" w14:textId="77777777" w:rsidR="0023447A" w:rsidRDefault="0023447A" w:rsidP="0023447A">
      <w:pPr>
        <w:pStyle w:val="Code"/>
      </w:pPr>
      <w:r>
        <w:rPr>
          <w:noProof/>
        </w:rPr>
        <w:t xml:space="preserve">    Zde   = long_der(12);</w:t>
      </w:r>
    </w:p>
    <w:p w14:paraId="59EE872A" w14:textId="77777777" w:rsidR="0023447A" w:rsidRDefault="0023447A" w:rsidP="0023447A">
      <w:pPr>
        <w:pStyle w:val="Code"/>
      </w:pPr>
      <w:r>
        <w:rPr>
          <w:noProof/>
        </w:rPr>
        <w:t xml:space="preserve">    Zdth   = long_der(15);</w:t>
      </w:r>
    </w:p>
    <w:p w14:paraId="2EC44035" w14:textId="77777777" w:rsidR="0023447A" w:rsidRDefault="0023447A" w:rsidP="0023447A">
      <w:pPr>
        <w:pStyle w:val="Code"/>
      </w:pPr>
      <w:r>
        <w:rPr>
          <w:noProof/>
        </w:rPr>
        <w:t xml:space="preserve">    Mu    = long_der(3);</w:t>
      </w:r>
    </w:p>
    <w:p w14:paraId="39E004F3" w14:textId="77777777" w:rsidR="0023447A" w:rsidRDefault="0023447A" w:rsidP="0023447A">
      <w:pPr>
        <w:pStyle w:val="Code"/>
      </w:pPr>
      <w:r>
        <w:rPr>
          <w:noProof/>
        </w:rPr>
        <w:t xml:space="preserve">    Mw    = long_der(6);</w:t>
      </w:r>
    </w:p>
    <w:p w14:paraId="622AB3FE" w14:textId="77777777" w:rsidR="0023447A" w:rsidRDefault="0023447A" w:rsidP="0023447A">
      <w:pPr>
        <w:pStyle w:val="Code"/>
      </w:pPr>
      <w:r>
        <w:rPr>
          <w:noProof/>
        </w:rPr>
        <w:t xml:space="preserve">    Mwd = long_der(9);</w:t>
      </w:r>
    </w:p>
    <w:p w14:paraId="1B480FB0" w14:textId="77777777" w:rsidR="0023447A" w:rsidRDefault="0023447A" w:rsidP="0023447A">
      <w:pPr>
        <w:pStyle w:val="Code"/>
      </w:pPr>
      <w:r>
        <w:rPr>
          <w:noProof/>
        </w:rPr>
        <w:t xml:space="preserve">    Mq    = long_der(10);</w:t>
      </w:r>
    </w:p>
    <w:p w14:paraId="368E8271" w14:textId="77777777" w:rsidR="0023447A" w:rsidRDefault="0023447A" w:rsidP="0023447A">
      <w:pPr>
        <w:pStyle w:val="Code"/>
      </w:pPr>
      <w:r>
        <w:rPr>
          <w:noProof/>
        </w:rPr>
        <w:t xml:space="preserve">    Mde   = long_der(13);</w:t>
      </w:r>
    </w:p>
    <w:p w14:paraId="142F0909" w14:textId="77777777" w:rsidR="0023447A" w:rsidRDefault="0023447A" w:rsidP="0023447A">
      <w:pPr>
        <w:pStyle w:val="Code"/>
      </w:pPr>
      <w:r>
        <w:rPr>
          <w:noProof/>
        </w:rPr>
        <w:t xml:space="preserve">    Mdth   = long_der(16);</w:t>
      </w:r>
    </w:p>
    <w:p w14:paraId="6B7A6BE5" w14:textId="77777777" w:rsidR="0023447A" w:rsidRDefault="0023447A" w:rsidP="0023447A">
      <w:pPr>
        <w:pStyle w:val="Code"/>
      </w:pPr>
      <w:r>
        <w:rPr>
          <w:noProof/>
        </w:rPr>
        <w:t xml:space="preserve">    </w:t>
      </w:r>
    </w:p>
    <w:p w14:paraId="528A10EC" w14:textId="77777777" w:rsidR="0023447A" w:rsidRDefault="0023447A" w:rsidP="0023447A">
      <w:pPr>
        <w:pStyle w:val="Code"/>
      </w:pPr>
      <w:r>
        <w:rPr>
          <w:noProof/>
        </w:rPr>
        <w:t xml:space="preserve">    </w:t>
      </w:r>
    </w:p>
    <w:p w14:paraId="15B81AC2" w14:textId="77777777" w:rsidR="0023447A" w:rsidRDefault="0023447A" w:rsidP="0023447A">
      <w:pPr>
        <w:pStyle w:val="Code"/>
      </w:pPr>
      <w:r>
        <w:rPr>
          <w:noProof/>
        </w:rPr>
        <w:t xml:space="preserve">    Yv  = Lat_der(1); </w:t>
      </w:r>
    </w:p>
    <w:p w14:paraId="52E742F7" w14:textId="77777777" w:rsidR="0023447A" w:rsidRDefault="0023447A" w:rsidP="0023447A">
      <w:pPr>
        <w:pStyle w:val="Code"/>
      </w:pPr>
      <w:r>
        <w:rPr>
          <w:noProof/>
        </w:rPr>
        <w:t xml:space="preserve">    Yp  = 0;</w:t>
      </w:r>
    </w:p>
    <w:p w14:paraId="0D00EA4E" w14:textId="77777777" w:rsidR="0023447A" w:rsidRDefault="0023447A" w:rsidP="0023447A">
      <w:pPr>
        <w:pStyle w:val="Code"/>
      </w:pPr>
      <w:r>
        <w:rPr>
          <w:noProof/>
        </w:rPr>
        <w:t xml:space="preserve">    Yr  = 0;</w:t>
      </w:r>
    </w:p>
    <w:p w14:paraId="77296D60" w14:textId="77777777" w:rsidR="0023447A" w:rsidRDefault="0023447A" w:rsidP="0023447A">
      <w:pPr>
        <w:pStyle w:val="Code"/>
      </w:pPr>
      <w:r>
        <w:rPr>
          <w:noProof/>
        </w:rPr>
        <w:t xml:space="preserve">    Lv  = Lat_der(2);</w:t>
      </w:r>
    </w:p>
    <w:p w14:paraId="0B56012D" w14:textId="77777777" w:rsidR="0023447A" w:rsidRDefault="0023447A" w:rsidP="0023447A">
      <w:pPr>
        <w:pStyle w:val="Code"/>
      </w:pPr>
      <w:r>
        <w:rPr>
          <w:noProof/>
        </w:rPr>
        <w:t xml:space="preserve">    Nv = Lat_der(3);</w:t>
      </w:r>
    </w:p>
    <w:p w14:paraId="7D77D437" w14:textId="77777777" w:rsidR="0023447A" w:rsidRDefault="0023447A" w:rsidP="0023447A">
      <w:pPr>
        <w:pStyle w:val="Code"/>
      </w:pPr>
      <w:r>
        <w:rPr>
          <w:noProof/>
        </w:rPr>
        <w:t xml:space="preserve">    Lp  = Lat_der(4);</w:t>
      </w:r>
    </w:p>
    <w:p w14:paraId="79153D02" w14:textId="77777777" w:rsidR="0023447A" w:rsidRDefault="0023447A" w:rsidP="0023447A">
      <w:pPr>
        <w:pStyle w:val="Code"/>
      </w:pPr>
      <w:r>
        <w:rPr>
          <w:noProof/>
        </w:rPr>
        <w:t xml:space="preserve">    Np  = Lat_der(5);</w:t>
      </w:r>
    </w:p>
    <w:p w14:paraId="3ED27FD2" w14:textId="77777777" w:rsidR="0023447A" w:rsidRDefault="0023447A" w:rsidP="0023447A">
      <w:pPr>
        <w:pStyle w:val="Code"/>
      </w:pPr>
      <w:r>
        <w:rPr>
          <w:noProof/>
        </w:rPr>
        <w:t xml:space="preserve">    Lr = Lat_der(6);</w:t>
      </w:r>
    </w:p>
    <w:p w14:paraId="2C7E6C23" w14:textId="77777777" w:rsidR="0023447A" w:rsidRDefault="0023447A" w:rsidP="0023447A">
      <w:pPr>
        <w:pStyle w:val="Code"/>
      </w:pPr>
      <w:r>
        <w:rPr>
          <w:noProof/>
        </w:rPr>
        <w:t xml:space="preserve">    Nr = Lat_der(7);</w:t>
      </w:r>
    </w:p>
    <w:p w14:paraId="0907542F" w14:textId="77777777" w:rsidR="0023447A" w:rsidRDefault="0023447A" w:rsidP="0023447A">
      <w:pPr>
        <w:pStyle w:val="Code"/>
      </w:pPr>
      <w:r>
        <w:rPr>
          <w:noProof/>
        </w:rPr>
        <w:t xml:space="preserve">    Yda  = Lat_der(8);</w:t>
      </w:r>
    </w:p>
    <w:p w14:paraId="79353DE7" w14:textId="77777777" w:rsidR="0023447A" w:rsidRDefault="0023447A" w:rsidP="0023447A">
      <w:pPr>
        <w:pStyle w:val="Code"/>
      </w:pPr>
      <w:r>
        <w:rPr>
          <w:noProof/>
        </w:rPr>
        <w:t xml:space="preserve">    Ydr  = Lat_der(9);</w:t>
      </w:r>
    </w:p>
    <w:p w14:paraId="0A94B4EB" w14:textId="77777777" w:rsidR="0023447A" w:rsidRDefault="0023447A" w:rsidP="0023447A">
      <w:pPr>
        <w:pStyle w:val="Code"/>
      </w:pPr>
      <w:r>
        <w:rPr>
          <w:noProof/>
        </w:rPr>
        <w:t xml:space="preserve">    Lda  = Lat_der(10);</w:t>
      </w:r>
    </w:p>
    <w:p w14:paraId="05ED415D" w14:textId="77777777" w:rsidR="0023447A" w:rsidRDefault="0023447A" w:rsidP="0023447A">
      <w:pPr>
        <w:pStyle w:val="Code"/>
      </w:pPr>
      <w:r>
        <w:rPr>
          <w:noProof/>
        </w:rPr>
        <w:t xml:space="preserve">    Nda = Lat_der(11);</w:t>
      </w:r>
    </w:p>
    <w:p w14:paraId="79F143C8" w14:textId="77777777" w:rsidR="0023447A" w:rsidRDefault="0023447A" w:rsidP="0023447A">
      <w:pPr>
        <w:pStyle w:val="Code"/>
      </w:pPr>
      <w:r>
        <w:rPr>
          <w:noProof/>
        </w:rPr>
        <w:t xml:space="preserve">    Ldr = Lat_der(12);</w:t>
      </w:r>
    </w:p>
    <w:p w14:paraId="37C235EF" w14:textId="77777777" w:rsidR="0023447A" w:rsidRDefault="0023447A" w:rsidP="0023447A">
      <w:pPr>
        <w:pStyle w:val="Code"/>
      </w:pPr>
      <w:r>
        <w:rPr>
          <w:noProof/>
        </w:rPr>
        <w:t xml:space="preserve">    Ndr  = Lat_der(13);</w:t>
      </w:r>
    </w:p>
    <w:p w14:paraId="309BE96B" w14:textId="77777777" w:rsidR="0023447A" w:rsidRDefault="0023447A" w:rsidP="0023447A">
      <w:pPr>
        <w:pStyle w:val="Code"/>
      </w:pPr>
      <w:r>
        <w:rPr>
          <w:noProof/>
        </w:rPr>
        <w:t xml:space="preserve">   </w:t>
      </w:r>
    </w:p>
    <w:p w14:paraId="68566E4F" w14:textId="77777777" w:rsidR="0023447A" w:rsidRDefault="0023447A" w:rsidP="0023447A">
      <w:pPr>
        <w:pStyle w:val="Code"/>
      </w:pPr>
      <w:r>
        <w:rPr>
          <w:noProof/>
        </w:rPr>
        <w:t xml:space="preserve">    d_u    = Current_States(1)-States0(1); </w:t>
      </w:r>
    </w:p>
    <w:p w14:paraId="56D2AEA1" w14:textId="77777777" w:rsidR="0023447A" w:rsidRDefault="0023447A" w:rsidP="0023447A">
      <w:pPr>
        <w:pStyle w:val="Code"/>
      </w:pPr>
      <w:r>
        <w:rPr>
          <w:noProof/>
        </w:rPr>
        <w:t xml:space="preserve">    d_v    = Current_States(2)-States0(2);</w:t>
      </w:r>
    </w:p>
    <w:p w14:paraId="6B823FD6" w14:textId="77777777" w:rsidR="0023447A" w:rsidRDefault="0023447A" w:rsidP="0023447A">
      <w:pPr>
        <w:pStyle w:val="Code"/>
      </w:pPr>
      <w:r>
        <w:rPr>
          <w:noProof/>
        </w:rPr>
        <w:t xml:space="preserve">    d_w    = Current_States(3)-States0(3);</w:t>
      </w:r>
    </w:p>
    <w:p w14:paraId="7ED7DD6A" w14:textId="77777777" w:rsidR="0023447A" w:rsidRDefault="0023447A" w:rsidP="0023447A">
      <w:pPr>
        <w:pStyle w:val="Code"/>
      </w:pPr>
      <w:r>
        <w:rPr>
          <w:noProof/>
        </w:rPr>
        <w:t xml:space="preserve">    d_p    = Current_States(4)-States0(4);</w:t>
      </w:r>
    </w:p>
    <w:p w14:paraId="3A562245" w14:textId="330BE36B" w:rsidR="0023447A" w:rsidRDefault="0023447A" w:rsidP="0023447A">
      <w:pPr>
        <w:pStyle w:val="Code"/>
        <w:rPr>
          <w:noProof/>
        </w:rPr>
      </w:pPr>
      <w:r>
        <w:rPr>
          <w:noProof/>
        </w:rPr>
        <w:t xml:space="preserve">    d_q    = Current_States(5)-States0(5);</w:t>
      </w:r>
    </w:p>
    <w:p w14:paraId="6A20428E" w14:textId="77777777" w:rsidR="006E42B9" w:rsidRDefault="006E42B9" w:rsidP="0023447A">
      <w:pPr>
        <w:pStyle w:val="Code"/>
      </w:pPr>
    </w:p>
    <w:p w14:paraId="156D8729" w14:textId="77777777" w:rsidR="0023447A" w:rsidRDefault="0023447A" w:rsidP="0023447A">
      <w:pPr>
        <w:pStyle w:val="Code"/>
      </w:pPr>
      <w:r>
        <w:rPr>
          <w:noProof/>
        </w:rPr>
        <w:t xml:space="preserve">    d_r    = Current_States(6)-States0(6);</w:t>
      </w:r>
    </w:p>
    <w:p w14:paraId="25E6FE6C" w14:textId="77777777" w:rsidR="0023447A" w:rsidRDefault="0023447A" w:rsidP="0023447A">
      <w:pPr>
        <w:pStyle w:val="Code"/>
      </w:pPr>
      <w:r>
        <w:rPr>
          <w:noProof/>
        </w:rPr>
        <w:t xml:space="preserve">    d_wdot = Current_States(13)-States0(13);</w:t>
      </w:r>
    </w:p>
    <w:p w14:paraId="29BB3680" w14:textId="77777777" w:rsidR="0023447A" w:rsidRDefault="0023447A" w:rsidP="0023447A">
      <w:pPr>
        <w:pStyle w:val="Code"/>
      </w:pPr>
      <w:r>
        <w:rPr>
          <w:noProof/>
        </w:rPr>
        <w:t xml:space="preserve">    d_aileron   = input(1); </w:t>
      </w:r>
    </w:p>
    <w:p w14:paraId="0E2687FF" w14:textId="77777777" w:rsidR="0023447A" w:rsidRDefault="0023447A" w:rsidP="0023447A">
      <w:pPr>
        <w:pStyle w:val="Code"/>
      </w:pPr>
      <w:r>
        <w:rPr>
          <w:noProof/>
        </w:rPr>
        <w:t xml:space="preserve">    d_rudder    = input(2);</w:t>
      </w:r>
    </w:p>
    <w:p w14:paraId="773BFDA7" w14:textId="77777777" w:rsidR="0023447A" w:rsidRDefault="0023447A" w:rsidP="0023447A">
      <w:pPr>
        <w:pStyle w:val="Code"/>
      </w:pPr>
      <w:r>
        <w:rPr>
          <w:noProof/>
        </w:rPr>
        <w:t xml:space="preserve">    d_elevator  = input(3);</w:t>
      </w:r>
    </w:p>
    <w:p w14:paraId="537EDC77" w14:textId="77777777" w:rsidR="0023447A" w:rsidRDefault="0023447A" w:rsidP="0023447A">
      <w:pPr>
        <w:pStyle w:val="Code"/>
      </w:pPr>
      <w:r>
        <w:rPr>
          <w:noProof/>
        </w:rPr>
        <w:t xml:space="preserve">    d_thrust    = input(4);</w:t>
      </w:r>
    </w:p>
    <w:p w14:paraId="44DC912E" w14:textId="77777777" w:rsidR="0023447A" w:rsidRDefault="0023447A" w:rsidP="0023447A">
      <w:pPr>
        <w:pStyle w:val="Code"/>
      </w:pPr>
      <w:r>
        <w:rPr>
          <w:noProof/>
        </w:rPr>
        <w:t xml:space="preserve">    </w:t>
      </w:r>
    </w:p>
    <w:p w14:paraId="5CBA6448" w14:textId="77777777" w:rsidR="0023447A" w:rsidRDefault="0023447A" w:rsidP="0023447A">
      <w:pPr>
        <w:pStyle w:val="Code"/>
      </w:pPr>
      <w:r>
        <w:rPr>
          <w:noProof/>
        </w:rPr>
        <w:t xml:space="preserve">    delta_states = [d_u d_v d_w d_p d_q d_r d_wdot]';</w:t>
      </w:r>
    </w:p>
    <w:p w14:paraId="75A5FE70" w14:textId="77777777" w:rsidR="0023447A" w:rsidRDefault="0023447A" w:rsidP="0023447A">
      <w:pPr>
        <w:pStyle w:val="Code"/>
      </w:pPr>
      <w:r>
        <w:rPr>
          <w:noProof/>
        </w:rPr>
        <w:t xml:space="preserve">    </w:t>
      </w:r>
    </w:p>
    <w:p w14:paraId="7C1EF82F" w14:textId="77777777" w:rsidR="0023447A" w:rsidRDefault="0023447A" w:rsidP="0023447A">
      <w:pPr>
        <w:pStyle w:val="Code"/>
      </w:pPr>
      <w:r>
        <w:rPr>
          <w:noProof/>
        </w:rPr>
        <w:t xml:space="preserve">    Matrix_states = [Xu   0   Xw   0   0   0   0 </w:t>
      </w:r>
    </w:p>
    <w:p w14:paraId="4B2419AF" w14:textId="77777777" w:rsidR="0023447A" w:rsidRDefault="0023447A" w:rsidP="0023447A">
      <w:pPr>
        <w:pStyle w:val="Code"/>
      </w:pPr>
      <w:r>
        <w:rPr>
          <w:noProof/>
        </w:rPr>
        <w:t xml:space="preserve">                     0    Yv  0    Yp  0   Yr  0</w:t>
      </w:r>
    </w:p>
    <w:p w14:paraId="42FA3D18" w14:textId="77777777" w:rsidR="0023447A" w:rsidRDefault="0023447A" w:rsidP="0023447A">
      <w:pPr>
        <w:pStyle w:val="Code"/>
      </w:pPr>
      <w:r>
        <w:rPr>
          <w:noProof/>
        </w:rPr>
        <w:t xml:space="preserve">                     Zu   0   Zw   0   Zq  0   Zwd</w:t>
      </w:r>
    </w:p>
    <w:p w14:paraId="1506987D" w14:textId="77777777" w:rsidR="0023447A" w:rsidRDefault="0023447A" w:rsidP="0023447A">
      <w:pPr>
        <w:pStyle w:val="Code"/>
      </w:pPr>
      <w:r>
        <w:rPr>
          <w:noProof/>
        </w:rPr>
        <w:t xml:space="preserve">                     0    Lv  0    Lp  0   Lr  0</w:t>
      </w:r>
    </w:p>
    <w:p w14:paraId="3914B3ED" w14:textId="77777777" w:rsidR="0023447A" w:rsidRDefault="0023447A" w:rsidP="0023447A">
      <w:pPr>
        <w:pStyle w:val="Code"/>
      </w:pPr>
      <w:r>
        <w:rPr>
          <w:noProof/>
        </w:rPr>
        <w:t xml:space="preserve">                     Mu   0   Mw   0   Mq  0   Mwd</w:t>
      </w:r>
    </w:p>
    <w:p w14:paraId="6A474DA2" w14:textId="77777777" w:rsidR="0023447A" w:rsidRDefault="0023447A" w:rsidP="0023447A">
      <w:pPr>
        <w:pStyle w:val="Code"/>
      </w:pPr>
      <w:r>
        <w:rPr>
          <w:noProof/>
        </w:rPr>
        <w:t xml:space="preserve">                     0    Nv  0    Np  0   Nr  0];</w:t>
      </w:r>
    </w:p>
    <w:p w14:paraId="4C7A2514" w14:textId="77777777" w:rsidR="0023447A" w:rsidRDefault="0023447A" w:rsidP="0023447A">
      <w:pPr>
        <w:pStyle w:val="Code"/>
      </w:pPr>
      <w:r>
        <w:rPr>
          <w:noProof/>
        </w:rPr>
        <w:t xml:space="preserve">                 </w:t>
      </w:r>
    </w:p>
    <w:p w14:paraId="04ED5952" w14:textId="77777777" w:rsidR="0023447A" w:rsidRDefault="0023447A" w:rsidP="0023447A">
      <w:pPr>
        <w:pStyle w:val="Code"/>
      </w:pPr>
      <w:r>
        <w:rPr>
          <w:noProof/>
        </w:rPr>
        <w:t xml:space="preserve">    delta_controls = [d_aileron d_elevator d_thrust d_rudder]';             </w:t>
      </w:r>
    </w:p>
    <w:p w14:paraId="2088453B" w14:textId="77777777" w:rsidR="0023447A" w:rsidRDefault="0023447A" w:rsidP="0023447A">
      <w:pPr>
        <w:pStyle w:val="Code"/>
      </w:pPr>
      <w:r>
        <w:rPr>
          <w:noProof/>
        </w:rPr>
        <w:t xml:space="preserve">                 </w:t>
      </w:r>
    </w:p>
    <w:p w14:paraId="26D4A2E1" w14:textId="77777777" w:rsidR="0023447A" w:rsidRDefault="0023447A" w:rsidP="0023447A">
      <w:pPr>
        <w:pStyle w:val="Code"/>
      </w:pPr>
      <w:r>
        <w:rPr>
          <w:noProof/>
        </w:rPr>
        <w:t xml:space="preserve">    Matrix_controls = [0    Xde   Xdth   0</w:t>
      </w:r>
    </w:p>
    <w:p w14:paraId="46795F4A" w14:textId="77777777" w:rsidR="0023447A" w:rsidRDefault="0023447A" w:rsidP="0023447A">
      <w:pPr>
        <w:pStyle w:val="Code"/>
      </w:pPr>
      <w:r>
        <w:rPr>
          <w:noProof/>
        </w:rPr>
        <w:t xml:space="preserve">                       Yda  0     0      Ydr</w:t>
      </w:r>
    </w:p>
    <w:p w14:paraId="394973A6" w14:textId="77777777" w:rsidR="0023447A" w:rsidRDefault="0023447A" w:rsidP="0023447A">
      <w:pPr>
        <w:pStyle w:val="Code"/>
      </w:pPr>
      <w:r>
        <w:rPr>
          <w:noProof/>
        </w:rPr>
        <w:t xml:space="preserve">                       0    Zde   Zdth   0</w:t>
      </w:r>
    </w:p>
    <w:p w14:paraId="51E67202" w14:textId="77777777" w:rsidR="0023447A" w:rsidRDefault="0023447A" w:rsidP="0023447A">
      <w:pPr>
        <w:pStyle w:val="Code"/>
      </w:pPr>
      <w:r>
        <w:rPr>
          <w:noProof/>
        </w:rPr>
        <w:t xml:space="preserve">                       Lda  0     0      Ldr</w:t>
      </w:r>
    </w:p>
    <w:p w14:paraId="10B0943E" w14:textId="77777777" w:rsidR="0023447A" w:rsidRDefault="0023447A" w:rsidP="0023447A">
      <w:pPr>
        <w:pStyle w:val="Code"/>
      </w:pPr>
      <w:r>
        <w:rPr>
          <w:noProof/>
        </w:rPr>
        <w:t xml:space="preserve">                       0    Mde   Mdth   0</w:t>
      </w:r>
    </w:p>
    <w:p w14:paraId="6133B602" w14:textId="77777777" w:rsidR="0023447A" w:rsidRDefault="0023447A" w:rsidP="0023447A">
      <w:pPr>
        <w:pStyle w:val="Code"/>
      </w:pPr>
      <w:r>
        <w:rPr>
          <w:noProof/>
        </w:rPr>
        <w:t xml:space="preserve">                       Nda  0     0      Ndr];</w:t>
      </w:r>
    </w:p>
    <w:p w14:paraId="17DA605E" w14:textId="77777777" w:rsidR="0023447A" w:rsidRDefault="0023447A" w:rsidP="0023447A">
      <w:pPr>
        <w:pStyle w:val="Code"/>
      </w:pPr>
      <w:r>
        <w:rPr>
          <w:noProof/>
        </w:rPr>
        <w:t xml:space="preserve">    </w:t>
      </w:r>
    </w:p>
    <w:p w14:paraId="2FAFB05E" w14:textId="77777777" w:rsidR="0023447A" w:rsidRDefault="0023447A" w:rsidP="0023447A">
      <w:pPr>
        <w:pStyle w:val="Code"/>
      </w:pPr>
      <w:r>
        <w:rPr>
          <w:noProof/>
        </w:rPr>
        <w:t xml:space="preserve">    delta=Matrix_states*delta_states + Matrix_controls*delta_controls;</w:t>
      </w:r>
    </w:p>
    <w:p w14:paraId="020DE529" w14:textId="77777777" w:rsidR="0023447A" w:rsidRDefault="0023447A" w:rsidP="0023447A">
      <w:pPr>
        <w:pStyle w:val="Code"/>
      </w:pPr>
      <w:r>
        <w:rPr>
          <w:noProof/>
        </w:rPr>
        <w:t xml:space="preserve">    </w:t>
      </w:r>
    </w:p>
    <w:p w14:paraId="6A1D15A8" w14:textId="77777777" w:rsidR="0023447A" w:rsidRDefault="0023447A" w:rsidP="0023447A">
      <w:pPr>
        <w:pStyle w:val="Code"/>
      </w:pPr>
      <w:r>
        <w:rPr>
          <w:noProof/>
        </w:rPr>
        <w:t xml:space="preserve">    delta_F = Mass * delta(1:3);</w:t>
      </w:r>
    </w:p>
    <w:p w14:paraId="78D4BDF9" w14:textId="77777777" w:rsidR="0023447A" w:rsidRDefault="0023447A" w:rsidP="0023447A">
      <w:pPr>
        <w:pStyle w:val="Code"/>
      </w:pPr>
      <w:r>
        <w:rPr>
          <w:noProof/>
        </w:rPr>
        <w:t xml:space="preserve">    delta_M =[Ixx;Iyy;Izz].*delta(4:6);</w:t>
      </w:r>
    </w:p>
    <w:p w14:paraId="1488F88A" w14:textId="77777777" w:rsidR="0023447A" w:rsidRDefault="0023447A" w:rsidP="0023447A">
      <w:pPr>
        <w:pStyle w:val="Code"/>
      </w:pPr>
      <w:r>
        <w:rPr>
          <w:noProof/>
        </w:rPr>
        <w:t xml:space="preserve">    </w:t>
      </w:r>
    </w:p>
    <w:p w14:paraId="65B37C01" w14:textId="77777777" w:rsidR="0023447A" w:rsidRDefault="0023447A" w:rsidP="0023447A">
      <w:pPr>
        <w:pStyle w:val="Code"/>
      </w:pPr>
      <w:r>
        <w:rPr>
          <w:noProof/>
        </w:rPr>
        <w:t xml:space="preserve">    gravity0 = [Mass*g*sin(States0(8))</w:t>
      </w:r>
    </w:p>
    <w:p w14:paraId="31A92335" w14:textId="77777777" w:rsidR="0023447A" w:rsidRDefault="0023447A" w:rsidP="0023447A">
      <w:pPr>
        <w:pStyle w:val="Code"/>
      </w:pPr>
      <w:r>
        <w:rPr>
          <w:noProof/>
        </w:rPr>
        <w:t xml:space="preserve">                -Mass*g*cos(States0(8))*sin(States0(7))</w:t>
      </w:r>
    </w:p>
    <w:p w14:paraId="40B870DC" w14:textId="77777777" w:rsidR="0023447A" w:rsidRDefault="0023447A" w:rsidP="0023447A">
      <w:pPr>
        <w:pStyle w:val="Code"/>
      </w:pPr>
      <w:r>
        <w:rPr>
          <w:noProof/>
        </w:rPr>
        <w:t xml:space="preserve">                -Mass*g*cos(States0(8))*cos(States0(7))];</w:t>
      </w:r>
    </w:p>
    <w:p w14:paraId="7ECE8222" w14:textId="77777777" w:rsidR="0023447A" w:rsidRDefault="0023447A" w:rsidP="0023447A">
      <w:pPr>
        <w:pStyle w:val="Code"/>
      </w:pPr>
      <w:r>
        <w:rPr>
          <w:noProof/>
        </w:rPr>
        <w:t xml:space="preserve">       </w:t>
      </w:r>
    </w:p>
    <w:p w14:paraId="536346DD" w14:textId="77777777" w:rsidR="0023447A" w:rsidRDefault="0023447A" w:rsidP="0023447A">
      <w:pPr>
        <w:pStyle w:val="Code"/>
      </w:pPr>
      <w:r>
        <w:rPr>
          <w:noProof/>
        </w:rPr>
        <w:t xml:space="preserve">    gravity = [-Mass*g*sin(Current_States(8))</w:t>
      </w:r>
    </w:p>
    <w:p w14:paraId="22A27782" w14:textId="77777777" w:rsidR="0023447A" w:rsidRDefault="0023447A" w:rsidP="0023447A">
      <w:pPr>
        <w:pStyle w:val="Code"/>
      </w:pPr>
      <w:r>
        <w:rPr>
          <w:noProof/>
        </w:rPr>
        <w:t xml:space="preserve">               Mass*g*cos(Current_States(8))*sin(Current_States(7))</w:t>
      </w:r>
    </w:p>
    <w:p w14:paraId="4DCF8D4B" w14:textId="77777777" w:rsidR="0023447A" w:rsidRDefault="0023447A" w:rsidP="0023447A">
      <w:pPr>
        <w:pStyle w:val="Code"/>
      </w:pPr>
      <w:r>
        <w:rPr>
          <w:noProof/>
        </w:rPr>
        <w:t xml:space="preserve">               Mass*g*cos(Current_States(8))*cos(Current_States(7))];</w:t>
      </w:r>
    </w:p>
    <w:p w14:paraId="2E6C52A2" w14:textId="77777777" w:rsidR="0023447A" w:rsidRDefault="0023447A" w:rsidP="0023447A">
      <w:pPr>
        <w:pStyle w:val="Code"/>
      </w:pPr>
      <w:r>
        <w:rPr>
          <w:noProof/>
        </w:rPr>
        <w:t xml:space="preserve">           </w:t>
      </w:r>
    </w:p>
    <w:p w14:paraId="0CAAE945" w14:textId="77777777" w:rsidR="0023447A" w:rsidRDefault="0023447A" w:rsidP="0023447A">
      <w:pPr>
        <w:pStyle w:val="Code"/>
      </w:pPr>
      <w:r>
        <w:rPr>
          <w:noProof/>
        </w:rPr>
        <w:t xml:space="preserve">           </w:t>
      </w:r>
    </w:p>
    <w:p w14:paraId="13C3BC6F" w14:textId="77777777" w:rsidR="0023447A" w:rsidRDefault="0023447A" w:rsidP="0023447A">
      <w:pPr>
        <w:pStyle w:val="Code"/>
      </w:pPr>
      <w:r>
        <w:rPr>
          <w:noProof/>
        </w:rPr>
        <w:t xml:space="preserve">    F = delta_F + gravity0 + gravity;</w:t>
      </w:r>
    </w:p>
    <w:p w14:paraId="5720A2EC" w14:textId="77777777" w:rsidR="0023447A" w:rsidRDefault="0023447A" w:rsidP="0023447A">
      <w:pPr>
        <w:pStyle w:val="Code"/>
      </w:pPr>
      <w:r>
        <w:rPr>
          <w:noProof/>
        </w:rPr>
        <w:t xml:space="preserve">    </w:t>
      </w:r>
    </w:p>
    <w:p w14:paraId="1A172535" w14:textId="77777777" w:rsidR="0023447A" w:rsidRDefault="0023447A" w:rsidP="0023447A">
      <w:pPr>
        <w:pStyle w:val="Code"/>
      </w:pPr>
      <w:r>
        <w:rPr>
          <w:noProof/>
        </w:rPr>
        <w:t xml:space="preserve">    M =delta_M ;</w:t>
      </w:r>
    </w:p>
    <w:p w14:paraId="04FB2432" w14:textId="77777777" w:rsidR="0023447A" w:rsidRDefault="0023447A" w:rsidP="0023447A">
      <w:pPr>
        <w:pStyle w:val="Code"/>
      </w:pPr>
      <w:r>
        <w:rPr>
          <w:noProof/>
          <w:color w:val="0E00FF"/>
        </w:rPr>
        <w:t>end</w:t>
      </w:r>
    </w:p>
    <w:p w14:paraId="39FF3A81" w14:textId="0F7437A4" w:rsidR="0023447A" w:rsidRDefault="0023447A" w:rsidP="00B02017"/>
    <w:p w14:paraId="78873AB5" w14:textId="72A634BF" w:rsidR="0023447A" w:rsidRDefault="0023447A" w:rsidP="00B02017"/>
    <w:p w14:paraId="6D428A8E" w14:textId="2CCA5D80" w:rsidR="006E42B9" w:rsidRDefault="006E42B9" w:rsidP="00B02017"/>
    <w:p w14:paraId="6A71D156" w14:textId="2B78C847" w:rsidR="006E42B9" w:rsidRDefault="006E42B9" w:rsidP="00B02017"/>
    <w:p w14:paraId="53A8252E" w14:textId="74A74A4C" w:rsidR="006E42B9" w:rsidRDefault="006E42B9" w:rsidP="00B02017"/>
    <w:p w14:paraId="50DA37B9" w14:textId="77777777" w:rsidR="006E42B9" w:rsidRDefault="006E42B9" w:rsidP="00B02017"/>
    <w:p w14:paraId="2B493695" w14:textId="77777777" w:rsidR="0023447A" w:rsidRDefault="0023447A" w:rsidP="00B02017"/>
    <w:p w14:paraId="03D95650" w14:textId="43D0DC8E" w:rsidR="008A1512" w:rsidRDefault="008A1512" w:rsidP="00B02017"/>
    <w:p w14:paraId="1DEE7378" w14:textId="54BB53ED" w:rsidR="008A1512" w:rsidRDefault="008A1512" w:rsidP="00EE2BF2">
      <w:pPr>
        <w:pStyle w:val="Heading4"/>
      </w:pPr>
      <w:r>
        <w:t>Task 3: Function: Lateral</w:t>
      </w:r>
    </w:p>
    <w:p w14:paraId="3EAA14D8" w14:textId="77777777" w:rsidR="008A1512" w:rsidRDefault="008A1512" w:rsidP="00B02017"/>
    <w:p w14:paraId="6A7E4C17" w14:textId="77777777" w:rsidR="00593AA6" w:rsidRDefault="00593AA6" w:rsidP="00593AA6">
      <w:pPr>
        <w:pStyle w:val="Code"/>
      </w:pPr>
      <w:r>
        <w:rPr>
          <w:noProof/>
          <w:color w:val="008013"/>
        </w:rPr>
        <w:t>% this script convert dash to normal derivitavies</w:t>
      </w:r>
    </w:p>
    <w:p w14:paraId="0A39FE14" w14:textId="77777777" w:rsidR="00593AA6" w:rsidRDefault="00593AA6" w:rsidP="00593AA6">
      <w:pPr>
        <w:pStyle w:val="Code"/>
      </w:pPr>
    </w:p>
    <w:p w14:paraId="6DD4F212" w14:textId="77777777" w:rsidR="00593AA6" w:rsidRDefault="00593AA6" w:rsidP="00593AA6">
      <w:pPr>
        <w:pStyle w:val="Code"/>
      </w:pPr>
      <w:r>
        <w:rPr>
          <w:noProof/>
        </w:rPr>
        <w:t>G=1/(1-(Ixz^2/(Ixx*Izz)));</w:t>
      </w:r>
    </w:p>
    <w:p w14:paraId="1D578E35" w14:textId="77777777" w:rsidR="00593AA6" w:rsidRDefault="00593AA6" w:rsidP="00593AA6">
      <w:pPr>
        <w:pStyle w:val="Code"/>
      </w:pPr>
    </w:p>
    <w:p w14:paraId="42F74FDC" w14:textId="77777777" w:rsidR="00593AA6" w:rsidRDefault="00593AA6" w:rsidP="00593AA6">
      <w:pPr>
        <w:pStyle w:val="Code"/>
      </w:pPr>
      <w:r>
        <w:rPr>
          <w:noProof/>
        </w:rPr>
        <w:t>Trans_Mat=[G G*Ixz/Ixx;G*Ixz/Izz G];</w:t>
      </w:r>
    </w:p>
    <w:p w14:paraId="24BF8523" w14:textId="77777777" w:rsidR="00593AA6" w:rsidRDefault="00593AA6" w:rsidP="00593AA6">
      <w:pPr>
        <w:pStyle w:val="Code"/>
      </w:pPr>
      <w:r>
        <w:rPr>
          <w:noProof/>
        </w:rPr>
        <w:t>Trans_Mat_inv=inv(Trans_Mat);</w:t>
      </w:r>
    </w:p>
    <w:p w14:paraId="62635DDD" w14:textId="77777777" w:rsidR="00593AA6" w:rsidRDefault="00593AA6" w:rsidP="00593AA6">
      <w:pPr>
        <w:pStyle w:val="Code"/>
      </w:pPr>
    </w:p>
    <w:p w14:paraId="1914D26F" w14:textId="77777777" w:rsidR="00593AA6" w:rsidRDefault="00593AA6" w:rsidP="00593AA6">
      <w:pPr>
        <w:pStyle w:val="Code"/>
      </w:pPr>
    </w:p>
    <w:p w14:paraId="4ED9BC6C" w14:textId="77777777" w:rsidR="00593AA6" w:rsidRDefault="00593AA6" w:rsidP="00593AA6">
      <w:pPr>
        <w:pStyle w:val="Code"/>
      </w:pPr>
      <w:r>
        <w:rPr>
          <w:noProof/>
        </w:rPr>
        <w:t>Y_v = SD_Lat_dash(1);</w:t>
      </w:r>
    </w:p>
    <w:p w14:paraId="121E5BBF" w14:textId="77777777" w:rsidR="00593AA6" w:rsidRDefault="00593AA6" w:rsidP="00593AA6">
      <w:pPr>
        <w:pStyle w:val="Code"/>
      </w:pPr>
      <w:r>
        <w:rPr>
          <w:noProof/>
        </w:rPr>
        <w:t>Y_beta = SD_Lat_dash(2);</w:t>
      </w:r>
    </w:p>
    <w:p w14:paraId="31B26011" w14:textId="77777777" w:rsidR="00593AA6" w:rsidRDefault="00593AA6" w:rsidP="00593AA6">
      <w:pPr>
        <w:pStyle w:val="Code"/>
      </w:pPr>
      <w:r>
        <w:rPr>
          <w:noProof/>
        </w:rPr>
        <w:t>Y_da = SD_Lat_dash(9)*Vto;</w:t>
      </w:r>
    </w:p>
    <w:p w14:paraId="231C3010" w14:textId="77777777" w:rsidR="00593AA6" w:rsidRDefault="00593AA6" w:rsidP="00593AA6">
      <w:pPr>
        <w:pStyle w:val="Code"/>
      </w:pPr>
      <w:r>
        <w:rPr>
          <w:noProof/>
        </w:rPr>
        <w:t>Y_dr = SD_Lat_dash(10)*Vto;</w:t>
      </w:r>
    </w:p>
    <w:p w14:paraId="0B6C9F05" w14:textId="77777777" w:rsidR="00593AA6" w:rsidRDefault="00593AA6" w:rsidP="00593AA6">
      <w:pPr>
        <w:pStyle w:val="Code"/>
      </w:pPr>
    </w:p>
    <w:p w14:paraId="611D480C" w14:textId="77777777" w:rsidR="00593AA6" w:rsidRDefault="00593AA6" w:rsidP="00593AA6">
      <w:pPr>
        <w:pStyle w:val="Code"/>
      </w:pPr>
      <w:r>
        <w:rPr>
          <w:noProof/>
        </w:rPr>
        <w:t>L_beta_dash = SD_Lat_dash(3);</w:t>
      </w:r>
    </w:p>
    <w:p w14:paraId="3B61EE45" w14:textId="77777777" w:rsidR="00593AA6" w:rsidRDefault="00593AA6" w:rsidP="00593AA6">
      <w:pPr>
        <w:pStyle w:val="Code"/>
      </w:pPr>
      <w:r>
        <w:rPr>
          <w:noProof/>
        </w:rPr>
        <w:t>L_p_dash = SD_Lat_dash(5);</w:t>
      </w:r>
    </w:p>
    <w:p w14:paraId="36FE94D9" w14:textId="77777777" w:rsidR="00593AA6" w:rsidRDefault="00593AA6" w:rsidP="00593AA6">
      <w:pPr>
        <w:pStyle w:val="Code"/>
      </w:pPr>
      <w:r>
        <w:rPr>
          <w:noProof/>
        </w:rPr>
        <w:t>L_r_dash = SD_Lat_dash(7);</w:t>
      </w:r>
    </w:p>
    <w:p w14:paraId="5FA1231E" w14:textId="77777777" w:rsidR="00593AA6" w:rsidRDefault="00593AA6" w:rsidP="00593AA6">
      <w:pPr>
        <w:pStyle w:val="Code"/>
      </w:pPr>
      <w:r>
        <w:rPr>
          <w:noProof/>
        </w:rPr>
        <w:t>L_dr_dash = SD_Lat_dash(13);</w:t>
      </w:r>
    </w:p>
    <w:p w14:paraId="43CD3161" w14:textId="77777777" w:rsidR="00593AA6" w:rsidRDefault="00593AA6" w:rsidP="00593AA6">
      <w:pPr>
        <w:pStyle w:val="Code"/>
      </w:pPr>
      <w:r>
        <w:rPr>
          <w:noProof/>
        </w:rPr>
        <w:t>L_da_dash = SD_Lat_dash(11);</w:t>
      </w:r>
    </w:p>
    <w:p w14:paraId="31EC3D44" w14:textId="77777777" w:rsidR="00593AA6" w:rsidRDefault="00593AA6" w:rsidP="00593AA6">
      <w:pPr>
        <w:pStyle w:val="Code"/>
      </w:pPr>
    </w:p>
    <w:p w14:paraId="4EF72A2D" w14:textId="77777777" w:rsidR="00593AA6" w:rsidRDefault="00593AA6" w:rsidP="00593AA6">
      <w:pPr>
        <w:pStyle w:val="Code"/>
      </w:pPr>
      <w:r>
        <w:rPr>
          <w:noProof/>
        </w:rPr>
        <w:t xml:space="preserve">N_beta_dash = SD_Lat_dash(4); </w:t>
      </w:r>
    </w:p>
    <w:p w14:paraId="7B19DD55" w14:textId="77777777" w:rsidR="00593AA6" w:rsidRDefault="00593AA6" w:rsidP="00593AA6">
      <w:pPr>
        <w:pStyle w:val="Code"/>
      </w:pPr>
      <w:r>
        <w:rPr>
          <w:noProof/>
        </w:rPr>
        <w:t>N_p_dash = SD_Lat_dash(6);</w:t>
      </w:r>
    </w:p>
    <w:p w14:paraId="2A4CEFAE" w14:textId="77777777" w:rsidR="00593AA6" w:rsidRDefault="00593AA6" w:rsidP="00593AA6">
      <w:pPr>
        <w:pStyle w:val="Code"/>
      </w:pPr>
      <w:r>
        <w:rPr>
          <w:noProof/>
        </w:rPr>
        <w:t>N_r_dash = SD_Lat_dash(8);</w:t>
      </w:r>
    </w:p>
    <w:p w14:paraId="6493ABF8" w14:textId="77777777" w:rsidR="00593AA6" w:rsidRDefault="00593AA6" w:rsidP="00593AA6">
      <w:pPr>
        <w:pStyle w:val="Code"/>
      </w:pPr>
      <w:r>
        <w:rPr>
          <w:noProof/>
        </w:rPr>
        <w:t>N_dr_dash = SD_Lat_dash(14);</w:t>
      </w:r>
    </w:p>
    <w:p w14:paraId="1039270F" w14:textId="77777777" w:rsidR="00593AA6" w:rsidRDefault="00593AA6" w:rsidP="00593AA6">
      <w:pPr>
        <w:pStyle w:val="Code"/>
      </w:pPr>
      <w:r>
        <w:rPr>
          <w:noProof/>
        </w:rPr>
        <w:t>N_da_dash = SD_Lat_dash(12);</w:t>
      </w:r>
    </w:p>
    <w:p w14:paraId="7B9C1561" w14:textId="77777777" w:rsidR="00593AA6" w:rsidRDefault="00593AA6" w:rsidP="00593AA6">
      <w:pPr>
        <w:pStyle w:val="Code"/>
      </w:pPr>
    </w:p>
    <w:p w14:paraId="2DED2D84" w14:textId="77777777" w:rsidR="00593AA6" w:rsidRDefault="00593AA6" w:rsidP="00593AA6">
      <w:pPr>
        <w:pStyle w:val="Code"/>
      </w:pPr>
    </w:p>
    <w:p w14:paraId="7EF7DD6B" w14:textId="77777777" w:rsidR="00593AA6" w:rsidRDefault="00593AA6" w:rsidP="00593AA6">
      <w:pPr>
        <w:pStyle w:val="Code"/>
      </w:pPr>
      <w:r>
        <w:rPr>
          <w:noProof/>
        </w:rPr>
        <w:t>LN_v = Trans_Mat_inv*[L_beta_dash;N_beta_dash]./Vto;</w:t>
      </w:r>
    </w:p>
    <w:p w14:paraId="05F6421E" w14:textId="77777777" w:rsidR="00593AA6" w:rsidRDefault="00593AA6" w:rsidP="00593AA6">
      <w:pPr>
        <w:pStyle w:val="Code"/>
      </w:pPr>
      <w:r>
        <w:rPr>
          <w:noProof/>
        </w:rPr>
        <w:t>LN_p = Trans_Mat_inv*[L_p_dash;N_p_dash];</w:t>
      </w:r>
    </w:p>
    <w:p w14:paraId="53533045" w14:textId="77777777" w:rsidR="00593AA6" w:rsidRDefault="00593AA6" w:rsidP="00593AA6">
      <w:pPr>
        <w:pStyle w:val="Code"/>
      </w:pPr>
      <w:r>
        <w:rPr>
          <w:noProof/>
        </w:rPr>
        <w:t>LN_r = Trans_Mat_inv*[L_r_dash;N_r_dash];</w:t>
      </w:r>
    </w:p>
    <w:p w14:paraId="396FA9D3" w14:textId="77777777" w:rsidR="00593AA6" w:rsidRDefault="00593AA6" w:rsidP="00593AA6">
      <w:pPr>
        <w:pStyle w:val="Code"/>
      </w:pPr>
      <w:r>
        <w:rPr>
          <w:noProof/>
        </w:rPr>
        <w:t>LN_dr =Trans_Mat_inv*[L_dr_dash;N_dr_dash];</w:t>
      </w:r>
    </w:p>
    <w:p w14:paraId="0BD2C691" w14:textId="77777777" w:rsidR="00593AA6" w:rsidRDefault="00593AA6" w:rsidP="00593AA6">
      <w:pPr>
        <w:pStyle w:val="Code"/>
      </w:pPr>
      <w:r>
        <w:rPr>
          <w:noProof/>
        </w:rPr>
        <w:t>LN_da =Trans_Mat_inv*[L_da_dash;N_da_dash];</w:t>
      </w:r>
    </w:p>
    <w:p w14:paraId="30186405" w14:textId="77777777" w:rsidR="00593AA6" w:rsidRDefault="00593AA6" w:rsidP="00593AA6">
      <w:pPr>
        <w:pStyle w:val="Code"/>
      </w:pPr>
    </w:p>
    <w:p w14:paraId="32C1E843" w14:textId="77777777" w:rsidR="00593AA6" w:rsidRDefault="00593AA6" w:rsidP="00593AA6">
      <w:pPr>
        <w:pStyle w:val="Code"/>
      </w:pPr>
      <w:r>
        <w:rPr>
          <w:noProof/>
        </w:rPr>
        <w:t>SD_Lat = [Y_v LN_v(1) LN_v(2) LN_p(1) LN_p(2) LN_r(1) LN_r(2) Y_da Y_dr LN_da(1) LN_da(2) LN_dr(1) LN_dr(2)]';</w:t>
      </w:r>
    </w:p>
    <w:p w14:paraId="440E7966" w14:textId="7A541E2F" w:rsidR="00B02017" w:rsidRDefault="00B02017" w:rsidP="00B02017"/>
    <w:p w14:paraId="0816F301" w14:textId="73751FA3" w:rsidR="00B02017" w:rsidRDefault="00B02017" w:rsidP="00B02017"/>
    <w:p w14:paraId="6F4BABD8" w14:textId="77777777" w:rsidR="00B02017" w:rsidRPr="00EB34B4" w:rsidRDefault="00B02017" w:rsidP="00B02017">
      <w:pPr>
        <w:rPr>
          <w:rtl/>
        </w:rPr>
      </w:pPr>
    </w:p>
    <w:sectPr w:rsidR="00B02017" w:rsidRPr="00EB34B4" w:rsidSect="00C5023A">
      <w:headerReference w:type="default" r:id="rId251"/>
      <w:headerReference w:type="first" r:id="rId252"/>
      <w:type w:val="continuous"/>
      <w:pgSz w:w="11906" w:h="16838" w:code="9"/>
      <w:pgMar w:top="720" w:right="1152" w:bottom="720" w:left="1152" w:header="0" w:footer="0" w:gutter="0"/>
      <w:pgNumType w:start="1"/>
      <w:cols w:sep="1"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3EFC2" w14:textId="77777777" w:rsidR="0053691D" w:rsidRDefault="0053691D" w:rsidP="00495D8B">
      <w:r>
        <w:separator/>
      </w:r>
    </w:p>
  </w:endnote>
  <w:endnote w:type="continuationSeparator" w:id="0">
    <w:p w14:paraId="26A562A7" w14:textId="77777777" w:rsidR="0053691D" w:rsidRDefault="0053691D" w:rsidP="00495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Microsoft Sans Serif">
    <w:panose1 w:val="020B0604020202020204"/>
    <w:charset w:val="00"/>
    <w:family w:val="swiss"/>
    <w:pitch w:val="variable"/>
    <w:sig w:usb0="E5002EFF" w:usb1="C000605B" w:usb2="00000029" w:usb3="00000000" w:csb0="000101F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2DAB0" w14:textId="77777777" w:rsidR="0053691D" w:rsidRDefault="0053691D" w:rsidP="00495D8B">
      <w:r>
        <w:separator/>
      </w:r>
    </w:p>
  </w:footnote>
  <w:footnote w:type="continuationSeparator" w:id="0">
    <w:p w14:paraId="669A0389" w14:textId="77777777" w:rsidR="0053691D" w:rsidRDefault="0053691D" w:rsidP="00495D8B">
      <w:r>
        <w:continuationSeparator/>
      </w:r>
    </w:p>
  </w:footnote>
  <w:footnote w:id="1">
    <w:p w14:paraId="63E5E7A7" w14:textId="77777777" w:rsidR="00EB2BEA" w:rsidRDefault="00EB2BEA" w:rsidP="00EB2BEA">
      <w:pPr>
        <w:pStyle w:val="FootnoteText"/>
      </w:pPr>
      <w:r w:rsidRPr="005E7FEB">
        <w:rPr>
          <w:rStyle w:val="FootnoteReference"/>
          <w:b/>
          <w:bCs/>
          <w:color w:val="C00000"/>
        </w:rPr>
        <w:footnoteRef/>
      </w:r>
      <w:r w:rsidRPr="00CB7C77">
        <w:rPr>
          <w:b/>
          <w:bCs/>
        </w:rPr>
        <w:t xml:space="preserve"> </w:t>
      </w:r>
      <w:r>
        <w:t>Occurs when two of the three axes align and the third axis becomes ambiguous. This can cause significant errors in attitude estimation and control. For example, if an aircraft is pitching straight up or down, the yaw angle becomes undefined, which can lead to numerical instability in the control system.</w:t>
      </w:r>
    </w:p>
  </w:footnote>
  <w:footnote w:id="2">
    <w:p w14:paraId="05F4F027" w14:textId="77777777" w:rsidR="00EB2BEA" w:rsidRDefault="00EB2BEA" w:rsidP="00EB2BEA">
      <w:pPr>
        <w:pStyle w:val="FootnoteText"/>
      </w:pPr>
      <w:r w:rsidRPr="005E7FEB">
        <w:rPr>
          <w:rStyle w:val="FootnoteReference"/>
          <w:b/>
          <w:bCs/>
          <w:color w:val="C00000"/>
        </w:rPr>
        <w:footnoteRef/>
      </w:r>
      <w:r>
        <w:t xml:space="preserve"> This is because small errors in the Euler angles can result in large errors in the calculated orientation of the object.</w:t>
      </w:r>
    </w:p>
  </w:footnote>
  <w:footnote w:id="3">
    <w:p w14:paraId="20ADACA9" w14:textId="77777777" w:rsidR="00EB2BEA" w:rsidRPr="00456617" w:rsidRDefault="00EB2BEA" w:rsidP="00EB2BEA">
      <w:pPr>
        <w:pStyle w:val="FootnoteText"/>
        <w:rPr>
          <w:b/>
          <w:bCs/>
        </w:rPr>
      </w:pPr>
      <w:r w:rsidRPr="005E7FEB">
        <w:rPr>
          <w:rStyle w:val="FootnoteReference"/>
          <w:b/>
          <w:bCs/>
          <w:color w:val="C00000"/>
        </w:rPr>
        <w:footnoteRef/>
      </w:r>
      <w:r w:rsidRPr="00456617">
        <w:rPr>
          <w:b/>
          <w:bCs/>
          <w:color w:val="002060"/>
        </w:rPr>
        <w:t xml:space="preserve"> </w:t>
      </w:r>
      <w:r w:rsidRPr="00456617">
        <w:t>This is because the matrix becomes ill-conditioned, meaning that small changes in the input can result in large changes in the output.</w:t>
      </w:r>
    </w:p>
  </w:footnote>
  <w:footnote w:id="4">
    <w:p w14:paraId="41C5947B" w14:textId="77777777" w:rsidR="00EB2BEA" w:rsidRPr="00905D70" w:rsidRDefault="00EB2BEA" w:rsidP="00EB2BEA">
      <w:pPr>
        <w:pStyle w:val="FootnoteText"/>
        <w:rPr>
          <w:b/>
          <w:bCs/>
        </w:rPr>
      </w:pPr>
      <w:r w:rsidRPr="005E7FEB">
        <w:rPr>
          <w:rStyle w:val="FootnoteReference"/>
          <w:b/>
          <w:bCs/>
          <w:color w:val="C00000"/>
        </w:rPr>
        <w:footnoteRef/>
      </w:r>
      <w:r w:rsidRPr="00905D70">
        <w:rPr>
          <w:b/>
          <w:bCs/>
          <w:color w:val="002060"/>
        </w:rPr>
        <w:t xml:space="preserve"> </w:t>
      </w:r>
      <w:r>
        <w:t>M</w:t>
      </w:r>
      <w:r w:rsidRPr="00A3173A">
        <w:t>eaning that there are multiple quaternions that can represent the same rotation. This can lead to confusion and errors if not properly accounted for in the control system.</w:t>
      </w:r>
    </w:p>
  </w:footnote>
  <w:footnote w:id="5">
    <w:p w14:paraId="2A36376A" w14:textId="77777777" w:rsidR="000D2F6A" w:rsidRDefault="000D2F6A" w:rsidP="000D2F6A">
      <w:pPr>
        <w:pStyle w:val="FootnoteText"/>
      </w:pPr>
      <w:r>
        <w:rPr>
          <w:rStyle w:val="FootnoteReference"/>
          <w:b/>
          <w:bCs/>
          <w:color w:val="C00000"/>
        </w:rPr>
        <w:footnoteRef/>
      </w:r>
      <w:r>
        <w:rPr>
          <w:b/>
          <w:bCs/>
          <w:color w:val="C00000"/>
        </w:rPr>
        <w:t xml:space="preserve"> </w:t>
      </w:r>
      <w:r>
        <w:t>MATLAB codes have been attached with this documentation in Appendix.</w:t>
      </w:r>
    </w:p>
  </w:footnote>
  <w:footnote w:id="6">
    <w:p w14:paraId="7CF8B8C4" w14:textId="77777777" w:rsidR="000D2F6A" w:rsidRDefault="000D2F6A" w:rsidP="000D2F6A">
      <w:pPr>
        <w:pStyle w:val="FootnoteText"/>
      </w:pPr>
      <w:r>
        <w:rPr>
          <w:rStyle w:val="FootnoteReference"/>
          <w:b/>
          <w:bCs/>
          <w:color w:val="C00000"/>
        </w:rPr>
        <w:footnoteRef/>
      </w:r>
      <w:r>
        <w:rPr>
          <w:b/>
          <w:bCs/>
        </w:rPr>
        <w:t xml:space="preserve"> </w:t>
      </w:r>
      <w:r>
        <w:t>Since (</w:t>
      </w:r>
      <m:oMath>
        <m:sSub>
          <m:sSubPr>
            <m:ctrlPr>
              <w:rPr>
                <w:rFonts w:ascii="Cambria Math" w:hAnsi="Cambria Math"/>
                <w:bCs/>
              </w:rPr>
            </m:ctrlPr>
          </m:sSubPr>
          <m:e>
            <m:r>
              <w:rPr>
                <w:rFonts w:ascii="Cambria Math" w:hAnsi="Cambria Math"/>
              </w:rPr>
              <m:t>I</m:t>
            </m:r>
          </m:e>
          <m:sub>
            <m:r>
              <w:rPr>
                <w:rFonts w:ascii="Cambria Math" w:hAnsi="Cambria Math"/>
              </w:rPr>
              <m:t>xy</m:t>
            </m:r>
          </m:sub>
        </m:sSub>
        <m:r>
          <w:rPr>
            <w:rFonts w:ascii="Cambria Math" w:hAnsi="Cambria Math"/>
          </w:rPr>
          <m:t>≠</m:t>
        </m:r>
        <m:sSub>
          <m:sSubPr>
            <m:ctrlPr>
              <w:rPr>
                <w:rFonts w:ascii="Cambria Math" w:hAnsi="Cambria Math"/>
                <w:bCs/>
              </w:rPr>
            </m:ctrlPr>
          </m:sSubPr>
          <m:e>
            <m:r>
              <w:rPr>
                <w:rFonts w:ascii="Cambria Math" w:hAnsi="Cambria Math"/>
              </w:rPr>
              <m:t>I</m:t>
            </m:r>
          </m:e>
          <m:sub>
            <m:r>
              <w:rPr>
                <w:rFonts w:ascii="Cambria Math" w:hAnsi="Cambria Math"/>
              </w:rPr>
              <m:t>yz</m:t>
            </m:r>
          </m:sub>
        </m:sSub>
        <m:r>
          <w:rPr>
            <w:rFonts w:ascii="Cambria Math" w:hAnsi="Cambria Math"/>
          </w:rPr>
          <m:t>≠0</m:t>
        </m:r>
      </m:oMath>
      <w:r>
        <w:t>), so x-z isn’t a plane of symmetry, therefore this isn’t equations for an airplane.</w:t>
      </w:r>
    </w:p>
  </w:footnote>
  <w:footnote w:id="7">
    <w:p w14:paraId="6CD5408B" w14:textId="77777777" w:rsidR="000D2F6A" w:rsidRDefault="000D2F6A" w:rsidP="000D2F6A">
      <w:pPr>
        <w:pStyle w:val="FootnoteText"/>
      </w:pPr>
      <w:r>
        <w:rPr>
          <w:rStyle w:val="FootnoteReference"/>
          <w:b/>
          <w:bCs/>
          <w:color w:val="C00000"/>
        </w:rPr>
        <w:footnoteRef/>
      </w:r>
      <w:r>
        <w:rPr>
          <w:b/>
          <w:bCs/>
          <w:color w:val="C00000"/>
        </w:rPr>
        <w:t xml:space="preserve"> </w:t>
      </w:r>
      <w:r>
        <w:t>Simulink files have been submitted with this documentation.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183D4F" w14:paraId="65E31F29" w14:textId="77777777" w:rsidTr="004B7E44">
      <w:trPr>
        <w:trHeight w:val="1318"/>
      </w:trPr>
      <w:tc>
        <w:tcPr>
          <w:tcW w:w="12210" w:type="dxa"/>
          <w:tcBorders>
            <w:top w:val="nil"/>
            <w:left w:val="nil"/>
            <w:bottom w:val="nil"/>
            <w:right w:val="nil"/>
          </w:tcBorders>
        </w:tcPr>
        <w:p w14:paraId="59B73E6F" w14:textId="77777777" w:rsidR="00183D4F" w:rsidRDefault="00183D4F" w:rsidP="00495D8B">
          <w:pPr>
            <w:pStyle w:val="Header"/>
          </w:pPr>
          <w:r w:rsidRPr="00706E75">
            <w:rPr>
              <w:noProof/>
            </w:rPr>
            <w:drawing>
              <wp:inline distT="0" distB="0" distL="0" distR="0" wp14:anchorId="73ED8CC9" wp14:editId="7B3EF2AD">
                <wp:extent cx="1973580" cy="794397"/>
                <wp:effectExtent l="0" t="0" r="7620" b="571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002449" cy="806017"/>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558A" w14:textId="77777777" w:rsidR="00183D4F" w:rsidRDefault="00183D4F" w:rsidP="00495D8B">
    <w:pPr>
      <w:pStyle w:val="Header"/>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2B7738" w14:paraId="7C30CEA1" w14:textId="77777777" w:rsidTr="004B7E44">
      <w:trPr>
        <w:trHeight w:val="1318"/>
      </w:trPr>
      <w:tc>
        <w:tcPr>
          <w:tcW w:w="12210" w:type="dxa"/>
          <w:tcBorders>
            <w:top w:val="nil"/>
            <w:left w:val="nil"/>
            <w:bottom w:val="nil"/>
            <w:right w:val="nil"/>
          </w:tcBorders>
        </w:tcPr>
        <w:p w14:paraId="1515B0EA" w14:textId="5274777F" w:rsidR="002B7738" w:rsidRDefault="00706E75" w:rsidP="00495D8B">
          <w:pPr>
            <w:pStyle w:val="Header"/>
          </w:pPr>
          <w:r w:rsidRPr="00706E75">
            <w:rPr>
              <w:noProof/>
            </w:rPr>
            <w:drawing>
              <wp:inline distT="0" distB="0" distL="0" distR="0" wp14:anchorId="50AE7CD3" wp14:editId="1D8C48AF">
                <wp:extent cx="1973580" cy="794397"/>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002449" cy="806017"/>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3A935" w14:textId="432C2333" w:rsidR="002B7738" w:rsidRDefault="002B7738" w:rsidP="00495D8B">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81168"/>
    <w:multiLevelType w:val="hybridMultilevel"/>
    <w:tmpl w:val="09B26AB0"/>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1" w15:restartNumberingAfterBreak="0">
    <w:nsid w:val="1320766A"/>
    <w:multiLevelType w:val="hybridMultilevel"/>
    <w:tmpl w:val="3530EE5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B7DD0"/>
    <w:multiLevelType w:val="hybridMultilevel"/>
    <w:tmpl w:val="DE447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2D2B24"/>
    <w:multiLevelType w:val="hybridMultilevel"/>
    <w:tmpl w:val="9E84A8C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5D366DA"/>
    <w:multiLevelType w:val="hybridMultilevel"/>
    <w:tmpl w:val="24F42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681247"/>
    <w:multiLevelType w:val="hybridMultilevel"/>
    <w:tmpl w:val="D32A878C"/>
    <w:lvl w:ilvl="0" w:tplc="28A81AD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2E51B4"/>
    <w:multiLevelType w:val="hybridMultilevel"/>
    <w:tmpl w:val="F37A2A56"/>
    <w:lvl w:ilvl="0" w:tplc="02EC970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7F1C2D"/>
    <w:multiLevelType w:val="multilevel"/>
    <w:tmpl w:val="5616F6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7B15F5F"/>
    <w:multiLevelType w:val="hybridMultilevel"/>
    <w:tmpl w:val="1AFA417A"/>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9" w15:restartNumberingAfterBreak="0">
    <w:nsid w:val="28AC0DB4"/>
    <w:multiLevelType w:val="hybridMultilevel"/>
    <w:tmpl w:val="E9E0E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1427C7"/>
    <w:multiLevelType w:val="hybridMultilevel"/>
    <w:tmpl w:val="D46831E4"/>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2D5E22A3"/>
    <w:multiLevelType w:val="hybridMultilevel"/>
    <w:tmpl w:val="B8867F32"/>
    <w:lvl w:ilvl="0" w:tplc="8F8678E4">
      <w:start w:val="1"/>
      <w:numFmt w:val="upperRoman"/>
      <w:pStyle w:val="Heading4"/>
      <w:lvlText w:val="%1."/>
      <w:lvlJc w:val="right"/>
      <w:pPr>
        <w:ind w:left="1210" w:hanging="360"/>
      </w:pPr>
      <w:rPr>
        <w:rFonts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2" w15:restartNumberingAfterBreak="0">
    <w:nsid w:val="302E1E23"/>
    <w:multiLevelType w:val="hybridMultilevel"/>
    <w:tmpl w:val="BDC24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EB3A5D"/>
    <w:multiLevelType w:val="hybridMultilevel"/>
    <w:tmpl w:val="2B6050F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345E4198"/>
    <w:multiLevelType w:val="hybridMultilevel"/>
    <w:tmpl w:val="7A8A7D86"/>
    <w:lvl w:ilvl="0" w:tplc="DF706EFC">
      <w:start w:val="1"/>
      <w:numFmt w:val="decimal"/>
      <w:lvlText w:val="%1)"/>
      <w:lvlJc w:val="left"/>
      <w:pPr>
        <w:ind w:left="720" w:hanging="360"/>
      </w:pPr>
      <w:rPr>
        <w:rFonts w:hint="default"/>
        <w:i w:val="0"/>
        <w:iCs/>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6A33BBD"/>
    <w:multiLevelType w:val="hybridMultilevel"/>
    <w:tmpl w:val="CE229264"/>
    <w:lvl w:ilvl="0" w:tplc="6F7EC0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0B221D"/>
    <w:multiLevelType w:val="hybridMultilevel"/>
    <w:tmpl w:val="66A094DE"/>
    <w:lvl w:ilvl="0" w:tplc="B04834FA">
      <w:start w:val="1"/>
      <w:numFmt w:val="lowerRoman"/>
      <w:pStyle w:val="Heading3"/>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A24B46"/>
    <w:multiLevelType w:val="hybridMultilevel"/>
    <w:tmpl w:val="097EA5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E143C9C"/>
    <w:multiLevelType w:val="hybridMultilevel"/>
    <w:tmpl w:val="18CC90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4C50442"/>
    <w:multiLevelType w:val="hybridMultilevel"/>
    <w:tmpl w:val="E89EB718"/>
    <w:lvl w:ilvl="0" w:tplc="9A7ACBD6">
      <w:start w:val="1"/>
      <w:numFmt w:val="lowerLetter"/>
      <w:pStyle w:val="Heading2"/>
      <w:lvlText w:val="%1)"/>
      <w:lvlJc w:val="left"/>
      <w:pPr>
        <w:ind w:left="355" w:hanging="360"/>
      </w:pPr>
      <w:rPr>
        <w:rFonts w:hint="default"/>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20" w15:restartNumberingAfterBreak="0">
    <w:nsid w:val="47B6429F"/>
    <w:multiLevelType w:val="hybridMultilevel"/>
    <w:tmpl w:val="D0C6F5FE"/>
    <w:lvl w:ilvl="0" w:tplc="02EC970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B7348D2"/>
    <w:multiLevelType w:val="hybridMultilevel"/>
    <w:tmpl w:val="AE0693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D81F25"/>
    <w:multiLevelType w:val="hybridMultilevel"/>
    <w:tmpl w:val="E9480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6C154B"/>
    <w:multiLevelType w:val="hybridMultilevel"/>
    <w:tmpl w:val="119038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C945241"/>
    <w:multiLevelType w:val="hybridMultilevel"/>
    <w:tmpl w:val="9A205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CE7630"/>
    <w:multiLevelType w:val="hybridMultilevel"/>
    <w:tmpl w:val="6262A894"/>
    <w:lvl w:ilvl="0" w:tplc="1514282E">
      <w:start w:val="3"/>
      <w:numFmt w:val="bullet"/>
      <w:lvlText w:val="-"/>
      <w:lvlJc w:val="left"/>
      <w:pPr>
        <w:ind w:left="355" w:hanging="360"/>
      </w:pPr>
      <w:rPr>
        <w:rFonts w:ascii="Cambria Math" w:eastAsia="Malgun Gothic" w:hAnsi="Cambria Math" w:cstheme="minorBidi" w:hint="default"/>
      </w:rPr>
    </w:lvl>
    <w:lvl w:ilvl="1" w:tplc="04090003">
      <w:start w:val="1"/>
      <w:numFmt w:val="bullet"/>
      <w:lvlText w:val="o"/>
      <w:lvlJc w:val="left"/>
      <w:pPr>
        <w:ind w:left="1075" w:hanging="360"/>
      </w:pPr>
      <w:rPr>
        <w:rFonts w:ascii="Courier New" w:hAnsi="Courier New" w:cs="Courier New" w:hint="default"/>
      </w:rPr>
    </w:lvl>
    <w:lvl w:ilvl="2" w:tplc="04090005">
      <w:start w:val="1"/>
      <w:numFmt w:val="bullet"/>
      <w:lvlText w:val=""/>
      <w:lvlJc w:val="left"/>
      <w:pPr>
        <w:ind w:left="1795" w:hanging="360"/>
      </w:pPr>
      <w:rPr>
        <w:rFonts w:ascii="Wingdings" w:hAnsi="Wingdings" w:hint="default"/>
      </w:rPr>
    </w:lvl>
    <w:lvl w:ilvl="3" w:tplc="04090001">
      <w:start w:val="1"/>
      <w:numFmt w:val="bullet"/>
      <w:lvlText w:val=""/>
      <w:lvlJc w:val="left"/>
      <w:pPr>
        <w:ind w:left="2515" w:hanging="360"/>
      </w:pPr>
      <w:rPr>
        <w:rFonts w:ascii="Symbol" w:hAnsi="Symbol" w:hint="default"/>
      </w:rPr>
    </w:lvl>
    <w:lvl w:ilvl="4" w:tplc="04090003">
      <w:start w:val="1"/>
      <w:numFmt w:val="bullet"/>
      <w:lvlText w:val="o"/>
      <w:lvlJc w:val="left"/>
      <w:pPr>
        <w:ind w:left="3235" w:hanging="360"/>
      </w:pPr>
      <w:rPr>
        <w:rFonts w:ascii="Courier New" w:hAnsi="Courier New" w:cs="Courier New" w:hint="default"/>
      </w:rPr>
    </w:lvl>
    <w:lvl w:ilvl="5" w:tplc="04090005">
      <w:start w:val="1"/>
      <w:numFmt w:val="bullet"/>
      <w:lvlText w:val=""/>
      <w:lvlJc w:val="left"/>
      <w:pPr>
        <w:ind w:left="3955" w:hanging="360"/>
      </w:pPr>
      <w:rPr>
        <w:rFonts w:ascii="Wingdings" w:hAnsi="Wingdings" w:hint="default"/>
      </w:rPr>
    </w:lvl>
    <w:lvl w:ilvl="6" w:tplc="04090001">
      <w:start w:val="1"/>
      <w:numFmt w:val="bullet"/>
      <w:lvlText w:val=""/>
      <w:lvlJc w:val="left"/>
      <w:pPr>
        <w:ind w:left="4675" w:hanging="360"/>
      </w:pPr>
      <w:rPr>
        <w:rFonts w:ascii="Symbol" w:hAnsi="Symbol" w:hint="default"/>
      </w:rPr>
    </w:lvl>
    <w:lvl w:ilvl="7" w:tplc="04090003">
      <w:start w:val="1"/>
      <w:numFmt w:val="bullet"/>
      <w:lvlText w:val="o"/>
      <w:lvlJc w:val="left"/>
      <w:pPr>
        <w:ind w:left="5395" w:hanging="360"/>
      </w:pPr>
      <w:rPr>
        <w:rFonts w:ascii="Courier New" w:hAnsi="Courier New" w:cs="Courier New" w:hint="default"/>
      </w:rPr>
    </w:lvl>
    <w:lvl w:ilvl="8" w:tplc="04090005">
      <w:start w:val="1"/>
      <w:numFmt w:val="bullet"/>
      <w:lvlText w:val=""/>
      <w:lvlJc w:val="left"/>
      <w:pPr>
        <w:ind w:left="6115" w:hanging="360"/>
      </w:pPr>
      <w:rPr>
        <w:rFonts w:ascii="Wingdings" w:hAnsi="Wingdings" w:hint="default"/>
      </w:rPr>
    </w:lvl>
  </w:abstractNum>
  <w:abstractNum w:abstractNumId="26" w15:restartNumberingAfterBreak="0">
    <w:nsid w:val="69A066C6"/>
    <w:multiLevelType w:val="hybridMultilevel"/>
    <w:tmpl w:val="0860BE60"/>
    <w:lvl w:ilvl="0" w:tplc="04090011">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4265EC"/>
    <w:multiLevelType w:val="hybridMultilevel"/>
    <w:tmpl w:val="DFD8D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481F8E"/>
    <w:multiLevelType w:val="hybridMultilevel"/>
    <w:tmpl w:val="80301F3E"/>
    <w:lvl w:ilvl="0" w:tplc="0409000F">
      <w:start w:val="1"/>
      <w:numFmt w:val="decimal"/>
      <w:lvlText w:val="%1."/>
      <w:lvlJc w:val="left"/>
      <w:pPr>
        <w:ind w:left="715" w:hanging="360"/>
      </w:pPr>
    </w:lvl>
    <w:lvl w:ilvl="1" w:tplc="04090019">
      <w:start w:val="1"/>
      <w:numFmt w:val="lowerLetter"/>
      <w:lvlText w:val="%2."/>
      <w:lvlJc w:val="left"/>
      <w:pPr>
        <w:ind w:left="1435" w:hanging="360"/>
      </w:pPr>
    </w:lvl>
    <w:lvl w:ilvl="2" w:tplc="0409001B" w:tentative="1">
      <w:start w:val="1"/>
      <w:numFmt w:val="lowerRoman"/>
      <w:lvlText w:val="%3."/>
      <w:lvlJc w:val="right"/>
      <w:pPr>
        <w:ind w:left="2155" w:hanging="180"/>
      </w:pPr>
    </w:lvl>
    <w:lvl w:ilvl="3" w:tplc="0409000F" w:tentative="1">
      <w:start w:val="1"/>
      <w:numFmt w:val="decimal"/>
      <w:lvlText w:val="%4."/>
      <w:lvlJc w:val="left"/>
      <w:pPr>
        <w:ind w:left="2875" w:hanging="360"/>
      </w:pPr>
    </w:lvl>
    <w:lvl w:ilvl="4" w:tplc="04090019" w:tentative="1">
      <w:start w:val="1"/>
      <w:numFmt w:val="lowerLetter"/>
      <w:lvlText w:val="%5."/>
      <w:lvlJc w:val="left"/>
      <w:pPr>
        <w:ind w:left="3595" w:hanging="360"/>
      </w:pPr>
    </w:lvl>
    <w:lvl w:ilvl="5" w:tplc="0409001B" w:tentative="1">
      <w:start w:val="1"/>
      <w:numFmt w:val="lowerRoman"/>
      <w:lvlText w:val="%6."/>
      <w:lvlJc w:val="right"/>
      <w:pPr>
        <w:ind w:left="4315" w:hanging="180"/>
      </w:pPr>
    </w:lvl>
    <w:lvl w:ilvl="6" w:tplc="0409000F" w:tentative="1">
      <w:start w:val="1"/>
      <w:numFmt w:val="decimal"/>
      <w:lvlText w:val="%7."/>
      <w:lvlJc w:val="left"/>
      <w:pPr>
        <w:ind w:left="5035" w:hanging="360"/>
      </w:pPr>
    </w:lvl>
    <w:lvl w:ilvl="7" w:tplc="04090019" w:tentative="1">
      <w:start w:val="1"/>
      <w:numFmt w:val="lowerLetter"/>
      <w:lvlText w:val="%8."/>
      <w:lvlJc w:val="left"/>
      <w:pPr>
        <w:ind w:left="5755" w:hanging="360"/>
      </w:pPr>
    </w:lvl>
    <w:lvl w:ilvl="8" w:tplc="0409001B" w:tentative="1">
      <w:start w:val="1"/>
      <w:numFmt w:val="lowerRoman"/>
      <w:lvlText w:val="%9."/>
      <w:lvlJc w:val="right"/>
      <w:pPr>
        <w:ind w:left="6475" w:hanging="180"/>
      </w:pPr>
    </w:lvl>
  </w:abstractNum>
  <w:abstractNum w:abstractNumId="29" w15:restartNumberingAfterBreak="0">
    <w:nsid w:val="6E614478"/>
    <w:multiLevelType w:val="hybridMultilevel"/>
    <w:tmpl w:val="64E660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FC11D78"/>
    <w:multiLevelType w:val="hybridMultilevel"/>
    <w:tmpl w:val="916E93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74470C"/>
    <w:multiLevelType w:val="hybridMultilevel"/>
    <w:tmpl w:val="2FFEA1F6"/>
    <w:lvl w:ilvl="0" w:tplc="04090001">
      <w:start w:val="1"/>
      <w:numFmt w:val="bullet"/>
      <w:lvlText w:val=""/>
      <w:lvlJc w:val="left"/>
      <w:pPr>
        <w:ind w:left="720" w:hanging="360"/>
      </w:pPr>
      <w:rPr>
        <w:rFonts w:ascii="Symbol" w:hAnsi="Symbol" w:hint="default"/>
      </w:rPr>
    </w:lvl>
    <w:lvl w:ilvl="1" w:tplc="E386235C">
      <w:numFmt w:val="bullet"/>
      <w:lvlText w:val="•"/>
      <w:lvlJc w:val="left"/>
      <w:pPr>
        <w:ind w:left="1440" w:hanging="360"/>
      </w:pPr>
      <w:rPr>
        <w:rFonts w:ascii="Times New Roman" w:eastAsia="Malgun Gothic"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562635"/>
    <w:multiLevelType w:val="hybridMultilevel"/>
    <w:tmpl w:val="4202C60A"/>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3" w15:restartNumberingAfterBreak="0">
    <w:nsid w:val="7B665886"/>
    <w:multiLevelType w:val="hybridMultilevel"/>
    <w:tmpl w:val="818EB10E"/>
    <w:lvl w:ilvl="0" w:tplc="04090001">
      <w:start w:val="1"/>
      <w:numFmt w:val="bullet"/>
      <w:lvlText w:val=""/>
      <w:lvlJc w:val="left"/>
      <w:pPr>
        <w:ind w:left="355" w:hanging="360"/>
      </w:pPr>
      <w:rPr>
        <w:rFonts w:ascii="Symbol" w:hAnsi="Symbol" w:hint="default"/>
      </w:rPr>
    </w:lvl>
    <w:lvl w:ilvl="1" w:tplc="FFFFFFFF">
      <w:start w:val="1"/>
      <w:numFmt w:val="bullet"/>
      <w:lvlText w:val="o"/>
      <w:lvlJc w:val="left"/>
      <w:pPr>
        <w:ind w:left="1075" w:hanging="360"/>
      </w:pPr>
      <w:rPr>
        <w:rFonts w:ascii="Courier New" w:hAnsi="Courier New" w:cs="Courier New" w:hint="default"/>
      </w:rPr>
    </w:lvl>
    <w:lvl w:ilvl="2" w:tplc="FFFFFFFF">
      <w:start w:val="1"/>
      <w:numFmt w:val="bullet"/>
      <w:lvlText w:val=""/>
      <w:lvlJc w:val="left"/>
      <w:pPr>
        <w:ind w:left="1795" w:hanging="360"/>
      </w:pPr>
      <w:rPr>
        <w:rFonts w:ascii="Wingdings" w:hAnsi="Wingdings" w:hint="default"/>
      </w:rPr>
    </w:lvl>
    <w:lvl w:ilvl="3" w:tplc="FFFFFFFF">
      <w:start w:val="1"/>
      <w:numFmt w:val="bullet"/>
      <w:lvlText w:val=""/>
      <w:lvlJc w:val="left"/>
      <w:pPr>
        <w:ind w:left="2515" w:hanging="360"/>
      </w:pPr>
      <w:rPr>
        <w:rFonts w:ascii="Symbol" w:hAnsi="Symbol" w:hint="default"/>
      </w:rPr>
    </w:lvl>
    <w:lvl w:ilvl="4" w:tplc="FFFFFFFF">
      <w:start w:val="1"/>
      <w:numFmt w:val="bullet"/>
      <w:lvlText w:val="o"/>
      <w:lvlJc w:val="left"/>
      <w:pPr>
        <w:ind w:left="3235" w:hanging="360"/>
      </w:pPr>
      <w:rPr>
        <w:rFonts w:ascii="Courier New" w:hAnsi="Courier New" w:cs="Courier New" w:hint="default"/>
      </w:rPr>
    </w:lvl>
    <w:lvl w:ilvl="5" w:tplc="FFFFFFFF">
      <w:start w:val="1"/>
      <w:numFmt w:val="bullet"/>
      <w:lvlText w:val=""/>
      <w:lvlJc w:val="left"/>
      <w:pPr>
        <w:ind w:left="3955" w:hanging="360"/>
      </w:pPr>
      <w:rPr>
        <w:rFonts w:ascii="Wingdings" w:hAnsi="Wingdings" w:hint="default"/>
      </w:rPr>
    </w:lvl>
    <w:lvl w:ilvl="6" w:tplc="FFFFFFFF">
      <w:start w:val="1"/>
      <w:numFmt w:val="bullet"/>
      <w:lvlText w:val=""/>
      <w:lvlJc w:val="left"/>
      <w:pPr>
        <w:ind w:left="4675" w:hanging="360"/>
      </w:pPr>
      <w:rPr>
        <w:rFonts w:ascii="Symbol" w:hAnsi="Symbol" w:hint="default"/>
      </w:rPr>
    </w:lvl>
    <w:lvl w:ilvl="7" w:tplc="FFFFFFFF">
      <w:start w:val="1"/>
      <w:numFmt w:val="bullet"/>
      <w:lvlText w:val="o"/>
      <w:lvlJc w:val="left"/>
      <w:pPr>
        <w:ind w:left="5395" w:hanging="360"/>
      </w:pPr>
      <w:rPr>
        <w:rFonts w:ascii="Courier New" w:hAnsi="Courier New" w:cs="Courier New" w:hint="default"/>
      </w:rPr>
    </w:lvl>
    <w:lvl w:ilvl="8" w:tplc="FFFFFFFF">
      <w:start w:val="1"/>
      <w:numFmt w:val="bullet"/>
      <w:lvlText w:val=""/>
      <w:lvlJc w:val="left"/>
      <w:pPr>
        <w:ind w:left="6115" w:hanging="360"/>
      </w:pPr>
      <w:rPr>
        <w:rFonts w:ascii="Wingdings" w:hAnsi="Wingdings" w:hint="default"/>
      </w:rPr>
    </w:lvl>
  </w:abstractNum>
  <w:abstractNum w:abstractNumId="34" w15:restartNumberingAfterBreak="0">
    <w:nsid w:val="7DB015A0"/>
    <w:multiLevelType w:val="hybridMultilevel"/>
    <w:tmpl w:val="BF56BC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5" w15:restartNumberingAfterBreak="0">
    <w:nsid w:val="7FAC3D29"/>
    <w:multiLevelType w:val="hybridMultilevel"/>
    <w:tmpl w:val="158E51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FE7743"/>
    <w:multiLevelType w:val="hybridMultilevel"/>
    <w:tmpl w:val="6B8C4D32"/>
    <w:lvl w:ilvl="0" w:tplc="2CF2BC4E">
      <w:start w:val="1"/>
      <w:numFmt w:val="decimal"/>
      <w:lvlText w:val="%1."/>
      <w:lvlJc w:val="left"/>
      <w:pPr>
        <w:ind w:left="355" w:hanging="360"/>
      </w:pPr>
      <w:rPr>
        <w:rFonts w:hint="default"/>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num w:numId="1" w16cid:durableId="1802653628">
    <w:abstractNumId w:val="11"/>
  </w:num>
  <w:num w:numId="2" w16cid:durableId="418063326">
    <w:abstractNumId w:val="16"/>
  </w:num>
  <w:num w:numId="3" w16cid:durableId="491874456">
    <w:abstractNumId w:val="19"/>
  </w:num>
  <w:num w:numId="4" w16cid:durableId="1361319838">
    <w:abstractNumId w:val="19"/>
    <w:lvlOverride w:ilvl="0">
      <w:startOverride w:val="1"/>
    </w:lvlOverride>
  </w:num>
  <w:num w:numId="5" w16cid:durableId="1328285395">
    <w:abstractNumId w:val="6"/>
  </w:num>
  <w:num w:numId="6" w16cid:durableId="2072918898">
    <w:abstractNumId w:val="5"/>
  </w:num>
  <w:num w:numId="7" w16cid:durableId="1326015228">
    <w:abstractNumId w:val="36"/>
  </w:num>
  <w:num w:numId="8" w16cid:durableId="471600679">
    <w:abstractNumId w:val="24"/>
  </w:num>
  <w:num w:numId="9" w16cid:durableId="570585012">
    <w:abstractNumId w:val="19"/>
    <w:lvlOverride w:ilvl="0">
      <w:startOverride w:val="1"/>
    </w:lvlOverride>
  </w:num>
  <w:num w:numId="10" w16cid:durableId="481317730">
    <w:abstractNumId w:val="25"/>
  </w:num>
  <w:num w:numId="11" w16cid:durableId="1555964019">
    <w:abstractNumId w:val="33"/>
  </w:num>
  <w:num w:numId="12" w16cid:durableId="1766070252">
    <w:abstractNumId w:val="28"/>
  </w:num>
  <w:num w:numId="13" w16cid:durableId="675114868">
    <w:abstractNumId w:val="0"/>
  </w:num>
  <w:num w:numId="14" w16cid:durableId="1989936898">
    <w:abstractNumId w:val="21"/>
  </w:num>
  <w:num w:numId="15" w16cid:durableId="123811795">
    <w:abstractNumId w:val="29"/>
  </w:num>
  <w:num w:numId="16" w16cid:durableId="1418015738">
    <w:abstractNumId w:val="22"/>
  </w:num>
  <w:num w:numId="17" w16cid:durableId="1493987401">
    <w:abstractNumId w:val="19"/>
    <w:lvlOverride w:ilvl="0">
      <w:startOverride w:val="1"/>
    </w:lvlOverride>
  </w:num>
  <w:num w:numId="18" w16cid:durableId="656424231">
    <w:abstractNumId w:val="19"/>
  </w:num>
  <w:num w:numId="19" w16cid:durableId="616065889">
    <w:abstractNumId w:val="19"/>
    <w:lvlOverride w:ilvl="0">
      <w:startOverride w:val="1"/>
    </w:lvlOverride>
  </w:num>
  <w:num w:numId="20" w16cid:durableId="1614440437">
    <w:abstractNumId w:val="20"/>
  </w:num>
  <w:num w:numId="21" w16cid:durableId="2078164959">
    <w:abstractNumId w:val="26"/>
  </w:num>
  <w:num w:numId="22" w16cid:durableId="2107069092">
    <w:abstractNumId w:val="30"/>
  </w:num>
  <w:num w:numId="23" w16cid:durableId="316885566">
    <w:abstractNumId w:val="35"/>
  </w:num>
  <w:num w:numId="24" w16cid:durableId="18555145">
    <w:abstractNumId w:val="14"/>
  </w:num>
  <w:num w:numId="25" w16cid:durableId="455880189">
    <w:abstractNumId w:val="23"/>
  </w:num>
  <w:num w:numId="26" w16cid:durableId="1812207508">
    <w:abstractNumId w:val="15"/>
  </w:num>
  <w:num w:numId="27" w16cid:durableId="945962800">
    <w:abstractNumId w:val="1"/>
  </w:num>
  <w:num w:numId="28" w16cid:durableId="1738622424">
    <w:abstractNumId w:val="18"/>
  </w:num>
  <w:num w:numId="29" w16cid:durableId="1109393830">
    <w:abstractNumId w:val="13"/>
  </w:num>
  <w:num w:numId="30" w16cid:durableId="19967601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6168904">
    <w:abstractNumId w:val="12"/>
  </w:num>
  <w:num w:numId="32" w16cid:durableId="1280525673">
    <w:abstractNumId w:val="10"/>
  </w:num>
  <w:num w:numId="33" w16cid:durableId="2114788610">
    <w:abstractNumId w:val="11"/>
    <w:lvlOverride w:ilvl="0">
      <w:startOverride w:val="1"/>
    </w:lvlOverride>
  </w:num>
  <w:num w:numId="34" w16cid:durableId="95180018">
    <w:abstractNumId w:val="11"/>
  </w:num>
  <w:num w:numId="35" w16cid:durableId="191189217">
    <w:abstractNumId w:val="16"/>
    <w:lvlOverride w:ilvl="0">
      <w:startOverride w:val="1"/>
    </w:lvlOverride>
  </w:num>
  <w:num w:numId="36" w16cid:durableId="191000159">
    <w:abstractNumId w:val="8"/>
  </w:num>
  <w:num w:numId="37" w16cid:durableId="328409276">
    <w:abstractNumId w:val="31"/>
  </w:num>
  <w:num w:numId="38" w16cid:durableId="22022342">
    <w:abstractNumId w:val="9"/>
  </w:num>
  <w:num w:numId="39" w16cid:durableId="1214466641">
    <w:abstractNumId w:val="17"/>
  </w:num>
  <w:num w:numId="40" w16cid:durableId="1150516573">
    <w:abstractNumId w:val="3"/>
  </w:num>
  <w:num w:numId="41" w16cid:durableId="802698185">
    <w:abstractNumId w:val="34"/>
  </w:num>
  <w:num w:numId="42" w16cid:durableId="1401295679">
    <w:abstractNumId w:val="32"/>
  </w:num>
  <w:num w:numId="43" w16cid:durableId="722678722">
    <w:abstractNumId w:val="11"/>
  </w:num>
  <w:num w:numId="44" w16cid:durableId="1894274110">
    <w:abstractNumId w:val="11"/>
    <w:lvlOverride w:ilvl="0">
      <w:startOverride w:val="1"/>
    </w:lvlOverride>
  </w:num>
  <w:num w:numId="45" w16cid:durableId="1695879908">
    <w:abstractNumId w:val="11"/>
    <w:lvlOverride w:ilvl="0">
      <w:startOverride w:val="1"/>
    </w:lvlOverride>
  </w:num>
  <w:num w:numId="46" w16cid:durableId="1676574020">
    <w:abstractNumId w:val="19"/>
    <w:lvlOverride w:ilvl="0">
      <w:startOverride w:val="1"/>
    </w:lvlOverride>
  </w:num>
  <w:num w:numId="47" w16cid:durableId="1072970296">
    <w:abstractNumId w:val="16"/>
    <w:lvlOverride w:ilvl="0">
      <w:startOverride w:val="1"/>
    </w:lvlOverride>
  </w:num>
  <w:num w:numId="48" w16cid:durableId="770468462">
    <w:abstractNumId w:val="11"/>
  </w:num>
  <w:num w:numId="49" w16cid:durableId="1434934197">
    <w:abstractNumId w:val="11"/>
    <w:lvlOverride w:ilvl="0">
      <w:startOverride w:val="2"/>
    </w:lvlOverride>
  </w:num>
  <w:num w:numId="50" w16cid:durableId="903102396">
    <w:abstractNumId w:val="27"/>
  </w:num>
  <w:num w:numId="51" w16cid:durableId="1080323506">
    <w:abstractNumId w:val="7"/>
  </w:num>
  <w:num w:numId="52" w16cid:durableId="1522664795">
    <w:abstractNumId w:val="16"/>
    <w:lvlOverride w:ilvl="0">
      <w:startOverride w:val="1"/>
    </w:lvlOverride>
  </w:num>
  <w:num w:numId="53" w16cid:durableId="254094754">
    <w:abstractNumId w:val="16"/>
    <w:lvlOverride w:ilvl="0">
      <w:startOverride w:val="1"/>
    </w:lvlOverride>
  </w:num>
  <w:num w:numId="54" w16cid:durableId="1337000309">
    <w:abstractNumId w:val="16"/>
    <w:lvlOverride w:ilvl="0">
      <w:startOverride w:val="1"/>
    </w:lvlOverride>
  </w:num>
  <w:num w:numId="55" w16cid:durableId="1676763577">
    <w:abstractNumId w:val="16"/>
    <w:lvlOverride w:ilvl="0">
      <w:startOverride w:val="1"/>
    </w:lvlOverride>
  </w:num>
  <w:num w:numId="56" w16cid:durableId="1468667989">
    <w:abstractNumId w:val="16"/>
    <w:lvlOverride w:ilvl="0">
      <w:startOverride w:val="1"/>
    </w:lvlOverride>
  </w:num>
  <w:num w:numId="57" w16cid:durableId="92867983">
    <w:abstractNumId w:val="16"/>
    <w:lvlOverride w:ilvl="0">
      <w:startOverride w:val="1"/>
    </w:lvlOverride>
  </w:num>
  <w:num w:numId="58" w16cid:durableId="234242622">
    <w:abstractNumId w:val="16"/>
    <w:lvlOverride w:ilvl="0">
      <w:startOverride w:val="1"/>
    </w:lvlOverride>
  </w:num>
  <w:num w:numId="59" w16cid:durableId="692998787">
    <w:abstractNumId w:val="16"/>
    <w:lvlOverride w:ilvl="0">
      <w:startOverride w:val="1"/>
    </w:lvlOverride>
  </w:num>
  <w:num w:numId="60" w16cid:durableId="1954166570">
    <w:abstractNumId w:val="16"/>
    <w:lvlOverride w:ilvl="0">
      <w:startOverride w:val="1"/>
    </w:lvlOverride>
  </w:num>
  <w:num w:numId="61" w16cid:durableId="1029067554">
    <w:abstractNumId w:val="16"/>
    <w:lvlOverride w:ilvl="0">
      <w:startOverride w:val="1"/>
    </w:lvlOverride>
  </w:num>
  <w:num w:numId="62" w16cid:durableId="18623220">
    <w:abstractNumId w:val="2"/>
  </w:num>
  <w:num w:numId="63" w16cid:durableId="560410910">
    <w:abstractNumId w:val="4"/>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محمد زكريا سيد سيد ابوسبع">
    <w15:presenceInfo w15:providerId="AD" w15:userId="S::14712018101207@stud.cu.edu.eg::993b0438-2c45-429d-855d-4489ba22e7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BInMDEzNzQ1NTcyUdpeDU4uLM/DyQAqNaAFZ9t6gsAAAA"/>
  </w:docVars>
  <w:rsids>
    <w:rsidRoot w:val="004376DB"/>
    <w:rsid w:val="00000AEE"/>
    <w:rsid w:val="00001019"/>
    <w:rsid w:val="000016BA"/>
    <w:rsid w:val="00002694"/>
    <w:rsid w:val="00005308"/>
    <w:rsid w:val="0000624A"/>
    <w:rsid w:val="00006AAD"/>
    <w:rsid w:val="000110C6"/>
    <w:rsid w:val="00011C98"/>
    <w:rsid w:val="000146E3"/>
    <w:rsid w:val="00014706"/>
    <w:rsid w:val="00015481"/>
    <w:rsid w:val="000167DB"/>
    <w:rsid w:val="00017585"/>
    <w:rsid w:val="00021084"/>
    <w:rsid w:val="00021542"/>
    <w:rsid w:val="00022CF7"/>
    <w:rsid w:val="0002309D"/>
    <w:rsid w:val="0002338A"/>
    <w:rsid w:val="00023AAF"/>
    <w:rsid w:val="00023E6D"/>
    <w:rsid w:val="000248E8"/>
    <w:rsid w:val="00027CA0"/>
    <w:rsid w:val="00030680"/>
    <w:rsid w:val="00031A82"/>
    <w:rsid w:val="00031F26"/>
    <w:rsid w:val="00032DCD"/>
    <w:rsid w:val="00033FAD"/>
    <w:rsid w:val="0003472D"/>
    <w:rsid w:val="00034923"/>
    <w:rsid w:val="00034A21"/>
    <w:rsid w:val="00034B38"/>
    <w:rsid w:val="00034E8F"/>
    <w:rsid w:val="00035803"/>
    <w:rsid w:val="0003592B"/>
    <w:rsid w:val="00035DC6"/>
    <w:rsid w:val="000361B1"/>
    <w:rsid w:val="000370B3"/>
    <w:rsid w:val="00037434"/>
    <w:rsid w:val="00037F1E"/>
    <w:rsid w:val="000407EF"/>
    <w:rsid w:val="000408C6"/>
    <w:rsid w:val="00040DCA"/>
    <w:rsid w:val="00041680"/>
    <w:rsid w:val="00042350"/>
    <w:rsid w:val="00043209"/>
    <w:rsid w:val="00044112"/>
    <w:rsid w:val="000443A1"/>
    <w:rsid w:val="000445BB"/>
    <w:rsid w:val="00044621"/>
    <w:rsid w:val="00044713"/>
    <w:rsid w:val="00045DB2"/>
    <w:rsid w:val="0004650B"/>
    <w:rsid w:val="00046F75"/>
    <w:rsid w:val="00050580"/>
    <w:rsid w:val="0005122F"/>
    <w:rsid w:val="00051B72"/>
    <w:rsid w:val="0005303B"/>
    <w:rsid w:val="00053AFA"/>
    <w:rsid w:val="00055049"/>
    <w:rsid w:val="000559E1"/>
    <w:rsid w:val="00055F2B"/>
    <w:rsid w:val="0005633F"/>
    <w:rsid w:val="00056934"/>
    <w:rsid w:val="00056FF9"/>
    <w:rsid w:val="000573C0"/>
    <w:rsid w:val="0006140B"/>
    <w:rsid w:val="00062159"/>
    <w:rsid w:val="00063E9B"/>
    <w:rsid w:val="00064EDF"/>
    <w:rsid w:val="00065EDC"/>
    <w:rsid w:val="0006684C"/>
    <w:rsid w:val="0006705E"/>
    <w:rsid w:val="000672B0"/>
    <w:rsid w:val="000721EA"/>
    <w:rsid w:val="000728E1"/>
    <w:rsid w:val="000729C1"/>
    <w:rsid w:val="00073A40"/>
    <w:rsid w:val="00073D31"/>
    <w:rsid w:val="000743BF"/>
    <w:rsid w:val="00075657"/>
    <w:rsid w:val="000771C6"/>
    <w:rsid w:val="0008091A"/>
    <w:rsid w:val="00081A08"/>
    <w:rsid w:val="000837D7"/>
    <w:rsid w:val="00083D7D"/>
    <w:rsid w:val="00087C0A"/>
    <w:rsid w:val="0009406F"/>
    <w:rsid w:val="000942B1"/>
    <w:rsid w:val="000943C1"/>
    <w:rsid w:val="00094661"/>
    <w:rsid w:val="0009573B"/>
    <w:rsid w:val="00095FEB"/>
    <w:rsid w:val="00097D15"/>
    <w:rsid w:val="000A3262"/>
    <w:rsid w:val="000A5274"/>
    <w:rsid w:val="000A58EC"/>
    <w:rsid w:val="000B00BE"/>
    <w:rsid w:val="000B04D7"/>
    <w:rsid w:val="000B0D90"/>
    <w:rsid w:val="000B0DD9"/>
    <w:rsid w:val="000B10F1"/>
    <w:rsid w:val="000B3DA1"/>
    <w:rsid w:val="000B5A32"/>
    <w:rsid w:val="000B657E"/>
    <w:rsid w:val="000B6827"/>
    <w:rsid w:val="000C0026"/>
    <w:rsid w:val="000C11BC"/>
    <w:rsid w:val="000C1829"/>
    <w:rsid w:val="000C1B5F"/>
    <w:rsid w:val="000C370E"/>
    <w:rsid w:val="000C5412"/>
    <w:rsid w:val="000C5699"/>
    <w:rsid w:val="000C5753"/>
    <w:rsid w:val="000C6BC8"/>
    <w:rsid w:val="000D0983"/>
    <w:rsid w:val="000D213B"/>
    <w:rsid w:val="000D215C"/>
    <w:rsid w:val="000D2EC1"/>
    <w:rsid w:val="000D2F6A"/>
    <w:rsid w:val="000D30C0"/>
    <w:rsid w:val="000D3DA1"/>
    <w:rsid w:val="000D407F"/>
    <w:rsid w:val="000D4D14"/>
    <w:rsid w:val="000D78EC"/>
    <w:rsid w:val="000E301D"/>
    <w:rsid w:val="000E46EC"/>
    <w:rsid w:val="000E5696"/>
    <w:rsid w:val="000E5AFD"/>
    <w:rsid w:val="000E6255"/>
    <w:rsid w:val="000E6C41"/>
    <w:rsid w:val="000E7253"/>
    <w:rsid w:val="000F1A97"/>
    <w:rsid w:val="000F296F"/>
    <w:rsid w:val="000F38F1"/>
    <w:rsid w:val="000F42A4"/>
    <w:rsid w:val="000F69CA"/>
    <w:rsid w:val="000F7560"/>
    <w:rsid w:val="000F7E32"/>
    <w:rsid w:val="00102123"/>
    <w:rsid w:val="001024D7"/>
    <w:rsid w:val="00102C11"/>
    <w:rsid w:val="001030E0"/>
    <w:rsid w:val="0010491F"/>
    <w:rsid w:val="00104E14"/>
    <w:rsid w:val="00104EB3"/>
    <w:rsid w:val="0010661F"/>
    <w:rsid w:val="0010691B"/>
    <w:rsid w:val="00107B2F"/>
    <w:rsid w:val="00107C7A"/>
    <w:rsid w:val="001111CB"/>
    <w:rsid w:val="00113BD6"/>
    <w:rsid w:val="00114665"/>
    <w:rsid w:val="00114672"/>
    <w:rsid w:val="00114D0E"/>
    <w:rsid w:val="001152D8"/>
    <w:rsid w:val="001154C7"/>
    <w:rsid w:val="00115A69"/>
    <w:rsid w:val="001164DE"/>
    <w:rsid w:val="001223E4"/>
    <w:rsid w:val="00123431"/>
    <w:rsid w:val="00124BF8"/>
    <w:rsid w:val="0012528F"/>
    <w:rsid w:val="00125E40"/>
    <w:rsid w:val="00125E7A"/>
    <w:rsid w:val="001275D3"/>
    <w:rsid w:val="00130493"/>
    <w:rsid w:val="00132774"/>
    <w:rsid w:val="0013290F"/>
    <w:rsid w:val="00133B46"/>
    <w:rsid w:val="001340BA"/>
    <w:rsid w:val="00134472"/>
    <w:rsid w:val="0013459D"/>
    <w:rsid w:val="001348DD"/>
    <w:rsid w:val="001348F0"/>
    <w:rsid w:val="00134A5B"/>
    <w:rsid w:val="00135283"/>
    <w:rsid w:val="00135DBE"/>
    <w:rsid w:val="00136031"/>
    <w:rsid w:val="001365EF"/>
    <w:rsid w:val="001370DC"/>
    <w:rsid w:val="001401B0"/>
    <w:rsid w:val="0014071B"/>
    <w:rsid w:val="00140B0C"/>
    <w:rsid w:val="00142C16"/>
    <w:rsid w:val="00143ADE"/>
    <w:rsid w:val="0014532C"/>
    <w:rsid w:val="00145601"/>
    <w:rsid w:val="00145908"/>
    <w:rsid w:val="00145FB0"/>
    <w:rsid w:val="00146C1B"/>
    <w:rsid w:val="00146CE6"/>
    <w:rsid w:val="0014795E"/>
    <w:rsid w:val="001504CC"/>
    <w:rsid w:val="001504E4"/>
    <w:rsid w:val="00152F6F"/>
    <w:rsid w:val="001535DC"/>
    <w:rsid w:val="00154D91"/>
    <w:rsid w:val="0015537F"/>
    <w:rsid w:val="00156E6D"/>
    <w:rsid w:val="00157004"/>
    <w:rsid w:val="00160E16"/>
    <w:rsid w:val="00163615"/>
    <w:rsid w:val="001652E1"/>
    <w:rsid w:val="00167894"/>
    <w:rsid w:val="00170D76"/>
    <w:rsid w:val="00171A69"/>
    <w:rsid w:val="00176F3D"/>
    <w:rsid w:val="00180BFA"/>
    <w:rsid w:val="0018216E"/>
    <w:rsid w:val="001837F8"/>
    <w:rsid w:val="00183D4F"/>
    <w:rsid w:val="00184BE0"/>
    <w:rsid w:val="00186B60"/>
    <w:rsid w:val="00186FC6"/>
    <w:rsid w:val="001905EB"/>
    <w:rsid w:val="0019077B"/>
    <w:rsid w:val="0019080E"/>
    <w:rsid w:val="00191FB1"/>
    <w:rsid w:val="00192C9B"/>
    <w:rsid w:val="00193298"/>
    <w:rsid w:val="00193B98"/>
    <w:rsid w:val="00193F3D"/>
    <w:rsid w:val="00194832"/>
    <w:rsid w:val="00195AB3"/>
    <w:rsid w:val="00195B24"/>
    <w:rsid w:val="00196C51"/>
    <w:rsid w:val="00197B03"/>
    <w:rsid w:val="00197EFF"/>
    <w:rsid w:val="001A40F4"/>
    <w:rsid w:val="001A48D9"/>
    <w:rsid w:val="001A4E05"/>
    <w:rsid w:val="001B0358"/>
    <w:rsid w:val="001B11BC"/>
    <w:rsid w:val="001B2067"/>
    <w:rsid w:val="001B399D"/>
    <w:rsid w:val="001B3C07"/>
    <w:rsid w:val="001B418B"/>
    <w:rsid w:val="001B4E4E"/>
    <w:rsid w:val="001B6093"/>
    <w:rsid w:val="001B6B1E"/>
    <w:rsid w:val="001B7B91"/>
    <w:rsid w:val="001C1110"/>
    <w:rsid w:val="001C7ED2"/>
    <w:rsid w:val="001D0FAE"/>
    <w:rsid w:val="001D1230"/>
    <w:rsid w:val="001D1557"/>
    <w:rsid w:val="001D15B8"/>
    <w:rsid w:val="001D248C"/>
    <w:rsid w:val="001D26A2"/>
    <w:rsid w:val="001D2AAC"/>
    <w:rsid w:val="001D2BA3"/>
    <w:rsid w:val="001D3F3D"/>
    <w:rsid w:val="001D3FDA"/>
    <w:rsid w:val="001D5579"/>
    <w:rsid w:val="001D798A"/>
    <w:rsid w:val="001D7A01"/>
    <w:rsid w:val="001D7D6D"/>
    <w:rsid w:val="001D7DA7"/>
    <w:rsid w:val="001E05AC"/>
    <w:rsid w:val="001E064E"/>
    <w:rsid w:val="001E0943"/>
    <w:rsid w:val="001E10EF"/>
    <w:rsid w:val="001E152A"/>
    <w:rsid w:val="001E2D05"/>
    <w:rsid w:val="001E2E21"/>
    <w:rsid w:val="001E4370"/>
    <w:rsid w:val="001E4724"/>
    <w:rsid w:val="001E595F"/>
    <w:rsid w:val="001E60E3"/>
    <w:rsid w:val="001E6BAB"/>
    <w:rsid w:val="001E7583"/>
    <w:rsid w:val="001F10B2"/>
    <w:rsid w:val="001F11D9"/>
    <w:rsid w:val="001F22B6"/>
    <w:rsid w:val="001F2599"/>
    <w:rsid w:val="001F39C2"/>
    <w:rsid w:val="001F58B1"/>
    <w:rsid w:val="001F5A31"/>
    <w:rsid w:val="001F6D6B"/>
    <w:rsid w:val="001F6EDB"/>
    <w:rsid w:val="002001BB"/>
    <w:rsid w:val="00201308"/>
    <w:rsid w:val="00205AA1"/>
    <w:rsid w:val="00206BC2"/>
    <w:rsid w:val="00206F46"/>
    <w:rsid w:val="0020772B"/>
    <w:rsid w:val="002134D9"/>
    <w:rsid w:val="00214868"/>
    <w:rsid w:val="00217231"/>
    <w:rsid w:val="00222DA7"/>
    <w:rsid w:val="002257D8"/>
    <w:rsid w:val="00227375"/>
    <w:rsid w:val="0023056C"/>
    <w:rsid w:val="0023447A"/>
    <w:rsid w:val="00235A7F"/>
    <w:rsid w:val="00235D44"/>
    <w:rsid w:val="0024059C"/>
    <w:rsid w:val="00240D43"/>
    <w:rsid w:val="0024296D"/>
    <w:rsid w:val="00243420"/>
    <w:rsid w:val="00244C49"/>
    <w:rsid w:val="00244EB8"/>
    <w:rsid w:val="0024586C"/>
    <w:rsid w:val="0024645D"/>
    <w:rsid w:val="00246DD4"/>
    <w:rsid w:val="00250EBE"/>
    <w:rsid w:val="0025182A"/>
    <w:rsid w:val="0025231A"/>
    <w:rsid w:val="00253495"/>
    <w:rsid w:val="00254354"/>
    <w:rsid w:val="002554CA"/>
    <w:rsid w:val="0025561A"/>
    <w:rsid w:val="0025602A"/>
    <w:rsid w:val="00256E7B"/>
    <w:rsid w:val="00257697"/>
    <w:rsid w:val="00261C1A"/>
    <w:rsid w:val="0026474C"/>
    <w:rsid w:val="002658C8"/>
    <w:rsid w:val="00265ED9"/>
    <w:rsid w:val="00270114"/>
    <w:rsid w:val="00270F21"/>
    <w:rsid w:val="0027186D"/>
    <w:rsid w:val="002727E7"/>
    <w:rsid w:val="00273474"/>
    <w:rsid w:val="0027653B"/>
    <w:rsid w:val="00276A6A"/>
    <w:rsid w:val="002821DC"/>
    <w:rsid w:val="0028259C"/>
    <w:rsid w:val="002839F1"/>
    <w:rsid w:val="00285D2D"/>
    <w:rsid w:val="00287BF4"/>
    <w:rsid w:val="00290E8B"/>
    <w:rsid w:val="00290EF5"/>
    <w:rsid w:val="00291BB9"/>
    <w:rsid w:val="00293B83"/>
    <w:rsid w:val="00294263"/>
    <w:rsid w:val="00297B70"/>
    <w:rsid w:val="002A0184"/>
    <w:rsid w:val="002A1524"/>
    <w:rsid w:val="002A1EA4"/>
    <w:rsid w:val="002A2816"/>
    <w:rsid w:val="002A2DEC"/>
    <w:rsid w:val="002A401D"/>
    <w:rsid w:val="002A5E09"/>
    <w:rsid w:val="002A6574"/>
    <w:rsid w:val="002A7F21"/>
    <w:rsid w:val="002A7F60"/>
    <w:rsid w:val="002B0BDE"/>
    <w:rsid w:val="002B140A"/>
    <w:rsid w:val="002B2306"/>
    <w:rsid w:val="002B2325"/>
    <w:rsid w:val="002B40B9"/>
    <w:rsid w:val="002B67C6"/>
    <w:rsid w:val="002B6ECF"/>
    <w:rsid w:val="002B7719"/>
    <w:rsid w:val="002B7738"/>
    <w:rsid w:val="002C0746"/>
    <w:rsid w:val="002C0864"/>
    <w:rsid w:val="002C0B24"/>
    <w:rsid w:val="002C0E14"/>
    <w:rsid w:val="002C1050"/>
    <w:rsid w:val="002C11F8"/>
    <w:rsid w:val="002C2D63"/>
    <w:rsid w:val="002C3331"/>
    <w:rsid w:val="002C45DF"/>
    <w:rsid w:val="002C4EF8"/>
    <w:rsid w:val="002C660B"/>
    <w:rsid w:val="002C6943"/>
    <w:rsid w:val="002C6E6D"/>
    <w:rsid w:val="002C7374"/>
    <w:rsid w:val="002D0358"/>
    <w:rsid w:val="002D311E"/>
    <w:rsid w:val="002D4394"/>
    <w:rsid w:val="002D62E4"/>
    <w:rsid w:val="002D7E6F"/>
    <w:rsid w:val="002E09E2"/>
    <w:rsid w:val="002E26AB"/>
    <w:rsid w:val="002E2DE0"/>
    <w:rsid w:val="002E3BE2"/>
    <w:rsid w:val="002E4D83"/>
    <w:rsid w:val="002E6B13"/>
    <w:rsid w:val="002E6FF8"/>
    <w:rsid w:val="002E7B5F"/>
    <w:rsid w:val="002F0133"/>
    <w:rsid w:val="002F23A5"/>
    <w:rsid w:val="002F431D"/>
    <w:rsid w:val="002F533F"/>
    <w:rsid w:val="002F5EB1"/>
    <w:rsid w:val="002F65DA"/>
    <w:rsid w:val="002F6D41"/>
    <w:rsid w:val="002F7E8F"/>
    <w:rsid w:val="00300757"/>
    <w:rsid w:val="0030117E"/>
    <w:rsid w:val="003018B4"/>
    <w:rsid w:val="00301EF8"/>
    <w:rsid w:val="003045F5"/>
    <w:rsid w:val="00304680"/>
    <w:rsid w:val="00305F2A"/>
    <w:rsid w:val="00306D72"/>
    <w:rsid w:val="00307EDB"/>
    <w:rsid w:val="003105FA"/>
    <w:rsid w:val="00310B5E"/>
    <w:rsid w:val="003110C6"/>
    <w:rsid w:val="003112E7"/>
    <w:rsid w:val="00311807"/>
    <w:rsid w:val="00313A5F"/>
    <w:rsid w:val="00313AB7"/>
    <w:rsid w:val="00313C1A"/>
    <w:rsid w:val="0031524A"/>
    <w:rsid w:val="003159F8"/>
    <w:rsid w:val="00316855"/>
    <w:rsid w:val="0032205F"/>
    <w:rsid w:val="003225E4"/>
    <w:rsid w:val="00323C46"/>
    <w:rsid w:val="0032455A"/>
    <w:rsid w:val="00325FDC"/>
    <w:rsid w:val="00326ADD"/>
    <w:rsid w:val="00327560"/>
    <w:rsid w:val="00327BE5"/>
    <w:rsid w:val="003306BD"/>
    <w:rsid w:val="0033144F"/>
    <w:rsid w:val="00333752"/>
    <w:rsid w:val="00334145"/>
    <w:rsid w:val="00335F9A"/>
    <w:rsid w:val="0033602B"/>
    <w:rsid w:val="0033734D"/>
    <w:rsid w:val="00337B97"/>
    <w:rsid w:val="0034025B"/>
    <w:rsid w:val="0034078D"/>
    <w:rsid w:val="003413B9"/>
    <w:rsid w:val="003413E1"/>
    <w:rsid w:val="00342A94"/>
    <w:rsid w:val="00343143"/>
    <w:rsid w:val="00343A19"/>
    <w:rsid w:val="0034426F"/>
    <w:rsid w:val="00344AFD"/>
    <w:rsid w:val="00345199"/>
    <w:rsid w:val="00346BEC"/>
    <w:rsid w:val="00346E4D"/>
    <w:rsid w:val="00350854"/>
    <w:rsid w:val="003518E5"/>
    <w:rsid w:val="00351975"/>
    <w:rsid w:val="00352546"/>
    <w:rsid w:val="003532E1"/>
    <w:rsid w:val="00353600"/>
    <w:rsid w:val="00354A05"/>
    <w:rsid w:val="0035769F"/>
    <w:rsid w:val="003578E5"/>
    <w:rsid w:val="00357AFB"/>
    <w:rsid w:val="003601C2"/>
    <w:rsid w:val="003602D4"/>
    <w:rsid w:val="00360846"/>
    <w:rsid w:val="00360BCA"/>
    <w:rsid w:val="003617DE"/>
    <w:rsid w:val="00361BC4"/>
    <w:rsid w:val="00365A3B"/>
    <w:rsid w:val="00366804"/>
    <w:rsid w:val="003675A0"/>
    <w:rsid w:val="003715DA"/>
    <w:rsid w:val="003721C0"/>
    <w:rsid w:val="00373361"/>
    <w:rsid w:val="00374D15"/>
    <w:rsid w:val="00374F72"/>
    <w:rsid w:val="00374F89"/>
    <w:rsid w:val="00376AB1"/>
    <w:rsid w:val="00377844"/>
    <w:rsid w:val="00380139"/>
    <w:rsid w:val="003840C7"/>
    <w:rsid w:val="0038454F"/>
    <w:rsid w:val="00384551"/>
    <w:rsid w:val="00387D0D"/>
    <w:rsid w:val="003926EE"/>
    <w:rsid w:val="00392E68"/>
    <w:rsid w:val="00393621"/>
    <w:rsid w:val="00393C88"/>
    <w:rsid w:val="00394352"/>
    <w:rsid w:val="00394A4A"/>
    <w:rsid w:val="003A0B35"/>
    <w:rsid w:val="003A1167"/>
    <w:rsid w:val="003A1935"/>
    <w:rsid w:val="003A1A5C"/>
    <w:rsid w:val="003A2C69"/>
    <w:rsid w:val="003A355A"/>
    <w:rsid w:val="003A39CD"/>
    <w:rsid w:val="003A3AB8"/>
    <w:rsid w:val="003A3C9F"/>
    <w:rsid w:val="003A4FF5"/>
    <w:rsid w:val="003A54EB"/>
    <w:rsid w:val="003A58F7"/>
    <w:rsid w:val="003A7C9A"/>
    <w:rsid w:val="003B1100"/>
    <w:rsid w:val="003B36E5"/>
    <w:rsid w:val="003B3D12"/>
    <w:rsid w:val="003B500E"/>
    <w:rsid w:val="003C0D80"/>
    <w:rsid w:val="003C2054"/>
    <w:rsid w:val="003C431B"/>
    <w:rsid w:val="003C498B"/>
    <w:rsid w:val="003C54BA"/>
    <w:rsid w:val="003C754D"/>
    <w:rsid w:val="003C7B1B"/>
    <w:rsid w:val="003D0083"/>
    <w:rsid w:val="003D00E3"/>
    <w:rsid w:val="003D083D"/>
    <w:rsid w:val="003D1C2C"/>
    <w:rsid w:val="003D704A"/>
    <w:rsid w:val="003E0130"/>
    <w:rsid w:val="003E0A7A"/>
    <w:rsid w:val="003E2E9F"/>
    <w:rsid w:val="003E321B"/>
    <w:rsid w:val="003E3AFF"/>
    <w:rsid w:val="003E4660"/>
    <w:rsid w:val="003E4BC2"/>
    <w:rsid w:val="003E5242"/>
    <w:rsid w:val="003E5F70"/>
    <w:rsid w:val="003E6542"/>
    <w:rsid w:val="003E76FE"/>
    <w:rsid w:val="003E79BC"/>
    <w:rsid w:val="003F015C"/>
    <w:rsid w:val="003F11EA"/>
    <w:rsid w:val="003F5572"/>
    <w:rsid w:val="003F6228"/>
    <w:rsid w:val="003F630F"/>
    <w:rsid w:val="003F67D6"/>
    <w:rsid w:val="0040031F"/>
    <w:rsid w:val="00400B66"/>
    <w:rsid w:val="00402766"/>
    <w:rsid w:val="00403D49"/>
    <w:rsid w:val="00405DCB"/>
    <w:rsid w:val="00406050"/>
    <w:rsid w:val="0041537C"/>
    <w:rsid w:val="00415F24"/>
    <w:rsid w:val="00420681"/>
    <w:rsid w:val="004214F3"/>
    <w:rsid w:val="00423E02"/>
    <w:rsid w:val="0042492E"/>
    <w:rsid w:val="00425A59"/>
    <w:rsid w:val="00427C30"/>
    <w:rsid w:val="00431405"/>
    <w:rsid w:val="00433BF5"/>
    <w:rsid w:val="004344F2"/>
    <w:rsid w:val="0043609D"/>
    <w:rsid w:val="004362DB"/>
    <w:rsid w:val="004367DE"/>
    <w:rsid w:val="004376DB"/>
    <w:rsid w:val="00440F28"/>
    <w:rsid w:val="00441D3B"/>
    <w:rsid w:val="004426DD"/>
    <w:rsid w:val="00442B10"/>
    <w:rsid w:val="00443E64"/>
    <w:rsid w:val="004446BC"/>
    <w:rsid w:val="0044471F"/>
    <w:rsid w:val="00445F8A"/>
    <w:rsid w:val="004476CA"/>
    <w:rsid w:val="00450533"/>
    <w:rsid w:val="0045230A"/>
    <w:rsid w:val="00453031"/>
    <w:rsid w:val="0045425A"/>
    <w:rsid w:val="00456413"/>
    <w:rsid w:val="00456617"/>
    <w:rsid w:val="004569A9"/>
    <w:rsid w:val="004577D3"/>
    <w:rsid w:val="0046066B"/>
    <w:rsid w:val="00460D49"/>
    <w:rsid w:val="00460F41"/>
    <w:rsid w:val="00461906"/>
    <w:rsid w:val="00461DB5"/>
    <w:rsid w:val="004622AB"/>
    <w:rsid w:val="00462A05"/>
    <w:rsid w:val="004641C4"/>
    <w:rsid w:val="00465755"/>
    <w:rsid w:val="00465937"/>
    <w:rsid w:val="00465959"/>
    <w:rsid w:val="00467372"/>
    <w:rsid w:val="004706E5"/>
    <w:rsid w:val="00471885"/>
    <w:rsid w:val="00472623"/>
    <w:rsid w:val="00472F85"/>
    <w:rsid w:val="004743DD"/>
    <w:rsid w:val="004763A3"/>
    <w:rsid w:val="0047665B"/>
    <w:rsid w:val="00483665"/>
    <w:rsid w:val="00484196"/>
    <w:rsid w:val="00485243"/>
    <w:rsid w:val="004867D7"/>
    <w:rsid w:val="0048689D"/>
    <w:rsid w:val="0048699A"/>
    <w:rsid w:val="0048703C"/>
    <w:rsid w:val="004878D0"/>
    <w:rsid w:val="00490102"/>
    <w:rsid w:val="00491505"/>
    <w:rsid w:val="00492236"/>
    <w:rsid w:val="00492B29"/>
    <w:rsid w:val="00493475"/>
    <w:rsid w:val="00493AB8"/>
    <w:rsid w:val="00493EEC"/>
    <w:rsid w:val="00494115"/>
    <w:rsid w:val="00495D8B"/>
    <w:rsid w:val="0049669E"/>
    <w:rsid w:val="00496A4E"/>
    <w:rsid w:val="00496FE4"/>
    <w:rsid w:val="004A0DEF"/>
    <w:rsid w:val="004A2D2C"/>
    <w:rsid w:val="004A3452"/>
    <w:rsid w:val="004A3455"/>
    <w:rsid w:val="004A3C95"/>
    <w:rsid w:val="004A5A6D"/>
    <w:rsid w:val="004A61AF"/>
    <w:rsid w:val="004A7EF8"/>
    <w:rsid w:val="004B01F5"/>
    <w:rsid w:val="004B075B"/>
    <w:rsid w:val="004B49E6"/>
    <w:rsid w:val="004B4A65"/>
    <w:rsid w:val="004B7E44"/>
    <w:rsid w:val="004B7E4A"/>
    <w:rsid w:val="004C0F1A"/>
    <w:rsid w:val="004C0FF5"/>
    <w:rsid w:val="004C1361"/>
    <w:rsid w:val="004C1B7F"/>
    <w:rsid w:val="004C236E"/>
    <w:rsid w:val="004C30F7"/>
    <w:rsid w:val="004C4BCD"/>
    <w:rsid w:val="004C5139"/>
    <w:rsid w:val="004C715D"/>
    <w:rsid w:val="004C765F"/>
    <w:rsid w:val="004C7719"/>
    <w:rsid w:val="004D36ED"/>
    <w:rsid w:val="004D434C"/>
    <w:rsid w:val="004D48DD"/>
    <w:rsid w:val="004D5252"/>
    <w:rsid w:val="004D6869"/>
    <w:rsid w:val="004E054A"/>
    <w:rsid w:val="004E0A79"/>
    <w:rsid w:val="004E0FE3"/>
    <w:rsid w:val="004E16A6"/>
    <w:rsid w:val="004E2799"/>
    <w:rsid w:val="004E2827"/>
    <w:rsid w:val="004E2B74"/>
    <w:rsid w:val="004E3ECA"/>
    <w:rsid w:val="004E4C64"/>
    <w:rsid w:val="004E5A54"/>
    <w:rsid w:val="004E617D"/>
    <w:rsid w:val="004E6E53"/>
    <w:rsid w:val="004E73EF"/>
    <w:rsid w:val="004E7ABB"/>
    <w:rsid w:val="004F2B86"/>
    <w:rsid w:val="004F2C98"/>
    <w:rsid w:val="004F30D9"/>
    <w:rsid w:val="004F409E"/>
    <w:rsid w:val="004F4737"/>
    <w:rsid w:val="004F5068"/>
    <w:rsid w:val="004F551E"/>
    <w:rsid w:val="004F6623"/>
    <w:rsid w:val="004F70CB"/>
    <w:rsid w:val="004F723E"/>
    <w:rsid w:val="004F7502"/>
    <w:rsid w:val="004F762B"/>
    <w:rsid w:val="00500224"/>
    <w:rsid w:val="00500E31"/>
    <w:rsid w:val="00501844"/>
    <w:rsid w:val="005018A1"/>
    <w:rsid w:val="005020B4"/>
    <w:rsid w:val="0050250A"/>
    <w:rsid w:val="00502531"/>
    <w:rsid w:val="00502867"/>
    <w:rsid w:val="00502987"/>
    <w:rsid w:val="00504947"/>
    <w:rsid w:val="00505125"/>
    <w:rsid w:val="00506A67"/>
    <w:rsid w:val="00507842"/>
    <w:rsid w:val="00511F9F"/>
    <w:rsid w:val="00513654"/>
    <w:rsid w:val="005146B2"/>
    <w:rsid w:val="005146DE"/>
    <w:rsid w:val="0051614B"/>
    <w:rsid w:val="00517ECC"/>
    <w:rsid w:val="005200F5"/>
    <w:rsid w:val="00520453"/>
    <w:rsid w:val="00521C39"/>
    <w:rsid w:val="00525092"/>
    <w:rsid w:val="00526AA8"/>
    <w:rsid w:val="00530742"/>
    <w:rsid w:val="005307CE"/>
    <w:rsid w:val="00531075"/>
    <w:rsid w:val="005367E5"/>
    <w:rsid w:val="0053691D"/>
    <w:rsid w:val="00537368"/>
    <w:rsid w:val="00537647"/>
    <w:rsid w:val="00537B6B"/>
    <w:rsid w:val="00541609"/>
    <w:rsid w:val="00543572"/>
    <w:rsid w:val="00543854"/>
    <w:rsid w:val="00543BB4"/>
    <w:rsid w:val="00543D70"/>
    <w:rsid w:val="005448CC"/>
    <w:rsid w:val="00545002"/>
    <w:rsid w:val="005450F5"/>
    <w:rsid w:val="005460A0"/>
    <w:rsid w:val="005503C5"/>
    <w:rsid w:val="005515A4"/>
    <w:rsid w:val="00551D7F"/>
    <w:rsid w:val="00552420"/>
    <w:rsid w:val="0055253C"/>
    <w:rsid w:val="00556BF9"/>
    <w:rsid w:val="00560BF9"/>
    <w:rsid w:val="00561C3A"/>
    <w:rsid w:val="005636BE"/>
    <w:rsid w:val="00564823"/>
    <w:rsid w:val="0056561E"/>
    <w:rsid w:val="00565670"/>
    <w:rsid w:val="00567754"/>
    <w:rsid w:val="0057035A"/>
    <w:rsid w:val="005708D0"/>
    <w:rsid w:val="00571922"/>
    <w:rsid w:val="005720C6"/>
    <w:rsid w:val="005724F4"/>
    <w:rsid w:val="00572924"/>
    <w:rsid w:val="0057321F"/>
    <w:rsid w:val="00573871"/>
    <w:rsid w:val="00573A70"/>
    <w:rsid w:val="00573CE4"/>
    <w:rsid w:val="0057458B"/>
    <w:rsid w:val="00574A02"/>
    <w:rsid w:val="00575723"/>
    <w:rsid w:val="00575EF1"/>
    <w:rsid w:val="00576E0D"/>
    <w:rsid w:val="00580AD4"/>
    <w:rsid w:val="00582CDE"/>
    <w:rsid w:val="00585C4F"/>
    <w:rsid w:val="0058697F"/>
    <w:rsid w:val="00590B75"/>
    <w:rsid w:val="00590BF4"/>
    <w:rsid w:val="0059160B"/>
    <w:rsid w:val="00592430"/>
    <w:rsid w:val="00592FAA"/>
    <w:rsid w:val="005936A0"/>
    <w:rsid w:val="00593AA6"/>
    <w:rsid w:val="005944A2"/>
    <w:rsid w:val="00594C29"/>
    <w:rsid w:val="00596FF4"/>
    <w:rsid w:val="005A001B"/>
    <w:rsid w:val="005A05C5"/>
    <w:rsid w:val="005A0C06"/>
    <w:rsid w:val="005A0C50"/>
    <w:rsid w:val="005A0D8A"/>
    <w:rsid w:val="005A1D71"/>
    <w:rsid w:val="005A2087"/>
    <w:rsid w:val="005A214E"/>
    <w:rsid w:val="005A24D0"/>
    <w:rsid w:val="005A3D83"/>
    <w:rsid w:val="005A48EE"/>
    <w:rsid w:val="005A4FAB"/>
    <w:rsid w:val="005A5720"/>
    <w:rsid w:val="005A5FA1"/>
    <w:rsid w:val="005A718F"/>
    <w:rsid w:val="005A7821"/>
    <w:rsid w:val="005B0EB7"/>
    <w:rsid w:val="005B0FAB"/>
    <w:rsid w:val="005B124E"/>
    <w:rsid w:val="005B3908"/>
    <w:rsid w:val="005B4B5C"/>
    <w:rsid w:val="005B5508"/>
    <w:rsid w:val="005B6339"/>
    <w:rsid w:val="005B67C3"/>
    <w:rsid w:val="005B697F"/>
    <w:rsid w:val="005B6CEC"/>
    <w:rsid w:val="005B72B1"/>
    <w:rsid w:val="005B75A6"/>
    <w:rsid w:val="005C03D9"/>
    <w:rsid w:val="005C146F"/>
    <w:rsid w:val="005C2E69"/>
    <w:rsid w:val="005C3355"/>
    <w:rsid w:val="005C515A"/>
    <w:rsid w:val="005D0802"/>
    <w:rsid w:val="005D3434"/>
    <w:rsid w:val="005D400B"/>
    <w:rsid w:val="005D4E92"/>
    <w:rsid w:val="005D52AA"/>
    <w:rsid w:val="005D6054"/>
    <w:rsid w:val="005D68B1"/>
    <w:rsid w:val="005E07E5"/>
    <w:rsid w:val="005E07E8"/>
    <w:rsid w:val="005E395F"/>
    <w:rsid w:val="005E3FA6"/>
    <w:rsid w:val="005E45D7"/>
    <w:rsid w:val="005E49A3"/>
    <w:rsid w:val="005E7113"/>
    <w:rsid w:val="005E7FEB"/>
    <w:rsid w:val="005F2EE8"/>
    <w:rsid w:val="005F3A28"/>
    <w:rsid w:val="005F52D3"/>
    <w:rsid w:val="005F5658"/>
    <w:rsid w:val="005F6DDD"/>
    <w:rsid w:val="005F6FD6"/>
    <w:rsid w:val="005F754E"/>
    <w:rsid w:val="00600B56"/>
    <w:rsid w:val="00602B7D"/>
    <w:rsid w:val="0060373D"/>
    <w:rsid w:val="00610692"/>
    <w:rsid w:val="00610931"/>
    <w:rsid w:val="006114EF"/>
    <w:rsid w:val="00611CA0"/>
    <w:rsid w:val="00611DAF"/>
    <w:rsid w:val="0061216C"/>
    <w:rsid w:val="00612487"/>
    <w:rsid w:val="00613082"/>
    <w:rsid w:val="00613743"/>
    <w:rsid w:val="00613AF5"/>
    <w:rsid w:val="0061422D"/>
    <w:rsid w:val="00614288"/>
    <w:rsid w:val="00614719"/>
    <w:rsid w:val="00615540"/>
    <w:rsid w:val="00617E38"/>
    <w:rsid w:val="00620402"/>
    <w:rsid w:val="006209A1"/>
    <w:rsid w:val="0062318C"/>
    <w:rsid w:val="0062371B"/>
    <w:rsid w:val="0062553F"/>
    <w:rsid w:val="0062613B"/>
    <w:rsid w:val="006269BB"/>
    <w:rsid w:val="00630C15"/>
    <w:rsid w:val="00631638"/>
    <w:rsid w:val="0063276E"/>
    <w:rsid w:val="0063447A"/>
    <w:rsid w:val="00634781"/>
    <w:rsid w:val="00637055"/>
    <w:rsid w:val="00646AFE"/>
    <w:rsid w:val="006475A2"/>
    <w:rsid w:val="006501AB"/>
    <w:rsid w:val="006501C0"/>
    <w:rsid w:val="006509AD"/>
    <w:rsid w:val="00653C9A"/>
    <w:rsid w:val="00653EF7"/>
    <w:rsid w:val="0065414A"/>
    <w:rsid w:val="0065649D"/>
    <w:rsid w:val="006567C5"/>
    <w:rsid w:val="006628D4"/>
    <w:rsid w:val="006644E6"/>
    <w:rsid w:val="00664D78"/>
    <w:rsid w:val="0066651C"/>
    <w:rsid w:val="006679C0"/>
    <w:rsid w:val="00667F49"/>
    <w:rsid w:val="006704CD"/>
    <w:rsid w:val="00673F9D"/>
    <w:rsid w:val="0067478E"/>
    <w:rsid w:val="0067628D"/>
    <w:rsid w:val="00676E78"/>
    <w:rsid w:val="00677237"/>
    <w:rsid w:val="00680876"/>
    <w:rsid w:val="0068092B"/>
    <w:rsid w:val="00682041"/>
    <w:rsid w:val="006820A3"/>
    <w:rsid w:val="00685197"/>
    <w:rsid w:val="0068523A"/>
    <w:rsid w:val="00685CB8"/>
    <w:rsid w:val="00687606"/>
    <w:rsid w:val="006905E0"/>
    <w:rsid w:val="006916CA"/>
    <w:rsid w:val="00692925"/>
    <w:rsid w:val="00692E8A"/>
    <w:rsid w:val="00693F0A"/>
    <w:rsid w:val="0069412D"/>
    <w:rsid w:val="00694C0B"/>
    <w:rsid w:val="00694E44"/>
    <w:rsid w:val="00696C0F"/>
    <w:rsid w:val="006A3890"/>
    <w:rsid w:val="006A3CE7"/>
    <w:rsid w:val="006A5031"/>
    <w:rsid w:val="006A553D"/>
    <w:rsid w:val="006A6C31"/>
    <w:rsid w:val="006A78E2"/>
    <w:rsid w:val="006A7E8A"/>
    <w:rsid w:val="006B009D"/>
    <w:rsid w:val="006B0B72"/>
    <w:rsid w:val="006B0FBE"/>
    <w:rsid w:val="006B176C"/>
    <w:rsid w:val="006B28AB"/>
    <w:rsid w:val="006B2A3C"/>
    <w:rsid w:val="006B4B8F"/>
    <w:rsid w:val="006B4E1A"/>
    <w:rsid w:val="006C042D"/>
    <w:rsid w:val="006C0620"/>
    <w:rsid w:val="006C2C76"/>
    <w:rsid w:val="006C33A0"/>
    <w:rsid w:val="006C3E38"/>
    <w:rsid w:val="006C5DD6"/>
    <w:rsid w:val="006C6BAB"/>
    <w:rsid w:val="006D19AF"/>
    <w:rsid w:val="006D3429"/>
    <w:rsid w:val="006D692D"/>
    <w:rsid w:val="006E0560"/>
    <w:rsid w:val="006E0BAD"/>
    <w:rsid w:val="006E3399"/>
    <w:rsid w:val="006E40B6"/>
    <w:rsid w:val="006E40DC"/>
    <w:rsid w:val="006E42B9"/>
    <w:rsid w:val="006E4545"/>
    <w:rsid w:val="006E50E7"/>
    <w:rsid w:val="006E5D96"/>
    <w:rsid w:val="006E6151"/>
    <w:rsid w:val="006E65A0"/>
    <w:rsid w:val="006E681A"/>
    <w:rsid w:val="006E6F7B"/>
    <w:rsid w:val="006E7363"/>
    <w:rsid w:val="006E7FE6"/>
    <w:rsid w:val="006F1B1D"/>
    <w:rsid w:val="006F2C0A"/>
    <w:rsid w:val="006F3ADA"/>
    <w:rsid w:val="006F3DE2"/>
    <w:rsid w:val="006F6539"/>
    <w:rsid w:val="006F72FF"/>
    <w:rsid w:val="006F77DA"/>
    <w:rsid w:val="006F7834"/>
    <w:rsid w:val="006F7B6F"/>
    <w:rsid w:val="007002FE"/>
    <w:rsid w:val="00700571"/>
    <w:rsid w:val="007015AB"/>
    <w:rsid w:val="00702618"/>
    <w:rsid w:val="0070261F"/>
    <w:rsid w:val="0070408D"/>
    <w:rsid w:val="00704195"/>
    <w:rsid w:val="00704F9C"/>
    <w:rsid w:val="00705532"/>
    <w:rsid w:val="00706E75"/>
    <w:rsid w:val="007077E8"/>
    <w:rsid w:val="00710CF5"/>
    <w:rsid w:val="0071135A"/>
    <w:rsid w:val="0071234C"/>
    <w:rsid w:val="00712E8D"/>
    <w:rsid w:val="00713578"/>
    <w:rsid w:val="00713884"/>
    <w:rsid w:val="00715EFC"/>
    <w:rsid w:val="0071689C"/>
    <w:rsid w:val="00716F1C"/>
    <w:rsid w:val="00717432"/>
    <w:rsid w:val="00717778"/>
    <w:rsid w:val="00722279"/>
    <w:rsid w:val="0072264D"/>
    <w:rsid w:val="00723A90"/>
    <w:rsid w:val="00724032"/>
    <w:rsid w:val="007246A4"/>
    <w:rsid w:val="00724B48"/>
    <w:rsid w:val="00730BE5"/>
    <w:rsid w:val="0073191B"/>
    <w:rsid w:val="00731988"/>
    <w:rsid w:val="00731D80"/>
    <w:rsid w:val="007328F2"/>
    <w:rsid w:val="007335E6"/>
    <w:rsid w:val="00733858"/>
    <w:rsid w:val="00734916"/>
    <w:rsid w:val="00735757"/>
    <w:rsid w:val="007365F9"/>
    <w:rsid w:val="00736DF6"/>
    <w:rsid w:val="007379E5"/>
    <w:rsid w:val="00740518"/>
    <w:rsid w:val="00740D0A"/>
    <w:rsid w:val="00741569"/>
    <w:rsid w:val="00741B88"/>
    <w:rsid w:val="007447C3"/>
    <w:rsid w:val="00747B80"/>
    <w:rsid w:val="007516CF"/>
    <w:rsid w:val="00751F00"/>
    <w:rsid w:val="00751F68"/>
    <w:rsid w:val="00753B14"/>
    <w:rsid w:val="007562B6"/>
    <w:rsid w:val="00757B14"/>
    <w:rsid w:val="0076136A"/>
    <w:rsid w:val="00761A36"/>
    <w:rsid w:val="00762AE2"/>
    <w:rsid w:val="00762D3B"/>
    <w:rsid w:val="007651DC"/>
    <w:rsid w:val="00765365"/>
    <w:rsid w:val="007660C8"/>
    <w:rsid w:val="00766B5C"/>
    <w:rsid w:val="0077089E"/>
    <w:rsid w:val="00772BD1"/>
    <w:rsid w:val="007758BD"/>
    <w:rsid w:val="007769AA"/>
    <w:rsid w:val="00776D8B"/>
    <w:rsid w:val="007775B1"/>
    <w:rsid w:val="00782A00"/>
    <w:rsid w:val="00784B16"/>
    <w:rsid w:val="0078577C"/>
    <w:rsid w:val="007868A4"/>
    <w:rsid w:val="00791B92"/>
    <w:rsid w:val="007921EE"/>
    <w:rsid w:val="0079287B"/>
    <w:rsid w:val="0079377E"/>
    <w:rsid w:val="007964FA"/>
    <w:rsid w:val="007970D2"/>
    <w:rsid w:val="007A0392"/>
    <w:rsid w:val="007A0B42"/>
    <w:rsid w:val="007A0FF7"/>
    <w:rsid w:val="007A1834"/>
    <w:rsid w:val="007A32F6"/>
    <w:rsid w:val="007A4401"/>
    <w:rsid w:val="007A523E"/>
    <w:rsid w:val="007A543B"/>
    <w:rsid w:val="007A593C"/>
    <w:rsid w:val="007B29E6"/>
    <w:rsid w:val="007B374E"/>
    <w:rsid w:val="007B3A88"/>
    <w:rsid w:val="007B6497"/>
    <w:rsid w:val="007B6A7A"/>
    <w:rsid w:val="007B6FB5"/>
    <w:rsid w:val="007B7999"/>
    <w:rsid w:val="007C12F8"/>
    <w:rsid w:val="007C1B40"/>
    <w:rsid w:val="007C3A81"/>
    <w:rsid w:val="007C51A7"/>
    <w:rsid w:val="007C6D4C"/>
    <w:rsid w:val="007C71C8"/>
    <w:rsid w:val="007D08AA"/>
    <w:rsid w:val="007D19B1"/>
    <w:rsid w:val="007D25E7"/>
    <w:rsid w:val="007D2FB1"/>
    <w:rsid w:val="007D34F2"/>
    <w:rsid w:val="007D401E"/>
    <w:rsid w:val="007D7176"/>
    <w:rsid w:val="007D7192"/>
    <w:rsid w:val="007D73ED"/>
    <w:rsid w:val="007D7697"/>
    <w:rsid w:val="007E2C1C"/>
    <w:rsid w:val="007E50A7"/>
    <w:rsid w:val="007E5159"/>
    <w:rsid w:val="007E6667"/>
    <w:rsid w:val="007E6DE8"/>
    <w:rsid w:val="007E70DE"/>
    <w:rsid w:val="007F172E"/>
    <w:rsid w:val="007F1E4F"/>
    <w:rsid w:val="007F2110"/>
    <w:rsid w:val="007F41C6"/>
    <w:rsid w:val="007F4440"/>
    <w:rsid w:val="007F4B39"/>
    <w:rsid w:val="007F4B3F"/>
    <w:rsid w:val="007F5E24"/>
    <w:rsid w:val="007F640E"/>
    <w:rsid w:val="0080135C"/>
    <w:rsid w:val="008015C0"/>
    <w:rsid w:val="00802C02"/>
    <w:rsid w:val="008039C3"/>
    <w:rsid w:val="008060D1"/>
    <w:rsid w:val="00806C96"/>
    <w:rsid w:val="00807054"/>
    <w:rsid w:val="008074E6"/>
    <w:rsid w:val="00807703"/>
    <w:rsid w:val="00807BC8"/>
    <w:rsid w:val="00807D0D"/>
    <w:rsid w:val="00807F80"/>
    <w:rsid w:val="00812EBB"/>
    <w:rsid w:val="0081400D"/>
    <w:rsid w:val="00814C4A"/>
    <w:rsid w:val="008150EF"/>
    <w:rsid w:val="00817686"/>
    <w:rsid w:val="00820470"/>
    <w:rsid w:val="00823ABC"/>
    <w:rsid w:val="00825934"/>
    <w:rsid w:val="00827618"/>
    <w:rsid w:val="00832A1A"/>
    <w:rsid w:val="00834278"/>
    <w:rsid w:val="00835013"/>
    <w:rsid w:val="00835CC2"/>
    <w:rsid w:val="008362FA"/>
    <w:rsid w:val="008409DB"/>
    <w:rsid w:val="00840C67"/>
    <w:rsid w:val="00841475"/>
    <w:rsid w:val="00841C87"/>
    <w:rsid w:val="00842151"/>
    <w:rsid w:val="00842A8C"/>
    <w:rsid w:val="00842D4F"/>
    <w:rsid w:val="00842F09"/>
    <w:rsid w:val="008439E6"/>
    <w:rsid w:val="00844A71"/>
    <w:rsid w:val="00845B43"/>
    <w:rsid w:val="008465D4"/>
    <w:rsid w:val="00846788"/>
    <w:rsid w:val="00851348"/>
    <w:rsid w:val="00851579"/>
    <w:rsid w:val="00851CAF"/>
    <w:rsid w:val="00851D1C"/>
    <w:rsid w:val="0085305B"/>
    <w:rsid w:val="008532E9"/>
    <w:rsid w:val="00853354"/>
    <w:rsid w:val="008548E1"/>
    <w:rsid w:val="008552F4"/>
    <w:rsid w:val="008553D7"/>
    <w:rsid w:val="00855986"/>
    <w:rsid w:val="00856150"/>
    <w:rsid w:val="0085700E"/>
    <w:rsid w:val="008611D2"/>
    <w:rsid w:val="008617A9"/>
    <w:rsid w:val="00861E07"/>
    <w:rsid w:val="00863DA2"/>
    <w:rsid w:val="00864C3F"/>
    <w:rsid w:val="00864EBC"/>
    <w:rsid w:val="00865BA2"/>
    <w:rsid w:val="00867B84"/>
    <w:rsid w:val="008719B6"/>
    <w:rsid w:val="00872737"/>
    <w:rsid w:val="008729CF"/>
    <w:rsid w:val="0087361F"/>
    <w:rsid w:val="00873B91"/>
    <w:rsid w:val="00874019"/>
    <w:rsid w:val="008749A3"/>
    <w:rsid w:val="00874AF7"/>
    <w:rsid w:val="008751FE"/>
    <w:rsid w:val="00880797"/>
    <w:rsid w:val="00880E1C"/>
    <w:rsid w:val="00881F8D"/>
    <w:rsid w:val="008836D4"/>
    <w:rsid w:val="008859C3"/>
    <w:rsid w:val="00885B87"/>
    <w:rsid w:val="008861C0"/>
    <w:rsid w:val="00887071"/>
    <w:rsid w:val="00891506"/>
    <w:rsid w:val="0089246D"/>
    <w:rsid w:val="008947C5"/>
    <w:rsid w:val="0089490B"/>
    <w:rsid w:val="0089627B"/>
    <w:rsid w:val="00896C06"/>
    <w:rsid w:val="00896D5C"/>
    <w:rsid w:val="008A1512"/>
    <w:rsid w:val="008A1B0C"/>
    <w:rsid w:val="008A33B4"/>
    <w:rsid w:val="008A3A4A"/>
    <w:rsid w:val="008A4615"/>
    <w:rsid w:val="008A5231"/>
    <w:rsid w:val="008A5518"/>
    <w:rsid w:val="008A65FC"/>
    <w:rsid w:val="008A77D5"/>
    <w:rsid w:val="008A7869"/>
    <w:rsid w:val="008B0329"/>
    <w:rsid w:val="008B0436"/>
    <w:rsid w:val="008B2394"/>
    <w:rsid w:val="008B23A2"/>
    <w:rsid w:val="008B2730"/>
    <w:rsid w:val="008B28B5"/>
    <w:rsid w:val="008B2CCA"/>
    <w:rsid w:val="008B322F"/>
    <w:rsid w:val="008B33BC"/>
    <w:rsid w:val="008B3715"/>
    <w:rsid w:val="008B3964"/>
    <w:rsid w:val="008B39C0"/>
    <w:rsid w:val="008B41E4"/>
    <w:rsid w:val="008C0201"/>
    <w:rsid w:val="008C09B9"/>
    <w:rsid w:val="008C0EAB"/>
    <w:rsid w:val="008C0EDC"/>
    <w:rsid w:val="008C1AB1"/>
    <w:rsid w:val="008C1E44"/>
    <w:rsid w:val="008C3751"/>
    <w:rsid w:val="008C5241"/>
    <w:rsid w:val="008C6350"/>
    <w:rsid w:val="008C6AFC"/>
    <w:rsid w:val="008D1CF3"/>
    <w:rsid w:val="008D4940"/>
    <w:rsid w:val="008D4BF7"/>
    <w:rsid w:val="008D4E19"/>
    <w:rsid w:val="008D66FD"/>
    <w:rsid w:val="008D6F63"/>
    <w:rsid w:val="008E00C4"/>
    <w:rsid w:val="008E36DB"/>
    <w:rsid w:val="008E511A"/>
    <w:rsid w:val="008E5424"/>
    <w:rsid w:val="008E556E"/>
    <w:rsid w:val="008E5A3D"/>
    <w:rsid w:val="008E5DF1"/>
    <w:rsid w:val="008E6265"/>
    <w:rsid w:val="008E6CA4"/>
    <w:rsid w:val="008E7548"/>
    <w:rsid w:val="008E7D5C"/>
    <w:rsid w:val="008F078B"/>
    <w:rsid w:val="008F1226"/>
    <w:rsid w:val="008F1338"/>
    <w:rsid w:val="008F311B"/>
    <w:rsid w:val="008F347D"/>
    <w:rsid w:val="008F48E5"/>
    <w:rsid w:val="008F52FD"/>
    <w:rsid w:val="008F6ADE"/>
    <w:rsid w:val="00902A93"/>
    <w:rsid w:val="00902FC5"/>
    <w:rsid w:val="009035F5"/>
    <w:rsid w:val="00903839"/>
    <w:rsid w:val="00905D70"/>
    <w:rsid w:val="00906ABC"/>
    <w:rsid w:val="009078DD"/>
    <w:rsid w:val="009120E9"/>
    <w:rsid w:val="009140E8"/>
    <w:rsid w:val="00915163"/>
    <w:rsid w:val="0091565C"/>
    <w:rsid w:val="009156C0"/>
    <w:rsid w:val="00916952"/>
    <w:rsid w:val="009178E1"/>
    <w:rsid w:val="00922625"/>
    <w:rsid w:val="00923052"/>
    <w:rsid w:val="00923364"/>
    <w:rsid w:val="00923405"/>
    <w:rsid w:val="009244DC"/>
    <w:rsid w:val="00924BC4"/>
    <w:rsid w:val="009276F5"/>
    <w:rsid w:val="00927C82"/>
    <w:rsid w:val="00927DC7"/>
    <w:rsid w:val="00930541"/>
    <w:rsid w:val="009313DB"/>
    <w:rsid w:val="00932298"/>
    <w:rsid w:val="009328D2"/>
    <w:rsid w:val="00934592"/>
    <w:rsid w:val="00934694"/>
    <w:rsid w:val="009362B6"/>
    <w:rsid w:val="0093651D"/>
    <w:rsid w:val="009369E5"/>
    <w:rsid w:val="00936DAD"/>
    <w:rsid w:val="00937943"/>
    <w:rsid w:val="00937C13"/>
    <w:rsid w:val="009439CC"/>
    <w:rsid w:val="00945900"/>
    <w:rsid w:val="00946498"/>
    <w:rsid w:val="00946815"/>
    <w:rsid w:val="0094739A"/>
    <w:rsid w:val="009513FE"/>
    <w:rsid w:val="00952302"/>
    <w:rsid w:val="00953124"/>
    <w:rsid w:val="00955D62"/>
    <w:rsid w:val="00956C27"/>
    <w:rsid w:val="009570C6"/>
    <w:rsid w:val="009574FB"/>
    <w:rsid w:val="0096131C"/>
    <w:rsid w:val="00961422"/>
    <w:rsid w:val="00961B32"/>
    <w:rsid w:val="009626D9"/>
    <w:rsid w:val="009631B2"/>
    <w:rsid w:val="00963462"/>
    <w:rsid w:val="0096394D"/>
    <w:rsid w:val="00963F78"/>
    <w:rsid w:val="009702BD"/>
    <w:rsid w:val="00971340"/>
    <w:rsid w:val="009718A5"/>
    <w:rsid w:val="00971C2D"/>
    <w:rsid w:val="00972DE3"/>
    <w:rsid w:val="00973091"/>
    <w:rsid w:val="0097350D"/>
    <w:rsid w:val="009759B9"/>
    <w:rsid w:val="00975C2B"/>
    <w:rsid w:val="00975D8D"/>
    <w:rsid w:val="00975F52"/>
    <w:rsid w:val="00976343"/>
    <w:rsid w:val="009816E5"/>
    <w:rsid w:val="009821F2"/>
    <w:rsid w:val="00983909"/>
    <w:rsid w:val="00983BDC"/>
    <w:rsid w:val="0098477C"/>
    <w:rsid w:val="009847FC"/>
    <w:rsid w:val="00984AF0"/>
    <w:rsid w:val="00985E2A"/>
    <w:rsid w:val="00985EEC"/>
    <w:rsid w:val="00986F89"/>
    <w:rsid w:val="00991704"/>
    <w:rsid w:val="009937B4"/>
    <w:rsid w:val="00993CBB"/>
    <w:rsid w:val="00994CFF"/>
    <w:rsid w:val="00997CC3"/>
    <w:rsid w:val="00997D4B"/>
    <w:rsid w:val="009A085C"/>
    <w:rsid w:val="009A20E3"/>
    <w:rsid w:val="009A2A98"/>
    <w:rsid w:val="009A3E27"/>
    <w:rsid w:val="009A55C8"/>
    <w:rsid w:val="009B13AD"/>
    <w:rsid w:val="009B14FB"/>
    <w:rsid w:val="009B176A"/>
    <w:rsid w:val="009B230C"/>
    <w:rsid w:val="009B2459"/>
    <w:rsid w:val="009B3E54"/>
    <w:rsid w:val="009B46C4"/>
    <w:rsid w:val="009B5B65"/>
    <w:rsid w:val="009C044F"/>
    <w:rsid w:val="009C0619"/>
    <w:rsid w:val="009C1361"/>
    <w:rsid w:val="009C2287"/>
    <w:rsid w:val="009C3631"/>
    <w:rsid w:val="009C396C"/>
    <w:rsid w:val="009C3AD9"/>
    <w:rsid w:val="009C4EDC"/>
    <w:rsid w:val="009C5F3A"/>
    <w:rsid w:val="009C63D7"/>
    <w:rsid w:val="009D0612"/>
    <w:rsid w:val="009D1566"/>
    <w:rsid w:val="009D193E"/>
    <w:rsid w:val="009D28B3"/>
    <w:rsid w:val="009D389F"/>
    <w:rsid w:val="009D47CB"/>
    <w:rsid w:val="009D4A6E"/>
    <w:rsid w:val="009D4B34"/>
    <w:rsid w:val="009D6351"/>
    <w:rsid w:val="009D677D"/>
    <w:rsid w:val="009D6B35"/>
    <w:rsid w:val="009E0808"/>
    <w:rsid w:val="009E34B4"/>
    <w:rsid w:val="009E4AB6"/>
    <w:rsid w:val="009E5B41"/>
    <w:rsid w:val="009E6BFF"/>
    <w:rsid w:val="009E7006"/>
    <w:rsid w:val="009F00A9"/>
    <w:rsid w:val="009F1A83"/>
    <w:rsid w:val="009F2C83"/>
    <w:rsid w:val="009F300C"/>
    <w:rsid w:val="009F3074"/>
    <w:rsid w:val="009F58C4"/>
    <w:rsid w:val="009F5F11"/>
    <w:rsid w:val="00A007CF"/>
    <w:rsid w:val="00A01077"/>
    <w:rsid w:val="00A0243C"/>
    <w:rsid w:val="00A02649"/>
    <w:rsid w:val="00A05FD6"/>
    <w:rsid w:val="00A06275"/>
    <w:rsid w:val="00A06C18"/>
    <w:rsid w:val="00A119BA"/>
    <w:rsid w:val="00A13285"/>
    <w:rsid w:val="00A1581D"/>
    <w:rsid w:val="00A15E6C"/>
    <w:rsid w:val="00A17121"/>
    <w:rsid w:val="00A202FC"/>
    <w:rsid w:val="00A25142"/>
    <w:rsid w:val="00A2560B"/>
    <w:rsid w:val="00A271F7"/>
    <w:rsid w:val="00A27DAB"/>
    <w:rsid w:val="00A3173A"/>
    <w:rsid w:val="00A3211C"/>
    <w:rsid w:val="00A3384A"/>
    <w:rsid w:val="00A35632"/>
    <w:rsid w:val="00A370E5"/>
    <w:rsid w:val="00A37918"/>
    <w:rsid w:val="00A40726"/>
    <w:rsid w:val="00A41640"/>
    <w:rsid w:val="00A42340"/>
    <w:rsid w:val="00A43D51"/>
    <w:rsid w:val="00A463B6"/>
    <w:rsid w:val="00A47161"/>
    <w:rsid w:val="00A51F70"/>
    <w:rsid w:val="00A52D8C"/>
    <w:rsid w:val="00A537D0"/>
    <w:rsid w:val="00A53892"/>
    <w:rsid w:val="00A566DF"/>
    <w:rsid w:val="00A56A71"/>
    <w:rsid w:val="00A57AE6"/>
    <w:rsid w:val="00A60810"/>
    <w:rsid w:val="00A60A42"/>
    <w:rsid w:val="00A60EC1"/>
    <w:rsid w:val="00A615AC"/>
    <w:rsid w:val="00A61CB4"/>
    <w:rsid w:val="00A63D12"/>
    <w:rsid w:val="00A643EB"/>
    <w:rsid w:val="00A67187"/>
    <w:rsid w:val="00A7024D"/>
    <w:rsid w:val="00A7076B"/>
    <w:rsid w:val="00A71E8D"/>
    <w:rsid w:val="00A72508"/>
    <w:rsid w:val="00A75634"/>
    <w:rsid w:val="00A75FB4"/>
    <w:rsid w:val="00A76223"/>
    <w:rsid w:val="00A7622E"/>
    <w:rsid w:val="00A76AA1"/>
    <w:rsid w:val="00A81BAD"/>
    <w:rsid w:val="00A856C3"/>
    <w:rsid w:val="00A85E8E"/>
    <w:rsid w:val="00A86181"/>
    <w:rsid w:val="00A86A82"/>
    <w:rsid w:val="00A8731E"/>
    <w:rsid w:val="00A87A28"/>
    <w:rsid w:val="00A90B77"/>
    <w:rsid w:val="00A9194B"/>
    <w:rsid w:val="00A9205B"/>
    <w:rsid w:val="00A93ED0"/>
    <w:rsid w:val="00A9491B"/>
    <w:rsid w:val="00A9570C"/>
    <w:rsid w:val="00A959FB"/>
    <w:rsid w:val="00AA360D"/>
    <w:rsid w:val="00AA3F59"/>
    <w:rsid w:val="00AA42C6"/>
    <w:rsid w:val="00AA6156"/>
    <w:rsid w:val="00AA7410"/>
    <w:rsid w:val="00AA75D8"/>
    <w:rsid w:val="00AB025D"/>
    <w:rsid w:val="00AB0F71"/>
    <w:rsid w:val="00AB119A"/>
    <w:rsid w:val="00AB2A8A"/>
    <w:rsid w:val="00AB2D39"/>
    <w:rsid w:val="00AB35F9"/>
    <w:rsid w:val="00AB3CF8"/>
    <w:rsid w:val="00AB4F2F"/>
    <w:rsid w:val="00AB597B"/>
    <w:rsid w:val="00AB5E95"/>
    <w:rsid w:val="00AB6789"/>
    <w:rsid w:val="00AB6A01"/>
    <w:rsid w:val="00AC0157"/>
    <w:rsid w:val="00AC0703"/>
    <w:rsid w:val="00AC19F9"/>
    <w:rsid w:val="00AC3F3F"/>
    <w:rsid w:val="00AC5A30"/>
    <w:rsid w:val="00AC6B4E"/>
    <w:rsid w:val="00AC7A3E"/>
    <w:rsid w:val="00AD0084"/>
    <w:rsid w:val="00AD121C"/>
    <w:rsid w:val="00AD4839"/>
    <w:rsid w:val="00AD4D21"/>
    <w:rsid w:val="00AD5AB9"/>
    <w:rsid w:val="00AD670C"/>
    <w:rsid w:val="00AD6A53"/>
    <w:rsid w:val="00AD727F"/>
    <w:rsid w:val="00AD7753"/>
    <w:rsid w:val="00AD78EB"/>
    <w:rsid w:val="00AE0566"/>
    <w:rsid w:val="00AE528B"/>
    <w:rsid w:val="00AE6653"/>
    <w:rsid w:val="00AE69C8"/>
    <w:rsid w:val="00AE6FD5"/>
    <w:rsid w:val="00AF03E7"/>
    <w:rsid w:val="00AF0A63"/>
    <w:rsid w:val="00AF690E"/>
    <w:rsid w:val="00AF6FC7"/>
    <w:rsid w:val="00AF71FC"/>
    <w:rsid w:val="00B02017"/>
    <w:rsid w:val="00B0430C"/>
    <w:rsid w:val="00B057FC"/>
    <w:rsid w:val="00B05DA0"/>
    <w:rsid w:val="00B060DC"/>
    <w:rsid w:val="00B069FB"/>
    <w:rsid w:val="00B07327"/>
    <w:rsid w:val="00B07FBE"/>
    <w:rsid w:val="00B10021"/>
    <w:rsid w:val="00B107B6"/>
    <w:rsid w:val="00B11C1D"/>
    <w:rsid w:val="00B12D66"/>
    <w:rsid w:val="00B13901"/>
    <w:rsid w:val="00B1468D"/>
    <w:rsid w:val="00B150F6"/>
    <w:rsid w:val="00B15D4C"/>
    <w:rsid w:val="00B16088"/>
    <w:rsid w:val="00B16FF9"/>
    <w:rsid w:val="00B170F0"/>
    <w:rsid w:val="00B17A22"/>
    <w:rsid w:val="00B212A7"/>
    <w:rsid w:val="00B22A0D"/>
    <w:rsid w:val="00B265A0"/>
    <w:rsid w:val="00B27013"/>
    <w:rsid w:val="00B27074"/>
    <w:rsid w:val="00B30CE5"/>
    <w:rsid w:val="00B3100D"/>
    <w:rsid w:val="00B36BE2"/>
    <w:rsid w:val="00B37013"/>
    <w:rsid w:val="00B3721F"/>
    <w:rsid w:val="00B42186"/>
    <w:rsid w:val="00B424BE"/>
    <w:rsid w:val="00B42558"/>
    <w:rsid w:val="00B44B25"/>
    <w:rsid w:val="00B50AE3"/>
    <w:rsid w:val="00B50FD8"/>
    <w:rsid w:val="00B534F5"/>
    <w:rsid w:val="00B541B5"/>
    <w:rsid w:val="00B566C7"/>
    <w:rsid w:val="00B566F4"/>
    <w:rsid w:val="00B56BDF"/>
    <w:rsid w:val="00B56CAF"/>
    <w:rsid w:val="00B572B4"/>
    <w:rsid w:val="00B60316"/>
    <w:rsid w:val="00B60792"/>
    <w:rsid w:val="00B60B1E"/>
    <w:rsid w:val="00B61A03"/>
    <w:rsid w:val="00B62DA8"/>
    <w:rsid w:val="00B6329E"/>
    <w:rsid w:val="00B63E85"/>
    <w:rsid w:val="00B63F79"/>
    <w:rsid w:val="00B6443E"/>
    <w:rsid w:val="00B64553"/>
    <w:rsid w:val="00B648A2"/>
    <w:rsid w:val="00B65142"/>
    <w:rsid w:val="00B65F0C"/>
    <w:rsid w:val="00B6643A"/>
    <w:rsid w:val="00B67283"/>
    <w:rsid w:val="00B67CF0"/>
    <w:rsid w:val="00B71C50"/>
    <w:rsid w:val="00B7205E"/>
    <w:rsid w:val="00B72999"/>
    <w:rsid w:val="00B73106"/>
    <w:rsid w:val="00B744DA"/>
    <w:rsid w:val="00B745F4"/>
    <w:rsid w:val="00B76269"/>
    <w:rsid w:val="00B7639A"/>
    <w:rsid w:val="00B8061B"/>
    <w:rsid w:val="00B807DC"/>
    <w:rsid w:val="00B80AE7"/>
    <w:rsid w:val="00B811A1"/>
    <w:rsid w:val="00B81360"/>
    <w:rsid w:val="00B83AAC"/>
    <w:rsid w:val="00B84F9F"/>
    <w:rsid w:val="00B85C58"/>
    <w:rsid w:val="00B85D91"/>
    <w:rsid w:val="00B9022C"/>
    <w:rsid w:val="00B910F5"/>
    <w:rsid w:val="00B91BAE"/>
    <w:rsid w:val="00B91EBE"/>
    <w:rsid w:val="00B93E9F"/>
    <w:rsid w:val="00B94651"/>
    <w:rsid w:val="00B94F5E"/>
    <w:rsid w:val="00B94FC5"/>
    <w:rsid w:val="00B96788"/>
    <w:rsid w:val="00BA0307"/>
    <w:rsid w:val="00BA1A95"/>
    <w:rsid w:val="00BA2648"/>
    <w:rsid w:val="00BA2BF4"/>
    <w:rsid w:val="00BA40B4"/>
    <w:rsid w:val="00BA4719"/>
    <w:rsid w:val="00BA474E"/>
    <w:rsid w:val="00BA4FB1"/>
    <w:rsid w:val="00BA526E"/>
    <w:rsid w:val="00BA58AF"/>
    <w:rsid w:val="00BA5B98"/>
    <w:rsid w:val="00BA5D1A"/>
    <w:rsid w:val="00BA669C"/>
    <w:rsid w:val="00BA6D96"/>
    <w:rsid w:val="00BA78B9"/>
    <w:rsid w:val="00BB04B3"/>
    <w:rsid w:val="00BB0C64"/>
    <w:rsid w:val="00BB15E1"/>
    <w:rsid w:val="00BB1E87"/>
    <w:rsid w:val="00BB20B4"/>
    <w:rsid w:val="00BB404E"/>
    <w:rsid w:val="00BB45B4"/>
    <w:rsid w:val="00BB4B8A"/>
    <w:rsid w:val="00BB5891"/>
    <w:rsid w:val="00BC2D27"/>
    <w:rsid w:val="00BC4238"/>
    <w:rsid w:val="00BC469B"/>
    <w:rsid w:val="00BC4806"/>
    <w:rsid w:val="00BD5412"/>
    <w:rsid w:val="00BD719E"/>
    <w:rsid w:val="00BE067F"/>
    <w:rsid w:val="00BE1594"/>
    <w:rsid w:val="00BE38E6"/>
    <w:rsid w:val="00BE3A5E"/>
    <w:rsid w:val="00BE3F62"/>
    <w:rsid w:val="00BE69B0"/>
    <w:rsid w:val="00BE79E7"/>
    <w:rsid w:val="00BF0827"/>
    <w:rsid w:val="00BF1829"/>
    <w:rsid w:val="00BF1F7F"/>
    <w:rsid w:val="00BF2086"/>
    <w:rsid w:val="00BF471D"/>
    <w:rsid w:val="00BF4AA3"/>
    <w:rsid w:val="00BF5338"/>
    <w:rsid w:val="00BF5797"/>
    <w:rsid w:val="00BF675D"/>
    <w:rsid w:val="00C01283"/>
    <w:rsid w:val="00C02F4D"/>
    <w:rsid w:val="00C04811"/>
    <w:rsid w:val="00C04E17"/>
    <w:rsid w:val="00C06A19"/>
    <w:rsid w:val="00C15B4B"/>
    <w:rsid w:val="00C20412"/>
    <w:rsid w:val="00C206E2"/>
    <w:rsid w:val="00C21719"/>
    <w:rsid w:val="00C2171A"/>
    <w:rsid w:val="00C21C99"/>
    <w:rsid w:val="00C23921"/>
    <w:rsid w:val="00C24437"/>
    <w:rsid w:val="00C24467"/>
    <w:rsid w:val="00C2529E"/>
    <w:rsid w:val="00C2671D"/>
    <w:rsid w:val="00C278FB"/>
    <w:rsid w:val="00C30BF3"/>
    <w:rsid w:val="00C318EE"/>
    <w:rsid w:val="00C320B7"/>
    <w:rsid w:val="00C32898"/>
    <w:rsid w:val="00C32971"/>
    <w:rsid w:val="00C330E2"/>
    <w:rsid w:val="00C340E7"/>
    <w:rsid w:val="00C34685"/>
    <w:rsid w:val="00C354C6"/>
    <w:rsid w:val="00C35883"/>
    <w:rsid w:val="00C36A00"/>
    <w:rsid w:val="00C40520"/>
    <w:rsid w:val="00C40F19"/>
    <w:rsid w:val="00C4148C"/>
    <w:rsid w:val="00C41B65"/>
    <w:rsid w:val="00C428E4"/>
    <w:rsid w:val="00C42C8A"/>
    <w:rsid w:val="00C437DC"/>
    <w:rsid w:val="00C43A9E"/>
    <w:rsid w:val="00C44345"/>
    <w:rsid w:val="00C4497C"/>
    <w:rsid w:val="00C44B9E"/>
    <w:rsid w:val="00C45043"/>
    <w:rsid w:val="00C46F30"/>
    <w:rsid w:val="00C476C0"/>
    <w:rsid w:val="00C47E4D"/>
    <w:rsid w:val="00C5023A"/>
    <w:rsid w:val="00C524FF"/>
    <w:rsid w:val="00C54986"/>
    <w:rsid w:val="00C54B7C"/>
    <w:rsid w:val="00C552A8"/>
    <w:rsid w:val="00C55A1C"/>
    <w:rsid w:val="00C56056"/>
    <w:rsid w:val="00C57130"/>
    <w:rsid w:val="00C57299"/>
    <w:rsid w:val="00C60920"/>
    <w:rsid w:val="00C60AEA"/>
    <w:rsid w:val="00C612B1"/>
    <w:rsid w:val="00C621A5"/>
    <w:rsid w:val="00C622D2"/>
    <w:rsid w:val="00C627F4"/>
    <w:rsid w:val="00C63C86"/>
    <w:rsid w:val="00C643C4"/>
    <w:rsid w:val="00C67F55"/>
    <w:rsid w:val="00C67F9D"/>
    <w:rsid w:val="00C7029A"/>
    <w:rsid w:val="00C70850"/>
    <w:rsid w:val="00C717B6"/>
    <w:rsid w:val="00C72341"/>
    <w:rsid w:val="00C75FCE"/>
    <w:rsid w:val="00C77120"/>
    <w:rsid w:val="00C80BBD"/>
    <w:rsid w:val="00C810F6"/>
    <w:rsid w:val="00C826E9"/>
    <w:rsid w:val="00C8283D"/>
    <w:rsid w:val="00C82AEE"/>
    <w:rsid w:val="00C8415D"/>
    <w:rsid w:val="00C85BF3"/>
    <w:rsid w:val="00C86BB4"/>
    <w:rsid w:val="00C8705E"/>
    <w:rsid w:val="00C878ED"/>
    <w:rsid w:val="00C87BB7"/>
    <w:rsid w:val="00C87D3C"/>
    <w:rsid w:val="00C9125D"/>
    <w:rsid w:val="00C94FCF"/>
    <w:rsid w:val="00C95643"/>
    <w:rsid w:val="00C958F8"/>
    <w:rsid w:val="00C964E2"/>
    <w:rsid w:val="00C965AC"/>
    <w:rsid w:val="00C96EE3"/>
    <w:rsid w:val="00C97B52"/>
    <w:rsid w:val="00C97BD2"/>
    <w:rsid w:val="00CA1C2B"/>
    <w:rsid w:val="00CA4B41"/>
    <w:rsid w:val="00CA4D68"/>
    <w:rsid w:val="00CA6C37"/>
    <w:rsid w:val="00CB0045"/>
    <w:rsid w:val="00CB02E6"/>
    <w:rsid w:val="00CB38DA"/>
    <w:rsid w:val="00CB390E"/>
    <w:rsid w:val="00CB54E1"/>
    <w:rsid w:val="00CB57EA"/>
    <w:rsid w:val="00CB585A"/>
    <w:rsid w:val="00CB6E9C"/>
    <w:rsid w:val="00CB7AD8"/>
    <w:rsid w:val="00CB7C77"/>
    <w:rsid w:val="00CB7D23"/>
    <w:rsid w:val="00CC2CC5"/>
    <w:rsid w:val="00CC5143"/>
    <w:rsid w:val="00CD0445"/>
    <w:rsid w:val="00CD17F8"/>
    <w:rsid w:val="00CD18A9"/>
    <w:rsid w:val="00CD2DA5"/>
    <w:rsid w:val="00CD5C17"/>
    <w:rsid w:val="00CE0982"/>
    <w:rsid w:val="00CE311F"/>
    <w:rsid w:val="00CE3FFD"/>
    <w:rsid w:val="00CE4778"/>
    <w:rsid w:val="00CE75A6"/>
    <w:rsid w:val="00CE79CE"/>
    <w:rsid w:val="00CE7BE3"/>
    <w:rsid w:val="00CE7D2F"/>
    <w:rsid w:val="00CF01BB"/>
    <w:rsid w:val="00CF10E1"/>
    <w:rsid w:val="00CF1E31"/>
    <w:rsid w:val="00CF2C5F"/>
    <w:rsid w:val="00CF641A"/>
    <w:rsid w:val="00CF6AEB"/>
    <w:rsid w:val="00CF75B1"/>
    <w:rsid w:val="00D00971"/>
    <w:rsid w:val="00D02237"/>
    <w:rsid w:val="00D02C1D"/>
    <w:rsid w:val="00D037FA"/>
    <w:rsid w:val="00D0489C"/>
    <w:rsid w:val="00D049EE"/>
    <w:rsid w:val="00D054E1"/>
    <w:rsid w:val="00D05A03"/>
    <w:rsid w:val="00D0630A"/>
    <w:rsid w:val="00D10460"/>
    <w:rsid w:val="00D104C4"/>
    <w:rsid w:val="00D125B2"/>
    <w:rsid w:val="00D1418C"/>
    <w:rsid w:val="00D14EB6"/>
    <w:rsid w:val="00D16318"/>
    <w:rsid w:val="00D20208"/>
    <w:rsid w:val="00D204C2"/>
    <w:rsid w:val="00D2066A"/>
    <w:rsid w:val="00D239E8"/>
    <w:rsid w:val="00D23FE3"/>
    <w:rsid w:val="00D26A16"/>
    <w:rsid w:val="00D272A5"/>
    <w:rsid w:val="00D30729"/>
    <w:rsid w:val="00D30C64"/>
    <w:rsid w:val="00D31D7E"/>
    <w:rsid w:val="00D328FF"/>
    <w:rsid w:val="00D32AFC"/>
    <w:rsid w:val="00D32C4D"/>
    <w:rsid w:val="00D335AB"/>
    <w:rsid w:val="00D3438F"/>
    <w:rsid w:val="00D34C7E"/>
    <w:rsid w:val="00D36A54"/>
    <w:rsid w:val="00D464FB"/>
    <w:rsid w:val="00D50881"/>
    <w:rsid w:val="00D512CF"/>
    <w:rsid w:val="00D522C4"/>
    <w:rsid w:val="00D52ABD"/>
    <w:rsid w:val="00D53DF9"/>
    <w:rsid w:val="00D5438E"/>
    <w:rsid w:val="00D54BE8"/>
    <w:rsid w:val="00D54FB8"/>
    <w:rsid w:val="00D550C2"/>
    <w:rsid w:val="00D55B2D"/>
    <w:rsid w:val="00D56B0D"/>
    <w:rsid w:val="00D57D5C"/>
    <w:rsid w:val="00D57FDF"/>
    <w:rsid w:val="00D642AF"/>
    <w:rsid w:val="00D646E3"/>
    <w:rsid w:val="00D647B4"/>
    <w:rsid w:val="00D67F0A"/>
    <w:rsid w:val="00D7055D"/>
    <w:rsid w:val="00D70A11"/>
    <w:rsid w:val="00D70C31"/>
    <w:rsid w:val="00D722A0"/>
    <w:rsid w:val="00D7260C"/>
    <w:rsid w:val="00D72945"/>
    <w:rsid w:val="00D731E3"/>
    <w:rsid w:val="00D73FD7"/>
    <w:rsid w:val="00D74B8E"/>
    <w:rsid w:val="00D8016D"/>
    <w:rsid w:val="00D821E6"/>
    <w:rsid w:val="00D9422F"/>
    <w:rsid w:val="00D95EFC"/>
    <w:rsid w:val="00D962AC"/>
    <w:rsid w:val="00D96C1A"/>
    <w:rsid w:val="00D978C8"/>
    <w:rsid w:val="00DA077D"/>
    <w:rsid w:val="00DA0B71"/>
    <w:rsid w:val="00DA1AF6"/>
    <w:rsid w:val="00DA251F"/>
    <w:rsid w:val="00DA2C56"/>
    <w:rsid w:val="00DA519D"/>
    <w:rsid w:val="00DA541E"/>
    <w:rsid w:val="00DA554B"/>
    <w:rsid w:val="00DA74EC"/>
    <w:rsid w:val="00DB01AD"/>
    <w:rsid w:val="00DB059C"/>
    <w:rsid w:val="00DB26A7"/>
    <w:rsid w:val="00DB277C"/>
    <w:rsid w:val="00DB2804"/>
    <w:rsid w:val="00DB5135"/>
    <w:rsid w:val="00DB6D13"/>
    <w:rsid w:val="00DB7027"/>
    <w:rsid w:val="00DC02FE"/>
    <w:rsid w:val="00DC08C1"/>
    <w:rsid w:val="00DC0F6C"/>
    <w:rsid w:val="00DC2406"/>
    <w:rsid w:val="00DC2CFB"/>
    <w:rsid w:val="00DC35F3"/>
    <w:rsid w:val="00DC4380"/>
    <w:rsid w:val="00DC5517"/>
    <w:rsid w:val="00DC5D93"/>
    <w:rsid w:val="00DD13D8"/>
    <w:rsid w:val="00DD1635"/>
    <w:rsid w:val="00DE07B9"/>
    <w:rsid w:val="00DE1594"/>
    <w:rsid w:val="00DE15B5"/>
    <w:rsid w:val="00DE1CC5"/>
    <w:rsid w:val="00DE2AED"/>
    <w:rsid w:val="00DE2E91"/>
    <w:rsid w:val="00DE3040"/>
    <w:rsid w:val="00DE30BA"/>
    <w:rsid w:val="00DE31C3"/>
    <w:rsid w:val="00DE3EB6"/>
    <w:rsid w:val="00DE4184"/>
    <w:rsid w:val="00DE41CC"/>
    <w:rsid w:val="00DE6214"/>
    <w:rsid w:val="00DE7B7B"/>
    <w:rsid w:val="00DF039A"/>
    <w:rsid w:val="00DF0B7D"/>
    <w:rsid w:val="00DF0F07"/>
    <w:rsid w:val="00DF172B"/>
    <w:rsid w:val="00DF176A"/>
    <w:rsid w:val="00DF1E62"/>
    <w:rsid w:val="00DF312E"/>
    <w:rsid w:val="00DF5175"/>
    <w:rsid w:val="00DF527F"/>
    <w:rsid w:val="00DF53E1"/>
    <w:rsid w:val="00DF58B0"/>
    <w:rsid w:val="00DF5AF9"/>
    <w:rsid w:val="00DF6282"/>
    <w:rsid w:val="00DF655B"/>
    <w:rsid w:val="00DF7344"/>
    <w:rsid w:val="00DF7E4E"/>
    <w:rsid w:val="00E00DFF"/>
    <w:rsid w:val="00E018A5"/>
    <w:rsid w:val="00E04CAD"/>
    <w:rsid w:val="00E058DE"/>
    <w:rsid w:val="00E105DB"/>
    <w:rsid w:val="00E11365"/>
    <w:rsid w:val="00E1144A"/>
    <w:rsid w:val="00E11514"/>
    <w:rsid w:val="00E1164E"/>
    <w:rsid w:val="00E1221C"/>
    <w:rsid w:val="00E12620"/>
    <w:rsid w:val="00E13124"/>
    <w:rsid w:val="00E1324E"/>
    <w:rsid w:val="00E14BD8"/>
    <w:rsid w:val="00E15AED"/>
    <w:rsid w:val="00E15D30"/>
    <w:rsid w:val="00E1771F"/>
    <w:rsid w:val="00E208C3"/>
    <w:rsid w:val="00E20984"/>
    <w:rsid w:val="00E227E9"/>
    <w:rsid w:val="00E233D8"/>
    <w:rsid w:val="00E235B1"/>
    <w:rsid w:val="00E2494A"/>
    <w:rsid w:val="00E24E3E"/>
    <w:rsid w:val="00E259FF"/>
    <w:rsid w:val="00E27773"/>
    <w:rsid w:val="00E30405"/>
    <w:rsid w:val="00E322A2"/>
    <w:rsid w:val="00E32798"/>
    <w:rsid w:val="00E327EB"/>
    <w:rsid w:val="00E329A4"/>
    <w:rsid w:val="00E339A1"/>
    <w:rsid w:val="00E33F29"/>
    <w:rsid w:val="00E35D77"/>
    <w:rsid w:val="00E36039"/>
    <w:rsid w:val="00E36646"/>
    <w:rsid w:val="00E36657"/>
    <w:rsid w:val="00E367D6"/>
    <w:rsid w:val="00E37410"/>
    <w:rsid w:val="00E42459"/>
    <w:rsid w:val="00E428D9"/>
    <w:rsid w:val="00E428F6"/>
    <w:rsid w:val="00E43021"/>
    <w:rsid w:val="00E434CF"/>
    <w:rsid w:val="00E43A5A"/>
    <w:rsid w:val="00E46693"/>
    <w:rsid w:val="00E46B91"/>
    <w:rsid w:val="00E47AD9"/>
    <w:rsid w:val="00E50052"/>
    <w:rsid w:val="00E516C1"/>
    <w:rsid w:val="00E53C4A"/>
    <w:rsid w:val="00E55117"/>
    <w:rsid w:val="00E56E54"/>
    <w:rsid w:val="00E56F3B"/>
    <w:rsid w:val="00E60063"/>
    <w:rsid w:val="00E61AA0"/>
    <w:rsid w:val="00E62E30"/>
    <w:rsid w:val="00E65ADB"/>
    <w:rsid w:val="00E65F88"/>
    <w:rsid w:val="00E65FA1"/>
    <w:rsid w:val="00E71296"/>
    <w:rsid w:val="00E71D94"/>
    <w:rsid w:val="00E72FD6"/>
    <w:rsid w:val="00E730D1"/>
    <w:rsid w:val="00E731FD"/>
    <w:rsid w:val="00E736C0"/>
    <w:rsid w:val="00E758D3"/>
    <w:rsid w:val="00E75AB8"/>
    <w:rsid w:val="00E75D02"/>
    <w:rsid w:val="00E760D9"/>
    <w:rsid w:val="00E76C74"/>
    <w:rsid w:val="00E76CAD"/>
    <w:rsid w:val="00E76F18"/>
    <w:rsid w:val="00E8154F"/>
    <w:rsid w:val="00E83AF7"/>
    <w:rsid w:val="00E84548"/>
    <w:rsid w:val="00E8494F"/>
    <w:rsid w:val="00E8495F"/>
    <w:rsid w:val="00E84A06"/>
    <w:rsid w:val="00E84CE0"/>
    <w:rsid w:val="00E851AE"/>
    <w:rsid w:val="00E85A0E"/>
    <w:rsid w:val="00E8635A"/>
    <w:rsid w:val="00E8726D"/>
    <w:rsid w:val="00E903C1"/>
    <w:rsid w:val="00E90A76"/>
    <w:rsid w:val="00E93874"/>
    <w:rsid w:val="00E93FDA"/>
    <w:rsid w:val="00E94B5F"/>
    <w:rsid w:val="00E94ED6"/>
    <w:rsid w:val="00E95629"/>
    <w:rsid w:val="00E96A96"/>
    <w:rsid w:val="00E96C15"/>
    <w:rsid w:val="00E97381"/>
    <w:rsid w:val="00EA04A5"/>
    <w:rsid w:val="00EA0D68"/>
    <w:rsid w:val="00EA241C"/>
    <w:rsid w:val="00EA2FBB"/>
    <w:rsid w:val="00EA35D2"/>
    <w:rsid w:val="00EA3BAB"/>
    <w:rsid w:val="00EA4C61"/>
    <w:rsid w:val="00EA5F33"/>
    <w:rsid w:val="00EA6E2A"/>
    <w:rsid w:val="00EA7BB6"/>
    <w:rsid w:val="00EB08F0"/>
    <w:rsid w:val="00EB1C38"/>
    <w:rsid w:val="00EB2BEA"/>
    <w:rsid w:val="00EB34B4"/>
    <w:rsid w:val="00EB508F"/>
    <w:rsid w:val="00EB54EC"/>
    <w:rsid w:val="00EB5A01"/>
    <w:rsid w:val="00EB66B9"/>
    <w:rsid w:val="00EB70D1"/>
    <w:rsid w:val="00EB78AD"/>
    <w:rsid w:val="00EC4610"/>
    <w:rsid w:val="00EC4630"/>
    <w:rsid w:val="00EC5118"/>
    <w:rsid w:val="00EC763B"/>
    <w:rsid w:val="00EC7BD1"/>
    <w:rsid w:val="00ED0153"/>
    <w:rsid w:val="00ED0A20"/>
    <w:rsid w:val="00ED5E63"/>
    <w:rsid w:val="00ED5FBA"/>
    <w:rsid w:val="00ED66E5"/>
    <w:rsid w:val="00ED6B78"/>
    <w:rsid w:val="00ED6EC4"/>
    <w:rsid w:val="00EE0C53"/>
    <w:rsid w:val="00EE261D"/>
    <w:rsid w:val="00EE2BF2"/>
    <w:rsid w:val="00EE2DCD"/>
    <w:rsid w:val="00EE2E01"/>
    <w:rsid w:val="00EE3C75"/>
    <w:rsid w:val="00EE3D01"/>
    <w:rsid w:val="00EE3E21"/>
    <w:rsid w:val="00EE6C62"/>
    <w:rsid w:val="00EE6DFE"/>
    <w:rsid w:val="00EF1989"/>
    <w:rsid w:val="00EF5CBD"/>
    <w:rsid w:val="00F00446"/>
    <w:rsid w:val="00F00618"/>
    <w:rsid w:val="00F013AF"/>
    <w:rsid w:val="00F01408"/>
    <w:rsid w:val="00F0154E"/>
    <w:rsid w:val="00F02A6A"/>
    <w:rsid w:val="00F02DA4"/>
    <w:rsid w:val="00F050D8"/>
    <w:rsid w:val="00F05B56"/>
    <w:rsid w:val="00F05D2B"/>
    <w:rsid w:val="00F06662"/>
    <w:rsid w:val="00F06902"/>
    <w:rsid w:val="00F06C26"/>
    <w:rsid w:val="00F128C7"/>
    <w:rsid w:val="00F151EA"/>
    <w:rsid w:val="00F1529D"/>
    <w:rsid w:val="00F15DEE"/>
    <w:rsid w:val="00F170C2"/>
    <w:rsid w:val="00F20E28"/>
    <w:rsid w:val="00F21E56"/>
    <w:rsid w:val="00F22433"/>
    <w:rsid w:val="00F23322"/>
    <w:rsid w:val="00F245E5"/>
    <w:rsid w:val="00F254E6"/>
    <w:rsid w:val="00F26CC2"/>
    <w:rsid w:val="00F276BF"/>
    <w:rsid w:val="00F323C0"/>
    <w:rsid w:val="00F32C42"/>
    <w:rsid w:val="00F331BA"/>
    <w:rsid w:val="00F34BF5"/>
    <w:rsid w:val="00F35399"/>
    <w:rsid w:val="00F369A1"/>
    <w:rsid w:val="00F4062F"/>
    <w:rsid w:val="00F40C01"/>
    <w:rsid w:val="00F40E74"/>
    <w:rsid w:val="00F41EDE"/>
    <w:rsid w:val="00F435BD"/>
    <w:rsid w:val="00F44237"/>
    <w:rsid w:val="00F44635"/>
    <w:rsid w:val="00F465B1"/>
    <w:rsid w:val="00F4757C"/>
    <w:rsid w:val="00F47F17"/>
    <w:rsid w:val="00F51623"/>
    <w:rsid w:val="00F51F7D"/>
    <w:rsid w:val="00F52112"/>
    <w:rsid w:val="00F531A9"/>
    <w:rsid w:val="00F536AF"/>
    <w:rsid w:val="00F54DA4"/>
    <w:rsid w:val="00F55691"/>
    <w:rsid w:val="00F55DE8"/>
    <w:rsid w:val="00F565E3"/>
    <w:rsid w:val="00F60C64"/>
    <w:rsid w:val="00F61DB5"/>
    <w:rsid w:val="00F62F7A"/>
    <w:rsid w:val="00F63560"/>
    <w:rsid w:val="00F63642"/>
    <w:rsid w:val="00F64462"/>
    <w:rsid w:val="00F657DF"/>
    <w:rsid w:val="00F66295"/>
    <w:rsid w:val="00F66311"/>
    <w:rsid w:val="00F669E3"/>
    <w:rsid w:val="00F670E0"/>
    <w:rsid w:val="00F6713E"/>
    <w:rsid w:val="00F71B7B"/>
    <w:rsid w:val="00F72B5A"/>
    <w:rsid w:val="00F734F3"/>
    <w:rsid w:val="00F73582"/>
    <w:rsid w:val="00F739FE"/>
    <w:rsid w:val="00F745EC"/>
    <w:rsid w:val="00F779BC"/>
    <w:rsid w:val="00F8019E"/>
    <w:rsid w:val="00F821D2"/>
    <w:rsid w:val="00F840F5"/>
    <w:rsid w:val="00F844EB"/>
    <w:rsid w:val="00F8511F"/>
    <w:rsid w:val="00F85F24"/>
    <w:rsid w:val="00F869DA"/>
    <w:rsid w:val="00F90920"/>
    <w:rsid w:val="00F90D25"/>
    <w:rsid w:val="00F921AB"/>
    <w:rsid w:val="00F92CFC"/>
    <w:rsid w:val="00F932B8"/>
    <w:rsid w:val="00F939BD"/>
    <w:rsid w:val="00F95DC1"/>
    <w:rsid w:val="00F96D39"/>
    <w:rsid w:val="00FA1667"/>
    <w:rsid w:val="00FA1895"/>
    <w:rsid w:val="00FA1D41"/>
    <w:rsid w:val="00FA3078"/>
    <w:rsid w:val="00FA3AA0"/>
    <w:rsid w:val="00FA4275"/>
    <w:rsid w:val="00FA458C"/>
    <w:rsid w:val="00FA5E2C"/>
    <w:rsid w:val="00FA5F32"/>
    <w:rsid w:val="00FA6922"/>
    <w:rsid w:val="00FB09ED"/>
    <w:rsid w:val="00FB1502"/>
    <w:rsid w:val="00FB181A"/>
    <w:rsid w:val="00FB1F8E"/>
    <w:rsid w:val="00FB2702"/>
    <w:rsid w:val="00FB3101"/>
    <w:rsid w:val="00FB362B"/>
    <w:rsid w:val="00FB6EB5"/>
    <w:rsid w:val="00FC00B9"/>
    <w:rsid w:val="00FC0B79"/>
    <w:rsid w:val="00FC1B37"/>
    <w:rsid w:val="00FC2C62"/>
    <w:rsid w:val="00FC3CC5"/>
    <w:rsid w:val="00FC62F3"/>
    <w:rsid w:val="00FC6578"/>
    <w:rsid w:val="00FC7524"/>
    <w:rsid w:val="00FC7BF9"/>
    <w:rsid w:val="00FD15BC"/>
    <w:rsid w:val="00FD222D"/>
    <w:rsid w:val="00FD2EE0"/>
    <w:rsid w:val="00FD3BEC"/>
    <w:rsid w:val="00FD5351"/>
    <w:rsid w:val="00FD62F5"/>
    <w:rsid w:val="00FD6DBA"/>
    <w:rsid w:val="00FE1150"/>
    <w:rsid w:val="00FE12D7"/>
    <w:rsid w:val="00FE1CA5"/>
    <w:rsid w:val="00FE1D5C"/>
    <w:rsid w:val="00FE2068"/>
    <w:rsid w:val="00FE2485"/>
    <w:rsid w:val="00FE2579"/>
    <w:rsid w:val="00FE290A"/>
    <w:rsid w:val="00FE39DB"/>
    <w:rsid w:val="00FE3C34"/>
    <w:rsid w:val="00FE3E43"/>
    <w:rsid w:val="00FE4493"/>
    <w:rsid w:val="00FE6CAA"/>
    <w:rsid w:val="00FE722E"/>
    <w:rsid w:val="00FE7557"/>
    <w:rsid w:val="00FE7DA7"/>
    <w:rsid w:val="00FF0103"/>
    <w:rsid w:val="00FF2FE1"/>
    <w:rsid w:val="00FF32C7"/>
    <w:rsid w:val="00FF3738"/>
    <w:rsid w:val="00FF38CE"/>
    <w:rsid w:val="00FF3BE7"/>
    <w:rsid w:val="00FF450E"/>
    <w:rsid w:val="00FF4556"/>
    <w:rsid w:val="00FF4EAA"/>
    <w:rsid w:val="00FF6911"/>
    <w:rsid w:val="00FF77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C6779"/>
  <w15:chartTrackingRefBased/>
  <w15:docId w15:val="{D7DDBF9E-4DD7-4314-98EF-51BBCA2DB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8"/>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2" w:unhideWhenUsed="1" w:qFormat="1"/>
    <w:lsdException w:name="heading 5" w:semiHidden="1" w:uiPriority="2" w:unhideWhenUsed="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D49"/>
    <w:pPr>
      <w:spacing w:after="0"/>
      <w:ind w:left="-5" w:right="14"/>
      <w:jc w:val="both"/>
    </w:pPr>
    <w:rPr>
      <w:rFonts w:asciiTheme="majorBidi" w:eastAsia="Malgun Gothic" w:hAnsiTheme="majorBidi" w:cstheme="majorBidi"/>
      <w:sz w:val="24"/>
      <w:szCs w:val="24"/>
      <w:lang w:bidi="ar-EG"/>
    </w:rPr>
  </w:style>
  <w:style w:type="paragraph" w:styleId="Heading1">
    <w:name w:val="heading 1"/>
    <w:basedOn w:val="Normal"/>
    <w:link w:val="Heading1Char"/>
    <w:uiPriority w:val="9"/>
    <w:qFormat/>
    <w:rsid w:val="00BA474E"/>
    <w:pPr>
      <w:jc w:val="center"/>
      <w:outlineLvl w:val="0"/>
    </w:pPr>
    <w:rPr>
      <w:b/>
      <w:bCs/>
      <w:color w:val="002060"/>
      <w:sz w:val="32"/>
      <w:szCs w:val="32"/>
    </w:rPr>
  </w:style>
  <w:style w:type="paragraph" w:styleId="Heading2">
    <w:name w:val="heading 2"/>
    <w:basedOn w:val="Normal"/>
    <w:link w:val="Heading2Char"/>
    <w:uiPriority w:val="9"/>
    <w:unhideWhenUsed/>
    <w:qFormat/>
    <w:rsid w:val="00495D8B"/>
    <w:pPr>
      <w:numPr>
        <w:numId w:val="18"/>
      </w:numPr>
      <w:outlineLvl w:val="1"/>
    </w:pPr>
    <w:rPr>
      <w:b/>
      <w:bCs/>
      <w:color w:val="002060"/>
      <w:sz w:val="28"/>
      <w:szCs w:val="28"/>
    </w:rPr>
  </w:style>
  <w:style w:type="paragraph" w:styleId="Heading3">
    <w:name w:val="heading 3"/>
    <w:basedOn w:val="Heading2"/>
    <w:link w:val="Heading3Char"/>
    <w:uiPriority w:val="9"/>
    <w:unhideWhenUsed/>
    <w:qFormat/>
    <w:rsid w:val="00EE2BF2"/>
    <w:pPr>
      <w:numPr>
        <w:numId w:val="2"/>
      </w:numPr>
      <w:outlineLvl w:val="2"/>
    </w:pPr>
  </w:style>
  <w:style w:type="paragraph" w:styleId="Heading4">
    <w:name w:val="heading 4"/>
    <w:basedOn w:val="Heading3"/>
    <w:link w:val="Heading4Char"/>
    <w:uiPriority w:val="2"/>
    <w:unhideWhenUsed/>
    <w:qFormat/>
    <w:rsid w:val="00685CB8"/>
    <w:pPr>
      <w:numPr>
        <w:numId w:val="34"/>
      </w:numPr>
      <w:outlineLvl w:val="3"/>
    </w:pPr>
    <w:rPr>
      <w:noProof/>
    </w:rPr>
  </w:style>
  <w:style w:type="paragraph" w:styleId="Heading5">
    <w:name w:val="heading 5"/>
    <w:basedOn w:val="Normal"/>
    <w:next w:val="Normal"/>
    <w:link w:val="Heading5Char"/>
    <w:uiPriority w:val="2"/>
    <w:semiHidden/>
    <w:unhideWhenUsed/>
    <w:rsid w:val="005A718F"/>
    <w:pPr>
      <w:keepNext/>
      <w:keepLines/>
      <w:spacing w:line="240" w:lineRule="atLeast"/>
      <w:ind w:left="1440"/>
      <w:outlineLvl w:val="4"/>
    </w:pPr>
    <w:rPr>
      <w:rFonts w:eastAsia="Times New Roman" w:cs="Times New Roman"/>
      <w:spacing w:val="-4"/>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74E"/>
    <w:rPr>
      <w:rFonts w:asciiTheme="majorBidi" w:eastAsia="Malgun Gothic" w:hAnsiTheme="majorBidi" w:cstheme="majorBidi"/>
      <w:b/>
      <w:bCs/>
      <w:color w:val="002060"/>
      <w:sz w:val="32"/>
      <w:szCs w:val="32"/>
      <w:lang w:bidi="ar-EG"/>
    </w:rPr>
  </w:style>
  <w:style w:type="paragraph" w:styleId="Title">
    <w:name w:val="Title"/>
    <w:basedOn w:val="Normal"/>
    <w:link w:val="TitleChar"/>
    <w:uiPriority w:val="10"/>
    <w:rsid w:val="004B7E44"/>
    <w:pPr>
      <w:spacing w:line="240" w:lineRule="auto"/>
      <w:contextualSpacing/>
    </w:pPr>
    <w:rPr>
      <w:rFonts w:asciiTheme="majorHAnsi" w:eastAsia="Times New Roman" w:hAnsiTheme="majorHAnsi" w:cs="Times New Roman"/>
      <w:b/>
      <w:caps/>
      <w:sz w:val="100"/>
      <w:szCs w:val="40"/>
    </w:rPr>
  </w:style>
  <w:style w:type="character" w:customStyle="1" w:styleId="TitleChar">
    <w:name w:val="Title Char"/>
    <w:basedOn w:val="DefaultParagraphFont"/>
    <w:link w:val="Title"/>
    <w:uiPriority w:val="10"/>
    <w:rsid w:val="004B7E44"/>
    <w:rPr>
      <w:rFonts w:asciiTheme="majorHAnsi" w:eastAsia="Times New Roman" w:hAnsiTheme="majorHAnsi" w:cs="Times New Roman"/>
      <w:b/>
      <w:caps/>
      <w:color w:val="FFFFFF" w:themeColor="background1"/>
      <w:sz w:val="100"/>
      <w:szCs w:val="40"/>
    </w:rPr>
  </w:style>
  <w:style w:type="paragraph" w:styleId="Subtitle">
    <w:name w:val="Subtitle"/>
    <w:basedOn w:val="Normal"/>
    <w:link w:val="SubtitleChar"/>
    <w:uiPriority w:val="4"/>
    <w:rsid w:val="004B7E44"/>
    <w:pPr>
      <w:contextualSpacing/>
    </w:pPr>
    <w:rPr>
      <w:rFonts w:eastAsia="Times New Roman" w:cs="Times New Roman"/>
      <w:b/>
      <w:sz w:val="72"/>
    </w:rPr>
  </w:style>
  <w:style w:type="character" w:customStyle="1" w:styleId="SubtitleChar">
    <w:name w:val="Subtitle Char"/>
    <w:basedOn w:val="DefaultParagraphFont"/>
    <w:link w:val="Subtitle"/>
    <w:uiPriority w:val="4"/>
    <w:rsid w:val="004B7E44"/>
    <w:rPr>
      <w:rFonts w:eastAsia="Times New Roman" w:cs="Times New Roman"/>
      <w:color w:val="FFFFFF" w:themeColor="background1"/>
      <w:sz w:val="72"/>
      <w:szCs w:val="22"/>
    </w:rPr>
  </w:style>
  <w:style w:type="paragraph" w:styleId="NoSpacing">
    <w:name w:val="No Spacing"/>
    <w:link w:val="NoSpacingChar"/>
    <w:uiPriority w:val="1"/>
    <w:unhideWhenUsed/>
    <w:qFormat/>
    <w:rsid w:val="005A718F"/>
    <w:pPr>
      <w:spacing w:after="0"/>
    </w:pPr>
    <w:rPr>
      <w:rFonts w:eastAsia="Times New Roman" w:cs="Times New Roman"/>
      <w:spacing w:val="10"/>
    </w:rPr>
  </w:style>
  <w:style w:type="character" w:customStyle="1" w:styleId="Heading2Char">
    <w:name w:val="Heading 2 Char"/>
    <w:basedOn w:val="DefaultParagraphFont"/>
    <w:link w:val="Heading2"/>
    <w:uiPriority w:val="9"/>
    <w:rsid w:val="00495D8B"/>
    <w:rPr>
      <w:rFonts w:asciiTheme="majorBidi" w:eastAsia="Malgun Gothic" w:hAnsiTheme="majorBidi" w:cstheme="majorBidi"/>
      <w:b/>
      <w:bCs/>
      <w:color w:val="002060"/>
      <w:sz w:val="28"/>
      <w:szCs w:val="28"/>
      <w:lang w:bidi="ar-EG"/>
    </w:rPr>
  </w:style>
  <w:style w:type="character" w:customStyle="1" w:styleId="Heading3Char">
    <w:name w:val="Heading 3 Char"/>
    <w:basedOn w:val="DefaultParagraphFont"/>
    <w:link w:val="Heading3"/>
    <w:uiPriority w:val="9"/>
    <w:rsid w:val="00EE2BF2"/>
    <w:rPr>
      <w:rFonts w:asciiTheme="majorBidi" w:eastAsia="Malgun Gothic" w:hAnsiTheme="majorBidi" w:cstheme="majorBidi"/>
      <w:b/>
      <w:bCs/>
      <w:color w:val="002060"/>
      <w:sz w:val="28"/>
      <w:szCs w:val="28"/>
      <w:lang w:bidi="ar-EG"/>
    </w:rPr>
  </w:style>
  <w:style w:type="character" w:customStyle="1" w:styleId="Heading4Char">
    <w:name w:val="Heading 4 Char"/>
    <w:basedOn w:val="DefaultParagraphFont"/>
    <w:link w:val="Heading4"/>
    <w:uiPriority w:val="2"/>
    <w:rsid w:val="00685CB8"/>
    <w:rPr>
      <w:rFonts w:asciiTheme="majorBidi" w:eastAsia="Malgun Gothic" w:hAnsiTheme="majorBidi" w:cstheme="majorBidi"/>
      <w:b/>
      <w:bCs/>
      <w:noProof/>
      <w:color w:val="002060"/>
      <w:sz w:val="28"/>
      <w:szCs w:val="28"/>
      <w:lang w:bidi="ar-EG"/>
    </w:rPr>
  </w:style>
  <w:style w:type="paragraph" w:customStyle="1" w:styleId="Chapter">
    <w:name w:val="Chapter"/>
    <w:basedOn w:val="Normal"/>
    <w:uiPriority w:val="5"/>
    <w:unhideWhenUsed/>
    <w:rsid w:val="00E76CAD"/>
    <w:pPr>
      <w:spacing w:before="20"/>
    </w:pPr>
    <w:rPr>
      <w:rFonts w:asciiTheme="majorHAnsi" w:eastAsia="Times New Roman" w:hAnsiTheme="majorHAnsi" w:cs="Times New Roman"/>
      <w:caps/>
      <w:color w:val="63676C" w:themeColor="text1" w:themeTint="A6"/>
      <w:szCs w:val="17"/>
    </w:rPr>
  </w:style>
  <w:style w:type="character" w:customStyle="1" w:styleId="Heading5Char">
    <w:name w:val="Heading 5 Char"/>
    <w:basedOn w:val="DefaultParagraphFont"/>
    <w:link w:val="Heading5"/>
    <w:uiPriority w:val="2"/>
    <w:semiHidden/>
    <w:rsid w:val="005A718F"/>
    <w:rPr>
      <w:rFonts w:eastAsia="Times New Roman" w:cs="Times New Roman"/>
      <w:spacing w:val="-4"/>
      <w:kern w:val="28"/>
      <w:sz w:val="18"/>
      <w:szCs w:val="18"/>
    </w:rPr>
  </w:style>
  <w:style w:type="paragraph" w:styleId="Header">
    <w:name w:val="header"/>
    <w:basedOn w:val="Normal"/>
    <w:link w:val="HeaderChar"/>
    <w:uiPriority w:val="99"/>
    <w:unhideWhenUsed/>
    <w:rsid w:val="005A718F"/>
    <w:pPr>
      <w:spacing w:line="240" w:lineRule="auto"/>
    </w:pPr>
  </w:style>
  <w:style w:type="character" w:customStyle="1" w:styleId="HeaderChar">
    <w:name w:val="Header Char"/>
    <w:basedOn w:val="DefaultParagraphFont"/>
    <w:link w:val="Header"/>
    <w:uiPriority w:val="99"/>
    <w:rsid w:val="005A718F"/>
  </w:style>
  <w:style w:type="paragraph" w:styleId="Footer">
    <w:name w:val="footer"/>
    <w:basedOn w:val="Normal"/>
    <w:link w:val="FooterChar"/>
    <w:uiPriority w:val="99"/>
    <w:unhideWhenUsed/>
    <w:qFormat/>
    <w:rsid w:val="002839F1"/>
    <w:pPr>
      <w:spacing w:line="240" w:lineRule="auto"/>
      <w:jc w:val="center"/>
    </w:pPr>
    <w:rPr>
      <w:rFonts w:ascii="Cambria Math" w:hAnsi="Cambria Math"/>
      <w:b/>
      <w:bCs/>
    </w:rPr>
  </w:style>
  <w:style w:type="character" w:customStyle="1" w:styleId="FooterChar">
    <w:name w:val="Footer Char"/>
    <w:basedOn w:val="DefaultParagraphFont"/>
    <w:link w:val="Footer"/>
    <w:uiPriority w:val="99"/>
    <w:rsid w:val="002839F1"/>
    <w:rPr>
      <w:rFonts w:ascii="Cambria Math" w:eastAsia="Malgun Gothic" w:hAnsi="Cambria Math" w:cstheme="majorBidi"/>
      <w:b/>
      <w:bCs/>
      <w:sz w:val="24"/>
      <w:szCs w:val="24"/>
      <w:lang w:bidi="ar-EG"/>
    </w:rPr>
  </w:style>
  <w:style w:type="character" w:styleId="PlaceholderText">
    <w:name w:val="Placeholder Text"/>
    <w:basedOn w:val="DefaultParagraphFont"/>
    <w:uiPriority w:val="99"/>
    <w:semiHidden/>
    <w:rsid w:val="00945900"/>
    <w:rPr>
      <w:color w:val="808080"/>
    </w:rPr>
  </w:style>
  <w:style w:type="character" w:styleId="Hyperlink">
    <w:name w:val="Hyperlink"/>
    <w:basedOn w:val="DefaultParagraphFont"/>
    <w:uiPriority w:val="99"/>
    <w:unhideWhenUsed/>
    <w:rsid w:val="00B44B25"/>
    <w:rPr>
      <w:color w:val="93C842" w:themeColor="hyperlink"/>
      <w:u w:val="single"/>
    </w:rPr>
  </w:style>
  <w:style w:type="character" w:styleId="UnresolvedMention">
    <w:name w:val="Unresolved Mention"/>
    <w:basedOn w:val="DefaultParagraphFont"/>
    <w:uiPriority w:val="99"/>
    <w:semiHidden/>
    <w:unhideWhenUsed/>
    <w:rsid w:val="00B44B25"/>
    <w:rPr>
      <w:color w:val="605E5C"/>
      <w:shd w:val="clear" w:color="auto" w:fill="E1DFDD"/>
    </w:rPr>
  </w:style>
  <w:style w:type="paragraph" w:styleId="Caption">
    <w:name w:val="caption"/>
    <w:basedOn w:val="Normal"/>
    <w:next w:val="Normal"/>
    <w:link w:val="CaptionChar"/>
    <w:uiPriority w:val="35"/>
    <w:unhideWhenUsed/>
    <w:qFormat/>
    <w:rsid w:val="00346BEC"/>
    <w:pPr>
      <w:spacing w:after="200" w:line="240" w:lineRule="auto"/>
      <w:jc w:val="center"/>
    </w:pPr>
    <w:rPr>
      <w:i/>
      <w:iCs/>
      <w:color w:val="4D5154" w:themeColor="text1" w:themeTint="BF"/>
      <w:sz w:val="18"/>
      <w:szCs w:val="18"/>
    </w:rPr>
  </w:style>
  <w:style w:type="paragraph" w:customStyle="1" w:styleId="Captions">
    <w:name w:val="Captions"/>
    <w:basedOn w:val="Caption"/>
    <w:link w:val="CaptionsChar"/>
    <w:qFormat/>
    <w:rsid w:val="003B500E"/>
    <w:rPr>
      <w:color w:val="FFFFFF" w:themeColor="background1"/>
      <w14:textFill>
        <w14:solidFill>
          <w14:schemeClr w14:val="bg1">
            <w14:lumMod w14:val="50000"/>
            <w14:lumMod w14:val="75000"/>
            <w14:lumOff w14:val="25000"/>
          </w14:schemeClr>
        </w14:solidFill>
      </w14:textFill>
    </w:rPr>
  </w:style>
  <w:style w:type="paragraph" w:styleId="BalloonText">
    <w:name w:val="Balloon Text"/>
    <w:basedOn w:val="Normal"/>
    <w:link w:val="BalloonTextChar"/>
    <w:uiPriority w:val="99"/>
    <w:semiHidden/>
    <w:unhideWhenUsed/>
    <w:rsid w:val="00A86A82"/>
    <w:pPr>
      <w:spacing w:line="240" w:lineRule="auto"/>
    </w:pPr>
    <w:rPr>
      <w:rFonts w:ascii="Segoe UI" w:hAnsi="Segoe UI" w:cs="Segoe UI"/>
      <w:sz w:val="18"/>
      <w:szCs w:val="18"/>
    </w:rPr>
  </w:style>
  <w:style w:type="character" w:customStyle="1" w:styleId="CaptionChar">
    <w:name w:val="Caption Char"/>
    <w:basedOn w:val="DefaultParagraphFont"/>
    <w:link w:val="Caption"/>
    <w:uiPriority w:val="35"/>
    <w:rsid w:val="00346BEC"/>
    <w:rPr>
      <w:rFonts w:eastAsiaTheme="minorEastAsia"/>
      <w:b/>
      <w:bCs/>
      <w:i/>
      <w:iCs/>
      <w:color w:val="4D5154" w:themeColor="text1" w:themeTint="BF"/>
    </w:rPr>
  </w:style>
  <w:style w:type="character" w:customStyle="1" w:styleId="CaptionsChar">
    <w:name w:val="Captions Char"/>
    <w:basedOn w:val="CaptionChar"/>
    <w:link w:val="Captions"/>
    <w:rsid w:val="003B500E"/>
    <w:rPr>
      <w:rFonts w:eastAsiaTheme="minorEastAsia"/>
      <w:b w:val="0"/>
      <w:bCs w:val="0"/>
      <w:i/>
      <w:iCs/>
      <w:color w:val="808080" w:themeColor="background1" w:themeShade="80"/>
    </w:rPr>
  </w:style>
  <w:style w:type="character" w:customStyle="1" w:styleId="BalloonTextChar">
    <w:name w:val="Balloon Text Char"/>
    <w:basedOn w:val="DefaultParagraphFont"/>
    <w:link w:val="BalloonText"/>
    <w:uiPriority w:val="99"/>
    <w:semiHidden/>
    <w:rsid w:val="00A86A82"/>
    <w:rPr>
      <w:rFonts w:ascii="Segoe UI" w:eastAsiaTheme="minorEastAsia" w:hAnsi="Segoe UI" w:cs="Segoe UI"/>
      <w:color w:val="FFFFFF" w:themeColor="background1"/>
    </w:rPr>
  </w:style>
  <w:style w:type="paragraph" w:styleId="ListParagraph">
    <w:name w:val="List Paragraph"/>
    <w:basedOn w:val="Normal"/>
    <w:uiPriority w:val="34"/>
    <w:unhideWhenUsed/>
    <w:qFormat/>
    <w:rsid w:val="007A0FF7"/>
    <w:pPr>
      <w:ind w:left="720"/>
      <w:contextualSpacing/>
    </w:pPr>
  </w:style>
  <w:style w:type="paragraph" w:styleId="TOCHeading">
    <w:name w:val="TOC Heading"/>
    <w:basedOn w:val="Heading1"/>
    <w:next w:val="Normal"/>
    <w:uiPriority w:val="39"/>
    <w:unhideWhenUsed/>
    <w:qFormat/>
    <w:rsid w:val="00F536AF"/>
    <w:pPr>
      <w:keepLines/>
      <w:spacing w:before="240" w:line="259" w:lineRule="auto"/>
      <w:outlineLvl w:val="9"/>
    </w:pPr>
    <w:rPr>
      <w:rFonts w:eastAsiaTheme="majorEastAsia"/>
      <w:b w:val="0"/>
      <w:bCs w:val="0"/>
    </w:rPr>
  </w:style>
  <w:style w:type="paragraph" w:styleId="TOC1">
    <w:name w:val="toc 1"/>
    <w:basedOn w:val="Normal"/>
    <w:next w:val="Normal"/>
    <w:autoRedefine/>
    <w:uiPriority w:val="39"/>
    <w:unhideWhenUsed/>
    <w:rsid w:val="00EE3E21"/>
    <w:pPr>
      <w:spacing w:after="100"/>
    </w:pPr>
  </w:style>
  <w:style w:type="paragraph" w:styleId="TOC2">
    <w:name w:val="toc 2"/>
    <w:basedOn w:val="Normal"/>
    <w:next w:val="Normal"/>
    <w:autoRedefine/>
    <w:uiPriority w:val="39"/>
    <w:unhideWhenUsed/>
    <w:rsid w:val="00956C27"/>
    <w:pPr>
      <w:tabs>
        <w:tab w:val="left" w:pos="880"/>
        <w:tab w:val="right" w:leader="dot" w:pos="9592"/>
      </w:tabs>
      <w:spacing w:after="100"/>
      <w:ind w:left="280"/>
    </w:pPr>
  </w:style>
  <w:style w:type="character" w:styleId="Strong">
    <w:name w:val="Strong"/>
    <w:basedOn w:val="DefaultParagraphFont"/>
    <w:uiPriority w:val="22"/>
    <w:qFormat/>
    <w:rsid w:val="00B811A1"/>
    <w:rPr>
      <w:b/>
      <w:bCs/>
    </w:rPr>
  </w:style>
  <w:style w:type="paragraph" w:styleId="FootnoteText">
    <w:name w:val="footnote text"/>
    <w:basedOn w:val="Normal"/>
    <w:link w:val="FootnoteTextChar"/>
    <w:uiPriority w:val="99"/>
    <w:unhideWhenUsed/>
    <w:rsid w:val="00B62DA8"/>
    <w:pPr>
      <w:spacing w:line="240" w:lineRule="auto"/>
    </w:pPr>
    <w:rPr>
      <w:sz w:val="20"/>
      <w:szCs w:val="20"/>
    </w:rPr>
  </w:style>
  <w:style w:type="character" w:customStyle="1" w:styleId="FootnoteTextChar">
    <w:name w:val="Footnote Text Char"/>
    <w:basedOn w:val="DefaultParagraphFont"/>
    <w:link w:val="FootnoteText"/>
    <w:uiPriority w:val="99"/>
    <w:rsid w:val="00B62DA8"/>
    <w:rPr>
      <w:rFonts w:eastAsiaTheme="minorEastAsia"/>
      <w:sz w:val="20"/>
      <w:szCs w:val="20"/>
    </w:rPr>
  </w:style>
  <w:style w:type="character" w:styleId="FootnoteReference">
    <w:name w:val="footnote reference"/>
    <w:basedOn w:val="DefaultParagraphFont"/>
    <w:uiPriority w:val="99"/>
    <w:semiHidden/>
    <w:unhideWhenUsed/>
    <w:rsid w:val="00B62DA8"/>
    <w:rPr>
      <w:vertAlign w:val="superscript"/>
    </w:rPr>
  </w:style>
  <w:style w:type="paragraph" w:styleId="Bibliography">
    <w:name w:val="Bibliography"/>
    <w:basedOn w:val="Normal"/>
    <w:next w:val="Normal"/>
    <w:uiPriority w:val="37"/>
    <w:unhideWhenUsed/>
    <w:rsid w:val="00E36646"/>
  </w:style>
  <w:style w:type="paragraph" w:styleId="TableofFigures">
    <w:name w:val="table of figures"/>
    <w:basedOn w:val="Normal"/>
    <w:next w:val="Normal"/>
    <w:uiPriority w:val="99"/>
    <w:unhideWhenUsed/>
    <w:rsid w:val="00DE2E91"/>
  </w:style>
  <w:style w:type="table" w:styleId="TableGrid">
    <w:name w:val="Table Grid"/>
    <w:basedOn w:val="TableNormal"/>
    <w:uiPriority w:val="39"/>
    <w:rsid w:val="006C33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8074E6"/>
    <w:pPr>
      <w:spacing w:after="100"/>
      <w:ind w:left="480"/>
    </w:pPr>
  </w:style>
  <w:style w:type="character" w:customStyle="1" w:styleId="texhtml">
    <w:name w:val="texhtml"/>
    <w:basedOn w:val="DefaultParagraphFont"/>
    <w:rsid w:val="00B30CE5"/>
  </w:style>
  <w:style w:type="paragraph" w:styleId="NormalWeb">
    <w:name w:val="Normal (Web)"/>
    <w:basedOn w:val="Normal"/>
    <w:uiPriority w:val="99"/>
    <w:unhideWhenUsed/>
    <w:rsid w:val="00820470"/>
    <w:pPr>
      <w:spacing w:before="100" w:beforeAutospacing="1" w:after="100" w:afterAutospacing="1" w:line="240" w:lineRule="auto"/>
    </w:pPr>
    <w:rPr>
      <w:rFonts w:ascii="Times New Roman" w:eastAsia="Times New Roman" w:hAnsi="Times New Roman" w:cs="Times New Roman"/>
      <w:b/>
      <w:bCs/>
    </w:rPr>
  </w:style>
  <w:style w:type="character" w:customStyle="1" w:styleId="mw-headline">
    <w:name w:val="mw-headline"/>
    <w:basedOn w:val="DefaultParagraphFont"/>
    <w:rsid w:val="00820470"/>
  </w:style>
  <w:style w:type="character" w:styleId="HTMLVariable">
    <w:name w:val="HTML Variable"/>
    <w:basedOn w:val="DefaultParagraphFont"/>
    <w:uiPriority w:val="99"/>
    <w:semiHidden/>
    <w:unhideWhenUsed/>
    <w:rsid w:val="00820470"/>
    <w:rPr>
      <w:i/>
      <w:iCs/>
    </w:rPr>
  </w:style>
  <w:style w:type="paragraph" w:styleId="HTMLPreformatted">
    <w:name w:val="HTML Preformatted"/>
    <w:basedOn w:val="Normal"/>
    <w:link w:val="HTMLPreformattedChar"/>
    <w:uiPriority w:val="99"/>
    <w:unhideWhenUsed/>
    <w:rsid w:val="005A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5A214E"/>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FA3078"/>
    <w:rPr>
      <w:rFonts w:eastAsia="Times New Roman" w:cs="Times New Roman"/>
      <w:spacing w:val="10"/>
    </w:rPr>
  </w:style>
  <w:style w:type="character" w:customStyle="1" w:styleId="se82e48340">
    <w:name w:val="se82e48340"/>
    <w:basedOn w:val="DefaultParagraphFont"/>
    <w:rsid w:val="00491505"/>
  </w:style>
  <w:style w:type="character" w:customStyle="1" w:styleId="se82e483441">
    <w:name w:val="se82e483441"/>
    <w:basedOn w:val="DefaultParagraphFont"/>
    <w:rsid w:val="00491505"/>
    <w:rPr>
      <w:strike w:val="0"/>
      <w:dstrike w:val="0"/>
      <w:color w:val="028009"/>
      <w:u w:val="none"/>
      <w:effect w:val="none"/>
    </w:rPr>
  </w:style>
  <w:style w:type="character" w:customStyle="1" w:styleId="se82e483451">
    <w:name w:val="se82e483451"/>
    <w:basedOn w:val="DefaultParagraphFont"/>
    <w:rsid w:val="00491505"/>
    <w:rPr>
      <w:strike w:val="0"/>
      <w:dstrike w:val="0"/>
      <w:color w:val="0E00FF"/>
      <w:u w:val="none"/>
      <w:effect w:val="none"/>
    </w:rPr>
  </w:style>
  <w:style w:type="character" w:customStyle="1" w:styleId="se82e483461">
    <w:name w:val="se82e483461"/>
    <w:basedOn w:val="DefaultParagraphFont"/>
    <w:rsid w:val="00491505"/>
    <w:rPr>
      <w:strike w:val="0"/>
      <w:dstrike w:val="0"/>
      <w:color w:val="AA04F9"/>
      <w:u w:val="none"/>
      <w:effect w:val="none"/>
    </w:rPr>
  </w:style>
  <w:style w:type="character" w:customStyle="1" w:styleId="scc0d22b741">
    <w:name w:val="scc0d22b741"/>
    <w:basedOn w:val="DefaultParagraphFont"/>
    <w:rsid w:val="0024645D"/>
    <w:rPr>
      <w:strike w:val="0"/>
      <w:dstrike w:val="0"/>
      <w:color w:val="028009"/>
      <w:u w:val="none"/>
      <w:effect w:val="none"/>
    </w:rPr>
  </w:style>
  <w:style w:type="character" w:customStyle="1" w:styleId="scc0d22b70">
    <w:name w:val="scc0d22b70"/>
    <w:basedOn w:val="DefaultParagraphFont"/>
    <w:rsid w:val="0024645D"/>
  </w:style>
  <w:style w:type="character" w:customStyle="1" w:styleId="scc0d22b751">
    <w:name w:val="scc0d22b751"/>
    <w:basedOn w:val="DefaultParagraphFont"/>
    <w:rsid w:val="0024645D"/>
    <w:rPr>
      <w:strike w:val="0"/>
      <w:dstrike w:val="0"/>
      <w:color w:val="AA04F9"/>
      <w:u w:val="none"/>
      <w:effect w:val="none"/>
    </w:rPr>
  </w:style>
  <w:style w:type="character" w:customStyle="1" w:styleId="sfad12a3741">
    <w:name w:val="sfad12a3741"/>
    <w:basedOn w:val="DefaultParagraphFont"/>
    <w:rsid w:val="00467372"/>
    <w:rPr>
      <w:strike w:val="0"/>
      <w:dstrike w:val="0"/>
      <w:color w:val="028009"/>
      <w:u w:val="none"/>
      <w:effect w:val="none"/>
    </w:rPr>
  </w:style>
  <w:style w:type="character" w:customStyle="1" w:styleId="sfad12a370">
    <w:name w:val="sfad12a370"/>
    <w:basedOn w:val="DefaultParagraphFont"/>
    <w:rsid w:val="00467372"/>
  </w:style>
  <w:style w:type="character" w:customStyle="1" w:styleId="sfad12a3751">
    <w:name w:val="sfad12a3751"/>
    <w:basedOn w:val="DefaultParagraphFont"/>
    <w:rsid w:val="00467372"/>
    <w:rPr>
      <w:strike w:val="0"/>
      <w:dstrike w:val="0"/>
      <w:color w:val="AA04F9"/>
      <w:u w:val="none"/>
      <w:effect w:val="none"/>
    </w:rPr>
  </w:style>
  <w:style w:type="character" w:customStyle="1" w:styleId="hvr">
    <w:name w:val="hvr"/>
    <w:basedOn w:val="DefaultParagraphFont"/>
    <w:rsid w:val="00443E64"/>
  </w:style>
  <w:style w:type="table" w:styleId="GridTable5Dark-Accent3">
    <w:name w:val="Grid Table 5 Dark Accent 3"/>
    <w:basedOn w:val="TableNormal"/>
    <w:uiPriority w:val="50"/>
    <w:rsid w:val="00134A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1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7D7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7D7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7D7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7D74" w:themeFill="accent3"/>
      </w:tcPr>
    </w:tblStylePr>
    <w:tblStylePr w:type="band1Vert">
      <w:tblPr/>
      <w:tcPr>
        <w:shd w:val="clear" w:color="auto" w:fill="8BE4DB" w:themeFill="accent3" w:themeFillTint="66"/>
      </w:tcPr>
    </w:tblStylePr>
    <w:tblStylePr w:type="band1Horz">
      <w:tblPr/>
      <w:tcPr>
        <w:shd w:val="clear" w:color="auto" w:fill="8BE4DB" w:themeFill="accent3" w:themeFillTint="66"/>
      </w:tcPr>
    </w:tblStylePr>
  </w:style>
  <w:style w:type="character" w:styleId="CommentReference">
    <w:name w:val="annotation reference"/>
    <w:basedOn w:val="DefaultParagraphFont"/>
    <w:uiPriority w:val="99"/>
    <w:semiHidden/>
    <w:unhideWhenUsed/>
    <w:rsid w:val="00610931"/>
    <w:rPr>
      <w:sz w:val="16"/>
      <w:szCs w:val="16"/>
    </w:rPr>
  </w:style>
  <w:style w:type="paragraph" w:styleId="CommentText">
    <w:name w:val="annotation text"/>
    <w:basedOn w:val="Normal"/>
    <w:link w:val="CommentTextChar"/>
    <w:uiPriority w:val="99"/>
    <w:semiHidden/>
    <w:unhideWhenUsed/>
    <w:rsid w:val="00610931"/>
    <w:pPr>
      <w:spacing w:line="240" w:lineRule="auto"/>
    </w:pPr>
    <w:rPr>
      <w:sz w:val="20"/>
      <w:szCs w:val="20"/>
    </w:rPr>
  </w:style>
  <w:style w:type="character" w:customStyle="1" w:styleId="CommentTextChar">
    <w:name w:val="Comment Text Char"/>
    <w:basedOn w:val="DefaultParagraphFont"/>
    <w:link w:val="CommentText"/>
    <w:uiPriority w:val="99"/>
    <w:semiHidden/>
    <w:rsid w:val="00610931"/>
    <w:rPr>
      <w:rFonts w:asciiTheme="majorBidi" w:eastAsia="Malgun Gothic" w:hAnsiTheme="majorBidi" w:cstheme="majorBidi"/>
      <w:sz w:val="20"/>
      <w:szCs w:val="20"/>
      <w:lang w:bidi="ar-EG"/>
    </w:rPr>
  </w:style>
  <w:style w:type="paragraph" w:styleId="CommentSubject">
    <w:name w:val="annotation subject"/>
    <w:basedOn w:val="CommentText"/>
    <w:next w:val="CommentText"/>
    <w:link w:val="CommentSubjectChar"/>
    <w:uiPriority w:val="99"/>
    <w:semiHidden/>
    <w:unhideWhenUsed/>
    <w:rsid w:val="00610931"/>
    <w:rPr>
      <w:b/>
      <w:bCs/>
    </w:rPr>
  </w:style>
  <w:style w:type="character" w:customStyle="1" w:styleId="CommentSubjectChar">
    <w:name w:val="Comment Subject Char"/>
    <w:basedOn w:val="CommentTextChar"/>
    <w:link w:val="CommentSubject"/>
    <w:uiPriority w:val="99"/>
    <w:semiHidden/>
    <w:rsid w:val="00610931"/>
    <w:rPr>
      <w:rFonts w:asciiTheme="majorBidi" w:eastAsia="Malgun Gothic" w:hAnsiTheme="majorBidi" w:cstheme="majorBidi"/>
      <w:b/>
      <w:bCs/>
      <w:sz w:val="20"/>
      <w:szCs w:val="20"/>
      <w:lang w:bidi="ar-EG"/>
    </w:rPr>
  </w:style>
  <w:style w:type="table" w:customStyle="1" w:styleId="TableGrid0">
    <w:name w:val="TableGrid"/>
    <w:rsid w:val="008E7548"/>
    <w:pPr>
      <w:spacing w:after="0" w:line="240" w:lineRule="auto"/>
    </w:pPr>
    <w:rPr>
      <w:rFonts w:eastAsiaTheme="minorEastAsia"/>
      <w:sz w:val="22"/>
      <w:szCs w:val="22"/>
    </w:rPr>
    <w:tblPr>
      <w:tblCellMar>
        <w:top w:w="0" w:type="dxa"/>
        <w:left w:w="0" w:type="dxa"/>
        <w:bottom w:w="0" w:type="dxa"/>
        <w:right w:w="0" w:type="dxa"/>
      </w:tblCellMar>
    </w:tblPr>
  </w:style>
  <w:style w:type="table" w:styleId="GridTable4">
    <w:name w:val="Grid Table 4"/>
    <w:basedOn w:val="TableNormal"/>
    <w:uiPriority w:val="49"/>
    <w:rsid w:val="00DF0B7D"/>
    <w:pPr>
      <w:spacing w:after="0" w:line="240" w:lineRule="auto"/>
    </w:pPr>
    <w:tblPr>
      <w:tblStyleRowBandSize w:val="1"/>
      <w:tblStyleColBandSize w:val="1"/>
      <w:tblBorders>
        <w:top w:val="single" w:sz="4" w:space="0" w:color="6E7378" w:themeColor="text1" w:themeTint="99"/>
        <w:left w:val="single" w:sz="4" w:space="0" w:color="6E7378" w:themeColor="text1" w:themeTint="99"/>
        <w:bottom w:val="single" w:sz="4" w:space="0" w:color="6E7378" w:themeColor="text1" w:themeTint="99"/>
        <w:right w:val="single" w:sz="4" w:space="0" w:color="6E7378" w:themeColor="text1" w:themeTint="99"/>
        <w:insideH w:val="single" w:sz="4" w:space="0" w:color="6E7378" w:themeColor="text1" w:themeTint="99"/>
        <w:insideV w:val="single" w:sz="4" w:space="0" w:color="6E7378" w:themeColor="text1" w:themeTint="99"/>
      </w:tblBorders>
    </w:tblPr>
    <w:tcPr>
      <w:shd w:val="clear" w:color="auto" w:fill="002060"/>
    </w:tcPr>
    <w:tblStylePr w:type="firstRow">
      <w:rPr>
        <w:b/>
        <w:bCs/>
        <w:color w:val="FFFFFF" w:themeColor="background1"/>
      </w:rPr>
      <w:tblPr/>
      <w:tcPr>
        <w:tcBorders>
          <w:top w:val="single" w:sz="4" w:space="0" w:color="161718" w:themeColor="text1"/>
          <w:left w:val="single" w:sz="4" w:space="0" w:color="161718" w:themeColor="text1"/>
          <w:bottom w:val="single" w:sz="4" w:space="0" w:color="161718" w:themeColor="text1"/>
          <w:right w:val="single" w:sz="4" w:space="0" w:color="161718" w:themeColor="text1"/>
          <w:insideH w:val="nil"/>
          <w:insideV w:val="nil"/>
        </w:tcBorders>
        <w:shd w:val="clear" w:color="auto" w:fill="161718" w:themeFill="text1"/>
      </w:tcPr>
    </w:tblStylePr>
    <w:tblStylePr w:type="lastRow">
      <w:rPr>
        <w:b/>
        <w:bCs/>
      </w:rPr>
      <w:tblPr/>
      <w:tcPr>
        <w:tcBorders>
          <w:top w:val="double" w:sz="4" w:space="0" w:color="161718" w:themeColor="text1"/>
        </w:tcBorders>
      </w:tcPr>
    </w:tblStylePr>
    <w:tblStylePr w:type="firstCol">
      <w:rPr>
        <w:b/>
        <w:bCs/>
      </w:rPr>
    </w:tblStylePr>
    <w:tblStylePr w:type="lastCol">
      <w:rPr>
        <w:b/>
        <w:bCs/>
      </w:rPr>
    </w:tblStylePr>
    <w:tblStylePr w:type="band1Vert">
      <w:tblPr/>
      <w:tcPr>
        <w:shd w:val="clear" w:color="auto" w:fill="CED0D2" w:themeFill="text1" w:themeFillTint="33"/>
      </w:tcPr>
    </w:tblStylePr>
    <w:tblStylePr w:type="band1Horz">
      <w:tblPr/>
      <w:tcPr>
        <w:shd w:val="clear" w:color="auto" w:fill="CED0D2" w:themeFill="text1" w:themeFillTint="33"/>
      </w:tcPr>
    </w:tblStylePr>
  </w:style>
  <w:style w:type="table" w:styleId="GridTable5Dark">
    <w:name w:val="Grid Table 5 Dark"/>
    <w:basedOn w:val="TableNormal"/>
    <w:uiPriority w:val="50"/>
    <w:rsid w:val="00C502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0D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61718"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61718"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61718"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61718" w:themeFill="text1"/>
      </w:tcPr>
    </w:tblStylePr>
    <w:tblStylePr w:type="band1Vert">
      <w:tblPr/>
      <w:tcPr>
        <w:shd w:val="clear" w:color="auto" w:fill="9EA2A6" w:themeFill="text1" w:themeFillTint="66"/>
      </w:tcPr>
    </w:tblStylePr>
    <w:tblStylePr w:type="band1Horz">
      <w:tblPr/>
      <w:tcPr>
        <w:shd w:val="clear" w:color="auto" w:fill="9EA2A6" w:themeFill="text1" w:themeFillTint="66"/>
      </w:tcPr>
    </w:tblStylePr>
  </w:style>
  <w:style w:type="paragraph" w:customStyle="1" w:styleId="footnotedescription">
    <w:name w:val="footnote description"/>
    <w:next w:val="Normal"/>
    <w:link w:val="footnotedescriptionChar"/>
    <w:hidden/>
    <w:rsid w:val="002C11F8"/>
    <w:pPr>
      <w:spacing w:after="0" w:line="259" w:lineRule="auto"/>
    </w:pPr>
    <w:rPr>
      <w:rFonts w:ascii="Times New Roman" w:eastAsia="Times New Roman" w:hAnsi="Times New Roman" w:cs="Times New Roman"/>
      <w:i/>
      <w:color w:val="000000"/>
      <w:sz w:val="20"/>
      <w:szCs w:val="22"/>
    </w:rPr>
  </w:style>
  <w:style w:type="character" w:customStyle="1" w:styleId="footnotedescriptionChar">
    <w:name w:val="footnote description Char"/>
    <w:link w:val="footnotedescription"/>
    <w:rsid w:val="002C11F8"/>
    <w:rPr>
      <w:rFonts w:ascii="Times New Roman" w:eastAsia="Times New Roman" w:hAnsi="Times New Roman" w:cs="Times New Roman"/>
      <w:i/>
      <w:color w:val="000000"/>
      <w:sz w:val="20"/>
      <w:szCs w:val="22"/>
    </w:rPr>
  </w:style>
  <w:style w:type="character" w:customStyle="1" w:styleId="footnotemark">
    <w:name w:val="footnote mark"/>
    <w:hidden/>
    <w:rsid w:val="002C11F8"/>
    <w:rPr>
      <w:rFonts w:ascii="Times New Roman" w:eastAsia="Times New Roman" w:hAnsi="Times New Roman" w:cs="Times New Roman"/>
      <w:color w:val="C00000"/>
      <w:sz w:val="20"/>
      <w:vertAlign w:val="superscript"/>
    </w:rPr>
  </w:style>
  <w:style w:type="table" w:styleId="GridTable3-Accent4">
    <w:name w:val="Grid Table 3 Accent 4"/>
    <w:basedOn w:val="TableNormal"/>
    <w:uiPriority w:val="48"/>
    <w:rsid w:val="0072264D"/>
    <w:pPr>
      <w:spacing w:after="0" w:line="240" w:lineRule="auto"/>
    </w:pPr>
    <w:rPr>
      <w:rFonts w:ascii="Times New Roman" w:hAnsi="Times New Roman"/>
      <w:sz w:val="24"/>
      <w:szCs w:val="22"/>
    </w:rPr>
    <w:tblPr>
      <w:tblStyleRowBandSize w:val="1"/>
      <w:tblStyleColBandSize w:val="1"/>
      <w:tblBorders>
        <w:top w:val="single" w:sz="4" w:space="0" w:color="F74484" w:themeColor="accent4" w:themeTint="99"/>
        <w:left w:val="single" w:sz="4" w:space="0" w:color="F74484" w:themeColor="accent4" w:themeTint="99"/>
        <w:bottom w:val="single" w:sz="4" w:space="0" w:color="F74484" w:themeColor="accent4" w:themeTint="99"/>
        <w:right w:val="single" w:sz="4" w:space="0" w:color="F74484" w:themeColor="accent4" w:themeTint="99"/>
        <w:insideH w:val="single" w:sz="4" w:space="0" w:color="F74484" w:themeColor="accent4" w:themeTint="99"/>
        <w:insideV w:val="single" w:sz="4" w:space="0" w:color="F7448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C0D5" w:themeFill="accent4" w:themeFillTint="33"/>
      </w:tcPr>
    </w:tblStylePr>
    <w:tblStylePr w:type="band1Horz">
      <w:tblPr/>
      <w:tcPr>
        <w:shd w:val="clear" w:color="auto" w:fill="FCC0D5" w:themeFill="accent4" w:themeFillTint="33"/>
      </w:tcPr>
    </w:tblStylePr>
    <w:tblStylePr w:type="neCell">
      <w:tblPr/>
      <w:tcPr>
        <w:tcBorders>
          <w:bottom w:val="single" w:sz="4" w:space="0" w:color="F74484" w:themeColor="accent4" w:themeTint="99"/>
        </w:tcBorders>
      </w:tcPr>
    </w:tblStylePr>
    <w:tblStylePr w:type="nwCell">
      <w:tblPr/>
      <w:tcPr>
        <w:tcBorders>
          <w:bottom w:val="single" w:sz="4" w:space="0" w:color="F74484" w:themeColor="accent4" w:themeTint="99"/>
        </w:tcBorders>
      </w:tcPr>
    </w:tblStylePr>
    <w:tblStylePr w:type="seCell">
      <w:tblPr/>
      <w:tcPr>
        <w:tcBorders>
          <w:top w:val="single" w:sz="4" w:space="0" w:color="F74484" w:themeColor="accent4" w:themeTint="99"/>
        </w:tcBorders>
      </w:tcPr>
    </w:tblStylePr>
    <w:tblStylePr w:type="swCell">
      <w:tblPr/>
      <w:tcPr>
        <w:tcBorders>
          <w:top w:val="single" w:sz="4" w:space="0" w:color="F74484" w:themeColor="accent4" w:themeTint="99"/>
        </w:tcBorders>
      </w:tcPr>
    </w:tblStylePr>
  </w:style>
  <w:style w:type="paragraph" w:customStyle="1" w:styleId="Code">
    <w:name w:val="Code"/>
    <w:qFormat/>
    <w:rsid w:val="00EC5118"/>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sz w:val="21"/>
      <w:szCs w:val="20"/>
    </w:rPr>
  </w:style>
  <w:style w:type="paragraph" w:customStyle="1" w:styleId="Default">
    <w:name w:val="Default"/>
    <w:rsid w:val="00590B75"/>
    <w:pPr>
      <w:autoSpaceDE w:val="0"/>
      <w:autoSpaceDN w:val="0"/>
      <w:adjustRightInd w:val="0"/>
      <w:spacing w:after="0" w:line="240" w:lineRule="auto"/>
    </w:pPr>
    <w:rPr>
      <w:rFonts w:ascii="Times New Roman" w:hAnsi="Times New Roman" w:cs="Times New Roman"/>
      <w:color w:val="000000"/>
      <w:sz w:val="24"/>
      <w:szCs w:val="24"/>
    </w:rPr>
  </w:style>
  <w:style w:type="table" w:styleId="GridTable2-Accent4">
    <w:name w:val="Grid Table 2 Accent 4"/>
    <w:basedOn w:val="TableNormal"/>
    <w:uiPriority w:val="47"/>
    <w:rsid w:val="00590B75"/>
    <w:pPr>
      <w:spacing w:after="0" w:line="240" w:lineRule="auto"/>
    </w:pPr>
    <w:rPr>
      <w:sz w:val="22"/>
      <w:szCs w:val="22"/>
    </w:rPr>
    <w:tblPr>
      <w:tblStyleRowBandSize w:val="1"/>
      <w:tblStyleColBandSize w:val="1"/>
      <w:tblBorders>
        <w:top w:val="single" w:sz="2" w:space="0" w:color="F74484" w:themeColor="accent4" w:themeTint="99"/>
        <w:bottom w:val="single" w:sz="2" w:space="0" w:color="F74484" w:themeColor="accent4" w:themeTint="99"/>
        <w:insideH w:val="single" w:sz="2" w:space="0" w:color="F74484" w:themeColor="accent4" w:themeTint="99"/>
        <w:insideV w:val="single" w:sz="2" w:space="0" w:color="F74484" w:themeColor="accent4" w:themeTint="99"/>
      </w:tblBorders>
    </w:tblPr>
    <w:tblStylePr w:type="firstRow">
      <w:rPr>
        <w:b/>
        <w:bCs/>
      </w:rPr>
      <w:tblPr/>
      <w:tcPr>
        <w:tcBorders>
          <w:top w:val="nil"/>
          <w:bottom w:val="single" w:sz="12" w:space="0" w:color="F74484" w:themeColor="accent4" w:themeTint="99"/>
          <w:insideH w:val="nil"/>
          <w:insideV w:val="nil"/>
        </w:tcBorders>
        <w:shd w:val="clear" w:color="auto" w:fill="FFFFFF" w:themeFill="background1"/>
      </w:tcPr>
    </w:tblStylePr>
    <w:tblStylePr w:type="lastRow">
      <w:rPr>
        <w:b/>
        <w:bCs/>
      </w:rPr>
      <w:tblPr/>
      <w:tcPr>
        <w:tcBorders>
          <w:top w:val="double" w:sz="2" w:space="0" w:color="F7448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C0D5" w:themeFill="accent4" w:themeFillTint="33"/>
      </w:tcPr>
    </w:tblStylePr>
    <w:tblStylePr w:type="band1Horz">
      <w:tblPr/>
      <w:tcPr>
        <w:shd w:val="clear" w:color="auto" w:fill="FCC0D5" w:themeFill="accent4" w:themeFillTint="33"/>
      </w:tcPr>
    </w:tblStylePr>
  </w:style>
  <w:style w:type="paragraph" w:customStyle="1" w:styleId="MATLABOutput">
    <w:name w:val="MATLAB Output"/>
    <w:basedOn w:val="Normal"/>
    <w:link w:val="MATLABOutputChar"/>
    <w:rsid w:val="00590B75"/>
    <w:pPr>
      <w:spacing w:after="160" w:line="360" w:lineRule="auto"/>
      <w:ind w:left="0" w:right="0"/>
      <w:jc w:val="left"/>
    </w:pPr>
    <w:rPr>
      <w:rFonts w:ascii="Lucida Console" w:eastAsia="Calibri" w:hAnsi="Lucida Console" w:cs="Arial"/>
      <w:noProof/>
      <w:color w:val="808080"/>
      <w:sz w:val="16"/>
      <w:szCs w:val="22"/>
      <w:lang w:bidi="ar-SA"/>
    </w:rPr>
  </w:style>
  <w:style w:type="character" w:customStyle="1" w:styleId="MATLABOutputChar">
    <w:name w:val="MATLAB Output Char"/>
    <w:link w:val="MATLABOutput"/>
    <w:rsid w:val="00590B75"/>
    <w:rPr>
      <w:rFonts w:ascii="Lucida Console" w:eastAsia="Calibri" w:hAnsi="Lucida Console" w:cs="Arial"/>
      <w:noProof/>
      <w:color w:val="808080"/>
      <w:sz w:val="16"/>
      <w:szCs w:val="22"/>
    </w:rPr>
  </w:style>
  <w:style w:type="paragraph" w:styleId="Revision">
    <w:name w:val="Revision"/>
    <w:hidden/>
    <w:uiPriority w:val="99"/>
    <w:semiHidden/>
    <w:rsid w:val="001D5579"/>
    <w:pPr>
      <w:spacing w:after="0" w:line="240" w:lineRule="auto"/>
    </w:pPr>
    <w:rPr>
      <w:rFonts w:asciiTheme="majorBidi" w:eastAsia="Malgun Gothic" w:hAnsiTheme="majorBidi" w:cstheme="majorBidi"/>
      <w:sz w:val="24"/>
      <w:szCs w:val="24"/>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6433">
      <w:bodyDiv w:val="1"/>
      <w:marLeft w:val="0"/>
      <w:marRight w:val="0"/>
      <w:marTop w:val="0"/>
      <w:marBottom w:val="0"/>
      <w:divBdr>
        <w:top w:val="none" w:sz="0" w:space="0" w:color="auto"/>
        <w:left w:val="none" w:sz="0" w:space="0" w:color="auto"/>
        <w:bottom w:val="none" w:sz="0" w:space="0" w:color="auto"/>
        <w:right w:val="none" w:sz="0" w:space="0" w:color="auto"/>
      </w:divBdr>
    </w:div>
    <w:div w:id="25526227">
      <w:bodyDiv w:val="1"/>
      <w:marLeft w:val="0"/>
      <w:marRight w:val="0"/>
      <w:marTop w:val="0"/>
      <w:marBottom w:val="0"/>
      <w:divBdr>
        <w:top w:val="none" w:sz="0" w:space="0" w:color="auto"/>
        <w:left w:val="none" w:sz="0" w:space="0" w:color="auto"/>
        <w:bottom w:val="none" w:sz="0" w:space="0" w:color="auto"/>
        <w:right w:val="none" w:sz="0" w:space="0" w:color="auto"/>
      </w:divBdr>
      <w:divsChild>
        <w:div w:id="672732047">
          <w:marLeft w:val="0"/>
          <w:marRight w:val="0"/>
          <w:marTop w:val="0"/>
          <w:marBottom w:val="0"/>
          <w:divBdr>
            <w:top w:val="none" w:sz="0" w:space="0" w:color="auto"/>
            <w:left w:val="none" w:sz="0" w:space="0" w:color="auto"/>
            <w:bottom w:val="none" w:sz="0" w:space="0" w:color="auto"/>
            <w:right w:val="none" w:sz="0" w:space="0" w:color="auto"/>
          </w:divBdr>
        </w:div>
        <w:div w:id="1673337408">
          <w:marLeft w:val="0"/>
          <w:marRight w:val="0"/>
          <w:marTop w:val="0"/>
          <w:marBottom w:val="0"/>
          <w:divBdr>
            <w:top w:val="none" w:sz="0" w:space="0" w:color="auto"/>
            <w:left w:val="none" w:sz="0" w:space="0" w:color="auto"/>
            <w:bottom w:val="none" w:sz="0" w:space="0" w:color="auto"/>
            <w:right w:val="none" w:sz="0" w:space="0" w:color="auto"/>
          </w:divBdr>
        </w:div>
        <w:div w:id="595098132">
          <w:marLeft w:val="0"/>
          <w:marRight w:val="0"/>
          <w:marTop w:val="0"/>
          <w:marBottom w:val="0"/>
          <w:divBdr>
            <w:top w:val="none" w:sz="0" w:space="0" w:color="auto"/>
            <w:left w:val="none" w:sz="0" w:space="0" w:color="auto"/>
            <w:bottom w:val="none" w:sz="0" w:space="0" w:color="auto"/>
            <w:right w:val="none" w:sz="0" w:space="0" w:color="auto"/>
          </w:divBdr>
        </w:div>
        <w:div w:id="233320820">
          <w:marLeft w:val="0"/>
          <w:marRight w:val="0"/>
          <w:marTop w:val="0"/>
          <w:marBottom w:val="0"/>
          <w:divBdr>
            <w:top w:val="none" w:sz="0" w:space="0" w:color="auto"/>
            <w:left w:val="none" w:sz="0" w:space="0" w:color="auto"/>
            <w:bottom w:val="none" w:sz="0" w:space="0" w:color="auto"/>
            <w:right w:val="none" w:sz="0" w:space="0" w:color="auto"/>
          </w:divBdr>
        </w:div>
        <w:div w:id="1260065723">
          <w:marLeft w:val="0"/>
          <w:marRight w:val="0"/>
          <w:marTop w:val="0"/>
          <w:marBottom w:val="0"/>
          <w:divBdr>
            <w:top w:val="none" w:sz="0" w:space="0" w:color="auto"/>
            <w:left w:val="none" w:sz="0" w:space="0" w:color="auto"/>
            <w:bottom w:val="none" w:sz="0" w:space="0" w:color="auto"/>
            <w:right w:val="none" w:sz="0" w:space="0" w:color="auto"/>
          </w:divBdr>
        </w:div>
        <w:div w:id="2146971522">
          <w:marLeft w:val="0"/>
          <w:marRight w:val="0"/>
          <w:marTop w:val="0"/>
          <w:marBottom w:val="0"/>
          <w:divBdr>
            <w:top w:val="none" w:sz="0" w:space="0" w:color="auto"/>
            <w:left w:val="none" w:sz="0" w:space="0" w:color="auto"/>
            <w:bottom w:val="none" w:sz="0" w:space="0" w:color="auto"/>
            <w:right w:val="none" w:sz="0" w:space="0" w:color="auto"/>
          </w:divBdr>
        </w:div>
        <w:div w:id="705132499">
          <w:marLeft w:val="0"/>
          <w:marRight w:val="0"/>
          <w:marTop w:val="0"/>
          <w:marBottom w:val="0"/>
          <w:divBdr>
            <w:top w:val="none" w:sz="0" w:space="0" w:color="auto"/>
            <w:left w:val="none" w:sz="0" w:space="0" w:color="auto"/>
            <w:bottom w:val="none" w:sz="0" w:space="0" w:color="auto"/>
            <w:right w:val="none" w:sz="0" w:space="0" w:color="auto"/>
          </w:divBdr>
        </w:div>
        <w:div w:id="2010331549">
          <w:marLeft w:val="0"/>
          <w:marRight w:val="0"/>
          <w:marTop w:val="0"/>
          <w:marBottom w:val="0"/>
          <w:divBdr>
            <w:top w:val="none" w:sz="0" w:space="0" w:color="auto"/>
            <w:left w:val="none" w:sz="0" w:space="0" w:color="auto"/>
            <w:bottom w:val="none" w:sz="0" w:space="0" w:color="auto"/>
            <w:right w:val="none" w:sz="0" w:space="0" w:color="auto"/>
          </w:divBdr>
        </w:div>
        <w:div w:id="1263218358">
          <w:marLeft w:val="0"/>
          <w:marRight w:val="0"/>
          <w:marTop w:val="0"/>
          <w:marBottom w:val="0"/>
          <w:divBdr>
            <w:top w:val="none" w:sz="0" w:space="0" w:color="auto"/>
            <w:left w:val="none" w:sz="0" w:space="0" w:color="auto"/>
            <w:bottom w:val="none" w:sz="0" w:space="0" w:color="auto"/>
            <w:right w:val="none" w:sz="0" w:space="0" w:color="auto"/>
          </w:divBdr>
        </w:div>
        <w:div w:id="124395222">
          <w:marLeft w:val="0"/>
          <w:marRight w:val="0"/>
          <w:marTop w:val="0"/>
          <w:marBottom w:val="0"/>
          <w:divBdr>
            <w:top w:val="none" w:sz="0" w:space="0" w:color="auto"/>
            <w:left w:val="none" w:sz="0" w:space="0" w:color="auto"/>
            <w:bottom w:val="none" w:sz="0" w:space="0" w:color="auto"/>
            <w:right w:val="none" w:sz="0" w:space="0" w:color="auto"/>
          </w:divBdr>
        </w:div>
      </w:divsChild>
    </w:div>
    <w:div w:id="29964350">
      <w:bodyDiv w:val="1"/>
      <w:marLeft w:val="0"/>
      <w:marRight w:val="0"/>
      <w:marTop w:val="0"/>
      <w:marBottom w:val="0"/>
      <w:divBdr>
        <w:top w:val="none" w:sz="0" w:space="0" w:color="auto"/>
        <w:left w:val="none" w:sz="0" w:space="0" w:color="auto"/>
        <w:bottom w:val="none" w:sz="0" w:space="0" w:color="auto"/>
        <w:right w:val="none" w:sz="0" w:space="0" w:color="auto"/>
      </w:divBdr>
    </w:div>
    <w:div w:id="33386262">
      <w:bodyDiv w:val="1"/>
      <w:marLeft w:val="0"/>
      <w:marRight w:val="0"/>
      <w:marTop w:val="0"/>
      <w:marBottom w:val="0"/>
      <w:divBdr>
        <w:top w:val="none" w:sz="0" w:space="0" w:color="auto"/>
        <w:left w:val="none" w:sz="0" w:space="0" w:color="auto"/>
        <w:bottom w:val="none" w:sz="0" w:space="0" w:color="auto"/>
        <w:right w:val="none" w:sz="0" w:space="0" w:color="auto"/>
      </w:divBdr>
    </w:div>
    <w:div w:id="36202077">
      <w:bodyDiv w:val="1"/>
      <w:marLeft w:val="0"/>
      <w:marRight w:val="0"/>
      <w:marTop w:val="0"/>
      <w:marBottom w:val="0"/>
      <w:divBdr>
        <w:top w:val="none" w:sz="0" w:space="0" w:color="auto"/>
        <w:left w:val="none" w:sz="0" w:space="0" w:color="auto"/>
        <w:bottom w:val="none" w:sz="0" w:space="0" w:color="auto"/>
        <w:right w:val="none" w:sz="0" w:space="0" w:color="auto"/>
      </w:divBdr>
    </w:div>
    <w:div w:id="50422182">
      <w:bodyDiv w:val="1"/>
      <w:marLeft w:val="0"/>
      <w:marRight w:val="0"/>
      <w:marTop w:val="0"/>
      <w:marBottom w:val="0"/>
      <w:divBdr>
        <w:top w:val="none" w:sz="0" w:space="0" w:color="auto"/>
        <w:left w:val="none" w:sz="0" w:space="0" w:color="auto"/>
        <w:bottom w:val="none" w:sz="0" w:space="0" w:color="auto"/>
        <w:right w:val="none" w:sz="0" w:space="0" w:color="auto"/>
      </w:divBdr>
    </w:div>
    <w:div w:id="64185357">
      <w:bodyDiv w:val="1"/>
      <w:marLeft w:val="0"/>
      <w:marRight w:val="0"/>
      <w:marTop w:val="0"/>
      <w:marBottom w:val="0"/>
      <w:divBdr>
        <w:top w:val="none" w:sz="0" w:space="0" w:color="auto"/>
        <w:left w:val="none" w:sz="0" w:space="0" w:color="auto"/>
        <w:bottom w:val="none" w:sz="0" w:space="0" w:color="auto"/>
        <w:right w:val="none" w:sz="0" w:space="0" w:color="auto"/>
      </w:divBdr>
    </w:div>
    <w:div w:id="80495417">
      <w:bodyDiv w:val="1"/>
      <w:marLeft w:val="0"/>
      <w:marRight w:val="0"/>
      <w:marTop w:val="0"/>
      <w:marBottom w:val="0"/>
      <w:divBdr>
        <w:top w:val="none" w:sz="0" w:space="0" w:color="auto"/>
        <w:left w:val="none" w:sz="0" w:space="0" w:color="auto"/>
        <w:bottom w:val="none" w:sz="0" w:space="0" w:color="auto"/>
        <w:right w:val="none" w:sz="0" w:space="0" w:color="auto"/>
      </w:divBdr>
    </w:div>
    <w:div w:id="87775768">
      <w:bodyDiv w:val="1"/>
      <w:marLeft w:val="0"/>
      <w:marRight w:val="0"/>
      <w:marTop w:val="0"/>
      <w:marBottom w:val="0"/>
      <w:divBdr>
        <w:top w:val="none" w:sz="0" w:space="0" w:color="auto"/>
        <w:left w:val="none" w:sz="0" w:space="0" w:color="auto"/>
        <w:bottom w:val="none" w:sz="0" w:space="0" w:color="auto"/>
        <w:right w:val="none" w:sz="0" w:space="0" w:color="auto"/>
      </w:divBdr>
      <w:divsChild>
        <w:div w:id="1432819815">
          <w:marLeft w:val="0"/>
          <w:marRight w:val="0"/>
          <w:marTop w:val="0"/>
          <w:marBottom w:val="0"/>
          <w:divBdr>
            <w:top w:val="none" w:sz="0" w:space="0" w:color="auto"/>
            <w:left w:val="none" w:sz="0" w:space="0" w:color="auto"/>
            <w:bottom w:val="none" w:sz="0" w:space="0" w:color="auto"/>
            <w:right w:val="none" w:sz="0" w:space="0" w:color="auto"/>
          </w:divBdr>
          <w:divsChild>
            <w:div w:id="1018002069">
              <w:marLeft w:val="0"/>
              <w:marRight w:val="0"/>
              <w:marTop w:val="0"/>
              <w:marBottom w:val="0"/>
              <w:divBdr>
                <w:top w:val="none" w:sz="0" w:space="0" w:color="auto"/>
                <w:left w:val="none" w:sz="0" w:space="0" w:color="auto"/>
                <w:bottom w:val="none" w:sz="0" w:space="0" w:color="auto"/>
                <w:right w:val="none" w:sz="0" w:space="0" w:color="auto"/>
              </w:divBdr>
              <w:divsChild>
                <w:div w:id="1063262511">
                  <w:marLeft w:val="0"/>
                  <w:marRight w:val="0"/>
                  <w:marTop w:val="0"/>
                  <w:marBottom w:val="0"/>
                  <w:divBdr>
                    <w:top w:val="none" w:sz="0" w:space="0" w:color="auto"/>
                    <w:left w:val="none" w:sz="0" w:space="0" w:color="auto"/>
                    <w:bottom w:val="none" w:sz="0" w:space="0" w:color="auto"/>
                    <w:right w:val="none" w:sz="0" w:space="0" w:color="auto"/>
                  </w:divBdr>
                  <w:divsChild>
                    <w:div w:id="1524782254">
                      <w:marLeft w:val="0"/>
                      <w:marRight w:val="0"/>
                      <w:marTop w:val="0"/>
                      <w:marBottom w:val="0"/>
                      <w:divBdr>
                        <w:top w:val="none" w:sz="0" w:space="0" w:color="auto"/>
                        <w:left w:val="none" w:sz="0" w:space="0" w:color="auto"/>
                        <w:bottom w:val="single" w:sz="12" w:space="0" w:color="auto"/>
                        <w:right w:val="none" w:sz="0" w:space="0" w:color="auto"/>
                      </w:divBdr>
                      <w:divsChild>
                        <w:div w:id="1149597290">
                          <w:marLeft w:val="0"/>
                          <w:marRight w:val="0"/>
                          <w:marTop w:val="0"/>
                          <w:marBottom w:val="0"/>
                          <w:divBdr>
                            <w:top w:val="none" w:sz="0" w:space="0" w:color="auto"/>
                            <w:left w:val="none" w:sz="0" w:space="0" w:color="auto"/>
                            <w:bottom w:val="none" w:sz="0" w:space="0" w:color="auto"/>
                            <w:right w:val="none" w:sz="0" w:space="0" w:color="auto"/>
                          </w:divBdr>
                          <w:divsChild>
                            <w:div w:id="1093863480">
                              <w:marLeft w:val="0"/>
                              <w:marRight w:val="0"/>
                              <w:marTop w:val="0"/>
                              <w:marBottom w:val="0"/>
                              <w:divBdr>
                                <w:top w:val="none" w:sz="0" w:space="0" w:color="auto"/>
                                <w:left w:val="none" w:sz="0" w:space="0" w:color="auto"/>
                                <w:bottom w:val="none" w:sz="0" w:space="0" w:color="auto"/>
                                <w:right w:val="none" w:sz="0" w:space="0" w:color="auto"/>
                              </w:divBdr>
                              <w:divsChild>
                                <w:div w:id="191582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968800">
      <w:bodyDiv w:val="1"/>
      <w:marLeft w:val="0"/>
      <w:marRight w:val="0"/>
      <w:marTop w:val="0"/>
      <w:marBottom w:val="0"/>
      <w:divBdr>
        <w:top w:val="none" w:sz="0" w:space="0" w:color="auto"/>
        <w:left w:val="none" w:sz="0" w:space="0" w:color="auto"/>
        <w:bottom w:val="none" w:sz="0" w:space="0" w:color="auto"/>
        <w:right w:val="none" w:sz="0" w:space="0" w:color="auto"/>
      </w:divBdr>
    </w:div>
    <w:div w:id="99301075">
      <w:bodyDiv w:val="1"/>
      <w:marLeft w:val="0"/>
      <w:marRight w:val="0"/>
      <w:marTop w:val="0"/>
      <w:marBottom w:val="0"/>
      <w:divBdr>
        <w:top w:val="none" w:sz="0" w:space="0" w:color="auto"/>
        <w:left w:val="none" w:sz="0" w:space="0" w:color="auto"/>
        <w:bottom w:val="none" w:sz="0" w:space="0" w:color="auto"/>
        <w:right w:val="none" w:sz="0" w:space="0" w:color="auto"/>
      </w:divBdr>
    </w:div>
    <w:div w:id="101808412">
      <w:bodyDiv w:val="1"/>
      <w:marLeft w:val="0"/>
      <w:marRight w:val="0"/>
      <w:marTop w:val="0"/>
      <w:marBottom w:val="0"/>
      <w:divBdr>
        <w:top w:val="none" w:sz="0" w:space="0" w:color="auto"/>
        <w:left w:val="none" w:sz="0" w:space="0" w:color="auto"/>
        <w:bottom w:val="none" w:sz="0" w:space="0" w:color="auto"/>
        <w:right w:val="none" w:sz="0" w:space="0" w:color="auto"/>
      </w:divBdr>
    </w:div>
    <w:div w:id="109935739">
      <w:bodyDiv w:val="1"/>
      <w:marLeft w:val="0"/>
      <w:marRight w:val="0"/>
      <w:marTop w:val="0"/>
      <w:marBottom w:val="0"/>
      <w:divBdr>
        <w:top w:val="none" w:sz="0" w:space="0" w:color="auto"/>
        <w:left w:val="none" w:sz="0" w:space="0" w:color="auto"/>
        <w:bottom w:val="none" w:sz="0" w:space="0" w:color="auto"/>
        <w:right w:val="none" w:sz="0" w:space="0" w:color="auto"/>
      </w:divBdr>
    </w:div>
    <w:div w:id="114561846">
      <w:bodyDiv w:val="1"/>
      <w:marLeft w:val="0"/>
      <w:marRight w:val="0"/>
      <w:marTop w:val="0"/>
      <w:marBottom w:val="0"/>
      <w:divBdr>
        <w:top w:val="none" w:sz="0" w:space="0" w:color="auto"/>
        <w:left w:val="none" w:sz="0" w:space="0" w:color="auto"/>
        <w:bottom w:val="none" w:sz="0" w:space="0" w:color="auto"/>
        <w:right w:val="none" w:sz="0" w:space="0" w:color="auto"/>
      </w:divBdr>
    </w:div>
    <w:div w:id="115952943">
      <w:bodyDiv w:val="1"/>
      <w:marLeft w:val="0"/>
      <w:marRight w:val="0"/>
      <w:marTop w:val="0"/>
      <w:marBottom w:val="0"/>
      <w:divBdr>
        <w:top w:val="none" w:sz="0" w:space="0" w:color="auto"/>
        <w:left w:val="none" w:sz="0" w:space="0" w:color="auto"/>
        <w:bottom w:val="none" w:sz="0" w:space="0" w:color="auto"/>
        <w:right w:val="none" w:sz="0" w:space="0" w:color="auto"/>
      </w:divBdr>
    </w:div>
    <w:div w:id="131484936">
      <w:bodyDiv w:val="1"/>
      <w:marLeft w:val="0"/>
      <w:marRight w:val="0"/>
      <w:marTop w:val="0"/>
      <w:marBottom w:val="0"/>
      <w:divBdr>
        <w:top w:val="none" w:sz="0" w:space="0" w:color="auto"/>
        <w:left w:val="none" w:sz="0" w:space="0" w:color="auto"/>
        <w:bottom w:val="none" w:sz="0" w:space="0" w:color="auto"/>
        <w:right w:val="none" w:sz="0" w:space="0" w:color="auto"/>
      </w:divBdr>
    </w:div>
    <w:div w:id="135997842">
      <w:bodyDiv w:val="1"/>
      <w:marLeft w:val="0"/>
      <w:marRight w:val="0"/>
      <w:marTop w:val="0"/>
      <w:marBottom w:val="0"/>
      <w:divBdr>
        <w:top w:val="none" w:sz="0" w:space="0" w:color="auto"/>
        <w:left w:val="none" w:sz="0" w:space="0" w:color="auto"/>
        <w:bottom w:val="none" w:sz="0" w:space="0" w:color="auto"/>
        <w:right w:val="none" w:sz="0" w:space="0" w:color="auto"/>
      </w:divBdr>
    </w:div>
    <w:div w:id="137303760">
      <w:bodyDiv w:val="1"/>
      <w:marLeft w:val="0"/>
      <w:marRight w:val="0"/>
      <w:marTop w:val="0"/>
      <w:marBottom w:val="0"/>
      <w:divBdr>
        <w:top w:val="none" w:sz="0" w:space="0" w:color="auto"/>
        <w:left w:val="none" w:sz="0" w:space="0" w:color="auto"/>
        <w:bottom w:val="none" w:sz="0" w:space="0" w:color="auto"/>
        <w:right w:val="none" w:sz="0" w:space="0" w:color="auto"/>
      </w:divBdr>
    </w:div>
    <w:div w:id="138886073">
      <w:bodyDiv w:val="1"/>
      <w:marLeft w:val="0"/>
      <w:marRight w:val="0"/>
      <w:marTop w:val="0"/>
      <w:marBottom w:val="0"/>
      <w:divBdr>
        <w:top w:val="none" w:sz="0" w:space="0" w:color="auto"/>
        <w:left w:val="none" w:sz="0" w:space="0" w:color="auto"/>
        <w:bottom w:val="none" w:sz="0" w:space="0" w:color="auto"/>
        <w:right w:val="none" w:sz="0" w:space="0" w:color="auto"/>
      </w:divBdr>
    </w:div>
    <w:div w:id="142629066">
      <w:bodyDiv w:val="1"/>
      <w:marLeft w:val="0"/>
      <w:marRight w:val="0"/>
      <w:marTop w:val="0"/>
      <w:marBottom w:val="0"/>
      <w:divBdr>
        <w:top w:val="none" w:sz="0" w:space="0" w:color="auto"/>
        <w:left w:val="none" w:sz="0" w:space="0" w:color="auto"/>
        <w:bottom w:val="none" w:sz="0" w:space="0" w:color="auto"/>
        <w:right w:val="none" w:sz="0" w:space="0" w:color="auto"/>
      </w:divBdr>
    </w:div>
    <w:div w:id="145825749">
      <w:bodyDiv w:val="1"/>
      <w:marLeft w:val="0"/>
      <w:marRight w:val="0"/>
      <w:marTop w:val="0"/>
      <w:marBottom w:val="0"/>
      <w:divBdr>
        <w:top w:val="none" w:sz="0" w:space="0" w:color="auto"/>
        <w:left w:val="none" w:sz="0" w:space="0" w:color="auto"/>
        <w:bottom w:val="none" w:sz="0" w:space="0" w:color="auto"/>
        <w:right w:val="none" w:sz="0" w:space="0" w:color="auto"/>
      </w:divBdr>
    </w:div>
    <w:div w:id="148327794">
      <w:bodyDiv w:val="1"/>
      <w:marLeft w:val="0"/>
      <w:marRight w:val="0"/>
      <w:marTop w:val="0"/>
      <w:marBottom w:val="0"/>
      <w:divBdr>
        <w:top w:val="none" w:sz="0" w:space="0" w:color="auto"/>
        <w:left w:val="none" w:sz="0" w:space="0" w:color="auto"/>
        <w:bottom w:val="none" w:sz="0" w:space="0" w:color="auto"/>
        <w:right w:val="none" w:sz="0" w:space="0" w:color="auto"/>
      </w:divBdr>
    </w:div>
    <w:div w:id="148985361">
      <w:bodyDiv w:val="1"/>
      <w:marLeft w:val="0"/>
      <w:marRight w:val="0"/>
      <w:marTop w:val="0"/>
      <w:marBottom w:val="0"/>
      <w:divBdr>
        <w:top w:val="none" w:sz="0" w:space="0" w:color="auto"/>
        <w:left w:val="none" w:sz="0" w:space="0" w:color="auto"/>
        <w:bottom w:val="none" w:sz="0" w:space="0" w:color="auto"/>
        <w:right w:val="none" w:sz="0" w:space="0" w:color="auto"/>
      </w:divBdr>
    </w:div>
    <w:div w:id="149031375">
      <w:bodyDiv w:val="1"/>
      <w:marLeft w:val="0"/>
      <w:marRight w:val="0"/>
      <w:marTop w:val="0"/>
      <w:marBottom w:val="0"/>
      <w:divBdr>
        <w:top w:val="none" w:sz="0" w:space="0" w:color="auto"/>
        <w:left w:val="none" w:sz="0" w:space="0" w:color="auto"/>
        <w:bottom w:val="none" w:sz="0" w:space="0" w:color="auto"/>
        <w:right w:val="none" w:sz="0" w:space="0" w:color="auto"/>
      </w:divBdr>
    </w:div>
    <w:div w:id="153111825">
      <w:bodyDiv w:val="1"/>
      <w:marLeft w:val="0"/>
      <w:marRight w:val="0"/>
      <w:marTop w:val="0"/>
      <w:marBottom w:val="0"/>
      <w:divBdr>
        <w:top w:val="none" w:sz="0" w:space="0" w:color="auto"/>
        <w:left w:val="none" w:sz="0" w:space="0" w:color="auto"/>
        <w:bottom w:val="none" w:sz="0" w:space="0" w:color="auto"/>
        <w:right w:val="none" w:sz="0" w:space="0" w:color="auto"/>
      </w:divBdr>
      <w:divsChild>
        <w:div w:id="1822573056">
          <w:marLeft w:val="0"/>
          <w:marRight w:val="0"/>
          <w:marTop w:val="0"/>
          <w:marBottom w:val="0"/>
          <w:divBdr>
            <w:top w:val="none" w:sz="0" w:space="0" w:color="auto"/>
            <w:left w:val="none" w:sz="0" w:space="0" w:color="auto"/>
            <w:bottom w:val="none" w:sz="0" w:space="0" w:color="auto"/>
            <w:right w:val="none" w:sz="0" w:space="0" w:color="auto"/>
          </w:divBdr>
        </w:div>
        <w:div w:id="322590095">
          <w:marLeft w:val="0"/>
          <w:marRight w:val="0"/>
          <w:marTop w:val="0"/>
          <w:marBottom w:val="0"/>
          <w:divBdr>
            <w:top w:val="none" w:sz="0" w:space="0" w:color="auto"/>
            <w:left w:val="none" w:sz="0" w:space="0" w:color="auto"/>
            <w:bottom w:val="none" w:sz="0" w:space="0" w:color="auto"/>
            <w:right w:val="none" w:sz="0" w:space="0" w:color="auto"/>
          </w:divBdr>
        </w:div>
        <w:div w:id="1844784049">
          <w:marLeft w:val="0"/>
          <w:marRight w:val="0"/>
          <w:marTop w:val="0"/>
          <w:marBottom w:val="0"/>
          <w:divBdr>
            <w:top w:val="none" w:sz="0" w:space="0" w:color="auto"/>
            <w:left w:val="none" w:sz="0" w:space="0" w:color="auto"/>
            <w:bottom w:val="none" w:sz="0" w:space="0" w:color="auto"/>
            <w:right w:val="none" w:sz="0" w:space="0" w:color="auto"/>
          </w:divBdr>
        </w:div>
        <w:div w:id="1093474602">
          <w:marLeft w:val="0"/>
          <w:marRight w:val="0"/>
          <w:marTop w:val="0"/>
          <w:marBottom w:val="0"/>
          <w:divBdr>
            <w:top w:val="none" w:sz="0" w:space="0" w:color="auto"/>
            <w:left w:val="none" w:sz="0" w:space="0" w:color="auto"/>
            <w:bottom w:val="none" w:sz="0" w:space="0" w:color="auto"/>
            <w:right w:val="none" w:sz="0" w:space="0" w:color="auto"/>
          </w:divBdr>
        </w:div>
        <w:div w:id="1659266378">
          <w:marLeft w:val="0"/>
          <w:marRight w:val="0"/>
          <w:marTop w:val="0"/>
          <w:marBottom w:val="0"/>
          <w:divBdr>
            <w:top w:val="none" w:sz="0" w:space="0" w:color="auto"/>
            <w:left w:val="none" w:sz="0" w:space="0" w:color="auto"/>
            <w:bottom w:val="none" w:sz="0" w:space="0" w:color="auto"/>
            <w:right w:val="none" w:sz="0" w:space="0" w:color="auto"/>
          </w:divBdr>
        </w:div>
        <w:div w:id="1696691831">
          <w:marLeft w:val="0"/>
          <w:marRight w:val="0"/>
          <w:marTop w:val="0"/>
          <w:marBottom w:val="0"/>
          <w:divBdr>
            <w:top w:val="none" w:sz="0" w:space="0" w:color="auto"/>
            <w:left w:val="none" w:sz="0" w:space="0" w:color="auto"/>
            <w:bottom w:val="none" w:sz="0" w:space="0" w:color="auto"/>
            <w:right w:val="none" w:sz="0" w:space="0" w:color="auto"/>
          </w:divBdr>
        </w:div>
        <w:div w:id="1355035996">
          <w:marLeft w:val="0"/>
          <w:marRight w:val="0"/>
          <w:marTop w:val="0"/>
          <w:marBottom w:val="0"/>
          <w:divBdr>
            <w:top w:val="none" w:sz="0" w:space="0" w:color="auto"/>
            <w:left w:val="none" w:sz="0" w:space="0" w:color="auto"/>
            <w:bottom w:val="none" w:sz="0" w:space="0" w:color="auto"/>
            <w:right w:val="none" w:sz="0" w:space="0" w:color="auto"/>
          </w:divBdr>
        </w:div>
        <w:div w:id="429668493">
          <w:marLeft w:val="0"/>
          <w:marRight w:val="0"/>
          <w:marTop w:val="0"/>
          <w:marBottom w:val="0"/>
          <w:divBdr>
            <w:top w:val="none" w:sz="0" w:space="0" w:color="auto"/>
            <w:left w:val="none" w:sz="0" w:space="0" w:color="auto"/>
            <w:bottom w:val="none" w:sz="0" w:space="0" w:color="auto"/>
            <w:right w:val="none" w:sz="0" w:space="0" w:color="auto"/>
          </w:divBdr>
        </w:div>
        <w:div w:id="46532304">
          <w:marLeft w:val="0"/>
          <w:marRight w:val="0"/>
          <w:marTop w:val="0"/>
          <w:marBottom w:val="0"/>
          <w:divBdr>
            <w:top w:val="none" w:sz="0" w:space="0" w:color="auto"/>
            <w:left w:val="none" w:sz="0" w:space="0" w:color="auto"/>
            <w:bottom w:val="none" w:sz="0" w:space="0" w:color="auto"/>
            <w:right w:val="none" w:sz="0" w:space="0" w:color="auto"/>
          </w:divBdr>
        </w:div>
        <w:div w:id="1592471346">
          <w:marLeft w:val="0"/>
          <w:marRight w:val="0"/>
          <w:marTop w:val="0"/>
          <w:marBottom w:val="0"/>
          <w:divBdr>
            <w:top w:val="none" w:sz="0" w:space="0" w:color="auto"/>
            <w:left w:val="none" w:sz="0" w:space="0" w:color="auto"/>
            <w:bottom w:val="none" w:sz="0" w:space="0" w:color="auto"/>
            <w:right w:val="none" w:sz="0" w:space="0" w:color="auto"/>
          </w:divBdr>
        </w:div>
        <w:div w:id="607544982">
          <w:marLeft w:val="0"/>
          <w:marRight w:val="0"/>
          <w:marTop w:val="0"/>
          <w:marBottom w:val="0"/>
          <w:divBdr>
            <w:top w:val="none" w:sz="0" w:space="0" w:color="auto"/>
            <w:left w:val="none" w:sz="0" w:space="0" w:color="auto"/>
            <w:bottom w:val="none" w:sz="0" w:space="0" w:color="auto"/>
            <w:right w:val="none" w:sz="0" w:space="0" w:color="auto"/>
          </w:divBdr>
        </w:div>
        <w:div w:id="912396354">
          <w:marLeft w:val="0"/>
          <w:marRight w:val="0"/>
          <w:marTop w:val="0"/>
          <w:marBottom w:val="0"/>
          <w:divBdr>
            <w:top w:val="none" w:sz="0" w:space="0" w:color="auto"/>
            <w:left w:val="none" w:sz="0" w:space="0" w:color="auto"/>
            <w:bottom w:val="none" w:sz="0" w:space="0" w:color="auto"/>
            <w:right w:val="none" w:sz="0" w:space="0" w:color="auto"/>
          </w:divBdr>
        </w:div>
        <w:div w:id="1232887830">
          <w:marLeft w:val="0"/>
          <w:marRight w:val="0"/>
          <w:marTop w:val="0"/>
          <w:marBottom w:val="0"/>
          <w:divBdr>
            <w:top w:val="none" w:sz="0" w:space="0" w:color="auto"/>
            <w:left w:val="none" w:sz="0" w:space="0" w:color="auto"/>
            <w:bottom w:val="none" w:sz="0" w:space="0" w:color="auto"/>
            <w:right w:val="none" w:sz="0" w:space="0" w:color="auto"/>
          </w:divBdr>
        </w:div>
        <w:div w:id="1266646370">
          <w:marLeft w:val="0"/>
          <w:marRight w:val="0"/>
          <w:marTop w:val="0"/>
          <w:marBottom w:val="0"/>
          <w:divBdr>
            <w:top w:val="none" w:sz="0" w:space="0" w:color="auto"/>
            <w:left w:val="none" w:sz="0" w:space="0" w:color="auto"/>
            <w:bottom w:val="none" w:sz="0" w:space="0" w:color="auto"/>
            <w:right w:val="none" w:sz="0" w:space="0" w:color="auto"/>
          </w:divBdr>
        </w:div>
        <w:div w:id="1352150520">
          <w:marLeft w:val="0"/>
          <w:marRight w:val="0"/>
          <w:marTop w:val="0"/>
          <w:marBottom w:val="0"/>
          <w:divBdr>
            <w:top w:val="none" w:sz="0" w:space="0" w:color="auto"/>
            <w:left w:val="none" w:sz="0" w:space="0" w:color="auto"/>
            <w:bottom w:val="none" w:sz="0" w:space="0" w:color="auto"/>
            <w:right w:val="none" w:sz="0" w:space="0" w:color="auto"/>
          </w:divBdr>
        </w:div>
        <w:div w:id="362829607">
          <w:marLeft w:val="0"/>
          <w:marRight w:val="0"/>
          <w:marTop w:val="0"/>
          <w:marBottom w:val="0"/>
          <w:divBdr>
            <w:top w:val="none" w:sz="0" w:space="0" w:color="auto"/>
            <w:left w:val="none" w:sz="0" w:space="0" w:color="auto"/>
            <w:bottom w:val="none" w:sz="0" w:space="0" w:color="auto"/>
            <w:right w:val="none" w:sz="0" w:space="0" w:color="auto"/>
          </w:divBdr>
        </w:div>
        <w:div w:id="495926029">
          <w:marLeft w:val="0"/>
          <w:marRight w:val="0"/>
          <w:marTop w:val="0"/>
          <w:marBottom w:val="0"/>
          <w:divBdr>
            <w:top w:val="none" w:sz="0" w:space="0" w:color="auto"/>
            <w:left w:val="none" w:sz="0" w:space="0" w:color="auto"/>
            <w:bottom w:val="none" w:sz="0" w:space="0" w:color="auto"/>
            <w:right w:val="none" w:sz="0" w:space="0" w:color="auto"/>
          </w:divBdr>
        </w:div>
        <w:div w:id="208029395">
          <w:marLeft w:val="0"/>
          <w:marRight w:val="0"/>
          <w:marTop w:val="0"/>
          <w:marBottom w:val="0"/>
          <w:divBdr>
            <w:top w:val="none" w:sz="0" w:space="0" w:color="auto"/>
            <w:left w:val="none" w:sz="0" w:space="0" w:color="auto"/>
            <w:bottom w:val="none" w:sz="0" w:space="0" w:color="auto"/>
            <w:right w:val="none" w:sz="0" w:space="0" w:color="auto"/>
          </w:divBdr>
        </w:div>
        <w:div w:id="475804526">
          <w:marLeft w:val="0"/>
          <w:marRight w:val="0"/>
          <w:marTop w:val="0"/>
          <w:marBottom w:val="0"/>
          <w:divBdr>
            <w:top w:val="none" w:sz="0" w:space="0" w:color="auto"/>
            <w:left w:val="none" w:sz="0" w:space="0" w:color="auto"/>
            <w:bottom w:val="none" w:sz="0" w:space="0" w:color="auto"/>
            <w:right w:val="none" w:sz="0" w:space="0" w:color="auto"/>
          </w:divBdr>
        </w:div>
      </w:divsChild>
    </w:div>
    <w:div w:id="154300540">
      <w:bodyDiv w:val="1"/>
      <w:marLeft w:val="0"/>
      <w:marRight w:val="0"/>
      <w:marTop w:val="0"/>
      <w:marBottom w:val="0"/>
      <w:divBdr>
        <w:top w:val="none" w:sz="0" w:space="0" w:color="auto"/>
        <w:left w:val="none" w:sz="0" w:space="0" w:color="auto"/>
        <w:bottom w:val="none" w:sz="0" w:space="0" w:color="auto"/>
        <w:right w:val="none" w:sz="0" w:space="0" w:color="auto"/>
      </w:divBdr>
    </w:div>
    <w:div w:id="158348183">
      <w:bodyDiv w:val="1"/>
      <w:marLeft w:val="0"/>
      <w:marRight w:val="0"/>
      <w:marTop w:val="0"/>
      <w:marBottom w:val="0"/>
      <w:divBdr>
        <w:top w:val="none" w:sz="0" w:space="0" w:color="auto"/>
        <w:left w:val="none" w:sz="0" w:space="0" w:color="auto"/>
        <w:bottom w:val="none" w:sz="0" w:space="0" w:color="auto"/>
        <w:right w:val="none" w:sz="0" w:space="0" w:color="auto"/>
      </w:divBdr>
    </w:div>
    <w:div w:id="164826788">
      <w:bodyDiv w:val="1"/>
      <w:marLeft w:val="0"/>
      <w:marRight w:val="0"/>
      <w:marTop w:val="0"/>
      <w:marBottom w:val="0"/>
      <w:divBdr>
        <w:top w:val="none" w:sz="0" w:space="0" w:color="auto"/>
        <w:left w:val="none" w:sz="0" w:space="0" w:color="auto"/>
        <w:bottom w:val="none" w:sz="0" w:space="0" w:color="auto"/>
        <w:right w:val="none" w:sz="0" w:space="0" w:color="auto"/>
      </w:divBdr>
      <w:divsChild>
        <w:div w:id="726221181">
          <w:marLeft w:val="0"/>
          <w:marRight w:val="0"/>
          <w:marTop w:val="0"/>
          <w:marBottom w:val="0"/>
          <w:divBdr>
            <w:top w:val="none" w:sz="0" w:space="0" w:color="auto"/>
            <w:left w:val="none" w:sz="0" w:space="0" w:color="auto"/>
            <w:bottom w:val="none" w:sz="0" w:space="0" w:color="auto"/>
            <w:right w:val="none" w:sz="0" w:space="0" w:color="auto"/>
          </w:divBdr>
        </w:div>
        <w:div w:id="1775511267">
          <w:marLeft w:val="0"/>
          <w:marRight w:val="0"/>
          <w:marTop w:val="0"/>
          <w:marBottom w:val="0"/>
          <w:divBdr>
            <w:top w:val="none" w:sz="0" w:space="0" w:color="auto"/>
            <w:left w:val="none" w:sz="0" w:space="0" w:color="auto"/>
            <w:bottom w:val="none" w:sz="0" w:space="0" w:color="auto"/>
            <w:right w:val="none" w:sz="0" w:space="0" w:color="auto"/>
          </w:divBdr>
        </w:div>
        <w:div w:id="2011521011">
          <w:marLeft w:val="0"/>
          <w:marRight w:val="0"/>
          <w:marTop w:val="0"/>
          <w:marBottom w:val="0"/>
          <w:divBdr>
            <w:top w:val="none" w:sz="0" w:space="0" w:color="auto"/>
            <w:left w:val="none" w:sz="0" w:space="0" w:color="auto"/>
            <w:bottom w:val="none" w:sz="0" w:space="0" w:color="auto"/>
            <w:right w:val="none" w:sz="0" w:space="0" w:color="auto"/>
          </w:divBdr>
        </w:div>
        <w:div w:id="601110462">
          <w:marLeft w:val="0"/>
          <w:marRight w:val="0"/>
          <w:marTop w:val="0"/>
          <w:marBottom w:val="0"/>
          <w:divBdr>
            <w:top w:val="none" w:sz="0" w:space="0" w:color="auto"/>
            <w:left w:val="none" w:sz="0" w:space="0" w:color="auto"/>
            <w:bottom w:val="none" w:sz="0" w:space="0" w:color="auto"/>
            <w:right w:val="none" w:sz="0" w:space="0" w:color="auto"/>
          </w:divBdr>
        </w:div>
        <w:div w:id="501090849">
          <w:marLeft w:val="0"/>
          <w:marRight w:val="0"/>
          <w:marTop w:val="0"/>
          <w:marBottom w:val="0"/>
          <w:divBdr>
            <w:top w:val="none" w:sz="0" w:space="0" w:color="auto"/>
            <w:left w:val="none" w:sz="0" w:space="0" w:color="auto"/>
            <w:bottom w:val="none" w:sz="0" w:space="0" w:color="auto"/>
            <w:right w:val="none" w:sz="0" w:space="0" w:color="auto"/>
          </w:divBdr>
        </w:div>
        <w:div w:id="637684706">
          <w:marLeft w:val="0"/>
          <w:marRight w:val="0"/>
          <w:marTop w:val="0"/>
          <w:marBottom w:val="0"/>
          <w:divBdr>
            <w:top w:val="none" w:sz="0" w:space="0" w:color="auto"/>
            <w:left w:val="none" w:sz="0" w:space="0" w:color="auto"/>
            <w:bottom w:val="none" w:sz="0" w:space="0" w:color="auto"/>
            <w:right w:val="none" w:sz="0" w:space="0" w:color="auto"/>
          </w:divBdr>
        </w:div>
        <w:div w:id="858082405">
          <w:marLeft w:val="0"/>
          <w:marRight w:val="0"/>
          <w:marTop w:val="0"/>
          <w:marBottom w:val="0"/>
          <w:divBdr>
            <w:top w:val="none" w:sz="0" w:space="0" w:color="auto"/>
            <w:left w:val="none" w:sz="0" w:space="0" w:color="auto"/>
            <w:bottom w:val="none" w:sz="0" w:space="0" w:color="auto"/>
            <w:right w:val="none" w:sz="0" w:space="0" w:color="auto"/>
          </w:divBdr>
        </w:div>
        <w:div w:id="1794209933">
          <w:marLeft w:val="0"/>
          <w:marRight w:val="0"/>
          <w:marTop w:val="0"/>
          <w:marBottom w:val="0"/>
          <w:divBdr>
            <w:top w:val="none" w:sz="0" w:space="0" w:color="auto"/>
            <w:left w:val="none" w:sz="0" w:space="0" w:color="auto"/>
            <w:bottom w:val="none" w:sz="0" w:space="0" w:color="auto"/>
            <w:right w:val="none" w:sz="0" w:space="0" w:color="auto"/>
          </w:divBdr>
        </w:div>
        <w:div w:id="1747411679">
          <w:marLeft w:val="0"/>
          <w:marRight w:val="0"/>
          <w:marTop w:val="0"/>
          <w:marBottom w:val="0"/>
          <w:divBdr>
            <w:top w:val="none" w:sz="0" w:space="0" w:color="auto"/>
            <w:left w:val="none" w:sz="0" w:space="0" w:color="auto"/>
            <w:bottom w:val="none" w:sz="0" w:space="0" w:color="auto"/>
            <w:right w:val="none" w:sz="0" w:space="0" w:color="auto"/>
          </w:divBdr>
        </w:div>
        <w:div w:id="691690537">
          <w:marLeft w:val="0"/>
          <w:marRight w:val="0"/>
          <w:marTop w:val="0"/>
          <w:marBottom w:val="0"/>
          <w:divBdr>
            <w:top w:val="none" w:sz="0" w:space="0" w:color="auto"/>
            <w:left w:val="none" w:sz="0" w:space="0" w:color="auto"/>
            <w:bottom w:val="none" w:sz="0" w:space="0" w:color="auto"/>
            <w:right w:val="none" w:sz="0" w:space="0" w:color="auto"/>
          </w:divBdr>
        </w:div>
        <w:div w:id="1133981934">
          <w:marLeft w:val="0"/>
          <w:marRight w:val="0"/>
          <w:marTop w:val="0"/>
          <w:marBottom w:val="0"/>
          <w:divBdr>
            <w:top w:val="none" w:sz="0" w:space="0" w:color="auto"/>
            <w:left w:val="none" w:sz="0" w:space="0" w:color="auto"/>
            <w:bottom w:val="none" w:sz="0" w:space="0" w:color="auto"/>
            <w:right w:val="none" w:sz="0" w:space="0" w:color="auto"/>
          </w:divBdr>
        </w:div>
        <w:div w:id="696588946">
          <w:marLeft w:val="0"/>
          <w:marRight w:val="0"/>
          <w:marTop w:val="0"/>
          <w:marBottom w:val="0"/>
          <w:divBdr>
            <w:top w:val="none" w:sz="0" w:space="0" w:color="auto"/>
            <w:left w:val="none" w:sz="0" w:space="0" w:color="auto"/>
            <w:bottom w:val="none" w:sz="0" w:space="0" w:color="auto"/>
            <w:right w:val="none" w:sz="0" w:space="0" w:color="auto"/>
          </w:divBdr>
        </w:div>
        <w:div w:id="1882201913">
          <w:marLeft w:val="0"/>
          <w:marRight w:val="0"/>
          <w:marTop w:val="0"/>
          <w:marBottom w:val="0"/>
          <w:divBdr>
            <w:top w:val="none" w:sz="0" w:space="0" w:color="auto"/>
            <w:left w:val="none" w:sz="0" w:space="0" w:color="auto"/>
            <w:bottom w:val="none" w:sz="0" w:space="0" w:color="auto"/>
            <w:right w:val="none" w:sz="0" w:space="0" w:color="auto"/>
          </w:divBdr>
        </w:div>
        <w:div w:id="1477991965">
          <w:marLeft w:val="0"/>
          <w:marRight w:val="0"/>
          <w:marTop w:val="0"/>
          <w:marBottom w:val="0"/>
          <w:divBdr>
            <w:top w:val="none" w:sz="0" w:space="0" w:color="auto"/>
            <w:left w:val="none" w:sz="0" w:space="0" w:color="auto"/>
            <w:bottom w:val="none" w:sz="0" w:space="0" w:color="auto"/>
            <w:right w:val="none" w:sz="0" w:space="0" w:color="auto"/>
          </w:divBdr>
        </w:div>
        <w:div w:id="714890780">
          <w:marLeft w:val="0"/>
          <w:marRight w:val="0"/>
          <w:marTop w:val="0"/>
          <w:marBottom w:val="0"/>
          <w:divBdr>
            <w:top w:val="none" w:sz="0" w:space="0" w:color="auto"/>
            <w:left w:val="none" w:sz="0" w:space="0" w:color="auto"/>
            <w:bottom w:val="none" w:sz="0" w:space="0" w:color="auto"/>
            <w:right w:val="none" w:sz="0" w:space="0" w:color="auto"/>
          </w:divBdr>
        </w:div>
        <w:div w:id="1944728935">
          <w:marLeft w:val="0"/>
          <w:marRight w:val="0"/>
          <w:marTop w:val="0"/>
          <w:marBottom w:val="0"/>
          <w:divBdr>
            <w:top w:val="none" w:sz="0" w:space="0" w:color="auto"/>
            <w:left w:val="none" w:sz="0" w:space="0" w:color="auto"/>
            <w:bottom w:val="none" w:sz="0" w:space="0" w:color="auto"/>
            <w:right w:val="none" w:sz="0" w:space="0" w:color="auto"/>
          </w:divBdr>
        </w:div>
        <w:div w:id="1025983890">
          <w:marLeft w:val="0"/>
          <w:marRight w:val="0"/>
          <w:marTop w:val="0"/>
          <w:marBottom w:val="0"/>
          <w:divBdr>
            <w:top w:val="none" w:sz="0" w:space="0" w:color="auto"/>
            <w:left w:val="none" w:sz="0" w:space="0" w:color="auto"/>
            <w:bottom w:val="none" w:sz="0" w:space="0" w:color="auto"/>
            <w:right w:val="none" w:sz="0" w:space="0" w:color="auto"/>
          </w:divBdr>
        </w:div>
        <w:div w:id="557595162">
          <w:marLeft w:val="0"/>
          <w:marRight w:val="0"/>
          <w:marTop w:val="0"/>
          <w:marBottom w:val="0"/>
          <w:divBdr>
            <w:top w:val="none" w:sz="0" w:space="0" w:color="auto"/>
            <w:left w:val="none" w:sz="0" w:space="0" w:color="auto"/>
            <w:bottom w:val="none" w:sz="0" w:space="0" w:color="auto"/>
            <w:right w:val="none" w:sz="0" w:space="0" w:color="auto"/>
          </w:divBdr>
        </w:div>
      </w:divsChild>
    </w:div>
    <w:div w:id="165247798">
      <w:bodyDiv w:val="1"/>
      <w:marLeft w:val="0"/>
      <w:marRight w:val="0"/>
      <w:marTop w:val="0"/>
      <w:marBottom w:val="0"/>
      <w:divBdr>
        <w:top w:val="none" w:sz="0" w:space="0" w:color="auto"/>
        <w:left w:val="none" w:sz="0" w:space="0" w:color="auto"/>
        <w:bottom w:val="none" w:sz="0" w:space="0" w:color="auto"/>
        <w:right w:val="none" w:sz="0" w:space="0" w:color="auto"/>
      </w:divBdr>
    </w:div>
    <w:div w:id="167451372">
      <w:bodyDiv w:val="1"/>
      <w:marLeft w:val="0"/>
      <w:marRight w:val="0"/>
      <w:marTop w:val="0"/>
      <w:marBottom w:val="0"/>
      <w:divBdr>
        <w:top w:val="none" w:sz="0" w:space="0" w:color="auto"/>
        <w:left w:val="none" w:sz="0" w:space="0" w:color="auto"/>
        <w:bottom w:val="none" w:sz="0" w:space="0" w:color="auto"/>
        <w:right w:val="none" w:sz="0" w:space="0" w:color="auto"/>
      </w:divBdr>
    </w:div>
    <w:div w:id="175315249">
      <w:bodyDiv w:val="1"/>
      <w:marLeft w:val="0"/>
      <w:marRight w:val="0"/>
      <w:marTop w:val="0"/>
      <w:marBottom w:val="0"/>
      <w:divBdr>
        <w:top w:val="none" w:sz="0" w:space="0" w:color="auto"/>
        <w:left w:val="none" w:sz="0" w:space="0" w:color="auto"/>
        <w:bottom w:val="none" w:sz="0" w:space="0" w:color="auto"/>
        <w:right w:val="none" w:sz="0" w:space="0" w:color="auto"/>
      </w:divBdr>
    </w:div>
    <w:div w:id="185794722">
      <w:bodyDiv w:val="1"/>
      <w:marLeft w:val="0"/>
      <w:marRight w:val="0"/>
      <w:marTop w:val="0"/>
      <w:marBottom w:val="0"/>
      <w:divBdr>
        <w:top w:val="none" w:sz="0" w:space="0" w:color="auto"/>
        <w:left w:val="none" w:sz="0" w:space="0" w:color="auto"/>
        <w:bottom w:val="none" w:sz="0" w:space="0" w:color="auto"/>
        <w:right w:val="none" w:sz="0" w:space="0" w:color="auto"/>
      </w:divBdr>
    </w:div>
    <w:div w:id="187908652">
      <w:bodyDiv w:val="1"/>
      <w:marLeft w:val="0"/>
      <w:marRight w:val="0"/>
      <w:marTop w:val="0"/>
      <w:marBottom w:val="0"/>
      <w:divBdr>
        <w:top w:val="none" w:sz="0" w:space="0" w:color="auto"/>
        <w:left w:val="none" w:sz="0" w:space="0" w:color="auto"/>
        <w:bottom w:val="none" w:sz="0" w:space="0" w:color="auto"/>
        <w:right w:val="none" w:sz="0" w:space="0" w:color="auto"/>
      </w:divBdr>
    </w:div>
    <w:div w:id="191380154">
      <w:bodyDiv w:val="1"/>
      <w:marLeft w:val="0"/>
      <w:marRight w:val="0"/>
      <w:marTop w:val="0"/>
      <w:marBottom w:val="0"/>
      <w:divBdr>
        <w:top w:val="none" w:sz="0" w:space="0" w:color="auto"/>
        <w:left w:val="none" w:sz="0" w:space="0" w:color="auto"/>
        <w:bottom w:val="none" w:sz="0" w:space="0" w:color="auto"/>
        <w:right w:val="none" w:sz="0" w:space="0" w:color="auto"/>
      </w:divBdr>
    </w:div>
    <w:div w:id="195779592">
      <w:bodyDiv w:val="1"/>
      <w:marLeft w:val="0"/>
      <w:marRight w:val="0"/>
      <w:marTop w:val="0"/>
      <w:marBottom w:val="0"/>
      <w:divBdr>
        <w:top w:val="none" w:sz="0" w:space="0" w:color="auto"/>
        <w:left w:val="none" w:sz="0" w:space="0" w:color="auto"/>
        <w:bottom w:val="none" w:sz="0" w:space="0" w:color="auto"/>
        <w:right w:val="none" w:sz="0" w:space="0" w:color="auto"/>
      </w:divBdr>
    </w:div>
    <w:div w:id="205027700">
      <w:bodyDiv w:val="1"/>
      <w:marLeft w:val="0"/>
      <w:marRight w:val="0"/>
      <w:marTop w:val="0"/>
      <w:marBottom w:val="0"/>
      <w:divBdr>
        <w:top w:val="none" w:sz="0" w:space="0" w:color="auto"/>
        <w:left w:val="none" w:sz="0" w:space="0" w:color="auto"/>
        <w:bottom w:val="none" w:sz="0" w:space="0" w:color="auto"/>
        <w:right w:val="none" w:sz="0" w:space="0" w:color="auto"/>
      </w:divBdr>
    </w:div>
    <w:div w:id="207182126">
      <w:bodyDiv w:val="1"/>
      <w:marLeft w:val="0"/>
      <w:marRight w:val="0"/>
      <w:marTop w:val="0"/>
      <w:marBottom w:val="0"/>
      <w:divBdr>
        <w:top w:val="none" w:sz="0" w:space="0" w:color="auto"/>
        <w:left w:val="none" w:sz="0" w:space="0" w:color="auto"/>
        <w:bottom w:val="none" w:sz="0" w:space="0" w:color="auto"/>
        <w:right w:val="none" w:sz="0" w:space="0" w:color="auto"/>
      </w:divBdr>
    </w:div>
    <w:div w:id="208077622">
      <w:bodyDiv w:val="1"/>
      <w:marLeft w:val="0"/>
      <w:marRight w:val="0"/>
      <w:marTop w:val="0"/>
      <w:marBottom w:val="0"/>
      <w:divBdr>
        <w:top w:val="none" w:sz="0" w:space="0" w:color="auto"/>
        <w:left w:val="none" w:sz="0" w:space="0" w:color="auto"/>
        <w:bottom w:val="none" w:sz="0" w:space="0" w:color="auto"/>
        <w:right w:val="none" w:sz="0" w:space="0" w:color="auto"/>
      </w:divBdr>
    </w:div>
    <w:div w:id="211768058">
      <w:bodyDiv w:val="1"/>
      <w:marLeft w:val="0"/>
      <w:marRight w:val="0"/>
      <w:marTop w:val="0"/>
      <w:marBottom w:val="0"/>
      <w:divBdr>
        <w:top w:val="none" w:sz="0" w:space="0" w:color="auto"/>
        <w:left w:val="none" w:sz="0" w:space="0" w:color="auto"/>
        <w:bottom w:val="none" w:sz="0" w:space="0" w:color="auto"/>
        <w:right w:val="none" w:sz="0" w:space="0" w:color="auto"/>
      </w:divBdr>
      <w:divsChild>
        <w:div w:id="980185553">
          <w:marLeft w:val="0"/>
          <w:marRight w:val="0"/>
          <w:marTop w:val="90"/>
          <w:marBottom w:val="0"/>
          <w:divBdr>
            <w:top w:val="none" w:sz="0" w:space="0" w:color="auto"/>
            <w:left w:val="none" w:sz="0" w:space="0" w:color="auto"/>
            <w:bottom w:val="none" w:sz="0" w:space="0" w:color="auto"/>
            <w:right w:val="none" w:sz="0" w:space="0" w:color="auto"/>
          </w:divBdr>
          <w:divsChild>
            <w:div w:id="1793282385">
              <w:marLeft w:val="0"/>
              <w:marRight w:val="0"/>
              <w:marTop w:val="0"/>
              <w:marBottom w:val="420"/>
              <w:divBdr>
                <w:top w:val="none" w:sz="0" w:space="0" w:color="auto"/>
                <w:left w:val="none" w:sz="0" w:space="0" w:color="auto"/>
                <w:bottom w:val="none" w:sz="0" w:space="0" w:color="auto"/>
                <w:right w:val="none" w:sz="0" w:space="0" w:color="auto"/>
              </w:divBdr>
              <w:divsChild>
                <w:div w:id="1640380049">
                  <w:marLeft w:val="0"/>
                  <w:marRight w:val="0"/>
                  <w:marTop w:val="0"/>
                  <w:marBottom w:val="0"/>
                  <w:divBdr>
                    <w:top w:val="none" w:sz="0" w:space="0" w:color="auto"/>
                    <w:left w:val="none" w:sz="0" w:space="0" w:color="auto"/>
                    <w:bottom w:val="none" w:sz="0" w:space="0" w:color="auto"/>
                    <w:right w:val="none" w:sz="0" w:space="0" w:color="auto"/>
                  </w:divBdr>
                  <w:divsChild>
                    <w:div w:id="171962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063152">
      <w:bodyDiv w:val="1"/>
      <w:marLeft w:val="0"/>
      <w:marRight w:val="0"/>
      <w:marTop w:val="0"/>
      <w:marBottom w:val="0"/>
      <w:divBdr>
        <w:top w:val="none" w:sz="0" w:space="0" w:color="auto"/>
        <w:left w:val="none" w:sz="0" w:space="0" w:color="auto"/>
        <w:bottom w:val="none" w:sz="0" w:space="0" w:color="auto"/>
        <w:right w:val="none" w:sz="0" w:space="0" w:color="auto"/>
      </w:divBdr>
    </w:div>
    <w:div w:id="222982113">
      <w:bodyDiv w:val="1"/>
      <w:marLeft w:val="0"/>
      <w:marRight w:val="0"/>
      <w:marTop w:val="0"/>
      <w:marBottom w:val="0"/>
      <w:divBdr>
        <w:top w:val="none" w:sz="0" w:space="0" w:color="auto"/>
        <w:left w:val="none" w:sz="0" w:space="0" w:color="auto"/>
        <w:bottom w:val="none" w:sz="0" w:space="0" w:color="auto"/>
        <w:right w:val="none" w:sz="0" w:space="0" w:color="auto"/>
      </w:divBdr>
      <w:divsChild>
        <w:div w:id="2092504069">
          <w:marLeft w:val="0"/>
          <w:marRight w:val="0"/>
          <w:marTop w:val="0"/>
          <w:marBottom w:val="0"/>
          <w:divBdr>
            <w:top w:val="none" w:sz="0" w:space="0" w:color="auto"/>
            <w:left w:val="none" w:sz="0" w:space="0" w:color="auto"/>
            <w:bottom w:val="none" w:sz="0" w:space="0" w:color="auto"/>
            <w:right w:val="none" w:sz="0" w:space="0" w:color="auto"/>
          </w:divBdr>
          <w:divsChild>
            <w:div w:id="194684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14003">
      <w:bodyDiv w:val="1"/>
      <w:marLeft w:val="0"/>
      <w:marRight w:val="0"/>
      <w:marTop w:val="0"/>
      <w:marBottom w:val="0"/>
      <w:divBdr>
        <w:top w:val="none" w:sz="0" w:space="0" w:color="auto"/>
        <w:left w:val="none" w:sz="0" w:space="0" w:color="auto"/>
        <w:bottom w:val="none" w:sz="0" w:space="0" w:color="auto"/>
        <w:right w:val="none" w:sz="0" w:space="0" w:color="auto"/>
      </w:divBdr>
    </w:div>
    <w:div w:id="230391219">
      <w:bodyDiv w:val="1"/>
      <w:marLeft w:val="0"/>
      <w:marRight w:val="0"/>
      <w:marTop w:val="0"/>
      <w:marBottom w:val="0"/>
      <w:divBdr>
        <w:top w:val="none" w:sz="0" w:space="0" w:color="auto"/>
        <w:left w:val="none" w:sz="0" w:space="0" w:color="auto"/>
        <w:bottom w:val="none" w:sz="0" w:space="0" w:color="auto"/>
        <w:right w:val="none" w:sz="0" w:space="0" w:color="auto"/>
      </w:divBdr>
      <w:divsChild>
        <w:div w:id="1145273179">
          <w:marLeft w:val="0"/>
          <w:marRight w:val="0"/>
          <w:marTop w:val="0"/>
          <w:marBottom w:val="0"/>
          <w:divBdr>
            <w:top w:val="none" w:sz="0" w:space="0" w:color="auto"/>
            <w:left w:val="none" w:sz="0" w:space="0" w:color="auto"/>
            <w:bottom w:val="none" w:sz="0" w:space="0" w:color="auto"/>
            <w:right w:val="none" w:sz="0" w:space="0" w:color="auto"/>
          </w:divBdr>
        </w:div>
        <w:div w:id="2117674940">
          <w:marLeft w:val="0"/>
          <w:marRight w:val="0"/>
          <w:marTop w:val="0"/>
          <w:marBottom w:val="0"/>
          <w:divBdr>
            <w:top w:val="none" w:sz="0" w:space="0" w:color="auto"/>
            <w:left w:val="none" w:sz="0" w:space="0" w:color="auto"/>
            <w:bottom w:val="none" w:sz="0" w:space="0" w:color="auto"/>
            <w:right w:val="none" w:sz="0" w:space="0" w:color="auto"/>
          </w:divBdr>
        </w:div>
        <w:div w:id="2049642921">
          <w:marLeft w:val="0"/>
          <w:marRight w:val="0"/>
          <w:marTop w:val="0"/>
          <w:marBottom w:val="0"/>
          <w:divBdr>
            <w:top w:val="none" w:sz="0" w:space="0" w:color="auto"/>
            <w:left w:val="none" w:sz="0" w:space="0" w:color="auto"/>
            <w:bottom w:val="none" w:sz="0" w:space="0" w:color="auto"/>
            <w:right w:val="none" w:sz="0" w:space="0" w:color="auto"/>
          </w:divBdr>
        </w:div>
        <w:div w:id="59060131">
          <w:marLeft w:val="0"/>
          <w:marRight w:val="0"/>
          <w:marTop w:val="0"/>
          <w:marBottom w:val="0"/>
          <w:divBdr>
            <w:top w:val="none" w:sz="0" w:space="0" w:color="auto"/>
            <w:left w:val="none" w:sz="0" w:space="0" w:color="auto"/>
            <w:bottom w:val="none" w:sz="0" w:space="0" w:color="auto"/>
            <w:right w:val="none" w:sz="0" w:space="0" w:color="auto"/>
          </w:divBdr>
        </w:div>
      </w:divsChild>
    </w:div>
    <w:div w:id="250623343">
      <w:bodyDiv w:val="1"/>
      <w:marLeft w:val="0"/>
      <w:marRight w:val="0"/>
      <w:marTop w:val="0"/>
      <w:marBottom w:val="0"/>
      <w:divBdr>
        <w:top w:val="none" w:sz="0" w:space="0" w:color="auto"/>
        <w:left w:val="none" w:sz="0" w:space="0" w:color="auto"/>
        <w:bottom w:val="none" w:sz="0" w:space="0" w:color="auto"/>
        <w:right w:val="none" w:sz="0" w:space="0" w:color="auto"/>
      </w:divBdr>
    </w:div>
    <w:div w:id="252053784">
      <w:bodyDiv w:val="1"/>
      <w:marLeft w:val="0"/>
      <w:marRight w:val="0"/>
      <w:marTop w:val="0"/>
      <w:marBottom w:val="0"/>
      <w:divBdr>
        <w:top w:val="none" w:sz="0" w:space="0" w:color="auto"/>
        <w:left w:val="none" w:sz="0" w:space="0" w:color="auto"/>
        <w:bottom w:val="none" w:sz="0" w:space="0" w:color="auto"/>
        <w:right w:val="none" w:sz="0" w:space="0" w:color="auto"/>
      </w:divBdr>
    </w:div>
    <w:div w:id="254092808">
      <w:bodyDiv w:val="1"/>
      <w:marLeft w:val="0"/>
      <w:marRight w:val="0"/>
      <w:marTop w:val="0"/>
      <w:marBottom w:val="0"/>
      <w:divBdr>
        <w:top w:val="none" w:sz="0" w:space="0" w:color="auto"/>
        <w:left w:val="none" w:sz="0" w:space="0" w:color="auto"/>
        <w:bottom w:val="none" w:sz="0" w:space="0" w:color="auto"/>
        <w:right w:val="none" w:sz="0" w:space="0" w:color="auto"/>
      </w:divBdr>
    </w:div>
    <w:div w:id="277953237">
      <w:bodyDiv w:val="1"/>
      <w:marLeft w:val="0"/>
      <w:marRight w:val="0"/>
      <w:marTop w:val="0"/>
      <w:marBottom w:val="0"/>
      <w:divBdr>
        <w:top w:val="none" w:sz="0" w:space="0" w:color="auto"/>
        <w:left w:val="none" w:sz="0" w:space="0" w:color="auto"/>
        <w:bottom w:val="none" w:sz="0" w:space="0" w:color="auto"/>
        <w:right w:val="none" w:sz="0" w:space="0" w:color="auto"/>
      </w:divBdr>
    </w:div>
    <w:div w:id="284704402">
      <w:bodyDiv w:val="1"/>
      <w:marLeft w:val="0"/>
      <w:marRight w:val="0"/>
      <w:marTop w:val="0"/>
      <w:marBottom w:val="0"/>
      <w:divBdr>
        <w:top w:val="none" w:sz="0" w:space="0" w:color="auto"/>
        <w:left w:val="none" w:sz="0" w:space="0" w:color="auto"/>
        <w:bottom w:val="none" w:sz="0" w:space="0" w:color="auto"/>
        <w:right w:val="none" w:sz="0" w:space="0" w:color="auto"/>
      </w:divBdr>
    </w:div>
    <w:div w:id="285628291">
      <w:bodyDiv w:val="1"/>
      <w:marLeft w:val="0"/>
      <w:marRight w:val="0"/>
      <w:marTop w:val="0"/>
      <w:marBottom w:val="0"/>
      <w:divBdr>
        <w:top w:val="none" w:sz="0" w:space="0" w:color="auto"/>
        <w:left w:val="none" w:sz="0" w:space="0" w:color="auto"/>
        <w:bottom w:val="none" w:sz="0" w:space="0" w:color="auto"/>
        <w:right w:val="none" w:sz="0" w:space="0" w:color="auto"/>
      </w:divBdr>
    </w:div>
    <w:div w:id="288897682">
      <w:bodyDiv w:val="1"/>
      <w:marLeft w:val="0"/>
      <w:marRight w:val="0"/>
      <w:marTop w:val="0"/>
      <w:marBottom w:val="0"/>
      <w:divBdr>
        <w:top w:val="none" w:sz="0" w:space="0" w:color="auto"/>
        <w:left w:val="none" w:sz="0" w:space="0" w:color="auto"/>
        <w:bottom w:val="none" w:sz="0" w:space="0" w:color="auto"/>
        <w:right w:val="none" w:sz="0" w:space="0" w:color="auto"/>
      </w:divBdr>
    </w:div>
    <w:div w:id="292954735">
      <w:bodyDiv w:val="1"/>
      <w:marLeft w:val="0"/>
      <w:marRight w:val="0"/>
      <w:marTop w:val="0"/>
      <w:marBottom w:val="0"/>
      <w:divBdr>
        <w:top w:val="none" w:sz="0" w:space="0" w:color="auto"/>
        <w:left w:val="none" w:sz="0" w:space="0" w:color="auto"/>
        <w:bottom w:val="none" w:sz="0" w:space="0" w:color="auto"/>
        <w:right w:val="none" w:sz="0" w:space="0" w:color="auto"/>
      </w:divBdr>
    </w:div>
    <w:div w:id="300427092">
      <w:bodyDiv w:val="1"/>
      <w:marLeft w:val="0"/>
      <w:marRight w:val="0"/>
      <w:marTop w:val="0"/>
      <w:marBottom w:val="0"/>
      <w:divBdr>
        <w:top w:val="none" w:sz="0" w:space="0" w:color="auto"/>
        <w:left w:val="none" w:sz="0" w:space="0" w:color="auto"/>
        <w:bottom w:val="none" w:sz="0" w:space="0" w:color="auto"/>
        <w:right w:val="none" w:sz="0" w:space="0" w:color="auto"/>
      </w:divBdr>
    </w:div>
    <w:div w:id="303971609">
      <w:bodyDiv w:val="1"/>
      <w:marLeft w:val="0"/>
      <w:marRight w:val="0"/>
      <w:marTop w:val="0"/>
      <w:marBottom w:val="0"/>
      <w:divBdr>
        <w:top w:val="none" w:sz="0" w:space="0" w:color="auto"/>
        <w:left w:val="none" w:sz="0" w:space="0" w:color="auto"/>
        <w:bottom w:val="none" w:sz="0" w:space="0" w:color="auto"/>
        <w:right w:val="none" w:sz="0" w:space="0" w:color="auto"/>
      </w:divBdr>
    </w:div>
    <w:div w:id="308362222">
      <w:bodyDiv w:val="1"/>
      <w:marLeft w:val="0"/>
      <w:marRight w:val="0"/>
      <w:marTop w:val="0"/>
      <w:marBottom w:val="0"/>
      <w:divBdr>
        <w:top w:val="none" w:sz="0" w:space="0" w:color="auto"/>
        <w:left w:val="none" w:sz="0" w:space="0" w:color="auto"/>
        <w:bottom w:val="none" w:sz="0" w:space="0" w:color="auto"/>
        <w:right w:val="none" w:sz="0" w:space="0" w:color="auto"/>
      </w:divBdr>
    </w:div>
    <w:div w:id="313071396">
      <w:bodyDiv w:val="1"/>
      <w:marLeft w:val="0"/>
      <w:marRight w:val="0"/>
      <w:marTop w:val="0"/>
      <w:marBottom w:val="0"/>
      <w:divBdr>
        <w:top w:val="none" w:sz="0" w:space="0" w:color="auto"/>
        <w:left w:val="none" w:sz="0" w:space="0" w:color="auto"/>
        <w:bottom w:val="none" w:sz="0" w:space="0" w:color="auto"/>
        <w:right w:val="none" w:sz="0" w:space="0" w:color="auto"/>
      </w:divBdr>
    </w:div>
    <w:div w:id="323900508">
      <w:bodyDiv w:val="1"/>
      <w:marLeft w:val="0"/>
      <w:marRight w:val="0"/>
      <w:marTop w:val="0"/>
      <w:marBottom w:val="0"/>
      <w:divBdr>
        <w:top w:val="none" w:sz="0" w:space="0" w:color="auto"/>
        <w:left w:val="none" w:sz="0" w:space="0" w:color="auto"/>
        <w:bottom w:val="none" w:sz="0" w:space="0" w:color="auto"/>
        <w:right w:val="none" w:sz="0" w:space="0" w:color="auto"/>
      </w:divBdr>
    </w:div>
    <w:div w:id="324627150">
      <w:bodyDiv w:val="1"/>
      <w:marLeft w:val="0"/>
      <w:marRight w:val="0"/>
      <w:marTop w:val="0"/>
      <w:marBottom w:val="0"/>
      <w:divBdr>
        <w:top w:val="none" w:sz="0" w:space="0" w:color="auto"/>
        <w:left w:val="none" w:sz="0" w:space="0" w:color="auto"/>
        <w:bottom w:val="none" w:sz="0" w:space="0" w:color="auto"/>
        <w:right w:val="none" w:sz="0" w:space="0" w:color="auto"/>
      </w:divBdr>
    </w:div>
    <w:div w:id="341856369">
      <w:bodyDiv w:val="1"/>
      <w:marLeft w:val="0"/>
      <w:marRight w:val="0"/>
      <w:marTop w:val="0"/>
      <w:marBottom w:val="0"/>
      <w:divBdr>
        <w:top w:val="none" w:sz="0" w:space="0" w:color="auto"/>
        <w:left w:val="none" w:sz="0" w:space="0" w:color="auto"/>
        <w:bottom w:val="none" w:sz="0" w:space="0" w:color="auto"/>
        <w:right w:val="none" w:sz="0" w:space="0" w:color="auto"/>
      </w:divBdr>
    </w:div>
    <w:div w:id="342098220">
      <w:bodyDiv w:val="1"/>
      <w:marLeft w:val="0"/>
      <w:marRight w:val="0"/>
      <w:marTop w:val="0"/>
      <w:marBottom w:val="0"/>
      <w:divBdr>
        <w:top w:val="none" w:sz="0" w:space="0" w:color="auto"/>
        <w:left w:val="none" w:sz="0" w:space="0" w:color="auto"/>
        <w:bottom w:val="none" w:sz="0" w:space="0" w:color="auto"/>
        <w:right w:val="none" w:sz="0" w:space="0" w:color="auto"/>
      </w:divBdr>
    </w:div>
    <w:div w:id="342975081">
      <w:bodyDiv w:val="1"/>
      <w:marLeft w:val="0"/>
      <w:marRight w:val="0"/>
      <w:marTop w:val="0"/>
      <w:marBottom w:val="0"/>
      <w:divBdr>
        <w:top w:val="none" w:sz="0" w:space="0" w:color="auto"/>
        <w:left w:val="none" w:sz="0" w:space="0" w:color="auto"/>
        <w:bottom w:val="none" w:sz="0" w:space="0" w:color="auto"/>
        <w:right w:val="none" w:sz="0" w:space="0" w:color="auto"/>
      </w:divBdr>
    </w:div>
    <w:div w:id="353196880">
      <w:bodyDiv w:val="1"/>
      <w:marLeft w:val="0"/>
      <w:marRight w:val="0"/>
      <w:marTop w:val="0"/>
      <w:marBottom w:val="0"/>
      <w:divBdr>
        <w:top w:val="none" w:sz="0" w:space="0" w:color="auto"/>
        <w:left w:val="none" w:sz="0" w:space="0" w:color="auto"/>
        <w:bottom w:val="none" w:sz="0" w:space="0" w:color="auto"/>
        <w:right w:val="none" w:sz="0" w:space="0" w:color="auto"/>
      </w:divBdr>
    </w:div>
    <w:div w:id="354966932">
      <w:bodyDiv w:val="1"/>
      <w:marLeft w:val="0"/>
      <w:marRight w:val="0"/>
      <w:marTop w:val="0"/>
      <w:marBottom w:val="0"/>
      <w:divBdr>
        <w:top w:val="none" w:sz="0" w:space="0" w:color="auto"/>
        <w:left w:val="none" w:sz="0" w:space="0" w:color="auto"/>
        <w:bottom w:val="none" w:sz="0" w:space="0" w:color="auto"/>
        <w:right w:val="none" w:sz="0" w:space="0" w:color="auto"/>
      </w:divBdr>
      <w:divsChild>
        <w:div w:id="687877114">
          <w:marLeft w:val="0"/>
          <w:marRight w:val="0"/>
          <w:marTop w:val="0"/>
          <w:marBottom w:val="0"/>
          <w:divBdr>
            <w:top w:val="none" w:sz="0" w:space="0" w:color="auto"/>
            <w:left w:val="none" w:sz="0" w:space="0" w:color="auto"/>
            <w:bottom w:val="none" w:sz="0" w:space="0" w:color="auto"/>
            <w:right w:val="none" w:sz="0" w:space="0" w:color="auto"/>
          </w:divBdr>
          <w:divsChild>
            <w:div w:id="89859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60225">
      <w:bodyDiv w:val="1"/>
      <w:marLeft w:val="0"/>
      <w:marRight w:val="0"/>
      <w:marTop w:val="0"/>
      <w:marBottom w:val="0"/>
      <w:divBdr>
        <w:top w:val="none" w:sz="0" w:space="0" w:color="auto"/>
        <w:left w:val="none" w:sz="0" w:space="0" w:color="auto"/>
        <w:bottom w:val="none" w:sz="0" w:space="0" w:color="auto"/>
        <w:right w:val="none" w:sz="0" w:space="0" w:color="auto"/>
      </w:divBdr>
    </w:div>
    <w:div w:id="367145725">
      <w:bodyDiv w:val="1"/>
      <w:marLeft w:val="0"/>
      <w:marRight w:val="0"/>
      <w:marTop w:val="0"/>
      <w:marBottom w:val="0"/>
      <w:divBdr>
        <w:top w:val="none" w:sz="0" w:space="0" w:color="auto"/>
        <w:left w:val="none" w:sz="0" w:space="0" w:color="auto"/>
        <w:bottom w:val="none" w:sz="0" w:space="0" w:color="auto"/>
        <w:right w:val="none" w:sz="0" w:space="0" w:color="auto"/>
      </w:divBdr>
    </w:div>
    <w:div w:id="376978493">
      <w:bodyDiv w:val="1"/>
      <w:marLeft w:val="0"/>
      <w:marRight w:val="0"/>
      <w:marTop w:val="0"/>
      <w:marBottom w:val="0"/>
      <w:divBdr>
        <w:top w:val="none" w:sz="0" w:space="0" w:color="auto"/>
        <w:left w:val="none" w:sz="0" w:space="0" w:color="auto"/>
        <w:bottom w:val="none" w:sz="0" w:space="0" w:color="auto"/>
        <w:right w:val="none" w:sz="0" w:space="0" w:color="auto"/>
      </w:divBdr>
    </w:div>
    <w:div w:id="383874874">
      <w:bodyDiv w:val="1"/>
      <w:marLeft w:val="0"/>
      <w:marRight w:val="0"/>
      <w:marTop w:val="0"/>
      <w:marBottom w:val="0"/>
      <w:divBdr>
        <w:top w:val="none" w:sz="0" w:space="0" w:color="auto"/>
        <w:left w:val="none" w:sz="0" w:space="0" w:color="auto"/>
        <w:bottom w:val="none" w:sz="0" w:space="0" w:color="auto"/>
        <w:right w:val="none" w:sz="0" w:space="0" w:color="auto"/>
      </w:divBdr>
    </w:div>
    <w:div w:id="411973697">
      <w:bodyDiv w:val="1"/>
      <w:marLeft w:val="0"/>
      <w:marRight w:val="0"/>
      <w:marTop w:val="0"/>
      <w:marBottom w:val="0"/>
      <w:divBdr>
        <w:top w:val="none" w:sz="0" w:space="0" w:color="auto"/>
        <w:left w:val="none" w:sz="0" w:space="0" w:color="auto"/>
        <w:bottom w:val="none" w:sz="0" w:space="0" w:color="auto"/>
        <w:right w:val="none" w:sz="0" w:space="0" w:color="auto"/>
      </w:divBdr>
      <w:divsChild>
        <w:div w:id="2026666093">
          <w:marLeft w:val="0"/>
          <w:marRight w:val="0"/>
          <w:marTop w:val="0"/>
          <w:marBottom w:val="0"/>
          <w:divBdr>
            <w:top w:val="none" w:sz="0" w:space="0" w:color="auto"/>
            <w:left w:val="none" w:sz="0" w:space="0" w:color="auto"/>
            <w:bottom w:val="none" w:sz="0" w:space="0" w:color="auto"/>
            <w:right w:val="none" w:sz="0" w:space="0" w:color="auto"/>
          </w:divBdr>
        </w:div>
        <w:div w:id="374308737">
          <w:marLeft w:val="0"/>
          <w:marRight w:val="0"/>
          <w:marTop w:val="0"/>
          <w:marBottom w:val="0"/>
          <w:divBdr>
            <w:top w:val="none" w:sz="0" w:space="0" w:color="auto"/>
            <w:left w:val="none" w:sz="0" w:space="0" w:color="auto"/>
            <w:bottom w:val="none" w:sz="0" w:space="0" w:color="auto"/>
            <w:right w:val="none" w:sz="0" w:space="0" w:color="auto"/>
          </w:divBdr>
        </w:div>
        <w:div w:id="702632028">
          <w:marLeft w:val="0"/>
          <w:marRight w:val="0"/>
          <w:marTop w:val="0"/>
          <w:marBottom w:val="0"/>
          <w:divBdr>
            <w:top w:val="none" w:sz="0" w:space="0" w:color="auto"/>
            <w:left w:val="none" w:sz="0" w:space="0" w:color="auto"/>
            <w:bottom w:val="none" w:sz="0" w:space="0" w:color="auto"/>
            <w:right w:val="none" w:sz="0" w:space="0" w:color="auto"/>
          </w:divBdr>
        </w:div>
        <w:div w:id="1958219503">
          <w:marLeft w:val="0"/>
          <w:marRight w:val="0"/>
          <w:marTop w:val="0"/>
          <w:marBottom w:val="0"/>
          <w:divBdr>
            <w:top w:val="none" w:sz="0" w:space="0" w:color="auto"/>
            <w:left w:val="none" w:sz="0" w:space="0" w:color="auto"/>
            <w:bottom w:val="none" w:sz="0" w:space="0" w:color="auto"/>
            <w:right w:val="none" w:sz="0" w:space="0" w:color="auto"/>
          </w:divBdr>
        </w:div>
        <w:div w:id="1698778295">
          <w:marLeft w:val="0"/>
          <w:marRight w:val="0"/>
          <w:marTop w:val="0"/>
          <w:marBottom w:val="0"/>
          <w:divBdr>
            <w:top w:val="none" w:sz="0" w:space="0" w:color="auto"/>
            <w:left w:val="none" w:sz="0" w:space="0" w:color="auto"/>
            <w:bottom w:val="none" w:sz="0" w:space="0" w:color="auto"/>
            <w:right w:val="none" w:sz="0" w:space="0" w:color="auto"/>
          </w:divBdr>
        </w:div>
      </w:divsChild>
    </w:div>
    <w:div w:id="412048433">
      <w:bodyDiv w:val="1"/>
      <w:marLeft w:val="0"/>
      <w:marRight w:val="0"/>
      <w:marTop w:val="0"/>
      <w:marBottom w:val="0"/>
      <w:divBdr>
        <w:top w:val="none" w:sz="0" w:space="0" w:color="auto"/>
        <w:left w:val="none" w:sz="0" w:space="0" w:color="auto"/>
        <w:bottom w:val="none" w:sz="0" w:space="0" w:color="auto"/>
        <w:right w:val="none" w:sz="0" w:space="0" w:color="auto"/>
      </w:divBdr>
    </w:div>
    <w:div w:id="414979100">
      <w:bodyDiv w:val="1"/>
      <w:marLeft w:val="0"/>
      <w:marRight w:val="0"/>
      <w:marTop w:val="0"/>
      <w:marBottom w:val="0"/>
      <w:divBdr>
        <w:top w:val="none" w:sz="0" w:space="0" w:color="auto"/>
        <w:left w:val="none" w:sz="0" w:space="0" w:color="auto"/>
        <w:bottom w:val="none" w:sz="0" w:space="0" w:color="auto"/>
        <w:right w:val="none" w:sz="0" w:space="0" w:color="auto"/>
      </w:divBdr>
    </w:div>
    <w:div w:id="415975947">
      <w:bodyDiv w:val="1"/>
      <w:marLeft w:val="0"/>
      <w:marRight w:val="0"/>
      <w:marTop w:val="0"/>
      <w:marBottom w:val="0"/>
      <w:divBdr>
        <w:top w:val="none" w:sz="0" w:space="0" w:color="auto"/>
        <w:left w:val="none" w:sz="0" w:space="0" w:color="auto"/>
        <w:bottom w:val="none" w:sz="0" w:space="0" w:color="auto"/>
        <w:right w:val="none" w:sz="0" w:space="0" w:color="auto"/>
      </w:divBdr>
    </w:div>
    <w:div w:id="432869878">
      <w:bodyDiv w:val="1"/>
      <w:marLeft w:val="0"/>
      <w:marRight w:val="0"/>
      <w:marTop w:val="0"/>
      <w:marBottom w:val="0"/>
      <w:divBdr>
        <w:top w:val="none" w:sz="0" w:space="0" w:color="auto"/>
        <w:left w:val="none" w:sz="0" w:space="0" w:color="auto"/>
        <w:bottom w:val="none" w:sz="0" w:space="0" w:color="auto"/>
        <w:right w:val="none" w:sz="0" w:space="0" w:color="auto"/>
      </w:divBdr>
    </w:div>
    <w:div w:id="437869512">
      <w:bodyDiv w:val="1"/>
      <w:marLeft w:val="0"/>
      <w:marRight w:val="0"/>
      <w:marTop w:val="0"/>
      <w:marBottom w:val="0"/>
      <w:divBdr>
        <w:top w:val="none" w:sz="0" w:space="0" w:color="auto"/>
        <w:left w:val="none" w:sz="0" w:space="0" w:color="auto"/>
        <w:bottom w:val="none" w:sz="0" w:space="0" w:color="auto"/>
        <w:right w:val="none" w:sz="0" w:space="0" w:color="auto"/>
      </w:divBdr>
    </w:div>
    <w:div w:id="441919415">
      <w:bodyDiv w:val="1"/>
      <w:marLeft w:val="0"/>
      <w:marRight w:val="0"/>
      <w:marTop w:val="0"/>
      <w:marBottom w:val="0"/>
      <w:divBdr>
        <w:top w:val="none" w:sz="0" w:space="0" w:color="auto"/>
        <w:left w:val="none" w:sz="0" w:space="0" w:color="auto"/>
        <w:bottom w:val="none" w:sz="0" w:space="0" w:color="auto"/>
        <w:right w:val="none" w:sz="0" w:space="0" w:color="auto"/>
      </w:divBdr>
      <w:divsChild>
        <w:div w:id="1111972474">
          <w:marLeft w:val="0"/>
          <w:marRight w:val="0"/>
          <w:marTop w:val="0"/>
          <w:marBottom w:val="0"/>
          <w:divBdr>
            <w:top w:val="none" w:sz="0" w:space="0" w:color="auto"/>
            <w:left w:val="none" w:sz="0" w:space="0" w:color="auto"/>
            <w:bottom w:val="none" w:sz="0" w:space="0" w:color="auto"/>
            <w:right w:val="none" w:sz="0" w:space="0" w:color="auto"/>
          </w:divBdr>
          <w:divsChild>
            <w:div w:id="998116998">
              <w:marLeft w:val="0"/>
              <w:marRight w:val="0"/>
              <w:marTop w:val="0"/>
              <w:marBottom w:val="0"/>
              <w:divBdr>
                <w:top w:val="none" w:sz="0" w:space="0" w:color="auto"/>
                <w:left w:val="none" w:sz="0" w:space="0" w:color="auto"/>
                <w:bottom w:val="none" w:sz="0" w:space="0" w:color="auto"/>
                <w:right w:val="none" w:sz="0" w:space="0" w:color="auto"/>
              </w:divBdr>
              <w:divsChild>
                <w:div w:id="1159685682">
                  <w:marLeft w:val="0"/>
                  <w:marRight w:val="0"/>
                  <w:marTop w:val="150"/>
                  <w:marBottom w:val="150"/>
                  <w:divBdr>
                    <w:top w:val="none" w:sz="0" w:space="0" w:color="auto"/>
                    <w:left w:val="none" w:sz="0" w:space="0" w:color="auto"/>
                    <w:bottom w:val="none" w:sz="0" w:space="0" w:color="auto"/>
                    <w:right w:val="none" w:sz="0" w:space="0" w:color="auto"/>
                  </w:divBdr>
                  <w:divsChild>
                    <w:div w:id="228615536">
                      <w:marLeft w:val="0"/>
                      <w:marRight w:val="0"/>
                      <w:marTop w:val="0"/>
                      <w:marBottom w:val="0"/>
                      <w:divBdr>
                        <w:top w:val="none" w:sz="0" w:space="0" w:color="auto"/>
                        <w:left w:val="none" w:sz="0" w:space="0" w:color="auto"/>
                        <w:bottom w:val="none" w:sz="0" w:space="0" w:color="auto"/>
                        <w:right w:val="none" w:sz="0" w:space="0" w:color="auto"/>
                      </w:divBdr>
                      <w:divsChild>
                        <w:div w:id="754978564">
                          <w:marLeft w:val="240"/>
                          <w:marRight w:val="0"/>
                          <w:marTop w:val="0"/>
                          <w:marBottom w:val="0"/>
                          <w:divBdr>
                            <w:top w:val="none" w:sz="0" w:space="0" w:color="auto"/>
                            <w:left w:val="none" w:sz="0" w:space="0" w:color="auto"/>
                            <w:bottom w:val="none" w:sz="0" w:space="0" w:color="auto"/>
                            <w:right w:val="none" w:sz="0" w:space="0" w:color="auto"/>
                          </w:divBdr>
                        </w:div>
                      </w:divsChild>
                    </w:div>
                    <w:div w:id="853229585">
                      <w:marLeft w:val="0"/>
                      <w:marRight w:val="0"/>
                      <w:marTop w:val="0"/>
                      <w:marBottom w:val="0"/>
                      <w:divBdr>
                        <w:top w:val="none" w:sz="0" w:space="0" w:color="auto"/>
                        <w:left w:val="none" w:sz="0" w:space="0" w:color="auto"/>
                        <w:bottom w:val="none" w:sz="0" w:space="0" w:color="auto"/>
                        <w:right w:val="none" w:sz="0" w:space="0" w:color="auto"/>
                      </w:divBdr>
                    </w:div>
                    <w:div w:id="569968257">
                      <w:marLeft w:val="0"/>
                      <w:marRight w:val="0"/>
                      <w:marTop w:val="0"/>
                      <w:marBottom w:val="0"/>
                      <w:divBdr>
                        <w:top w:val="none" w:sz="0" w:space="0" w:color="auto"/>
                        <w:left w:val="none" w:sz="0" w:space="0" w:color="auto"/>
                        <w:bottom w:val="none" w:sz="0" w:space="0" w:color="auto"/>
                        <w:right w:val="none" w:sz="0" w:space="0" w:color="auto"/>
                      </w:divBdr>
                      <w:divsChild>
                        <w:div w:id="1457527247">
                          <w:marLeft w:val="240"/>
                          <w:marRight w:val="0"/>
                          <w:marTop w:val="0"/>
                          <w:marBottom w:val="0"/>
                          <w:divBdr>
                            <w:top w:val="none" w:sz="0" w:space="0" w:color="auto"/>
                            <w:left w:val="none" w:sz="0" w:space="0" w:color="auto"/>
                            <w:bottom w:val="none" w:sz="0" w:space="0" w:color="auto"/>
                            <w:right w:val="none" w:sz="0" w:space="0" w:color="auto"/>
                          </w:divBdr>
                        </w:div>
                      </w:divsChild>
                    </w:div>
                    <w:div w:id="1151481278">
                      <w:marLeft w:val="0"/>
                      <w:marRight w:val="0"/>
                      <w:marTop w:val="0"/>
                      <w:marBottom w:val="0"/>
                      <w:divBdr>
                        <w:top w:val="none" w:sz="0" w:space="0" w:color="auto"/>
                        <w:left w:val="none" w:sz="0" w:space="0" w:color="auto"/>
                        <w:bottom w:val="none" w:sz="0" w:space="0" w:color="auto"/>
                        <w:right w:val="none" w:sz="0" w:space="0" w:color="auto"/>
                      </w:divBdr>
                      <w:divsChild>
                        <w:div w:id="373309493">
                          <w:marLeft w:val="240"/>
                          <w:marRight w:val="0"/>
                          <w:marTop w:val="0"/>
                          <w:marBottom w:val="0"/>
                          <w:divBdr>
                            <w:top w:val="none" w:sz="0" w:space="0" w:color="auto"/>
                            <w:left w:val="none" w:sz="0" w:space="0" w:color="auto"/>
                            <w:bottom w:val="none" w:sz="0" w:space="0" w:color="auto"/>
                            <w:right w:val="none" w:sz="0" w:space="0" w:color="auto"/>
                          </w:divBdr>
                        </w:div>
                      </w:divsChild>
                    </w:div>
                    <w:div w:id="1310473651">
                      <w:marLeft w:val="0"/>
                      <w:marRight w:val="0"/>
                      <w:marTop w:val="0"/>
                      <w:marBottom w:val="0"/>
                      <w:divBdr>
                        <w:top w:val="none" w:sz="0" w:space="0" w:color="auto"/>
                        <w:left w:val="none" w:sz="0" w:space="0" w:color="auto"/>
                        <w:bottom w:val="none" w:sz="0" w:space="0" w:color="auto"/>
                        <w:right w:val="none" w:sz="0" w:space="0" w:color="auto"/>
                      </w:divBdr>
                      <w:divsChild>
                        <w:div w:id="1610776010">
                          <w:marLeft w:val="240"/>
                          <w:marRight w:val="0"/>
                          <w:marTop w:val="0"/>
                          <w:marBottom w:val="0"/>
                          <w:divBdr>
                            <w:top w:val="none" w:sz="0" w:space="0" w:color="auto"/>
                            <w:left w:val="none" w:sz="0" w:space="0" w:color="auto"/>
                            <w:bottom w:val="none" w:sz="0" w:space="0" w:color="auto"/>
                            <w:right w:val="none" w:sz="0" w:space="0" w:color="auto"/>
                          </w:divBdr>
                        </w:div>
                      </w:divsChild>
                    </w:div>
                    <w:div w:id="1888759155">
                      <w:marLeft w:val="0"/>
                      <w:marRight w:val="0"/>
                      <w:marTop w:val="0"/>
                      <w:marBottom w:val="0"/>
                      <w:divBdr>
                        <w:top w:val="none" w:sz="0" w:space="0" w:color="auto"/>
                        <w:left w:val="none" w:sz="0" w:space="0" w:color="auto"/>
                        <w:bottom w:val="none" w:sz="0" w:space="0" w:color="auto"/>
                        <w:right w:val="none" w:sz="0" w:space="0" w:color="auto"/>
                      </w:divBdr>
                      <w:divsChild>
                        <w:div w:id="487286954">
                          <w:marLeft w:val="240"/>
                          <w:marRight w:val="0"/>
                          <w:marTop w:val="0"/>
                          <w:marBottom w:val="0"/>
                          <w:divBdr>
                            <w:top w:val="none" w:sz="0" w:space="0" w:color="auto"/>
                            <w:left w:val="none" w:sz="0" w:space="0" w:color="auto"/>
                            <w:bottom w:val="none" w:sz="0" w:space="0" w:color="auto"/>
                            <w:right w:val="none" w:sz="0" w:space="0" w:color="auto"/>
                          </w:divBdr>
                        </w:div>
                      </w:divsChild>
                    </w:div>
                    <w:div w:id="1152716804">
                      <w:marLeft w:val="0"/>
                      <w:marRight w:val="0"/>
                      <w:marTop w:val="0"/>
                      <w:marBottom w:val="0"/>
                      <w:divBdr>
                        <w:top w:val="none" w:sz="0" w:space="0" w:color="auto"/>
                        <w:left w:val="none" w:sz="0" w:space="0" w:color="auto"/>
                        <w:bottom w:val="none" w:sz="0" w:space="0" w:color="auto"/>
                        <w:right w:val="none" w:sz="0" w:space="0" w:color="auto"/>
                      </w:divBdr>
                      <w:divsChild>
                        <w:div w:id="549850255">
                          <w:marLeft w:val="240"/>
                          <w:marRight w:val="0"/>
                          <w:marTop w:val="0"/>
                          <w:marBottom w:val="0"/>
                          <w:divBdr>
                            <w:top w:val="none" w:sz="0" w:space="0" w:color="auto"/>
                            <w:left w:val="none" w:sz="0" w:space="0" w:color="auto"/>
                            <w:bottom w:val="none" w:sz="0" w:space="0" w:color="auto"/>
                            <w:right w:val="none" w:sz="0" w:space="0" w:color="auto"/>
                          </w:divBdr>
                        </w:div>
                      </w:divsChild>
                    </w:div>
                    <w:div w:id="1724790130">
                      <w:marLeft w:val="0"/>
                      <w:marRight w:val="0"/>
                      <w:marTop w:val="0"/>
                      <w:marBottom w:val="0"/>
                      <w:divBdr>
                        <w:top w:val="none" w:sz="0" w:space="0" w:color="auto"/>
                        <w:left w:val="none" w:sz="0" w:space="0" w:color="auto"/>
                        <w:bottom w:val="none" w:sz="0" w:space="0" w:color="auto"/>
                        <w:right w:val="none" w:sz="0" w:space="0" w:color="auto"/>
                      </w:divBdr>
                      <w:divsChild>
                        <w:div w:id="25303071">
                          <w:marLeft w:val="240"/>
                          <w:marRight w:val="0"/>
                          <w:marTop w:val="0"/>
                          <w:marBottom w:val="0"/>
                          <w:divBdr>
                            <w:top w:val="none" w:sz="0" w:space="0" w:color="auto"/>
                            <w:left w:val="none" w:sz="0" w:space="0" w:color="auto"/>
                            <w:bottom w:val="none" w:sz="0" w:space="0" w:color="auto"/>
                            <w:right w:val="none" w:sz="0" w:space="0" w:color="auto"/>
                          </w:divBdr>
                        </w:div>
                      </w:divsChild>
                    </w:div>
                    <w:div w:id="98109129">
                      <w:marLeft w:val="0"/>
                      <w:marRight w:val="0"/>
                      <w:marTop w:val="0"/>
                      <w:marBottom w:val="0"/>
                      <w:divBdr>
                        <w:top w:val="none" w:sz="0" w:space="0" w:color="auto"/>
                        <w:left w:val="none" w:sz="0" w:space="0" w:color="auto"/>
                        <w:bottom w:val="none" w:sz="0" w:space="0" w:color="auto"/>
                        <w:right w:val="none" w:sz="0" w:space="0" w:color="auto"/>
                      </w:divBdr>
                      <w:divsChild>
                        <w:div w:id="1915821919">
                          <w:marLeft w:val="240"/>
                          <w:marRight w:val="0"/>
                          <w:marTop w:val="0"/>
                          <w:marBottom w:val="0"/>
                          <w:divBdr>
                            <w:top w:val="none" w:sz="0" w:space="0" w:color="auto"/>
                            <w:left w:val="none" w:sz="0" w:space="0" w:color="auto"/>
                            <w:bottom w:val="none" w:sz="0" w:space="0" w:color="auto"/>
                            <w:right w:val="none" w:sz="0" w:space="0" w:color="auto"/>
                          </w:divBdr>
                        </w:div>
                      </w:divsChild>
                    </w:div>
                    <w:div w:id="335040036">
                      <w:marLeft w:val="0"/>
                      <w:marRight w:val="0"/>
                      <w:marTop w:val="0"/>
                      <w:marBottom w:val="0"/>
                      <w:divBdr>
                        <w:top w:val="none" w:sz="0" w:space="0" w:color="auto"/>
                        <w:left w:val="none" w:sz="0" w:space="0" w:color="auto"/>
                        <w:bottom w:val="none" w:sz="0" w:space="0" w:color="auto"/>
                        <w:right w:val="none" w:sz="0" w:space="0" w:color="auto"/>
                      </w:divBdr>
                      <w:divsChild>
                        <w:div w:id="1154369418">
                          <w:marLeft w:val="240"/>
                          <w:marRight w:val="0"/>
                          <w:marTop w:val="0"/>
                          <w:marBottom w:val="0"/>
                          <w:divBdr>
                            <w:top w:val="none" w:sz="0" w:space="0" w:color="auto"/>
                            <w:left w:val="none" w:sz="0" w:space="0" w:color="auto"/>
                            <w:bottom w:val="none" w:sz="0" w:space="0" w:color="auto"/>
                            <w:right w:val="none" w:sz="0" w:space="0" w:color="auto"/>
                          </w:divBdr>
                        </w:div>
                      </w:divsChild>
                    </w:div>
                    <w:div w:id="1907304780">
                      <w:marLeft w:val="0"/>
                      <w:marRight w:val="0"/>
                      <w:marTop w:val="0"/>
                      <w:marBottom w:val="0"/>
                      <w:divBdr>
                        <w:top w:val="none" w:sz="0" w:space="0" w:color="auto"/>
                        <w:left w:val="none" w:sz="0" w:space="0" w:color="auto"/>
                        <w:bottom w:val="none" w:sz="0" w:space="0" w:color="auto"/>
                        <w:right w:val="none" w:sz="0" w:space="0" w:color="auto"/>
                      </w:divBdr>
                      <w:divsChild>
                        <w:div w:id="1453398841">
                          <w:marLeft w:val="240"/>
                          <w:marRight w:val="0"/>
                          <w:marTop w:val="0"/>
                          <w:marBottom w:val="0"/>
                          <w:divBdr>
                            <w:top w:val="none" w:sz="0" w:space="0" w:color="auto"/>
                            <w:left w:val="none" w:sz="0" w:space="0" w:color="auto"/>
                            <w:bottom w:val="none" w:sz="0" w:space="0" w:color="auto"/>
                            <w:right w:val="none" w:sz="0" w:space="0" w:color="auto"/>
                          </w:divBdr>
                        </w:div>
                      </w:divsChild>
                    </w:div>
                    <w:div w:id="771323462">
                      <w:marLeft w:val="0"/>
                      <w:marRight w:val="0"/>
                      <w:marTop w:val="0"/>
                      <w:marBottom w:val="0"/>
                      <w:divBdr>
                        <w:top w:val="none" w:sz="0" w:space="0" w:color="auto"/>
                        <w:left w:val="none" w:sz="0" w:space="0" w:color="auto"/>
                        <w:bottom w:val="none" w:sz="0" w:space="0" w:color="auto"/>
                        <w:right w:val="none" w:sz="0" w:space="0" w:color="auto"/>
                      </w:divBdr>
                      <w:divsChild>
                        <w:div w:id="1830637505">
                          <w:marLeft w:val="240"/>
                          <w:marRight w:val="0"/>
                          <w:marTop w:val="0"/>
                          <w:marBottom w:val="0"/>
                          <w:divBdr>
                            <w:top w:val="none" w:sz="0" w:space="0" w:color="auto"/>
                            <w:left w:val="none" w:sz="0" w:space="0" w:color="auto"/>
                            <w:bottom w:val="none" w:sz="0" w:space="0" w:color="auto"/>
                            <w:right w:val="none" w:sz="0" w:space="0" w:color="auto"/>
                          </w:divBdr>
                        </w:div>
                      </w:divsChild>
                    </w:div>
                    <w:div w:id="294139525">
                      <w:marLeft w:val="0"/>
                      <w:marRight w:val="0"/>
                      <w:marTop w:val="0"/>
                      <w:marBottom w:val="0"/>
                      <w:divBdr>
                        <w:top w:val="none" w:sz="0" w:space="0" w:color="auto"/>
                        <w:left w:val="none" w:sz="0" w:space="0" w:color="auto"/>
                        <w:bottom w:val="none" w:sz="0" w:space="0" w:color="auto"/>
                        <w:right w:val="none" w:sz="0" w:space="0" w:color="auto"/>
                      </w:divBdr>
                    </w:div>
                    <w:div w:id="1932664821">
                      <w:marLeft w:val="0"/>
                      <w:marRight w:val="0"/>
                      <w:marTop w:val="0"/>
                      <w:marBottom w:val="0"/>
                      <w:divBdr>
                        <w:top w:val="none" w:sz="0" w:space="0" w:color="auto"/>
                        <w:left w:val="none" w:sz="0" w:space="0" w:color="auto"/>
                        <w:bottom w:val="none" w:sz="0" w:space="0" w:color="auto"/>
                        <w:right w:val="none" w:sz="0" w:space="0" w:color="auto"/>
                      </w:divBdr>
                      <w:divsChild>
                        <w:div w:id="504637616">
                          <w:marLeft w:val="240"/>
                          <w:marRight w:val="0"/>
                          <w:marTop w:val="0"/>
                          <w:marBottom w:val="0"/>
                          <w:divBdr>
                            <w:top w:val="none" w:sz="0" w:space="0" w:color="auto"/>
                            <w:left w:val="none" w:sz="0" w:space="0" w:color="auto"/>
                            <w:bottom w:val="none" w:sz="0" w:space="0" w:color="auto"/>
                            <w:right w:val="none" w:sz="0" w:space="0" w:color="auto"/>
                          </w:divBdr>
                        </w:div>
                      </w:divsChild>
                    </w:div>
                    <w:div w:id="1702364682">
                      <w:marLeft w:val="0"/>
                      <w:marRight w:val="0"/>
                      <w:marTop w:val="0"/>
                      <w:marBottom w:val="0"/>
                      <w:divBdr>
                        <w:top w:val="none" w:sz="0" w:space="0" w:color="auto"/>
                        <w:left w:val="none" w:sz="0" w:space="0" w:color="auto"/>
                        <w:bottom w:val="none" w:sz="0" w:space="0" w:color="auto"/>
                        <w:right w:val="none" w:sz="0" w:space="0" w:color="auto"/>
                      </w:divBdr>
                      <w:divsChild>
                        <w:div w:id="397677562">
                          <w:marLeft w:val="240"/>
                          <w:marRight w:val="0"/>
                          <w:marTop w:val="0"/>
                          <w:marBottom w:val="0"/>
                          <w:divBdr>
                            <w:top w:val="none" w:sz="0" w:space="0" w:color="auto"/>
                            <w:left w:val="none" w:sz="0" w:space="0" w:color="auto"/>
                            <w:bottom w:val="none" w:sz="0" w:space="0" w:color="auto"/>
                            <w:right w:val="none" w:sz="0" w:space="0" w:color="auto"/>
                          </w:divBdr>
                        </w:div>
                      </w:divsChild>
                    </w:div>
                    <w:div w:id="1608583986">
                      <w:marLeft w:val="0"/>
                      <w:marRight w:val="0"/>
                      <w:marTop w:val="0"/>
                      <w:marBottom w:val="0"/>
                      <w:divBdr>
                        <w:top w:val="none" w:sz="0" w:space="0" w:color="auto"/>
                        <w:left w:val="none" w:sz="0" w:space="0" w:color="auto"/>
                        <w:bottom w:val="none" w:sz="0" w:space="0" w:color="auto"/>
                        <w:right w:val="none" w:sz="0" w:space="0" w:color="auto"/>
                      </w:divBdr>
                      <w:divsChild>
                        <w:div w:id="784690403">
                          <w:marLeft w:val="240"/>
                          <w:marRight w:val="0"/>
                          <w:marTop w:val="0"/>
                          <w:marBottom w:val="0"/>
                          <w:divBdr>
                            <w:top w:val="none" w:sz="0" w:space="0" w:color="auto"/>
                            <w:left w:val="none" w:sz="0" w:space="0" w:color="auto"/>
                            <w:bottom w:val="none" w:sz="0" w:space="0" w:color="auto"/>
                            <w:right w:val="none" w:sz="0" w:space="0" w:color="auto"/>
                          </w:divBdr>
                        </w:div>
                      </w:divsChild>
                    </w:div>
                    <w:div w:id="1293944226">
                      <w:marLeft w:val="0"/>
                      <w:marRight w:val="0"/>
                      <w:marTop w:val="0"/>
                      <w:marBottom w:val="0"/>
                      <w:divBdr>
                        <w:top w:val="none" w:sz="0" w:space="0" w:color="auto"/>
                        <w:left w:val="none" w:sz="0" w:space="0" w:color="auto"/>
                        <w:bottom w:val="none" w:sz="0" w:space="0" w:color="auto"/>
                        <w:right w:val="none" w:sz="0" w:space="0" w:color="auto"/>
                      </w:divBdr>
                      <w:divsChild>
                        <w:div w:id="2086222123">
                          <w:marLeft w:val="240"/>
                          <w:marRight w:val="0"/>
                          <w:marTop w:val="0"/>
                          <w:marBottom w:val="0"/>
                          <w:divBdr>
                            <w:top w:val="none" w:sz="0" w:space="0" w:color="auto"/>
                            <w:left w:val="none" w:sz="0" w:space="0" w:color="auto"/>
                            <w:bottom w:val="none" w:sz="0" w:space="0" w:color="auto"/>
                            <w:right w:val="none" w:sz="0" w:space="0" w:color="auto"/>
                          </w:divBdr>
                        </w:div>
                      </w:divsChild>
                    </w:div>
                    <w:div w:id="952975848">
                      <w:marLeft w:val="0"/>
                      <w:marRight w:val="0"/>
                      <w:marTop w:val="0"/>
                      <w:marBottom w:val="0"/>
                      <w:divBdr>
                        <w:top w:val="none" w:sz="0" w:space="0" w:color="auto"/>
                        <w:left w:val="none" w:sz="0" w:space="0" w:color="auto"/>
                        <w:bottom w:val="none" w:sz="0" w:space="0" w:color="auto"/>
                        <w:right w:val="none" w:sz="0" w:space="0" w:color="auto"/>
                      </w:divBdr>
                      <w:divsChild>
                        <w:div w:id="877736675">
                          <w:marLeft w:val="240"/>
                          <w:marRight w:val="0"/>
                          <w:marTop w:val="0"/>
                          <w:marBottom w:val="0"/>
                          <w:divBdr>
                            <w:top w:val="none" w:sz="0" w:space="0" w:color="auto"/>
                            <w:left w:val="none" w:sz="0" w:space="0" w:color="auto"/>
                            <w:bottom w:val="none" w:sz="0" w:space="0" w:color="auto"/>
                            <w:right w:val="none" w:sz="0" w:space="0" w:color="auto"/>
                          </w:divBdr>
                        </w:div>
                      </w:divsChild>
                    </w:div>
                    <w:div w:id="99106818">
                      <w:marLeft w:val="0"/>
                      <w:marRight w:val="0"/>
                      <w:marTop w:val="0"/>
                      <w:marBottom w:val="0"/>
                      <w:divBdr>
                        <w:top w:val="none" w:sz="0" w:space="0" w:color="auto"/>
                        <w:left w:val="none" w:sz="0" w:space="0" w:color="auto"/>
                        <w:bottom w:val="none" w:sz="0" w:space="0" w:color="auto"/>
                        <w:right w:val="none" w:sz="0" w:space="0" w:color="auto"/>
                      </w:divBdr>
                      <w:divsChild>
                        <w:div w:id="189269319">
                          <w:marLeft w:val="240"/>
                          <w:marRight w:val="0"/>
                          <w:marTop w:val="0"/>
                          <w:marBottom w:val="0"/>
                          <w:divBdr>
                            <w:top w:val="none" w:sz="0" w:space="0" w:color="auto"/>
                            <w:left w:val="none" w:sz="0" w:space="0" w:color="auto"/>
                            <w:bottom w:val="none" w:sz="0" w:space="0" w:color="auto"/>
                            <w:right w:val="none" w:sz="0" w:space="0" w:color="auto"/>
                          </w:divBdr>
                        </w:div>
                      </w:divsChild>
                    </w:div>
                    <w:div w:id="403332428">
                      <w:marLeft w:val="0"/>
                      <w:marRight w:val="0"/>
                      <w:marTop w:val="0"/>
                      <w:marBottom w:val="0"/>
                      <w:divBdr>
                        <w:top w:val="none" w:sz="0" w:space="0" w:color="auto"/>
                        <w:left w:val="none" w:sz="0" w:space="0" w:color="auto"/>
                        <w:bottom w:val="none" w:sz="0" w:space="0" w:color="auto"/>
                        <w:right w:val="none" w:sz="0" w:space="0" w:color="auto"/>
                      </w:divBdr>
                    </w:div>
                    <w:div w:id="1004557005">
                      <w:marLeft w:val="0"/>
                      <w:marRight w:val="0"/>
                      <w:marTop w:val="0"/>
                      <w:marBottom w:val="0"/>
                      <w:divBdr>
                        <w:top w:val="none" w:sz="0" w:space="0" w:color="auto"/>
                        <w:left w:val="none" w:sz="0" w:space="0" w:color="auto"/>
                        <w:bottom w:val="none" w:sz="0" w:space="0" w:color="auto"/>
                        <w:right w:val="none" w:sz="0" w:space="0" w:color="auto"/>
                      </w:divBdr>
                      <w:divsChild>
                        <w:div w:id="1633706820">
                          <w:marLeft w:val="240"/>
                          <w:marRight w:val="0"/>
                          <w:marTop w:val="0"/>
                          <w:marBottom w:val="0"/>
                          <w:divBdr>
                            <w:top w:val="none" w:sz="0" w:space="0" w:color="auto"/>
                            <w:left w:val="none" w:sz="0" w:space="0" w:color="auto"/>
                            <w:bottom w:val="none" w:sz="0" w:space="0" w:color="auto"/>
                            <w:right w:val="none" w:sz="0" w:space="0" w:color="auto"/>
                          </w:divBdr>
                        </w:div>
                      </w:divsChild>
                    </w:div>
                    <w:div w:id="1214540748">
                      <w:marLeft w:val="0"/>
                      <w:marRight w:val="0"/>
                      <w:marTop w:val="0"/>
                      <w:marBottom w:val="0"/>
                      <w:divBdr>
                        <w:top w:val="none" w:sz="0" w:space="0" w:color="auto"/>
                        <w:left w:val="none" w:sz="0" w:space="0" w:color="auto"/>
                        <w:bottom w:val="none" w:sz="0" w:space="0" w:color="auto"/>
                        <w:right w:val="none" w:sz="0" w:space="0" w:color="auto"/>
                      </w:divBdr>
                      <w:divsChild>
                        <w:div w:id="880938300">
                          <w:marLeft w:val="240"/>
                          <w:marRight w:val="0"/>
                          <w:marTop w:val="0"/>
                          <w:marBottom w:val="0"/>
                          <w:divBdr>
                            <w:top w:val="none" w:sz="0" w:space="0" w:color="auto"/>
                            <w:left w:val="none" w:sz="0" w:space="0" w:color="auto"/>
                            <w:bottom w:val="none" w:sz="0" w:space="0" w:color="auto"/>
                            <w:right w:val="none" w:sz="0" w:space="0" w:color="auto"/>
                          </w:divBdr>
                        </w:div>
                      </w:divsChild>
                    </w:div>
                    <w:div w:id="686062102">
                      <w:marLeft w:val="0"/>
                      <w:marRight w:val="0"/>
                      <w:marTop w:val="0"/>
                      <w:marBottom w:val="0"/>
                      <w:divBdr>
                        <w:top w:val="none" w:sz="0" w:space="0" w:color="auto"/>
                        <w:left w:val="none" w:sz="0" w:space="0" w:color="auto"/>
                        <w:bottom w:val="none" w:sz="0" w:space="0" w:color="auto"/>
                        <w:right w:val="none" w:sz="0" w:space="0" w:color="auto"/>
                      </w:divBdr>
                    </w:div>
                    <w:div w:id="106658220">
                      <w:marLeft w:val="0"/>
                      <w:marRight w:val="0"/>
                      <w:marTop w:val="0"/>
                      <w:marBottom w:val="0"/>
                      <w:divBdr>
                        <w:top w:val="none" w:sz="0" w:space="0" w:color="auto"/>
                        <w:left w:val="none" w:sz="0" w:space="0" w:color="auto"/>
                        <w:bottom w:val="none" w:sz="0" w:space="0" w:color="auto"/>
                        <w:right w:val="none" w:sz="0" w:space="0" w:color="auto"/>
                      </w:divBdr>
                      <w:divsChild>
                        <w:div w:id="1072002120">
                          <w:marLeft w:val="240"/>
                          <w:marRight w:val="0"/>
                          <w:marTop w:val="0"/>
                          <w:marBottom w:val="0"/>
                          <w:divBdr>
                            <w:top w:val="none" w:sz="0" w:space="0" w:color="auto"/>
                            <w:left w:val="none" w:sz="0" w:space="0" w:color="auto"/>
                            <w:bottom w:val="none" w:sz="0" w:space="0" w:color="auto"/>
                            <w:right w:val="none" w:sz="0" w:space="0" w:color="auto"/>
                          </w:divBdr>
                        </w:div>
                      </w:divsChild>
                    </w:div>
                    <w:div w:id="566845865">
                      <w:marLeft w:val="0"/>
                      <w:marRight w:val="0"/>
                      <w:marTop w:val="0"/>
                      <w:marBottom w:val="0"/>
                      <w:divBdr>
                        <w:top w:val="none" w:sz="0" w:space="0" w:color="auto"/>
                        <w:left w:val="none" w:sz="0" w:space="0" w:color="auto"/>
                        <w:bottom w:val="none" w:sz="0" w:space="0" w:color="auto"/>
                        <w:right w:val="none" w:sz="0" w:space="0" w:color="auto"/>
                      </w:divBdr>
                      <w:divsChild>
                        <w:div w:id="1519268458">
                          <w:marLeft w:val="240"/>
                          <w:marRight w:val="0"/>
                          <w:marTop w:val="0"/>
                          <w:marBottom w:val="0"/>
                          <w:divBdr>
                            <w:top w:val="none" w:sz="0" w:space="0" w:color="auto"/>
                            <w:left w:val="none" w:sz="0" w:space="0" w:color="auto"/>
                            <w:bottom w:val="none" w:sz="0" w:space="0" w:color="auto"/>
                            <w:right w:val="none" w:sz="0" w:space="0" w:color="auto"/>
                          </w:divBdr>
                        </w:div>
                      </w:divsChild>
                    </w:div>
                    <w:div w:id="627705307">
                      <w:marLeft w:val="0"/>
                      <w:marRight w:val="0"/>
                      <w:marTop w:val="0"/>
                      <w:marBottom w:val="0"/>
                      <w:divBdr>
                        <w:top w:val="none" w:sz="0" w:space="0" w:color="auto"/>
                        <w:left w:val="none" w:sz="0" w:space="0" w:color="auto"/>
                        <w:bottom w:val="none" w:sz="0" w:space="0" w:color="auto"/>
                        <w:right w:val="none" w:sz="0" w:space="0" w:color="auto"/>
                      </w:divBdr>
                    </w:div>
                    <w:div w:id="798229933">
                      <w:marLeft w:val="0"/>
                      <w:marRight w:val="0"/>
                      <w:marTop w:val="0"/>
                      <w:marBottom w:val="0"/>
                      <w:divBdr>
                        <w:top w:val="none" w:sz="0" w:space="0" w:color="auto"/>
                        <w:left w:val="none" w:sz="0" w:space="0" w:color="auto"/>
                        <w:bottom w:val="none" w:sz="0" w:space="0" w:color="auto"/>
                        <w:right w:val="none" w:sz="0" w:space="0" w:color="auto"/>
                      </w:divBdr>
                      <w:divsChild>
                        <w:div w:id="632369937">
                          <w:marLeft w:val="240"/>
                          <w:marRight w:val="0"/>
                          <w:marTop w:val="0"/>
                          <w:marBottom w:val="0"/>
                          <w:divBdr>
                            <w:top w:val="none" w:sz="0" w:space="0" w:color="auto"/>
                            <w:left w:val="none" w:sz="0" w:space="0" w:color="auto"/>
                            <w:bottom w:val="none" w:sz="0" w:space="0" w:color="auto"/>
                            <w:right w:val="none" w:sz="0" w:space="0" w:color="auto"/>
                          </w:divBdr>
                        </w:div>
                      </w:divsChild>
                    </w:div>
                    <w:div w:id="1803037157">
                      <w:marLeft w:val="0"/>
                      <w:marRight w:val="0"/>
                      <w:marTop w:val="0"/>
                      <w:marBottom w:val="0"/>
                      <w:divBdr>
                        <w:top w:val="none" w:sz="0" w:space="0" w:color="auto"/>
                        <w:left w:val="none" w:sz="0" w:space="0" w:color="auto"/>
                        <w:bottom w:val="none" w:sz="0" w:space="0" w:color="auto"/>
                        <w:right w:val="none" w:sz="0" w:space="0" w:color="auto"/>
                      </w:divBdr>
                      <w:divsChild>
                        <w:div w:id="1433629043">
                          <w:marLeft w:val="240"/>
                          <w:marRight w:val="0"/>
                          <w:marTop w:val="0"/>
                          <w:marBottom w:val="0"/>
                          <w:divBdr>
                            <w:top w:val="none" w:sz="0" w:space="0" w:color="auto"/>
                            <w:left w:val="none" w:sz="0" w:space="0" w:color="auto"/>
                            <w:bottom w:val="none" w:sz="0" w:space="0" w:color="auto"/>
                            <w:right w:val="none" w:sz="0" w:space="0" w:color="auto"/>
                          </w:divBdr>
                        </w:div>
                      </w:divsChild>
                    </w:div>
                    <w:div w:id="1860318702">
                      <w:marLeft w:val="0"/>
                      <w:marRight w:val="0"/>
                      <w:marTop w:val="0"/>
                      <w:marBottom w:val="0"/>
                      <w:divBdr>
                        <w:top w:val="none" w:sz="0" w:space="0" w:color="auto"/>
                        <w:left w:val="none" w:sz="0" w:space="0" w:color="auto"/>
                        <w:bottom w:val="none" w:sz="0" w:space="0" w:color="auto"/>
                        <w:right w:val="none" w:sz="0" w:space="0" w:color="auto"/>
                      </w:divBdr>
                      <w:divsChild>
                        <w:div w:id="1421028688">
                          <w:marLeft w:val="240"/>
                          <w:marRight w:val="0"/>
                          <w:marTop w:val="0"/>
                          <w:marBottom w:val="0"/>
                          <w:divBdr>
                            <w:top w:val="none" w:sz="0" w:space="0" w:color="auto"/>
                            <w:left w:val="none" w:sz="0" w:space="0" w:color="auto"/>
                            <w:bottom w:val="none" w:sz="0" w:space="0" w:color="auto"/>
                            <w:right w:val="none" w:sz="0" w:space="0" w:color="auto"/>
                          </w:divBdr>
                        </w:div>
                      </w:divsChild>
                    </w:div>
                    <w:div w:id="552427177">
                      <w:marLeft w:val="0"/>
                      <w:marRight w:val="0"/>
                      <w:marTop w:val="0"/>
                      <w:marBottom w:val="0"/>
                      <w:divBdr>
                        <w:top w:val="none" w:sz="0" w:space="0" w:color="auto"/>
                        <w:left w:val="none" w:sz="0" w:space="0" w:color="auto"/>
                        <w:bottom w:val="none" w:sz="0" w:space="0" w:color="auto"/>
                        <w:right w:val="none" w:sz="0" w:space="0" w:color="auto"/>
                      </w:divBdr>
                      <w:divsChild>
                        <w:div w:id="252013670">
                          <w:marLeft w:val="240"/>
                          <w:marRight w:val="0"/>
                          <w:marTop w:val="0"/>
                          <w:marBottom w:val="0"/>
                          <w:divBdr>
                            <w:top w:val="none" w:sz="0" w:space="0" w:color="auto"/>
                            <w:left w:val="none" w:sz="0" w:space="0" w:color="auto"/>
                            <w:bottom w:val="none" w:sz="0" w:space="0" w:color="auto"/>
                            <w:right w:val="none" w:sz="0" w:space="0" w:color="auto"/>
                          </w:divBdr>
                        </w:div>
                      </w:divsChild>
                    </w:div>
                    <w:div w:id="656030612">
                      <w:marLeft w:val="0"/>
                      <w:marRight w:val="0"/>
                      <w:marTop w:val="0"/>
                      <w:marBottom w:val="0"/>
                      <w:divBdr>
                        <w:top w:val="none" w:sz="0" w:space="0" w:color="auto"/>
                        <w:left w:val="none" w:sz="0" w:space="0" w:color="auto"/>
                        <w:bottom w:val="none" w:sz="0" w:space="0" w:color="auto"/>
                        <w:right w:val="none" w:sz="0" w:space="0" w:color="auto"/>
                      </w:divBdr>
                    </w:div>
                    <w:div w:id="2023586136">
                      <w:marLeft w:val="0"/>
                      <w:marRight w:val="0"/>
                      <w:marTop w:val="0"/>
                      <w:marBottom w:val="0"/>
                      <w:divBdr>
                        <w:top w:val="none" w:sz="0" w:space="0" w:color="auto"/>
                        <w:left w:val="none" w:sz="0" w:space="0" w:color="auto"/>
                        <w:bottom w:val="none" w:sz="0" w:space="0" w:color="auto"/>
                        <w:right w:val="none" w:sz="0" w:space="0" w:color="auto"/>
                      </w:divBdr>
                      <w:divsChild>
                        <w:div w:id="1200703072">
                          <w:marLeft w:val="240"/>
                          <w:marRight w:val="0"/>
                          <w:marTop w:val="0"/>
                          <w:marBottom w:val="0"/>
                          <w:divBdr>
                            <w:top w:val="none" w:sz="0" w:space="0" w:color="auto"/>
                            <w:left w:val="none" w:sz="0" w:space="0" w:color="auto"/>
                            <w:bottom w:val="none" w:sz="0" w:space="0" w:color="auto"/>
                            <w:right w:val="none" w:sz="0" w:space="0" w:color="auto"/>
                          </w:divBdr>
                        </w:div>
                      </w:divsChild>
                    </w:div>
                    <w:div w:id="225530704">
                      <w:marLeft w:val="0"/>
                      <w:marRight w:val="0"/>
                      <w:marTop w:val="0"/>
                      <w:marBottom w:val="0"/>
                      <w:divBdr>
                        <w:top w:val="none" w:sz="0" w:space="0" w:color="auto"/>
                        <w:left w:val="none" w:sz="0" w:space="0" w:color="auto"/>
                        <w:bottom w:val="none" w:sz="0" w:space="0" w:color="auto"/>
                        <w:right w:val="none" w:sz="0" w:space="0" w:color="auto"/>
                      </w:divBdr>
                      <w:divsChild>
                        <w:div w:id="1144201205">
                          <w:marLeft w:val="240"/>
                          <w:marRight w:val="0"/>
                          <w:marTop w:val="0"/>
                          <w:marBottom w:val="0"/>
                          <w:divBdr>
                            <w:top w:val="none" w:sz="0" w:space="0" w:color="auto"/>
                            <w:left w:val="none" w:sz="0" w:space="0" w:color="auto"/>
                            <w:bottom w:val="none" w:sz="0" w:space="0" w:color="auto"/>
                            <w:right w:val="none" w:sz="0" w:space="0" w:color="auto"/>
                          </w:divBdr>
                        </w:div>
                      </w:divsChild>
                    </w:div>
                    <w:div w:id="1041709786">
                      <w:marLeft w:val="0"/>
                      <w:marRight w:val="0"/>
                      <w:marTop w:val="0"/>
                      <w:marBottom w:val="0"/>
                      <w:divBdr>
                        <w:top w:val="none" w:sz="0" w:space="0" w:color="auto"/>
                        <w:left w:val="none" w:sz="0" w:space="0" w:color="auto"/>
                        <w:bottom w:val="none" w:sz="0" w:space="0" w:color="auto"/>
                        <w:right w:val="none" w:sz="0" w:space="0" w:color="auto"/>
                      </w:divBdr>
                    </w:div>
                    <w:div w:id="1007364609">
                      <w:marLeft w:val="0"/>
                      <w:marRight w:val="0"/>
                      <w:marTop w:val="0"/>
                      <w:marBottom w:val="0"/>
                      <w:divBdr>
                        <w:top w:val="none" w:sz="0" w:space="0" w:color="auto"/>
                        <w:left w:val="none" w:sz="0" w:space="0" w:color="auto"/>
                        <w:bottom w:val="none" w:sz="0" w:space="0" w:color="auto"/>
                        <w:right w:val="none" w:sz="0" w:space="0" w:color="auto"/>
                      </w:divBdr>
                      <w:divsChild>
                        <w:div w:id="1431513920">
                          <w:marLeft w:val="240"/>
                          <w:marRight w:val="0"/>
                          <w:marTop w:val="0"/>
                          <w:marBottom w:val="0"/>
                          <w:divBdr>
                            <w:top w:val="none" w:sz="0" w:space="0" w:color="auto"/>
                            <w:left w:val="none" w:sz="0" w:space="0" w:color="auto"/>
                            <w:bottom w:val="none" w:sz="0" w:space="0" w:color="auto"/>
                            <w:right w:val="none" w:sz="0" w:space="0" w:color="auto"/>
                          </w:divBdr>
                        </w:div>
                      </w:divsChild>
                    </w:div>
                    <w:div w:id="1716076644">
                      <w:marLeft w:val="0"/>
                      <w:marRight w:val="0"/>
                      <w:marTop w:val="0"/>
                      <w:marBottom w:val="0"/>
                      <w:divBdr>
                        <w:top w:val="none" w:sz="0" w:space="0" w:color="auto"/>
                        <w:left w:val="none" w:sz="0" w:space="0" w:color="auto"/>
                        <w:bottom w:val="none" w:sz="0" w:space="0" w:color="auto"/>
                        <w:right w:val="none" w:sz="0" w:space="0" w:color="auto"/>
                      </w:divBdr>
                      <w:divsChild>
                        <w:div w:id="1916159547">
                          <w:marLeft w:val="240"/>
                          <w:marRight w:val="0"/>
                          <w:marTop w:val="0"/>
                          <w:marBottom w:val="0"/>
                          <w:divBdr>
                            <w:top w:val="none" w:sz="0" w:space="0" w:color="auto"/>
                            <w:left w:val="none" w:sz="0" w:space="0" w:color="auto"/>
                            <w:bottom w:val="none" w:sz="0" w:space="0" w:color="auto"/>
                            <w:right w:val="none" w:sz="0" w:space="0" w:color="auto"/>
                          </w:divBdr>
                        </w:div>
                      </w:divsChild>
                    </w:div>
                    <w:div w:id="1780638808">
                      <w:marLeft w:val="0"/>
                      <w:marRight w:val="0"/>
                      <w:marTop w:val="0"/>
                      <w:marBottom w:val="0"/>
                      <w:divBdr>
                        <w:top w:val="none" w:sz="0" w:space="0" w:color="auto"/>
                        <w:left w:val="none" w:sz="0" w:space="0" w:color="auto"/>
                        <w:bottom w:val="none" w:sz="0" w:space="0" w:color="auto"/>
                        <w:right w:val="none" w:sz="0" w:space="0" w:color="auto"/>
                      </w:divBdr>
                      <w:divsChild>
                        <w:div w:id="1152717007">
                          <w:marLeft w:val="240"/>
                          <w:marRight w:val="0"/>
                          <w:marTop w:val="0"/>
                          <w:marBottom w:val="0"/>
                          <w:divBdr>
                            <w:top w:val="none" w:sz="0" w:space="0" w:color="auto"/>
                            <w:left w:val="none" w:sz="0" w:space="0" w:color="auto"/>
                            <w:bottom w:val="none" w:sz="0" w:space="0" w:color="auto"/>
                            <w:right w:val="none" w:sz="0" w:space="0" w:color="auto"/>
                          </w:divBdr>
                        </w:div>
                      </w:divsChild>
                    </w:div>
                    <w:div w:id="499853403">
                      <w:marLeft w:val="0"/>
                      <w:marRight w:val="0"/>
                      <w:marTop w:val="0"/>
                      <w:marBottom w:val="0"/>
                      <w:divBdr>
                        <w:top w:val="none" w:sz="0" w:space="0" w:color="auto"/>
                        <w:left w:val="none" w:sz="0" w:space="0" w:color="auto"/>
                        <w:bottom w:val="none" w:sz="0" w:space="0" w:color="auto"/>
                        <w:right w:val="none" w:sz="0" w:space="0" w:color="auto"/>
                      </w:divBdr>
                      <w:divsChild>
                        <w:div w:id="944848714">
                          <w:marLeft w:val="240"/>
                          <w:marRight w:val="0"/>
                          <w:marTop w:val="0"/>
                          <w:marBottom w:val="0"/>
                          <w:divBdr>
                            <w:top w:val="none" w:sz="0" w:space="0" w:color="auto"/>
                            <w:left w:val="none" w:sz="0" w:space="0" w:color="auto"/>
                            <w:bottom w:val="none" w:sz="0" w:space="0" w:color="auto"/>
                            <w:right w:val="none" w:sz="0" w:space="0" w:color="auto"/>
                          </w:divBdr>
                        </w:div>
                      </w:divsChild>
                    </w:div>
                    <w:div w:id="692388312">
                      <w:marLeft w:val="0"/>
                      <w:marRight w:val="0"/>
                      <w:marTop w:val="0"/>
                      <w:marBottom w:val="0"/>
                      <w:divBdr>
                        <w:top w:val="none" w:sz="0" w:space="0" w:color="auto"/>
                        <w:left w:val="none" w:sz="0" w:space="0" w:color="auto"/>
                        <w:bottom w:val="none" w:sz="0" w:space="0" w:color="auto"/>
                        <w:right w:val="none" w:sz="0" w:space="0" w:color="auto"/>
                      </w:divBdr>
                      <w:divsChild>
                        <w:div w:id="983510470">
                          <w:marLeft w:val="240"/>
                          <w:marRight w:val="0"/>
                          <w:marTop w:val="0"/>
                          <w:marBottom w:val="0"/>
                          <w:divBdr>
                            <w:top w:val="none" w:sz="0" w:space="0" w:color="auto"/>
                            <w:left w:val="none" w:sz="0" w:space="0" w:color="auto"/>
                            <w:bottom w:val="none" w:sz="0" w:space="0" w:color="auto"/>
                            <w:right w:val="none" w:sz="0" w:space="0" w:color="auto"/>
                          </w:divBdr>
                        </w:div>
                      </w:divsChild>
                    </w:div>
                    <w:div w:id="821240980">
                      <w:marLeft w:val="0"/>
                      <w:marRight w:val="0"/>
                      <w:marTop w:val="0"/>
                      <w:marBottom w:val="0"/>
                      <w:divBdr>
                        <w:top w:val="none" w:sz="0" w:space="0" w:color="auto"/>
                        <w:left w:val="none" w:sz="0" w:space="0" w:color="auto"/>
                        <w:bottom w:val="none" w:sz="0" w:space="0" w:color="auto"/>
                        <w:right w:val="none" w:sz="0" w:space="0" w:color="auto"/>
                      </w:divBdr>
                      <w:divsChild>
                        <w:div w:id="1145009308">
                          <w:marLeft w:val="240"/>
                          <w:marRight w:val="0"/>
                          <w:marTop w:val="0"/>
                          <w:marBottom w:val="0"/>
                          <w:divBdr>
                            <w:top w:val="none" w:sz="0" w:space="0" w:color="auto"/>
                            <w:left w:val="none" w:sz="0" w:space="0" w:color="auto"/>
                            <w:bottom w:val="none" w:sz="0" w:space="0" w:color="auto"/>
                            <w:right w:val="none" w:sz="0" w:space="0" w:color="auto"/>
                          </w:divBdr>
                        </w:div>
                      </w:divsChild>
                    </w:div>
                    <w:div w:id="1700468965">
                      <w:marLeft w:val="0"/>
                      <w:marRight w:val="0"/>
                      <w:marTop w:val="0"/>
                      <w:marBottom w:val="0"/>
                      <w:divBdr>
                        <w:top w:val="none" w:sz="0" w:space="0" w:color="auto"/>
                        <w:left w:val="none" w:sz="0" w:space="0" w:color="auto"/>
                        <w:bottom w:val="none" w:sz="0" w:space="0" w:color="auto"/>
                        <w:right w:val="none" w:sz="0" w:space="0" w:color="auto"/>
                      </w:divBdr>
                    </w:div>
                    <w:div w:id="591620651">
                      <w:marLeft w:val="0"/>
                      <w:marRight w:val="0"/>
                      <w:marTop w:val="0"/>
                      <w:marBottom w:val="0"/>
                      <w:divBdr>
                        <w:top w:val="none" w:sz="0" w:space="0" w:color="auto"/>
                        <w:left w:val="none" w:sz="0" w:space="0" w:color="auto"/>
                        <w:bottom w:val="none" w:sz="0" w:space="0" w:color="auto"/>
                        <w:right w:val="none" w:sz="0" w:space="0" w:color="auto"/>
                      </w:divBdr>
                      <w:divsChild>
                        <w:div w:id="499976657">
                          <w:marLeft w:val="240"/>
                          <w:marRight w:val="0"/>
                          <w:marTop w:val="0"/>
                          <w:marBottom w:val="0"/>
                          <w:divBdr>
                            <w:top w:val="none" w:sz="0" w:space="0" w:color="auto"/>
                            <w:left w:val="none" w:sz="0" w:space="0" w:color="auto"/>
                            <w:bottom w:val="none" w:sz="0" w:space="0" w:color="auto"/>
                            <w:right w:val="none" w:sz="0" w:space="0" w:color="auto"/>
                          </w:divBdr>
                        </w:div>
                      </w:divsChild>
                    </w:div>
                    <w:div w:id="1501849462">
                      <w:marLeft w:val="0"/>
                      <w:marRight w:val="0"/>
                      <w:marTop w:val="0"/>
                      <w:marBottom w:val="0"/>
                      <w:divBdr>
                        <w:top w:val="none" w:sz="0" w:space="0" w:color="auto"/>
                        <w:left w:val="none" w:sz="0" w:space="0" w:color="auto"/>
                        <w:bottom w:val="none" w:sz="0" w:space="0" w:color="auto"/>
                        <w:right w:val="none" w:sz="0" w:space="0" w:color="auto"/>
                      </w:divBdr>
                      <w:divsChild>
                        <w:div w:id="530805290">
                          <w:marLeft w:val="240"/>
                          <w:marRight w:val="0"/>
                          <w:marTop w:val="0"/>
                          <w:marBottom w:val="0"/>
                          <w:divBdr>
                            <w:top w:val="none" w:sz="0" w:space="0" w:color="auto"/>
                            <w:left w:val="none" w:sz="0" w:space="0" w:color="auto"/>
                            <w:bottom w:val="none" w:sz="0" w:space="0" w:color="auto"/>
                            <w:right w:val="none" w:sz="0" w:space="0" w:color="auto"/>
                          </w:divBdr>
                        </w:div>
                      </w:divsChild>
                    </w:div>
                    <w:div w:id="811210748">
                      <w:marLeft w:val="0"/>
                      <w:marRight w:val="0"/>
                      <w:marTop w:val="0"/>
                      <w:marBottom w:val="0"/>
                      <w:divBdr>
                        <w:top w:val="none" w:sz="0" w:space="0" w:color="auto"/>
                        <w:left w:val="none" w:sz="0" w:space="0" w:color="auto"/>
                        <w:bottom w:val="none" w:sz="0" w:space="0" w:color="auto"/>
                        <w:right w:val="none" w:sz="0" w:space="0" w:color="auto"/>
                      </w:divBdr>
                      <w:divsChild>
                        <w:div w:id="1166047055">
                          <w:marLeft w:val="240"/>
                          <w:marRight w:val="0"/>
                          <w:marTop w:val="0"/>
                          <w:marBottom w:val="0"/>
                          <w:divBdr>
                            <w:top w:val="none" w:sz="0" w:space="0" w:color="auto"/>
                            <w:left w:val="none" w:sz="0" w:space="0" w:color="auto"/>
                            <w:bottom w:val="none" w:sz="0" w:space="0" w:color="auto"/>
                            <w:right w:val="none" w:sz="0" w:space="0" w:color="auto"/>
                          </w:divBdr>
                        </w:div>
                      </w:divsChild>
                    </w:div>
                    <w:div w:id="44067676">
                      <w:marLeft w:val="0"/>
                      <w:marRight w:val="0"/>
                      <w:marTop w:val="0"/>
                      <w:marBottom w:val="0"/>
                      <w:divBdr>
                        <w:top w:val="none" w:sz="0" w:space="0" w:color="auto"/>
                        <w:left w:val="none" w:sz="0" w:space="0" w:color="auto"/>
                        <w:bottom w:val="none" w:sz="0" w:space="0" w:color="auto"/>
                        <w:right w:val="none" w:sz="0" w:space="0" w:color="auto"/>
                      </w:divBdr>
                      <w:divsChild>
                        <w:div w:id="895244521">
                          <w:marLeft w:val="240"/>
                          <w:marRight w:val="0"/>
                          <w:marTop w:val="0"/>
                          <w:marBottom w:val="0"/>
                          <w:divBdr>
                            <w:top w:val="none" w:sz="0" w:space="0" w:color="auto"/>
                            <w:left w:val="none" w:sz="0" w:space="0" w:color="auto"/>
                            <w:bottom w:val="none" w:sz="0" w:space="0" w:color="auto"/>
                            <w:right w:val="none" w:sz="0" w:space="0" w:color="auto"/>
                          </w:divBdr>
                        </w:div>
                      </w:divsChild>
                    </w:div>
                    <w:div w:id="52503963">
                      <w:marLeft w:val="0"/>
                      <w:marRight w:val="0"/>
                      <w:marTop w:val="0"/>
                      <w:marBottom w:val="0"/>
                      <w:divBdr>
                        <w:top w:val="none" w:sz="0" w:space="0" w:color="auto"/>
                        <w:left w:val="none" w:sz="0" w:space="0" w:color="auto"/>
                        <w:bottom w:val="none" w:sz="0" w:space="0" w:color="auto"/>
                        <w:right w:val="none" w:sz="0" w:space="0" w:color="auto"/>
                      </w:divBdr>
                      <w:divsChild>
                        <w:div w:id="11408761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580332">
      <w:bodyDiv w:val="1"/>
      <w:marLeft w:val="0"/>
      <w:marRight w:val="0"/>
      <w:marTop w:val="0"/>
      <w:marBottom w:val="0"/>
      <w:divBdr>
        <w:top w:val="none" w:sz="0" w:space="0" w:color="auto"/>
        <w:left w:val="none" w:sz="0" w:space="0" w:color="auto"/>
        <w:bottom w:val="none" w:sz="0" w:space="0" w:color="auto"/>
        <w:right w:val="none" w:sz="0" w:space="0" w:color="auto"/>
      </w:divBdr>
    </w:div>
    <w:div w:id="458837805">
      <w:bodyDiv w:val="1"/>
      <w:marLeft w:val="0"/>
      <w:marRight w:val="0"/>
      <w:marTop w:val="0"/>
      <w:marBottom w:val="0"/>
      <w:divBdr>
        <w:top w:val="none" w:sz="0" w:space="0" w:color="auto"/>
        <w:left w:val="none" w:sz="0" w:space="0" w:color="auto"/>
        <w:bottom w:val="none" w:sz="0" w:space="0" w:color="auto"/>
        <w:right w:val="none" w:sz="0" w:space="0" w:color="auto"/>
      </w:divBdr>
      <w:divsChild>
        <w:div w:id="1569538617">
          <w:marLeft w:val="0"/>
          <w:marRight w:val="0"/>
          <w:marTop w:val="0"/>
          <w:marBottom w:val="0"/>
          <w:divBdr>
            <w:top w:val="none" w:sz="0" w:space="0" w:color="auto"/>
            <w:left w:val="none" w:sz="0" w:space="0" w:color="auto"/>
            <w:bottom w:val="none" w:sz="0" w:space="0" w:color="auto"/>
            <w:right w:val="none" w:sz="0" w:space="0" w:color="auto"/>
          </w:divBdr>
        </w:div>
        <w:div w:id="272135440">
          <w:marLeft w:val="0"/>
          <w:marRight w:val="0"/>
          <w:marTop w:val="0"/>
          <w:marBottom w:val="0"/>
          <w:divBdr>
            <w:top w:val="none" w:sz="0" w:space="0" w:color="auto"/>
            <w:left w:val="none" w:sz="0" w:space="0" w:color="auto"/>
            <w:bottom w:val="none" w:sz="0" w:space="0" w:color="auto"/>
            <w:right w:val="none" w:sz="0" w:space="0" w:color="auto"/>
          </w:divBdr>
        </w:div>
        <w:div w:id="306395164">
          <w:marLeft w:val="0"/>
          <w:marRight w:val="0"/>
          <w:marTop w:val="0"/>
          <w:marBottom w:val="0"/>
          <w:divBdr>
            <w:top w:val="none" w:sz="0" w:space="0" w:color="auto"/>
            <w:left w:val="none" w:sz="0" w:space="0" w:color="auto"/>
            <w:bottom w:val="none" w:sz="0" w:space="0" w:color="auto"/>
            <w:right w:val="none" w:sz="0" w:space="0" w:color="auto"/>
          </w:divBdr>
        </w:div>
      </w:divsChild>
    </w:div>
    <w:div w:id="483088627">
      <w:bodyDiv w:val="1"/>
      <w:marLeft w:val="0"/>
      <w:marRight w:val="0"/>
      <w:marTop w:val="0"/>
      <w:marBottom w:val="0"/>
      <w:divBdr>
        <w:top w:val="none" w:sz="0" w:space="0" w:color="auto"/>
        <w:left w:val="none" w:sz="0" w:space="0" w:color="auto"/>
        <w:bottom w:val="none" w:sz="0" w:space="0" w:color="auto"/>
        <w:right w:val="none" w:sz="0" w:space="0" w:color="auto"/>
      </w:divBdr>
    </w:div>
    <w:div w:id="490487410">
      <w:bodyDiv w:val="1"/>
      <w:marLeft w:val="0"/>
      <w:marRight w:val="0"/>
      <w:marTop w:val="0"/>
      <w:marBottom w:val="0"/>
      <w:divBdr>
        <w:top w:val="none" w:sz="0" w:space="0" w:color="auto"/>
        <w:left w:val="none" w:sz="0" w:space="0" w:color="auto"/>
        <w:bottom w:val="none" w:sz="0" w:space="0" w:color="auto"/>
        <w:right w:val="none" w:sz="0" w:space="0" w:color="auto"/>
      </w:divBdr>
    </w:div>
    <w:div w:id="492991322">
      <w:bodyDiv w:val="1"/>
      <w:marLeft w:val="0"/>
      <w:marRight w:val="0"/>
      <w:marTop w:val="0"/>
      <w:marBottom w:val="0"/>
      <w:divBdr>
        <w:top w:val="none" w:sz="0" w:space="0" w:color="auto"/>
        <w:left w:val="none" w:sz="0" w:space="0" w:color="auto"/>
        <w:bottom w:val="none" w:sz="0" w:space="0" w:color="auto"/>
        <w:right w:val="none" w:sz="0" w:space="0" w:color="auto"/>
      </w:divBdr>
    </w:div>
    <w:div w:id="496774306">
      <w:bodyDiv w:val="1"/>
      <w:marLeft w:val="0"/>
      <w:marRight w:val="0"/>
      <w:marTop w:val="0"/>
      <w:marBottom w:val="0"/>
      <w:divBdr>
        <w:top w:val="none" w:sz="0" w:space="0" w:color="auto"/>
        <w:left w:val="none" w:sz="0" w:space="0" w:color="auto"/>
        <w:bottom w:val="none" w:sz="0" w:space="0" w:color="auto"/>
        <w:right w:val="none" w:sz="0" w:space="0" w:color="auto"/>
      </w:divBdr>
    </w:div>
    <w:div w:id="498690203">
      <w:bodyDiv w:val="1"/>
      <w:marLeft w:val="0"/>
      <w:marRight w:val="0"/>
      <w:marTop w:val="0"/>
      <w:marBottom w:val="0"/>
      <w:divBdr>
        <w:top w:val="none" w:sz="0" w:space="0" w:color="auto"/>
        <w:left w:val="none" w:sz="0" w:space="0" w:color="auto"/>
        <w:bottom w:val="none" w:sz="0" w:space="0" w:color="auto"/>
        <w:right w:val="none" w:sz="0" w:space="0" w:color="auto"/>
      </w:divBdr>
    </w:div>
    <w:div w:id="510461061">
      <w:bodyDiv w:val="1"/>
      <w:marLeft w:val="0"/>
      <w:marRight w:val="0"/>
      <w:marTop w:val="0"/>
      <w:marBottom w:val="0"/>
      <w:divBdr>
        <w:top w:val="none" w:sz="0" w:space="0" w:color="auto"/>
        <w:left w:val="none" w:sz="0" w:space="0" w:color="auto"/>
        <w:bottom w:val="none" w:sz="0" w:space="0" w:color="auto"/>
        <w:right w:val="none" w:sz="0" w:space="0" w:color="auto"/>
      </w:divBdr>
    </w:div>
    <w:div w:id="513304351">
      <w:bodyDiv w:val="1"/>
      <w:marLeft w:val="0"/>
      <w:marRight w:val="0"/>
      <w:marTop w:val="0"/>
      <w:marBottom w:val="0"/>
      <w:divBdr>
        <w:top w:val="none" w:sz="0" w:space="0" w:color="auto"/>
        <w:left w:val="none" w:sz="0" w:space="0" w:color="auto"/>
        <w:bottom w:val="none" w:sz="0" w:space="0" w:color="auto"/>
        <w:right w:val="none" w:sz="0" w:space="0" w:color="auto"/>
      </w:divBdr>
    </w:div>
    <w:div w:id="520632147">
      <w:bodyDiv w:val="1"/>
      <w:marLeft w:val="0"/>
      <w:marRight w:val="0"/>
      <w:marTop w:val="0"/>
      <w:marBottom w:val="0"/>
      <w:divBdr>
        <w:top w:val="none" w:sz="0" w:space="0" w:color="auto"/>
        <w:left w:val="none" w:sz="0" w:space="0" w:color="auto"/>
        <w:bottom w:val="none" w:sz="0" w:space="0" w:color="auto"/>
        <w:right w:val="none" w:sz="0" w:space="0" w:color="auto"/>
      </w:divBdr>
    </w:div>
    <w:div w:id="541088963">
      <w:bodyDiv w:val="1"/>
      <w:marLeft w:val="0"/>
      <w:marRight w:val="0"/>
      <w:marTop w:val="0"/>
      <w:marBottom w:val="0"/>
      <w:divBdr>
        <w:top w:val="none" w:sz="0" w:space="0" w:color="auto"/>
        <w:left w:val="none" w:sz="0" w:space="0" w:color="auto"/>
        <w:bottom w:val="none" w:sz="0" w:space="0" w:color="auto"/>
        <w:right w:val="none" w:sz="0" w:space="0" w:color="auto"/>
      </w:divBdr>
    </w:div>
    <w:div w:id="550112332">
      <w:bodyDiv w:val="1"/>
      <w:marLeft w:val="0"/>
      <w:marRight w:val="0"/>
      <w:marTop w:val="0"/>
      <w:marBottom w:val="0"/>
      <w:divBdr>
        <w:top w:val="none" w:sz="0" w:space="0" w:color="auto"/>
        <w:left w:val="none" w:sz="0" w:space="0" w:color="auto"/>
        <w:bottom w:val="none" w:sz="0" w:space="0" w:color="auto"/>
        <w:right w:val="none" w:sz="0" w:space="0" w:color="auto"/>
      </w:divBdr>
    </w:div>
    <w:div w:id="550579567">
      <w:bodyDiv w:val="1"/>
      <w:marLeft w:val="0"/>
      <w:marRight w:val="0"/>
      <w:marTop w:val="0"/>
      <w:marBottom w:val="0"/>
      <w:divBdr>
        <w:top w:val="none" w:sz="0" w:space="0" w:color="auto"/>
        <w:left w:val="none" w:sz="0" w:space="0" w:color="auto"/>
        <w:bottom w:val="none" w:sz="0" w:space="0" w:color="auto"/>
        <w:right w:val="none" w:sz="0" w:space="0" w:color="auto"/>
      </w:divBdr>
    </w:div>
    <w:div w:id="558172867">
      <w:bodyDiv w:val="1"/>
      <w:marLeft w:val="0"/>
      <w:marRight w:val="0"/>
      <w:marTop w:val="0"/>
      <w:marBottom w:val="0"/>
      <w:divBdr>
        <w:top w:val="none" w:sz="0" w:space="0" w:color="auto"/>
        <w:left w:val="none" w:sz="0" w:space="0" w:color="auto"/>
        <w:bottom w:val="none" w:sz="0" w:space="0" w:color="auto"/>
        <w:right w:val="none" w:sz="0" w:space="0" w:color="auto"/>
      </w:divBdr>
    </w:div>
    <w:div w:id="561915203">
      <w:bodyDiv w:val="1"/>
      <w:marLeft w:val="0"/>
      <w:marRight w:val="0"/>
      <w:marTop w:val="0"/>
      <w:marBottom w:val="0"/>
      <w:divBdr>
        <w:top w:val="none" w:sz="0" w:space="0" w:color="auto"/>
        <w:left w:val="none" w:sz="0" w:space="0" w:color="auto"/>
        <w:bottom w:val="none" w:sz="0" w:space="0" w:color="auto"/>
        <w:right w:val="none" w:sz="0" w:space="0" w:color="auto"/>
      </w:divBdr>
      <w:divsChild>
        <w:div w:id="399057868">
          <w:marLeft w:val="0"/>
          <w:marRight w:val="0"/>
          <w:marTop w:val="0"/>
          <w:marBottom w:val="0"/>
          <w:divBdr>
            <w:top w:val="none" w:sz="0" w:space="0" w:color="auto"/>
            <w:left w:val="none" w:sz="0" w:space="0" w:color="auto"/>
            <w:bottom w:val="none" w:sz="0" w:space="0" w:color="auto"/>
            <w:right w:val="none" w:sz="0" w:space="0" w:color="auto"/>
          </w:divBdr>
        </w:div>
        <w:div w:id="1639530512">
          <w:marLeft w:val="0"/>
          <w:marRight w:val="0"/>
          <w:marTop w:val="0"/>
          <w:marBottom w:val="0"/>
          <w:divBdr>
            <w:top w:val="none" w:sz="0" w:space="0" w:color="auto"/>
            <w:left w:val="none" w:sz="0" w:space="0" w:color="auto"/>
            <w:bottom w:val="none" w:sz="0" w:space="0" w:color="auto"/>
            <w:right w:val="none" w:sz="0" w:space="0" w:color="auto"/>
          </w:divBdr>
        </w:div>
        <w:div w:id="865019510">
          <w:marLeft w:val="0"/>
          <w:marRight w:val="0"/>
          <w:marTop w:val="0"/>
          <w:marBottom w:val="0"/>
          <w:divBdr>
            <w:top w:val="none" w:sz="0" w:space="0" w:color="auto"/>
            <w:left w:val="none" w:sz="0" w:space="0" w:color="auto"/>
            <w:bottom w:val="none" w:sz="0" w:space="0" w:color="auto"/>
            <w:right w:val="none" w:sz="0" w:space="0" w:color="auto"/>
          </w:divBdr>
        </w:div>
        <w:div w:id="541136384">
          <w:marLeft w:val="0"/>
          <w:marRight w:val="0"/>
          <w:marTop w:val="0"/>
          <w:marBottom w:val="0"/>
          <w:divBdr>
            <w:top w:val="none" w:sz="0" w:space="0" w:color="auto"/>
            <w:left w:val="none" w:sz="0" w:space="0" w:color="auto"/>
            <w:bottom w:val="none" w:sz="0" w:space="0" w:color="auto"/>
            <w:right w:val="none" w:sz="0" w:space="0" w:color="auto"/>
          </w:divBdr>
        </w:div>
        <w:div w:id="191191451">
          <w:marLeft w:val="0"/>
          <w:marRight w:val="0"/>
          <w:marTop w:val="0"/>
          <w:marBottom w:val="0"/>
          <w:divBdr>
            <w:top w:val="none" w:sz="0" w:space="0" w:color="auto"/>
            <w:left w:val="none" w:sz="0" w:space="0" w:color="auto"/>
            <w:bottom w:val="none" w:sz="0" w:space="0" w:color="auto"/>
            <w:right w:val="none" w:sz="0" w:space="0" w:color="auto"/>
          </w:divBdr>
        </w:div>
      </w:divsChild>
    </w:div>
    <w:div w:id="573128193">
      <w:bodyDiv w:val="1"/>
      <w:marLeft w:val="0"/>
      <w:marRight w:val="0"/>
      <w:marTop w:val="0"/>
      <w:marBottom w:val="0"/>
      <w:divBdr>
        <w:top w:val="none" w:sz="0" w:space="0" w:color="auto"/>
        <w:left w:val="none" w:sz="0" w:space="0" w:color="auto"/>
        <w:bottom w:val="none" w:sz="0" w:space="0" w:color="auto"/>
        <w:right w:val="none" w:sz="0" w:space="0" w:color="auto"/>
      </w:divBdr>
    </w:div>
    <w:div w:id="576522365">
      <w:bodyDiv w:val="1"/>
      <w:marLeft w:val="0"/>
      <w:marRight w:val="0"/>
      <w:marTop w:val="0"/>
      <w:marBottom w:val="0"/>
      <w:divBdr>
        <w:top w:val="none" w:sz="0" w:space="0" w:color="auto"/>
        <w:left w:val="none" w:sz="0" w:space="0" w:color="auto"/>
        <w:bottom w:val="none" w:sz="0" w:space="0" w:color="auto"/>
        <w:right w:val="none" w:sz="0" w:space="0" w:color="auto"/>
      </w:divBdr>
    </w:div>
    <w:div w:id="583339129">
      <w:bodyDiv w:val="1"/>
      <w:marLeft w:val="0"/>
      <w:marRight w:val="0"/>
      <w:marTop w:val="0"/>
      <w:marBottom w:val="0"/>
      <w:divBdr>
        <w:top w:val="none" w:sz="0" w:space="0" w:color="auto"/>
        <w:left w:val="none" w:sz="0" w:space="0" w:color="auto"/>
        <w:bottom w:val="none" w:sz="0" w:space="0" w:color="auto"/>
        <w:right w:val="none" w:sz="0" w:space="0" w:color="auto"/>
      </w:divBdr>
    </w:div>
    <w:div w:id="589120076">
      <w:bodyDiv w:val="1"/>
      <w:marLeft w:val="0"/>
      <w:marRight w:val="0"/>
      <w:marTop w:val="0"/>
      <w:marBottom w:val="0"/>
      <w:divBdr>
        <w:top w:val="none" w:sz="0" w:space="0" w:color="auto"/>
        <w:left w:val="none" w:sz="0" w:space="0" w:color="auto"/>
        <w:bottom w:val="none" w:sz="0" w:space="0" w:color="auto"/>
        <w:right w:val="none" w:sz="0" w:space="0" w:color="auto"/>
      </w:divBdr>
    </w:div>
    <w:div w:id="608002319">
      <w:bodyDiv w:val="1"/>
      <w:marLeft w:val="0"/>
      <w:marRight w:val="0"/>
      <w:marTop w:val="0"/>
      <w:marBottom w:val="0"/>
      <w:divBdr>
        <w:top w:val="none" w:sz="0" w:space="0" w:color="auto"/>
        <w:left w:val="none" w:sz="0" w:space="0" w:color="auto"/>
        <w:bottom w:val="none" w:sz="0" w:space="0" w:color="auto"/>
        <w:right w:val="none" w:sz="0" w:space="0" w:color="auto"/>
      </w:divBdr>
    </w:div>
    <w:div w:id="623121931">
      <w:bodyDiv w:val="1"/>
      <w:marLeft w:val="0"/>
      <w:marRight w:val="0"/>
      <w:marTop w:val="0"/>
      <w:marBottom w:val="0"/>
      <w:divBdr>
        <w:top w:val="none" w:sz="0" w:space="0" w:color="auto"/>
        <w:left w:val="none" w:sz="0" w:space="0" w:color="auto"/>
        <w:bottom w:val="none" w:sz="0" w:space="0" w:color="auto"/>
        <w:right w:val="none" w:sz="0" w:space="0" w:color="auto"/>
      </w:divBdr>
    </w:div>
    <w:div w:id="624044257">
      <w:bodyDiv w:val="1"/>
      <w:marLeft w:val="0"/>
      <w:marRight w:val="0"/>
      <w:marTop w:val="0"/>
      <w:marBottom w:val="0"/>
      <w:divBdr>
        <w:top w:val="none" w:sz="0" w:space="0" w:color="auto"/>
        <w:left w:val="none" w:sz="0" w:space="0" w:color="auto"/>
        <w:bottom w:val="none" w:sz="0" w:space="0" w:color="auto"/>
        <w:right w:val="none" w:sz="0" w:space="0" w:color="auto"/>
      </w:divBdr>
    </w:div>
    <w:div w:id="631209706">
      <w:bodyDiv w:val="1"/>
      <w:marLeft w:val="0"/>
      <w:marRight w:val="0"/>
      <w:marTop w:val="0"/>
      <w:marBottom w:val="0"/>
      <w:divBdr>
        <w:top w:val="none" w:sz="0" w:space="0" w:color="auto"/>
        <w:left w:val="none" w:sz="0" w:space="0" w:color="auto"/>
        <w:bottom w:val="none" w:sz="0" w:space="0" w:color="auto"/>
        <w:right w:val="none" w:sz="0" w:space="0" w:color="auto"/>
      </w:divBdr>
    </w:div>
    <w:div w:id="635262294">
      <w:bodyDiv w:val="1"/>
      <w:marLeft w:val="0"/>
      <w:marRight w:val="0"/>
      <w:marTop w:val="0"/>
      <w:marBottom w:val="0"/>
      <w:divBdr>
        <w:top w:val="none" w:sz="0" w:space="0" w:color="auto"/>
        <w:left w:val="none" w:sz="0" w:space="0" w:color="auto"/>
        <w:bottom w:val="none" w:sz="0" w:space="0" w:color="auto"/>
        <w:right w:val="none" w:sz="0" w:space="0" w:color="auto"/>
      </w:divBdr>
    </w:div>
    <w:div w:id="645015322">
      <w:bodyDiv w:val="1"/>
      <w:marLeft w:val="0"/>
      <w:marRight w:val="0"/>
      <w:marTop w:val="0"/>
      <w:marBottom w:val="0"/>
      <w:divBdr>
        <w:top w:val="none" w:sz="0" w:space="0" w:color="auto"/>
        <w:left w:val="none" w:sz="0" w:space="0" w:color="auto"/>
        <w:bottom w:val="none" w:sz="0" w:space="0" w:color="auto"/>
        <w:right w:val="none" w:sz="0" w:space="0" w:color="auto"/>
      </w:divBdr>
      <w:divsChild>
        <w:div w:id="1457026916">
          <w:marLeft w:val="0"/>
          <w:marRight w:val="0"/>
          <w:marTop w:val="0"/>
          <w:marBottom w:val="0"/>
          <w:divBdr>
            <w:top w:val="none" w:sz="0" w:space="0" w:color="auto"/>
            <w:left w:val="none" w:sz="0" w:space="0" w:color="auto"/>
            <w:bottom w:val="none" w:sz="0" w:space="0" w:color="auto"/>
            <w:right w:val="none" w:sz="0" w:space="0" w:color="auto"/>
          </w:divBdr>
        </w:div>
        <w:div w:id="1342321910">
          <w:marLeft w:val="0"/>
          <w:marRight w:val="0"/>
          <w:marTop w:val="0"/>
          <w:marBottom w:val="0"/>
          <w:divBdr>
            <w:top w:val="none" w:sz="0" w:space="0" w:color="auto"/>
            <w:left w:val="none" w:sz="0" w:space="0" w:color="auto"/>
            <w:bottom w:val="none" w:sz="0" w:space="0" w:color="auto"/>
            <w:right w:val="none" w:sz="0" w:space="0" w:color="auto"/>
          </w:divBdr>
        </w:div>
        <w:div w:id="1736852703">
          <w:marLeft w:val="0"/>
          <w:marRight w:val="0"/>
          <w:marTop w:val="0"/>
          <w:marBottom w:val="0"/>
          <w:divBdr>
            <w:top w:val="none" w:sz="0" w:space="0" w:color="auto"/>
            <w:left w:val="none" w:sz="0" w:space="0" w:color="auto"/>
            <w:bottom w:val="none" w:sz="0" w:space="0" w:color="auto"/>
            <w:right w:val="none" w:sz="0" w:space="0" w:color="auto"/>
          </w:divBdr>
        </w:div>
        <w:div w:id="708460421">
          <w:marLeft w:val="0"/>
          <w:marRight w:val="0"/>
          <w:marTop w:val="0"/>
          <w:marBottom w:val="0"/>
          <w:divBdr>
            <w:top w:val="none" w:sz="0" w:space="0" w:color="auto"/>
            <w:left w:val="none" w:sz="0" w:space="0" w:color="auto"/>
            <w:bottom w:val="none" w:sz="0" w:space="0" w:color="auto"/>
            <w:right w:val="none" w:sz="0" w:space="0" w:color="auto"/>
          </w:divBdr>
        </w:div>
        <w:div w:id="1947032375">
          <w:marLeft w:val="0"/>
          <w:marRight w:val="0"/>
          <w:marTop w:val="0"/>
          <w:marBottom w:val="0"/>
          <w:divBdr>
            <w:top w:val="none" w:sz="0" w:space="0" w:color="auto"/>
            <w:left w:val="none" w:sz="0" w:space="0" w:color="auto"/>
            <w:bottom w:val="none" w:sz="0" w:space="0" w:color="auto"/>
            <w:right w:val="none" w:sz="0" w:space="0" w:color="auto"/>
          </w:divBdr>
        </w:div>
        <w:div w:id="1803645026">
          <w:marLeft w:val="0"/>
          <w:marRight w:val="0"/>
          <w:marTop w:val="0"/>
          <w:marBottom w:val="0"/>
          <w:divBdr>
            <w:top w:val="none" w:sz="0" w:space="0" w:color="auto"/>
            <w:left w:val="none" w:sz="0" w:space="0" w:color="auto"/>
            <w:bottom w:val="none" w:sz="0" w:space="0" w:color="auto"/>
            <w:right w:val="none" w:sz="0" w:space="0" w:color="auto"/>
          </w:divBdr>
        </w:div>
        <w:div w:id="358971872">
          <w:marLeft w:val="0"/>
          <w:marRight w:val="0"/>
          <w:marTop w:val="0"/>
          <w:marBottom w:val="0"/>
          <w:divBdr>
            <w:top w:val="none" w:sz="0" w:space="0" w:color="auto"/>
            <w:left w:val="none" w:sz="0" w:space="0" w:color="auto"/>
            <w:bottom w:val="none" w:sz="0" w:space="0" w:color="auto"/>
            <w:right w:val="none" w:sz="0" w:space="0" w:color="auto"/>
          </w:divBdr>
        </w:div>
        <w:div w:id="1029599467">
          <w:marLeft w:val="0"/>
          <w:marRight w:val="0"/>
          <w:marTop w:val="0"/>
          <w:marBottom w:val="0"/>
          <w:divBdr>
            <w:top w:val="none" w:sz="0" w:space="0" w:color="auto"/>
            <w:left w:val="none" w:sz="0" w:space="0" w:color="auto"/>
            <w:bottom w:val="none" w:sz="0" w:space="0" w:color="auto"/>
            <w:right w:val="none" w:sz="0" w:space="0" w:color="auto"/>
          </w:divBdr>
        </w:div>
        <w:div w:id="151217035">
          <w:marLeft w:val="0"/>
          <w:marRight w:val="0"/>
          <w:marTop w:val="0"/>
          <w:marBottom w:val="0"/>
          <w:divBdr>
            <w:top w:val="none" w:sz="0" w:space="0" w:color="auto"/>
            <w:left w:val="none" w:sz="0" w:space="0" w:color="auto"/>
            <w:bottom w:val="none" w:sz="0" w:space="0" w:color="auto"/>
            <w:right w:val="none" w:sz="0" w:space="0" w:color="auto"/>
          </w:divBdr>
        </w:div>
        <w:div w:id="1878933714">
          <w:marLeft w:val="0"/>
          <w:marRight w:val="0"/>
          <w:marTop w:val="0"/>
          <w:marBottom w:val="0"/>
          <w:divBdr>
            <w:top w:val="none" w:sz="0" w:space="0" w:color="auto"/>
            <w:left w:val="none" w:sz="0" w:space="0" w:color="auto"/>
            <w:bottom w:val="none" w:sz="0" w:space="0" w:color="auto"/>
            <w:right w:val="none" w:sz="0" w:space="0" w:color="auto"/>
          </w:divBdr>
        </w:div>
        <w:div w:id="1262685928">
          <w:marLeft w:val="0"/>
          <w:marRight w:val="0"/>
          <w:marTop w:val="0"/>
          <w:marBottom w:val="0"/>
          <w:divBdr>
            <w:top w:val="none" w:sz="0" w:space="0" w:color="auto"/>
            <w:left w:val="none" w:sz="0" w:space="0" w:color="auto"/>
            <w:bottom w:val="none" w:sz="0" w:space="0" w:color="auto"/>
            <w:right w:val="none" w:sz="0" w:space="0" w:color="auto"/>
          </w:divBdr>
        </w:div>
        <w:div w:id="1523395048">
          <w:marLeft w:val="0"/>
          <w:marRight w:val="0"/>
          <w:marTop w:val="0"/>
          <w:marBottom w:val="0"/>
          <w:divBdr>
            <w:top w:val="none" w:sz="0" w:space="0" w:color="auto"/>
            <w:left w:val="none" w:sz="0" w:space="0" w:color="auto"/>
            <w:bottom w:val="none" w:sz="0" w:space="0" w:color="auto"/>
            <w:right w:val="none" w:sz="0" w:space="0" w:color="auto"/>
          </w:divBdr>
        </w:div>
        <w:div w:id="1105274511">
          <w:marLeft w:val="0"/>
          <w:marRight w:val="0"/>
          <w:marTop w:val="0"/>
          <w:marBottom w:val="0"/>
          <w:divBdr>
            <w:top w:val="none" w:sz="0" w:space="0" w:color="auto"/>
            <w:left w:val="none" w:sz="0" w:space="0" w:color="auto"/>
            <w:bottom w:val="none" w:sz="0" w:space="0" w:color="auto"/>
            <w:right w:val="none" w:sz="0" w:space="0" w:color="auto"/>
          </w:divBdr>
        </w:div>
        <w:div w:id="1346206170">
          <w:marLeft w:val="0"/>
          <w:marRight w:val="0"/>
          <w:marTop w:val="0"/>
          <w:marBottom w:val="0"/>
          <w:divBdr>
            <w:top w:val="none" w:sz="0" w:space="0" w:color="auto"/>
            <w:left w:val="none" w:sz="0" w:space="0" w:color="auto"/>
            <w:bottom w:val="none" w:sz="0" w:space="0" w:color="auto"/>
            <w:right w:val="none" w:sz="0" w:space="0" w:color="auto"/>
          </w:divBdr>
        </w:div>
        <w:div w:id="1568149236">
          <w:marLeft w:val="0"/>
          <w:marRight w:val="0"/>
          <w:marTop w:val="0"/>
          <w:marBottom w:val="0"/>
          <w:divBdr>
            <w:top w:val="none" w:sz="0" w:space="0" w:color="auto"/>
            <w:left w:val="none" w:sz="0" w:space="0" w:color="auto"/>
            <w:bottom w:val="none" w:sz="0" w:space="0" w:color="auto"/>
            <w:right w:val="none" w:sz="0" w:space="0" w:color="auto"/>
          </w:divBdr>
        </w:div>
      </w:divsChild>
    </w:div>
    <w:div w:id="645282239">
      <w:bodyDiv w:val="1"/>
      <w:marLeft w:val="0"/>
      <w:marRight w:val="0"/>
      <w:marTop w:val="0"/>
      <w:marBottom w:val="0"/>
      <w:divBdr>
        <w:top w:val="none" w:sz="0" w:space="0" w:color="auto"/>
        <w:left w:val="none" w:sz="0" w:space="0" w:color="auto"/>
        <w:bottom w:val="none" w:sz="0" w:space="0" w:color="auto"/>
        <w:right w:val="none" w:sz="0" w:space="0" w:color="auto"/>
      </w:divBdr>
      <w:divsChild>
        <w:div w:id="1740248528">
          <w:marLeft w:val="0"/>
          <w:marRight w:val="0"/>
          <w:marTop w:val="0"/>
          <w:marBottom w:val="0"/>
          <w:divBdr>
            <w:top w:val="none" w:sz="0" w:space="0" w:color="auto"/>
            <w:left w:val="none" w:sz="0" w:space="0" w:color="auto"/>
            <w:bottom w:val="none" w:sz="0" w:space="0" w:color="auto"/>
            <w:right w:val="none" w:sz="0" w:space="0" w:color="auto"/>
          </w:divBdr>
        </w:div>
        <w:div w:id="1671987143">
          <w:marLeft w:val="0"/>
          <w:marRight w:val="0"/>
          <w:marTop w:val="0"/>
          <w:marBottom w:val="0"/>
          <w:divBdr>
            <w:top w:val="none" w:sz="0" w:space="0" w:color="auto"/>
            <w:left w:val="none" w:sz="0" w:space="0" w:color="auto"/>
            <w:bottom w:val="none" w:sz="0" w:space="0" w:color="auto"/>
            <w:right w:val="none" w:sz="0" w:space="0" w:color="auto"/>
          </w:divBdr>
        </w:div>
        <w:div w:id="441801806">
          <w:marLeft w:val="0"/>
          <w:marRight w:val="0"/>
          <w:marTop w:val="0"/>
          <w:marBottom w:val="0"/>
          <w:divBdr>
            <w:top w:val="none" w:sz="0" w:space="0" w:color="auto"/>
            <w:left w:val="none" w:sz="0" w:space="0" w:color="auto"/>
            <w:bottom w:val="none" w:sz="0" w:space="0" w:color="auto"/>
            <w:right w:val="none" w:sz="0" w:space="0" w:color="auto"/>
          </w:divBdr>
        </w:div>
        <w:div w:id="1116560826">
          <w:marLeft w:val="0"/>
          <w:marRight w:val="0"/>
          <w:marTop w:val="0"/>
          <w:marBottom w:val="0"/>
          <w:divBdr>
            <w:top w:val="none" w:sz="0" w:space="0" w:color="auto"/>
            <w:left w:val="none" w:sz="0" w:space="0" w:color="auto"/>
            <w:bottom w:val="none" w:sz="0" w:space="0" w:color="auto"/>
            <w:right w:val="none" w:sz="0" w:space="0" w:color="auto"/>
          </w:divBdr>
        </w:div>
        <w:div w:id="1500148322">
          <w:marLeft w:val="0"/>
          <w:marRight w:val="0"/>
          <w:marTop w:val="0"/>
          <w:marBottom w:val="0"/>
          <w:divBdr>
            <w:top w:val="none" w:sz="0" w:space="0" w:color="auto"/>
            <w:left w:val="none" w:sz="0" w:space="0" w:color="auto"/>
            <w:bottom w:val="none" w:sz="0" w:space="0" w:color="auto"/>
            <w:right w:val="none" w:sz="0" w:space="0" w:color="auto"/>
          </w:divBdr>
        </w:div>
        <w:div w:id="1030183727">
          <w:marLeft w:val="0"/>
          <w:marRight w:val="0"/>
          <w:marTop w:val="0"/>
          <w:marBottom w:val="0"/>
          <w:divBdr>
            <w:top w:val="none" w:sz="0" w:space="0" w:color="auto"/>
            <w:left w:val="none" w:sz="0" w:space="0" w:color="auto"/>
            <w:bottom w:val="none" w:sz="0" w:space="0" w:color="auto"/>
            <w:right w:val="none" w:sz="0" w:space="0" w:color="auto"/>
          </w:divBdr>
        </w:div>
        <w:div w:id="712463547">
          <w:marLeft w:val="0"/>
          <w:marRight w:val="0"/>
          <w:marTop w:val="0"/>
          <w:marBottom w:val="0"/>
          <w:divBdr>
            <w:top w:val="none" w:sz="0" w:space="0" w:color="auto"/>
            <w:left w:val="none" w:sz="0" w:space="0" w:color="auto"/>
            <w:bottom w:val="none" w:sz="0" w:space="0" w:color="auto"/>
            <w:right w:val="none" w:sz="0" w:space="0" w:color="auto"/>
          </w:divBdr>
        </w:div>
        <w:div w:id="574900614">
          <w:marLeft w:val="0"/>
          <w:marRight w:val="0"/>
          <w:marTop w:val="0"/>
          <w:marBottom w:val="0"/>
          <w:divBdr>
            <w:top w:val="none" w:sz="0" w:space="0" w:color="auto"/>
            <w:left w:val="none" w:sz="0" w:space="0" w:color="auto"/>
            <w:bottom w:val="none" w:sz="0" w:space="0" w:color="auto"/>
            <w:right w:val="none" w:sz="0" w:space="0" w:color="auto"/>
          </w:divBdr>
        </w:div>
        <w:div w:id="673146045">
          <w:marLeft w:val="0"/>
          <w:marRight w:val="0"/>
          <w:marTop w:val="0"/>
          <w:marBottom w:val="0"/>
          <w:divBdr>
            <w:top w:val="none" w:sz="0" w:space="0" w:color="auto"/>
            <w:left w:val="none" w:sz="0" w:space="0" w:color="auto"/>
            <w:bottom w:val="none" w:sz="0" w:space="0" w:color="auto"/>
            <w:right w:val="none" w:sz="0" w:space="0" w:color="auto"/>
          </w:divBdr>
        </w:div>
        <w:div w:id="1084300262">
          <w:marLeft w:val="0"/>
          <w:marRight w:val="0"/>
          <w:marTop w:val="0"/>
          <w:marBottom w:val="0"/>
          <w:divBdr>
            <w:top w:val="none" w:sz="0" w:space="0" w:color="auto"/>
            <w:left w:val="none" w:sz="0" w:space="0" w:color="auto"/>
            <w:bottom w:val="none" w:sz="0" w:space="0" w:color="auto"/>
            <w:right w:val="none" w:sz="0" w:space="0" w:color="auto"/>
          </w:divBdr>
        </w:div>
        <w:div w:id="1722900191">
          <w:marLeft w:val="0"/>
          <w:marRight w:val="0"/>
          <w:marTop w:val="0"/>
          <w:marBottom w:val="0"/>
          <w:divBdr>
            <w:top w:val="none" w:sz="0" w:space="0" w:color="auto"/>
            <w:left w:val="none" w:sz="0" w:space="0" w:color="auto"/>
            <w:bottom w:val="none" w:sz="0" w:space="0" w:color="auto"/>
            <w:right w:val="none" w:sz="0" w:space="0" w:color="auto"/>
          </w:divBdr>
        </w:div>
      </w:divsChild>
    </w:div>
    <w:div w:id="648020160">
      <w:bodyDiv w:val="1"/>
      <w:marLeft w:val="0"/>
      <w:marRight w:val="0"/>
      <w:marTop w:val="0"/>
      <w:marBottom w:val="0"/>
      <w:divBdr>
        <w:top w:val="none" w:sz="0" w:space="0" w:color="auto"/>
        <w:left w:val="none" w:sz="0" w:space="0" w:color="auto"/>
        <w:bottom w:val="none" w:sz="0" w:space="0" w:color="auto"/>
        <w:right w:val="none" w:sz="0" w:space="0" w:color="auto"/>
      </w:divBdr>
    </w:div>
    <w:div w:id="652568987">
      <w:bodyDiv w:val="1"/>
      <w:marLeft w:val="0"/>
      <w:marRight w:val="0"/>
      <w:marTop w:val="0"/>
      <w:marBottom w:val="0"/>
      <w:divBdr>
        <w:top w:val="none" w:sz="0" w:space="0" w:color="auto"/>
        <w:left w:val="none" w:sz="0" w:space="0" w:color="auto"/>
        <w:bottom w:val="none" w:sz="0" w:space="0" w:color="auto"/>
        <w:right w:val="none" w:sz="0" w:space="0" w:color="auto"/>
      </w:divBdr>
      <w:divsChild>
        <w:div w:id="730888607">
          <w:marLeft w:val="0"/>
          <w:marRight w:val="0"/>
          <w:marTop w:val="0"/>
          <w:marBottom w:val="0"/>
          <w:divBdr>
            <w:top w:val="none" w:sz="0" w:space="0" w:color="auto"/>
            <w:left w:val="none" w:sz="0" w:space="0" w:color="auto"/>
            <w:bottom w:val="none" w:sz="0" w:space="0" w:color="auto"/>
            <w:right w:val="none" w:sz="0" w:space="0" w:color="auto"/>
          </w:divBdr>
        </w:div>
        <w:div w:id="1694185445">
          <w:marLeft w:val="0"/>
          <w:marRight w:val="0"/>
          <w:marTop w:val="0"/>
          <w:marBottom w:val="0"/>
          <w:divBdr>
            <w:top w:val="none" w:sz="0" w:space="0" w:color="auto"/>
            <w:left w:val="none" w:sz="0" w:space="0" w:color="auto"/>
            <w:bottom w:val="none" w:sz="0" w:space="0" w:color="auto"/>
            <w:right w:val="none" w:sz="0" w:space="0" w:color="auto"/>
          </w:divBdr>
        </w:div>
        <w:div w:id="1378776158">
          <w:marLeft w:val="0"/>
          <w:marRight w:val="0"/>
          <w:marTop w:val="0"/>
          <w:marBottom w:val="0"/>
          <w:divBdr>
            <w:top w:val="none" w:sz="0" w:space="0" w:color="auto"/>
            <w:left w:val="none" w:sz="0" w:space="0" w:color="auto"/>
            <w:bottom w:val="none" w:sz="0" w:space="0" w:color="auto"/>
            <w:right w:val="none" w:sz="0" w:space="0" w:color="auto"/>
          </w:divBdr>
        </w:div>
        <w:div w:id="2000649380">
          <w:marLeft w:val="0"/>
          <w:marRight w:val="0"/>
          <w:marTop w:val="0"/>
          <w:marBottom w:val="0"/>
          <w:divBdr>
            <w:top w:val="none" w:sz="0" w:space="0" w:color="auto"/>
            <w:left w:val="none" w:sz="0" w:space="0" w:color="auto"/>
            <w:bottom w:val="none" w:sz="0" w:space="0" w:color="auto"/>
            <w:right w:val="none" w:sz="0" w:space="0" w:color="auto"/>
          </w:divBdr>
        </w:div>
        <w:div w:id="1496215993">
          <w:marLeft w:val="0"/>
          <w:marRight w:val="0"/>
          <w:marTop w:val="0"/>
          <w:marBottom w:val="0"/>
          <w:divBdr>
            <w:top w:val="none" w:sz="0" w:space="0" w:color="auto"/>
            <w:left w:val="none" w:sz="0" w:space="0" w:color="auto"/>
            <w:bottom w:val="none" w:sz="0" w:space="0" w:color="auto"/>
            <w:right w:val="none" w:sz="0" w:space="0" w:color="auto"/>
          </w:divBdr>
        </w:div>
        <w:div w:id="1825270690">
          <w:marLeft w:val="0"/>
          <w:marRight w:val="0"/>
          <w:marTop w:val="0"/>
          <w:marBottom w:val="0"/>
          <w:divBdr>
            <w:top w:val="none" w:sz="0" w:space="0" w:color="auto"/>
            <w:left w:val="none" w:sz="0" w:space="0" w:color="auto"/>
            <w:bottom w:val="none" w:sz="0" w:space="0" w:color="auto"/>
            <w:right w:val="none" w:sz="0" w:space="0" w:color="auto"/>
          </w:divBdr>
        </w:div>
        <w:div w:id="1112671483">
          <w:marLeft w:val="0"/>
          <w:marRight w:val="0"/>
          <w:marTop w:val="0"/>
          <w:marBottom w:val="0"/>
          <w:divBdr>
            <w:top w:val="none" w:sz="0" w:space="0" w:color="auto"/>
            <w:left w:val="none" w:sz="0" w:space="0" w:color="auto"/>
            <w:bottom w:val="none" w:sz="0" w:space="0" w:color="auto"/>
            <w:right w:val="none" w:sz="0" w:space="0" w:color="auto"/>
          </w:divBdr>
        </w:div>
      </w:divsChild>
    </w:div>
    <w:div w:id="657222421">
      <w:bodyDiv w:val="1"/>
      <w:marLeft w:val="0"/>
      <w:marRight w:val="0"/>
      <w:marTop w:val="0"/>
      <w:marBottom w:val="0"/>
      <w:divBdr>
        <w:top w:val="none" w:sz="0" w:space="0" w:color="auto"/>
        <w:left w:val="none" w:sz="0" w:space="0" w:color="auto"/>
        <w:bottom w:val="none" w:sz="0" w:space="0" w:color="auto"/>
        <w:right w:val="none" w:sz="0" w:space="0" w:color="auto"/>
      </w:divBdr>
    </w:div>
    <w:div w:id="657853814">
      <w:bodyDiv w:val="1"/>
      <w:marLeft w:val="0"/>
      <w:marRight w:val="0"/>
      <w:marTop w:val="0"/>
      <w:marBottom w:val="0"/>
      <w:divBdr>
        <w:top w:val="none" w:sz="0" w:space="0" w:color="auto"/>
        <w:left w:val="none" w:sz="0" w:space="0" w:color="auto"/>
        <w:bottom w:val="none" w:sz="0" w:space="0" w:color="auto"/>
        <w:right w:val="none" w:sz="0" w:space="0" w:color="auto"/>
      </w:divBdr>
      <w:divsChild>
        <w:div w:id="1721661769">
          <w:marLeft w:val="0"/>
          <w:marRight w:val="0"/>
          <w:marTop w:val="0"/>
          <w:marBottom w:val="0"/>
          <w:divBdr>
            <w:top w:val="none" w:sz="0" w:space="0" w:color="auto"/>
            <w:left w:val="none" w:sz="0" w:space="0" w:color="auto"/>
            <w:bottom w:val="none" w:sz="0" w:space="0" w:color="auto"/>
            <w:right w:val="none" w:sz="0" w:space="0" w:color="auto"/>
          </w:divBdr>
        </w:div>
        <w:div w:id="445393449">
          <w:marLeft w:val="0"/>
          <w:marRight w:val="0"/>
          <w:marTop w:val="0"/>
          <w:marBottom w:val="0"/>
          <w:divBdr>
            <w:top w:val="none" w:sz="0" w:space="0" w:color="auto"/>
            <w:left w:val="none" w:sz="0" w:space="0" w:color="auto"/>
            <w:bottom w:val="none" w:sz="0" w:space="0" w:color="auto"/>
            <w:right w:val="none" w:sz="0" w:space="0" w:color="auto"/>
          </w:divBdr>
        </w:div>
        <w:div w:id="163514484">
          <w:marLeft w:val="0"/>
          <w:marRight w:val="0"/>
          <w:marTop w:val="0"/>
          <w:marBottom w:val="0"/>
          <w:divBdr>
            <w:top w:val="none" w:sz="0" w:space="0" w:color="auto"/>
            <w:left w:val="none" w:sz="0" w:space="0" w:color="auto"/>
            <w:bottom w:val="none" w:sz="0" w:space="0" w:color="auto"/>
            <w:right w:val="none" w:sz="0" w:space="0" w:color="auto"/>
          </w:divBdr>
        </w:div>
        <w:div w:id="1388529635">
          <w:marLeft w:val="0"/>
          <w:marRight w:val="0"/>
          <w:marTop w:val="0"/>
          <w:marBottom w:val="0"/>
          <w:divBdr>
            <w:top w:val="none" w:sz="0" w:space="0" w:color="auto"/>
            <w:left w:val="none" w:sz="0" w:space="0" w:color="auto"/>
            <w:bottom w:val="none" w:sz="0" w:space="0" w:color="auto"/>
            <w:right w:val="none" w:sz="0" w:space="0" w:color="auto"/>
          </w:divBdr>
        </w:div>
        <w:div w:id="1686789792">
          <w:marLeft w:val="0"/>
          <w:marRight w:val="0"/>
          <w:marTop w:val="0"/>
          <w:marBottom w:val="0"/>
          <w:divBdr>
            <w:top w:val="none" w:sz="0" w:space="0" w:color="auto"/>
            <w:left w:val="none" w:sz="0" w:space="0" w:color="auto"/>
            <w:bottom w:val="none" w:sz="0" w:space="0" w:color="auto"/>
            <w:right w:val="none" w:sz="0" w:space="0" w:color="auto"/>
          </w:divBdr>
        </w:div>
        <w:div w:id="1035540005">
          <w:marLeft w:val="0"/>
          <w:marRight w:val="0"/>
          <w:marTop w:val="0"/>
          <w:marBottom w:val="0"/>
          <w:divBdr>
            <w:top w:val="none" w:sz="0" w:space="0" w:color="auto"/>
            <w:left w:val="none" w:sz="0" w:space="0" w:color="auto"/>
            <w:bottom w:val="none" w:sz="0" w:space="0" w:color="auto"/>
            <w:right w:val="none" w:sz="0" w:space="0" w:color="auto"/>
          </w:divBdr>
        </w:div>
        <w:div w:id="302854093">
          <w:marLeft w:val="0"/>
          <w:marRight w:val="0"/>
          <w:marTop w:val="0"/>
          <w:marBottom w:val="0"/>
          <w:divBdr>
            <w:top w:val="none" w:sz="0" w:space="0" w:color="auto"/>
            <w:left w:val="none" w:sz="0" w:space="0" w:color="auto"/>
            <w:bottom w:val="none" w:sz="0" w:space="0" w:color="auto"/>
            <w:right w:val="none" w:sz="0" w:space="0" w:color="auto"/>
          </w:divBdr>
        </w:div>
        <w:div w:id="1771968681">
          <w:marLeft w:val="0"/>
          <w:marRight w:val="0"/>
          <w:marTop w:val="0"/>
          <w:marBottom w:val="0"/>
          <w:divBdr>
            <w:top w:val="none" w:sz="0" w:space="0" w:color="auto"/>
            <w:left w:val="none" w:sz="0" w:space="0" w:color="auto"/>
            <w:bottom w:val="none" w:sz="0" w:space="0" w:color="auto"/>
            <w:right w:val="none" w:sz="0" w:space="0" w:color="auto"/>
          </w:divBdr>
        </w:div>
        <w:div w:id="358969048">
          <w:marLeft w:val="0"/>
          <w:marRight w:val="0"/>
          <w:marTop w:val="0"/>
          <w:marBottom w:val="0"/>
          <w:divBdr>
            <w:top w:val="none" w:sz="0" w:space="0" w:color="auto"/>
            <w:left w:val="none" w:sz="0" w:space="0" w:color="auto"/>
            <w:bottom w:val="none" w:sz="0" w:space="0" w:color="auto"/>
            <w:right w:val="none" w:sz="0" w:space="0" w:color="auto"/>
          </w:divBdr>
        </w:div>
        <w:div w:id="34283652">
          <w:marLeft w:val="0"/>
          <w:marRight w:val="0"/>
          <w:marTop w:val="0"/>
          <w:marBottom w:val="0"/>
          <w:divBdr>
            <w:top w:val="none" w:sz="0" w:space="0" w:color="auto"/>
            <w:left w:val="none" w:sz="0" w:space="0" w:color="auto"/>
            <w:bottom w:val="none" w:sz="0" w:space="0" w:color="auto"/>
            <w:right w:val="none" w:sz="0" w:space="0" w:color="auto"/>
          </w:divBdr>
        </w:div>
        <w:div w:id="1961254138">
          <w:marLeft w:val="0"/>
          <w:marRight w:val="0"/>
          <w:marTop w:val="0"/>
          <w:marBottom w:val="0"/>
          <w:divBdr>
            <w:top w:val="none" w:sz="0" w:space="0" w:color="auto"/>
            <w:left w:val="none" w:sz="0" w:space="0" w:color="auto"/>
            <w:bottom w:val="none" w:sz="0" w:space="0" w:color="auto"/>
            <w:right w:val="none" w:sz="0" w:space="0" w:color="auto"/>
          </w:divBdr>
        </w:div>
        <w:div w:id="395711042">
          <w:marLeft w:val="0"/>
          <w:marRight w:val="0"/>
          <w:marTop w:val="0"/>
          <w:marBottom w:val="0"/>
          <w:divBdr>
            <w:top w:val="none" w:sz="0" w:space="0" w:color="auto"/>
            <w:left w:val="none" w:sz="0" w:space="0" w:color="auto"/>
            <w:bottom w:val="none" w:sz="0" w:space="0" w:color="auto"/>
            <w:right w:val="none" w:sz="0" w:space="0" w:color="auto"/>
          </w:divBdr>
        </w:div>
        <w:div w:id="67074042">
          <w:marLeft w:val="0"/>
          <w:marRight w:val="0"/>
          <w:marTop w:val="0"/>
          <w:marBottom w:val="0"/>
          <w:divBdr>
            <w:top w:val="none" w:sz="0" w:space="0" w:color="auto"/>
            <w:left w:val="none" w:sz="0" w:space="0" w:color="auto"/>
            <w:bottom w:val="none" w:sz="0" w:space="0" w:color="auto"/>
            <w:right w:val="none" w:sz="0" w:space="0" w:color="auto"/>
          </w:divBdr>
        </w:div>
        <w:div w:id="1776748940">
          <w:marLeft w:val="0"/>
          <w:marRight w:val="0"/>
          <w:marTop w:val="0"/>
          <w:marBottom w:val="0"/>
          <w:divBdr>
            <w:top w:val="none" w:sz="0" w:space="0" w:color="auto"/>
            <w:left w:val="none" w:sz="0" w:space="0" w:color="auto"/>
            <w:bottom w:val="none" w:sz="0" w:space="0" w:color="auto"/>
            <w:right w:val="none" w:sz="0" w:space="0" w:color="auto"/>
          </w:divBdr>
        </w:div>
        <w:div w:id="1239054432">
          <w:marLeft w:val="0"/>
          <w:marRight w:val="0"/>
          <w:marTop w:val="0"/>
          <w:marBottom w:val="0"/>
          <w:divBdr>
            <w:top w:val="none" w:sz="0" w:space="0" w:color="auto"/>
            <w:left w:val="none" w:sz="0" w:space="0" w:color="auto"/>
            <w:bottom w:val="none" w:sz="0" w:space="0" w:color="auto"/>
            <w:right w:val="none" w:sz="0" w:space="0" w:color="auto"/>
          </w:divBdr>
        </w:div>
        <w:div w:id="772629635">
          <w:marLeft w:val="0"/>
          <w:marRight w:val="0"/>
          <w:marTop w:val="0"/>
          <w:marBottom w:val="0"/>
          <w:divBdr>
            <w:top w:val="none" w:sz="0" w:space="0" w:color="auto"/>
            <w:left w:val="none" w:sz="0" w:space="0" w:color="auto"/>
            <w:bottom w:val="none" w:sz="0" w:space="0" w:color="auto"/>
            <w:right w:val="none" w:sz="0" w:space="0" w:color="auto"/>
          </w:divBdr>
        </w:div>
        <w:div w:id="773288511">
          <w:marLeft w:val="0"/>
          <w:marRight w:val="0"/>
          <w:marTop w:val="0"/>
          <w:marBottom w:val="0"/>
          <w:divBdr>
            <w:top w:val="none" w:sz="0" w:space="0" w:color="auto"/>
            <w:left w:val="none" w:sz="0" w:space="0" w:color="auto"/>
            <w:bottom w:val="none" w:sz="0" w:space="0" w:color="auto"/>
            <w:right w:val="none" w:sz="0" w:space="0" w:color="auto"/>
          </w:divBdr>
        </w:div>
        <w:div w:id="57560694">
          <w:marLeft w:val="0"/>
          <w:marRight w:val="0"/>
          <w:marTop w:val="0"/>
          <w:marBottom w:val="0"/>
          <w:divBdr>
            <w:top w:val="none" w:sz="0" w:space="0" w:color="auto"/>
            <w:left w:val="none" w:sz="0" w:space="0" w:color="auto"/>
            <w:bottom w:val="none" w:sz="0" w:space="0" w:color="auto"/>
            <w:right w:val="none" w:sz="0" w:space="0" w:color="auto"/>
          </w:divBdr>
        </w:div>
        <w:div w:id="818693098">
          <w:marLeft w:val="0"/>
          <w:marRight w:val="0"/>
          <w:marTop w:val="0"/>
          <w:marBottom w:val="0"/>
          <w:divBdr>
            <w:top w:val="none" w:sz="0" w:space="0" w:color="auto"/>
            <w:left w:val="none" w:sz="0" w:space="0" w:color="auto"/>
            <w:bottom w:val="none" w:sz="0" w:space="0" w:color="auto"/>
            <w:right w:val="none" w:sz="0" w:space="0" w:color="auto"/>
          </w:divBdr>
        </w:div>
        <w:div w:id="352808248">
          <w:marLeft w:val="0"/>
          <w:marRight w:val="0"/>
          <w:marTop w:val="0"/>
          <w:marBottom w:val="0"/>
          <w:divBdr>
            <w:top w:val="none" w:sz="0" w:space="0" w:color="auto"/>
            <w:left w:val="none" w:sz="0" w:space="0" w:color="auto"/>
            <w:bottom w:val="none" w:sz="0" w:space="0" w:color="auto"/>
            <w:right w:val="none" w:sz="0" w:space="0" w:color="auto"/>
          </w:divBdr>
        </w:div>
        <w:div w:id="899364761">
          <w:marLeft w:val="0"/>
          <w:marRight w:val="0"/>
          <w:marTop w:val="0"/>
          <w:marBottom w:val="0"/>
          <w:divBdr>
            <w:top w:val="none" w:sz="0" w:space="0" w:color="auto"/>
            <w:left w:val="none" w:sz="0" w:space="0" w:color="auto"/>
            <w:bottom w:val="none" w:sz="0" w:space="0" w:color="auto"/>
            <w:right w:val="none" w:sz="0" w:space="0" w:color="auto"/>
          </w:divBdr>
        </w:div>
        <w:div w:id="221870366">
          <w:marLeft w:val="0"/>
          <w:marRight w:val="0"/>
          <w:marTop w:val="0"/>
          <w:marBottom w:val="0"/>
          <w:divBdr>
            <w:top w:val="none" w:sz="0" w:space="0" w:color="auto"/>
            <w:left w:val="none" w:sz="0" w:space="0" w:color="auto"/>
            <w:bottom w:val="none" w:sz="0" w:space="0" w:color="auto"/>
            <w:right w:val="none" w:sz="0" w:space="0" w:color="auto"/>
          </w:divBdr>
        </w:div>
        <w:div w:id="722756295">
          <w:marLeft w:val="0"/>
          <w:marRight w:val="0"/>
          <w:marTop w:val="0"/>
          <w:marBottom w:val="0"/>
          <w:divBdr>
            <w:top w:val="none" w:sz="0" w:space="0" w:color="auto"/>
            <w:left w:val="none" w:sz="0" w:space="0" w:color="auto"/>
            <w:bottom w:val="none" w:sz="0" w:space="0" w:color="auto"/>
            <w:right w:val="none" w:sz="0" w:space="0" w:color="auto"/>
          </w:divBdr>
        </w:div>
        <w:div w:id="271329650">
          <w:marLeft w:val="0"/>
          <w:marRight w:val="0"/>
          <w:marTop w:val="0"/>
          <w:marBottom w:val="0"/>
          <w:divBdr>
            <w:top w:val="none" w:sz="0" w:space="0" w:color="auto"/>
            <w:left w:val="none" w:sz="0" w:space="0" w:color="auto"/>
            <w:bottom w:val="none" w:sz="0" w:space="0" w:color="auto"/>
            <w:right w:val="none" w:sz="0" w:space="0" w:color="auto"/>
          </w:divBdr>
        </w:div>
        <w:div w:id="527643839">
          <w:marLeft w:val="0"/>
          <w:marRight w:val="0"/>
          <w:marTop w:val="0"/>
          <w:marBottom w:val="0"/>
          <w:divBdr>
            <w:top w:val="none" w:sz="0" w:space="0" w:color="auto"/>
            <w:left w:val="none" w:sz="0" w:space="0" w:color="auto"/>
            <w:bottom w:val="none" w:sz="0" w:space="0" w:color="auto"/>
            <w:right w:val="none" w:sz="0" w:space="0" w:color="auto"/>
          </w:divBdr>
        </w:div>
        <w:div w:id="274364309">
          <w:marLeft w:val="0"/>
          <w:marRight w:val="0"/>
          <w:marTop w:val="0"/>
          <w:marBottom w:val="0"/>
          <w:divBdr>
            <w:top w:val="none" w:sz="0" w:space="0" w:color="auto"/>
            <w:left w:val="none" w:sz="0" w:space="0" w:color="auto"/>
            <w:bottom w:val="none" w:sz="0" w:space="0" w:color="auto"/>
            <w:right w:val="none" w:sz="0" w:space="0" w:color="auto"/>
          </w:divBdr>
        </w:div>
        <w:div w:id="1006522143">
          <w:marLeft w:val="0"/>
          <w:marRight w:val="0"/>
          <w:marTop w:val="0"/>
          <w:marBottom w:val="0"/>
          <w:divBdr>
            <w:top w:val="none" w:sz="0" w:space="0" w:color="auto"/>
            <w:left w:val="none" w:sz="0" w:space="0" w:color="auto"/>
            <w:bottom w:val="none" w:sz="0" w:space="0" w:color="auto"/>
            <w:right w:val="none" w:sz="0" w:space="0" w:color="auto"/>
          </w:divBdr>
        </w:div>
        <w:div w:id="1982076184">
          <w:marLeft w:val="0"/>
          <w:marRight w:val="0"/>
          <w:marTop w:val="0"/>
          <w:marBottom w:val="0"/>
          <w:divBdr>
            <w:top w:val="none" w:sz="0" w:space="0" w:color="auto"/>
            <w:left w:val="none" w:sz="0" w:space="0" w:color="auto"/>
            <w:bottom w:val="none" w:sz="0" w:space="0" w:color="auto"/>
            <w:right w:val="none" w:sz="0" w:space="0" w:color="auto"/>
          </w:divBdr>
        </w:div>
        <w:div w:id="1193301994">
          <w:marLeft w:val="0"/>
          <w:marRight w:val="0"/>
          <w:marTop w:val="0"/>
          <w:marBottom w:val="0"/>
          <w:divBdr>
            <w:top w:val="none" w:sz="0" w:space="0" w:color="auto"/>
            <w:left w:val="none" w:sz="0" w:space="0" w:color="auto"/>
            <w:bottom w:val="none" w:sz="0" w:space="0" w:color="auto"/>
            <w:right w:val="none" w:sz="0" w:space="0" w:color="auto"/>
          </w:divBdr>
        </w:div>
        <w:div w:id="1542283079">
          <w:marLeft w:val="0"/>
          <w:marRight w:val="0"/>
          <w:marTop w:val="0"/>
          <w:marBottom w:val="0"/>
          <w:divBdr>
            <w:top w:val="none" w:sz="0" w:space="0" w:color="auto"/>
            <w:left w:val="none" w:sz="0" w:space="0" w:color="auto"/>
            <w:bottom w:val="none" w:sz="0" w:space="0" w:color="auto"/>
            <w:right w:val="none" w:sz="0" w:space="0" w:color="auto"/>
          </w:divBdr>
        </w:div>
        <w:div w:id="1513639938">
          <w:marLeft w:val="0"/>
          <w:marRight w:val="0"/>
          <w:marTop w:val="0"/>
          <w:marBottom w:val="0"/>
          <w:divBdr>
            <w:top w:val="none" w:sz="0" w:space="0" w:color="auto"/>
            <w:left w:val="none" w:sz="0" w:space="0" w:color="auto"/>
            <w:bottom w:val="none" w:sz="0" w:space="0" w:color="auto"/>
            <w:right w:val="none" w:sz="0" w:space="0" w:color="auto"/>
          </w:divBdr>
        </w:div>
        <w:div w:id="38864737">
          <w:marLeft w:val="0"/>
          <w:marRight w:val="0"/>
          <w:marTop w:val="0"/>
          <w:marBottom w:val="0"/>
          <w:divBdr>
            <w:top w:val="none" w:sz="0" w:space="0" w:color="auto"/>
            <w:left w:val="none" w:sz="0" w:space="0" w:color="auto"/>
            <w:bottom w:val="none" w:sz="0" w:space="0" w:color="auto"/>
            <w:right w:val="none" w:sz="0" w:space="0" w:color="auto"/>
          </w:divBdr>
        </w:div>
        <w:div w:id="283081190">
          <w:marLeft w:val="0"/>
          <w:marRight w:val="0"/>
          <w:marTop w:val="0"/>
          <w:marBottom w:val="0"/>
          <w:divBdr>
            <w:top w:val="none" w:sz="0" w:space="0" w:color="auto"/>
            <w:left w:val="none" w:sz="0" w:space="0" w:color="auto"/>
            <w:bottom w:val="none" w:sz="0" w:space="0" w:color="auto"/>
            <w:right w:val="none" w:sz="0" w:space="0" w:color="auto"/>
          </w:divBdr>
        </w:div>
        <w:div w:id="234363000">
          <w:marLeft w:val="0"/>
          <w:marRight w:val="0"/>
          <w:marTop w:val="0"/>
          <w:marBottom w:val="0"/>
          <w:divBdr>
            <w:top w:val="none" w:sz="0" w:space="0" w:color="auto"/>
            <w:left w:val="none" w:sz="0" w:space="0" w:color="auto"/>
            <w:bottom w:val="none" w:sz="0" w:space="0" w:color="auto"/>
            <w:right w:val="none" w:sz="0" w:space="0" w:color="auto"/>
          </w:divBdr>
        </w:div>
        <w:div w:id="897975378">
          <w:marLeft w:val="0"/>
          <w:marRight w:val="0"/>
          <w:marTop w:val="0"/>
          <w:marBottom w:val="0"/>
          <w:divBdr>
            <w:top w:val="none" w:sz="0" w:space="0" w:color="auto"/>
            <w:left w:val="none" w:sz="0" w:space="0" w:color="auto"/>
            <w:bottom w:val="none" w:sz="0" w:space="0" w:color="auto"/>
            <w:right w:val="none" w:sz="0" w:space="0" w:color="auto"/>
          </w:divBdr>
        </w:div>
        <w:div w:id="1157376803">
          <w:marLeft w:val="0"/>
          <w:marRight w:val="0"/>
          <w:marTop w:val="0"/>
          <w:marBottom w:val="0"/>
          <w:divBdr>
            <w:top w:val="none" w:sz="0" w:space="0" w:color="auto"/>
            <w:left w:val="none" w:sz="0" w:space="0" w:color="auto"/>
            <w:bottom w:val="none" w:sz="0" w:space="0" w:color="auto"/>
            <w:right w:val="none" w:sz="0" w:space="0" w:color="auto"/>
          </w:divBdr>
        </w:div>
        <w:div w:id="1619340425">
          <w:marLeft w:val="0"/>
          <w:marRight w:val="0"/>
          <w:marTop w:val="0"/>
          <w:marBottom w:val="0"/>
          <w:divBdr>
            <w:top w:val="none" w:sz="0" w:space="0" w:color="auto"/>
            <w:left w:val="none" w:sz="0" w:space="0" w:color="auto"/>
            <w:bottom w:val="none" w:sz="0" w:space="0" w:color="auto"/>
            <w:right w:val="none" w:sz="0" w:space="0" w:color="auto"/>
          </w:divBdr>
        </w:div>
      </w:divsChild>
    </w:div>
    <w:div w:id="661199241">
      <w:bodyDiv w:val="1"/>
      <w:marLeft w:val="0"/>
      <w:marRight w:val="0"/>
      <w:marTop w:val="0"/>
      <w:marBottom w:val="0"/>
      <w:divBdr>
        <w:top w:val="none" w:sz="0" w:space="0" w:color="auto"/>
        <w:left w:val="none" w:sz="0" w:space="0" w:color="auto"/>
        <w:bottom w:val="none" w:sz="0" w:space="0" w:color="auto"/>
        <w:right w:val="none" w:sz="0" w:space="0" w:color="auto"/>
      </w:divBdr>
    </w:div>
    <w:div w:id="661665479">
      <w:bodyDiv w:val="1"/>
      <w:marLeft w:val="0"/>
      <w:marRight w:val="0"/>
      <w:marTop w:val="0"/>
      <w:marBottom w:val="0"/>
      <w:divBdr>
        <w:top w:val="none" w:sz="0" w:space="0" w:color="auto"/>
        <w:left w:val="none" w:sz="0" w:space="0" w:color="auto"/>
        <w:bottom w:val="none" w:sz="0" w:space="0" w:color="auto"/>
        <w:right w:val="none" w:sz="0" w:space="0" w:color="auto"/>
      </w:divBdr>
    </w:div>
    <w:div w:id="664017005">
      <w:bodyDiv w:val="1"/>
      <w:marLeft w:val="0"/>
      <w:marRight w:val="0"/>
      <w:marTop w:val="0"/>
      <w:marBottom w:val="0"/>
      <w:divBdr>
        <w:top w:val="none" w:sz="0" w:space="0" w:color="auto"/>
        <w:left w:val="none" w:sz="0" w:space="0" w:color="auto"/>
        <w:bottom w:val="none" w:sz="0" w:space="0" w:color="auto"/>
        <w:right w:val="none" w:sz="0" w:space="0" w:color="auto"/>
      </w:divBdr>
    </w:div>
    <w:div w:id="672226929">
      <w:bodyDiv w:val="1"/>
      <w:marLeft w:val="0"/>
      <w:marRight w:val="0"/>
      <w:marTop w:val="0"/>
      <w:marBottom w:val="0"/>
      <w:divBdr>
        <w:top w:val="none" w:sz="0" w:space="0" w:color="auto"/>
        <w:left w:val="none" w:sz="0" w:space="0" w:color="auto"/>
        <w:bottom w:val="none" w:sz="0" w:space="0" w:color="auto"/>
        <w:right w:val="none" w:sz="0" w:space="0" w:color="auto"/>
      </w:divBdr>
      <w:divsChild>
        <w:div w:id="1716931176">
          <w:marLeft w:val="0"/>
          <w:marRight w:val="0"/>
          <w:marTop w:val="90"/>
          <w:marBottom w:val="0"/>
          <w:divBdr>
            <w:top w:val="none" w:sz="0" w:space="0" w:color="auto"/>
            <w:left w:val="none" w:sz="0" w:space="0" w:color="auto"/>
            <w:bottom w:val="none" w:sz="0" w:space="0" w:color="auto"/>
            <w:right w:val="none" w:sz="0" w:space="0" w:color="auto"/>
          </w:divBdr>
          <w:divsChild>
            <w:div w:id="1348289630">
              <w:marLeft w:val="0"/>
              <w:marRight w:val="0"/>
              <w:marTop w:val="0"/>
              <w:marBottom w:val="420"/>
              <w:divBdr>
                <w:top w:val="none" w:sz="0" w:space="0" w:color="auto"/>
                <w:left w:val="none" w:sz="0" w:space="0" w:color="auto"/>
                <w:bottom w:val="none" w:sz="0" w:space="0" w:color="auto"/>
                <w:right w:val="none" w:sz="0" w:space="0" w:color="auto"/>
              </w:divBdr>
              <w:divsChild>
                <w:div w:id="703136333">
                  <w:marLeft w:val="0"/>
                  <w:marRight w:val="0"/>
                  <w:marTop w:val="0"/>
                  <w:marBottom w:val="0"/>
                  <w:divBdr>
                    <w:top w:val="none" w:sz="0" w:space="0" w:color="auto"/>
                    <w:left w:val="none" w:sz="0" w:space="0" w:color="auto"/>
                    <w:bottom w:val="none" w:sz="0" w:space="0" w:color="auto"/>
                    <w:right w:val="none" w:sz="0" w:space="0" w:color="auto"/>
                  </w:divBdr>
                  <w:divsChild>
                    <w:div w:id="1746763586">
                      <w:marLeft w:val="0"/>
                      <w:marRight w:val="0"/>
                      <w:marTop w:val="0"/>
                      <w:marBottom w:val="0"/>
                      <w:divBdr>
                        <w:top w:val="none" w:sz="0" w:space="0" w:color="auto"/>
                        <w:left w:val="none" w:sz="0" w:space="0" w:color="auto"/>
                        <w:bottom w:val="none" w:sz="0" w:space="0" w:color="auto"/>
                        <w:right w:val="none" w:sz="0" w:space="0" w:color="auto"/>
                      </w:divBdr>
                      <w:divsChild>
                        <w:div w:id="189480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266050">
      <w:bodyDiv w:val="1"/>
      <w:marLeft w:val="0"/>
      <w:marRight w:val="0"/>
      <w:marTop w:val="0"/>
      <w:marBottom w:val="0"/>
      <w:divBdr>
        <w:top w:val="none" w:sz="0" w:space="0" w:color="auto"/>
        <w:left w:val="none" w:sz="0" w:space="0" w:color="auto"/>
        <w:bottom w:val="none" w:sz="0" w:space="0" w:color="auto"/>
        <w:right w:val="none" w:sz="0" w:space="0" w:color="auto"/>
      </w:divBdr>
      <w:divsChild>
        <w:div w:id="1334726618">
          <w:marLeft w:val="0"/>
          <w:marRight w:val="0"/>
          <w:marTop w:val="0"/>
          <w:marBottom w:val="0"/>
          <w:divBdr>
            <w:top w:val="none" w:sz="0" w:space="0" w:color="auto"/>
            <w:left w:val="none" w:sz="0" w:space="0" w:color="auto"/>
            <w:bottom w:val="none" w:sz="0" w:space="0" w:color="auto"/>
            <w:right w:val="none" w:sz="0" w:space="0" w:color="auto"/>
          </w:divBdr>
        </w:div>
      </w:divsChild>
    </w:div>
    <w:div w:id="674842188">
      <w:bodyDiv w:val="1"/>
      <w:marLeft w:val="0"/>
      <w:marRight w:val="0"/>
      <w:marTop w:val="0"/>
      <w:marBottom w:val="0"/>
      <w:divBdr>
        <w:top w:val="none" w:sz="0" w:space="0" w:color="auto"/>
        <w:left w:val="none" w:sz="0" w:space="0" w:color="auto"/>
        <w:bottom w:val="none" w:sz="0" w:space="0" w:color="auto"/>
        <w:right w:val="none" w:sz="0" w:space="0" w:color="auto"/>
      </w:divBdr>
    </w:div>
    <w:div w:id="681978164">
      <w:bodyDiv w:val="1"/>
      <w:marLeft w:val="0"/>
      <w:marRight w:val="0"/>
      <w:marTop w:val="0"/>
      <w:marBottom w:val="0"/>
      <w:divBdr>
        <w:top w:val="none" w:sz="0" w:space="0" w:color="auto"/>
        <w:left w:val="none" w:sz="0" w:space="0" w:color="auto"/>
        <w:bottom w:val="none" w:sz="0" w:space="0" w:color="auto"/>
        <w:right w:val="none" w:sz="0" w:space="0" w:color="auto"/>
      </w:divBdr>
    </w:div>
    <w:div w:id="689375009">
      <w:bodyDiv w:val="1"/>
      <w:marLeft w:val="0"/>
      <w:marRight w:val="0"/>
      <w:marTop w:val="0"/>
      <w:marBottom w:val="0"/>
      <w:divBdr>
        <w:top w:val="none" w:sz="0" w:space="0" w:color="auto"/>
        <w:left w:val="none" w:sz="0" w:space="0" w:color="auto"/>
        <w:bottom w:val="none" w:sz="0" w:space="0" w:color="auto"/>
        <w:right w:val="none" w:sz="0" w:space="0" w:color="auto"/>
      </w:divBdr>
    </w:div>
    <w:div w:id="699741181">
      <w:bodyDiv w:val="1"/>
      <w:marLeft w:val="0"/>
      <w:marRight w:val="0"/>
      <w:marTop w:val="0"/>
      <w:marBottom w:val="0"/>
      <w:divBdr>
        <w:top w:val="none" w:sz="0" w:space="0" w:color="auto"/>
        <w:left w:val="none" w:sz="0" w:space="0" w:color="auto"/>
        <w:bottom w:val="none" w:sz="0" w:space="0" w:color="auto"/>
        <w:right w:val="none" w:sz="0" w:space="0" w:color="auto"/>
      </w:divBdr>
      <w:divsChild>
        <w:div w:id="1569269599">
          <w:marLeft w:val="0"/>
          <w:marRight w:val="0"/>
          <w:marTop w:val="0"/>
          <w:marBottom w:val="0"/>
          <w:divBdr>
            <w:top w:val="none" w:sz="0" w:space="0" w:color="auto"/>
            <w:left w:val="none" w:sz="0" w:space="0" w:color="auto"/>
            <w:bottom w:val="none" w:sz="0" w:space="0" w:color="auto"/>
            <w:right w:val="none" w:sz="0" w:space="0" w:color="auto"/>
          </w:divBdr>
        </w:div>
        <w:div w:id="2143379820">
          <w:marLeft w:val="0"/>
          <w:marRight w:val="0"/>
          <w:marTop w:val="0"/>
          <w:marBottom w:val="0"/>
          <w:divBdr>
            <w:top w:val="none" w:sz="0" w:space="0" w:color="auto"/>
            <w:left w:val="none" w:sz="0" w:space="0" w:color="auto"/>
            <w:bottom w:val="none" w:sz="0" w:space="0" w:color="auto"/>
            <w:right w:val="none" w:sz="0" w:space="0" w:color="auto"/>
          </w:divBdr>
        </w:div>
        <w:div w:id="278221552">
          <w:marLeft w:val="0"/>
          <w:marRight w:val="0"/>
          <w:marTop w:val="0"/>
          <w:marBottom w:val="0"/>
          <w:divBdr>
            <w:top w:val="none" w:sz="0" w:space="0" w:color="auto"/>
            <w:left w:val="none" w:sz="0" w:space="0" w:color="auto"/>
            <w:bottom w:val="none" w:sz="0" w:space="0" w:color="auto"/>
            <w:right w:val="none" w:sz="0" w:space="0" w:color="auto"/>
          </w:divBdr>
        </w:div>
        <w:div w:id="1936791663">
          <w:marLeft w:val="0"/>
          <w:marRight w:val="0"/>
          <w:marTop w:val="0"/>
          <w:marBottom w:val="0"/>
          <w:divBdr>
            <w:top w:val="none" w:sz="0" w:space="0" w:color="auto"/>
            <w:left w:val="none" w:sz="0" w:space="0" w:color="auto"/>
            <w:bottom w:val="none" w:sz="0" w:space="0" w:color="auto"/>
            <w:right w:val="none" w:sz="0" w:space="0" w:color="auto"/>
          </w:divBdr>
        </w:div>
        <w:div w:id="1641882873">
          <w:marLeft w:val="0"/>
          <w:marRight w:val="0"/>
          <w:marTop w:val="0"/>
          <w:marBottom w:val="0"/>
          <w:divBdr>
            <w:top w:val="none" w:sz="0" w:space="0" w:color="auto"/>
            <w:left w:val="none" w:sz="0" w:space="0" w:color="auto"/>
            <w:bottom w:val="none" w:sz="0" w:space="0" w:color="auto"/>
            <w:right w:val="none" w:sz="0" w:space="0" w:color="auto"/>
          </w:divBdr>
        </w:div>
        <w:div w:id="2049841038">
          <w:marLeft w:val="0"/>
          <w:marRight w:val="0"/>
          <w:marTop w:val="0"/>
          <w:marBottom w:val="0"/>
          <w:divBdr>
            <w:top w:val="none" w:sz="0" w:space="0" w:color="auto"/>
            <w:left w:val="none" w:sz="0" w:space="0" w:color="auto"/>
            <w:bottom w:val="none" w:sz="0" w:space="0" w:color="auto"/>
            <w:right w:val="none" w:sz="0" w:space="0" w:color="auto"/>
          </w:divBdr>
        </w:div>
      </w:divsChild>
    </w:div>
    <w:div w:id="705058848">
      <w:bodyDiv w:val="1"/>
      <w:marLeft w:val="0"/>
      <w:marRight w:val="0"/>
      <w:marTop w:val="0"/>
      <w:marBottom w:val="0"/>
      <w:divBdr>
        <w:top w:val="none" w:sz="0" w:space="0" w:color="auto"/>
        <w:left w:val="none" w:sz="0" w:space="0" w:color="auto"/>
        <w:bottom w:val="none" w:sz="0" w:space="0" w:color="auto"/>
        <w:right w:val="none" w:sz="0" w:space="0" w:color="auto"/>
      </w:divBdr>
    </w:div>
    <w:div w:id="706374637">
      <w:bodyDiv w:val="1"/>
      <w:marLeft w:val="0"/>
      <w:marRight w:val="0"/>
      <w:marTop w:val="0"/>
      <w:marBottom w:val="0"/>
      <w:divBdr>
        <w:top w:val="none" w:sz="0" w:space="0" w:color="auto"/>
        <w:left w:val="none" w:sz="0" w:space="0" w:color="auto"/>
        <w:bottom w:val="none" w:sz="0" w:space="0" w:color="auto"/>
        <w:right w:val="none" w:sz="0" w:space="0" w:color="auto"/>
      </w:divBdr>
    </w:div>
    <w:div w:id="719012071">
      <w:bodyDiv w:val="1"/>
      <w:marLeft w:val="0"/>
      <w:marRight w:val="0"/>
      <w:marTop w:val="0"/>
      <w:marBottom w:val="0"/>
      <w:divBdr>
        <w:top w:val="none" w:sz="0" w:space="0" w:color="auto"/>
        <w:left w:val="none" w:sz="0" w:space="0" w:color="auto"/>
        <w:bottom w:val="none" w:sz="0" w:space="0" w:color="auto"/>
        <w:right w:val="none" w:sz="0" w:space="0" w:color="auto"/>
      </w:divBdr>
    </w:div>
    <w:div w:id="730542854">
      <w:bodyDiv w:val="1"/>
      <w:marLeft w:val="0"/>
      <w:marRight w:val="0"/>
      <w:marTop w:val="0"/>
      <w:marBottom w:val="0"/>
      <w:divBdr>
        <w:top w:val="none" w:sz="0" w:space="0" w:color="auto"/>
        <w:left w:val="none" w:sz="0" w:space="0" w:color="auto"/>
        <w:bottom w:val="none" w:sz="0" w:space="0" w:color="auto"/>
        <w:right w:val="none" w:sz="0" w:space="0" w:color="auto"/>
      </w:divBdr>
    </w:div>
    <w:div w:id="740906908">
      <w:bodyDiv w:val="1"/>
      <w:marLeft w:val="0"/>
      <w:marRight w:val="0"/>
      <w:marTop w:val="0"/>
      <w:marBottom w:val="0"/>
      <w:divBdr>
        <w:top w:val="none" w:sz="0" w:space="0" w:color="auto"/>
        <w:left w:val="none" w:sz="0" w:space="0" w:color="auto"/>
        <w:bottom w:val="none" w:sz="0" w:space="0" w:color="auto"/>
        <w:right w:val="none" w:sz="0" w:space="0" w:color="auto"/>
      </w:divBdr>
    </w:div>
    <w:div w:id="740951636">
      <w:bodyDiv w:val="1"/>
      <w:marLeft w:val="0"/>
      <w:marRight w:val="0"/>
      <w:marTop w:val="0"/>
      <w:marBottom w:val="0"/>
      <w:divBdr>
        <w:top w:val="none" w:sz="0" w:space="0" w:color="auto"/>
        <w:left w:val="none" w:sz="0" w:space="0" w:color="auto"/>
        <w:bottom w:val="none" w:sz="0" w:space="0" w:color="auto"/>
        <w:right w:val="none" w:sz="0" w:space="0" w:color="auto"/>
      </w:divBdr>
    </w:div>
    <w:div w:id="746346468">
      <w:bodyDiv w:val="1"/>
      <w:marLeft w:val="0"/>
      <w:marRight w:val="0"/>
      <w:marTop w:val="0"/>
      <w:marBottom w:val="0"/>
      <w:divBdr>
        <w:top w:val="none" w:sz="0" w:space="0" w:color="auto"/>
        <w:left w:val="none" w:sz="0" w:space="0" w:color="auto"/>
        <w:bottom w:val="none" w:sz="0" w:space="0" w:color="auto"/>
        <w:right w:val="none" w:sz="0" w:space="0" w:color="auto"/>
      </w:divBdr>
    </w:div>
    <w:div w:id="752968351">
      <w:bodyDiv w:val="1"/>
      <w:marLeft w:val="0"/>
      <w:marRight w:val="0"/>
      <w:marTop w:val="0"/>
      <w:marBottom w:val="0"/>
      <w:divBdr>
        <w:top w:val="none" w:sz="0" w:space="0" w:color="auto"/>
        <w:left w:val="none" w:sz="0" w:space="0" w:color="auto"/>
        <w:bottom w:val="none" w:sz="0" w:space="0" w:color="auto"/>
        <w:right w:val="none" w:sz="0" w:space="0" w:color="auto"/>
      </w:divBdr>
    </w:div>
    <w:div w:id="760377017">
      <w:bodyDiv w:val="1"/>
      <w:marLeft w:val="0"/>
      <w:marRight w:val="0"/>
      <w:marTop w:val="0"/>
      <w:marBottom w:val="0"/>
      <w:divBdr>
        <w:top w:val="none" w:sz="0" w:space="0" w:color="auto"/>
        <w:left w:val="none" w:sz="0" w:space="0" w:color="auto"/>
        <w:bottom w:val="none" w:sz="0" w:space="0" w:color="auto"/>
        <w:right w:val="none" w:sz="0" w:space="0" w:color="auto"/>
      </w:divBdr>
    </w:div>
    <w:div w:id="767652286">
      <w:bodyDiv w:val="1"/>
      <w:marLeft w:val="0"/>
      <w:marRight w:val="0"/>
      <w:marTop w:val="0"/>
      <w:marBottom w:val="0"/>
      <w:divBdr>
        <w:top w:val="none" w:sz="0" w:space="0" w:color="auto"/>
        <w:left w:val="none" w:sz="0" w:space="0" w:color="auto"/>
        <w:bottom w:val="none" w:sz="0" w:space="0" w:color="auto"/>
        <w:right w:val="none" w:sz="0" w:space="0" w:color="auto"/>
      </w:divBdr>
      <w:divsChild>
        <w:div w:id="83691302">
          <w:marLeft w:val="0"/>
          <w:marRight w:val="0"/>
          <w:marTop w:val="0"/>
          <w:marBottom w:val="0"/>
          <w:divBdr>
            <w:top w:val="none" w:sz="0" w:space="0" w:color="auto"/>
            <w:left w:val="none" w:sz="0" w:space="0" w:color="auto"/>
            <w:bottom w:val="none" w:sz="0" w:space="0" w:color="auto"/>
            <w:right w:val="none" w:sz="0" w:space="0" w:color="auto"/>
          </w:divBdr>
        </w:div>
        <w:div w:id="1056733537">
          <w:marLeft w:val="0"/>
          <w:marRight w:val="0"/>
          <w:marTop w:val="0"/>
          <w:marBottom w:val="0"/>
          <w:divBdr>
            <w:top w:val="none" w:sz="0" w:space="0" w:color="auto"/>
            <w:left w:val="none" w:sz="0" w:space="0" w:color="auto"/>
            <w:bottom w:val="none" w:sz="0" w:space="0" w:color="auto"/>
            <w:right w:val="none" w:sz="0" w:space="0" w:color="auto"/>
          </w:divBdr>
        </w:div>
        <w:div w:id="964852470">
          <w:marLeft w:val="0"/>
          <w:marRight w:val="0"/>
          <w:marTop w:val="0"/>
          <w:marBottom w:val="0"/>
          <w:divBdr>
            <w:top w:val="none" w:sz="0" w:space="0" w:color="auto"/>
            <w:left w:val="none" w:sz="0" w:space="0" w:color="auto"/>
            <w:bottom w:val="none" w:sz="0" w:space="0" w:color="auto"/>
            <w:right w:val="none" w:sz="0" w:space="0" w:color="auto"/>
          </w:divBdr>
        </w:div>
        <w:div w:id="1865248491">
          <w:marLeft w:val="0"/>
          <w:marRight w:val="0"/>
          <w:marTop w:val="0"/>
          <w:marBottom w:val="0"/>
          <w:divBdr>
            <w:top w:val="none" w:sz="0" w:space="0" w:color="auto"/>
            <w:left w:val="none" w:sz="0" w:space="0" w:color="auto"/>
            <w:bottom w:val="none" w:sz="0" w:space="0" w:color="auto"/>
            <w:right w:val="none" w:sz="0" w:space="0" w:color="auto"/>
          </w:divBdr>
        </w:div>
        <w:div w:id="1620257489">
          <w:marLeft w:val="0"/>
          <w:marRight w:val="0"/>
          <w:marTop w:val="0"/>
          <w:marBottom w:val="0"/>
          <w:divBdr>
            <w:top w:val="none" w:sz="0" w:space="0" w:color="auto"/>
            <w:left w:val="none" w:sz="0" w:space="0" w:color="auto"/>
            <w:bottom w:val="none" w:sz="0" w:space="0" w:color="auto"/>
            <w:right w:val="none" w:sz="0" w:space="0" w:color="auto"/>
          </w:divBdr>
        </w:div>
      </w:divsChild>
    </w:div>
    <w:div w:id="774517710">
      <w:bodyDiv w:val="1"/>
      <w:marLeft w:val="0"/>
      <w:marRight w:val="0"/>
      <w:marTop w:val="0"/>
      <w:marBottom w:val="0"/>
      <w:divBdr>
        <w:top w:val="none" w:sz="0" w:space="0" w:color="auto"/>
        <w:left w:val="none" w:sz="0" w:space="0" w:color="auto"/>
        <w:bottom w:val="none" w:sz="0" w:space="0" w:color="auto"/>
        <w:right w:val="none" w:sz="0" w:space="0" w:color="auto"/>
      </w:divBdr>
    </w:div>
    <w:div w:id="775948981">
      <w:bodyDiv w:val="1"/>
      <w:marLeft w:val="0"/>
      <w:marRight w:val="0"/>
      <w:marTop w:val="0"/>
      <w:marBottom w:val="0"/>
      <w:divBdr>
        <w:top w:val="none" w:sz="0" w:space="0" w:color="auto"/>
        <w:left w:val="none" w:sz="0" w:space="0" w:color="auto"/>
        <w:bottom w:val="none" w:sz="0" w:space="0" w:color="auto"/>
        <w:right w:val="none" w:sz="0" w:space="0" w:color="auto"/>
      </w:divBdr>
    </w:div>
    <w:div w:id="778835834">
      <w:bodyDiv w:val="1"/>
      <w:marLeft w:val="0"/>
      <w:marRight w:val="0"/>
      <w:marTop w:val="0"/>
      <w:marBottom w:val="0"/>
      <w:divBdr>
        <w:top w:val="none" w:sz="0" w:space="0" w:color="auto"/>
        <w:left w:val="none" w:sz="0" w:space="0" w:color="auto"/>
        <w:bottom w:val="none" w:sz="0" w:space="0" w:color="auto"/>
        <w:right w:val="none" w:sz="0" w:space="0" w:color="auto"/>
      </w:divBdr>
    </w:div>
    <w:div w:id="779687753">
      <w:bodyDiv w:val="1"/>
      <w:marLeft w:val="0"/>
      <w:marRight w:val="0"/>
      <w:marTop w:val="0"/>
      <w:marBottom w:val="0"/>
      <w:divBdr>
        <w:top w:val="none" w:sz="0" w:space="0" w:color="auto"/>
        <w:left w:val="none" w:sz="0" w:space="0" w:color="auto"/>
        <w:bottom w:val="none" w:sz="0" w:space="0" w:color="auto"/>
        <w:right w:val="none" w:sz="0" w:space="0" w:color="auto"/>
      </w:divBdr>
    </w:div>
    <w:div w:id="789277349">
      <w:bodyDiv w:val="1"/>
      <w:marLeft w:val="0"/>
      <w:marRight w:val="0"/>
      <w:marTop w:val="0"/>
      <w:marBottom w:val="0"/>
      <w:divBdr>
        <w:top w:val="none" w:sz="0" w:space="0" w:color="auto"/>
        <w:left w:val="none" w:sz="0" w:space="0" w:color="auto"/>
        <w:bottom w:val="none" w:sz="0" w:space="0" w:color="auto"/>
        <w:right w:val="none" w:sz="0" w:space="0" w:color="auto"/>
      </w:divBdr>
    </w:div>
    <w:div w:id="791289749">
      <w:bodyDiv w:val="1"/>
      <w:marLeft w:val="0"/>
      <w:marRight w:val="0"/>
      <w:marTop w:val="0"/>
      <w:marBottom w:val="0"/>
      <w:divBdr>
        <w:top w:val="none" w:sz="0" w:space="0" w:color="auto"/>
        <w:left w:val="none" w:sz="0" w:space="0" w:color="auto"/>
        <w:bottom w:val="none" w:sz="0" w:space="0" w:color="auto"/>
        <w:right w:val="none" w:sz="0" w:space="0" w:color="auto"/>
      </w:divBdr>
    </w:div>
    <w:div w:id="797382349">
      <w:bodyDiv w:val="1"/>
      <w:marLeft w:val="0"/>
      <w:marRight w:val="0"/>
      <w:marTop w:val="0"/>
      <w:marBottom w:val="0"/>
      <w:divBdr>
        <w:top w:val="none" w:sz="0" w:space="0" w:color="auto"/>
        <w:left w:val="none" w:sz="0" w:space="0" w:color="auto"/>
        <w:bottom w:val="none" w:sz="0" w:space="0" w:color="auto"/>
        <w:right w:val="none" w:sz="0" w:space="0" w:color="auto"/>
      </w:divBdr>
    </w:div>
    <w:div w:id="800342358">
      <w:bodyDiv w:val="1"/>
      <w:marLeft w:val="0"/>
      <w:marRight w:val="0"/>
      <w:marTop w:val="0"/>
      <w:marBottom w:val="0"/>
      <w:divBdr>
        <w:top w:val="none" w:sz="0" w:space="0" w:color="auto"/>
        <w:left w:val="none" w:sz="0" w:space="0" w:color="auto"/>
        <w:bottom w:val="none" w:sz="0" w:space="0" w:color="auto"/>
        <w:right w:val="none" w:sz="0" w:space="0" w:color="auto"/>
      </w:divBdr>
    </w:div>
    <w:div w:id="804392721">
      <w:bodyDiv w:val="1"/>
      <w:marLeft w:val="0"/>
      <w:marRight w:val="0"/>
      <w:marTop w:val="0"/>
      <w:marBottom w:val="0"/>
      <w:divBdr>
        <w:top w:val="none" w:sz="0" w:space="0" w:color="auto"/>
        <w:left w:val="none" w:sz="0" w:space="0" w:color="auto"/>
        <w:bottom w:val="none" w:sz="0" w:space="0" w:color="auto"/>
        <w:right w:val="none" w:sz="0" w:space="0" w:color="auto"/>
      </w:divBdr>
    </w:div>
    <w:div w:id="811215321">
      <w:bodyDiv w:val="1"/>
      <w:marLeft w:val="0"/>
      <w:marRight w:val="0"/>
      <w:marTop w:val="0"/>
      <w:marBottom w:val="0"/>
      <w:divBdr>
        <w:top w:val="none" w:sz="0" w:space="0" w:color="auto"/>
        <w:left w:val="none" w:sz="0" w:space="0" w:color="auto"/>
        <w:bottom w:val="none" w:sz="0" w:space="0" w:color="auto"/>
        <w:right w:val="none" w:sz="0" w:space="0" w:color="auto"/>
      </w:divBdr>
    </w:div>
    <w:div w:id="839588464">
      <w:bodyDiv w:val="1"/>
      <w:marLeft w:val="0"/>
      <w:marRight w:val="0"/>
      <w:marTop w:val="0"/>
      <w:marBottom w:val="0"/>
      <w:divBdr>
        <w:top w:val="none" w:sz="0" w:space="0" w:color="auto"/>
        <w:left w:val="none" w:sz="0" w:space="0" w:color="auto"/>
        <w:bottom w:val="none" w:sz="0" w:space="0" w:color="auto"/>
        <w:right w:val="none" w:sz="0" w:space="0" w:color="auto"/>
      </w:divBdr>
    </w:div>
    <w:div w:id="840854906">
      <w:bodyDiv w:val="1"/>
      <w:marLeft w:val="0"/>
      <w:marRight w:val="0"/>
      <w:marTop w:val="0"/>
      <w:marBottom w:val="0"/>
      <w:divBdr>
        <w:top w:val="none" w:sz="0" w:space="0" w:color="auto"/>
        <w:left w:val="none" w:sz="0" w:space="0" w:color="auto"/>
        <w:bottom w:val="none" w:sz="0" w:space="0" w:color="auto"/>
        <w:right w:val="none" w:sz="0" w:space="0" w:color="auto"/>
      </w:divBdr>
    </w:div>
    <w:div w:id="842358033">
      <w:bodyDiv w:val="1"/>
      <w:marLeft w:val="0"/>
      <w:marRight w:val="0"/>
      <w:marTop w:val="0"/>
      <w:marBottom w:val="0"/>
      <w:divBdr>
        <w:top w:val="none" w:sz="0" w:space="0" w:color="auto"/>
        <w:left w:val="none" w:sz="0" w:space="0" w:color="auto"/>
        <w:bottom w:val="none" w:sz="0" w:space="0" w:color="auto"/>
        <w:right w:val="none" w:sz="0" w:space="0" w:color="auto"/>
      </w:divBdr>
    </w:div>
    <w:div w:id="845942586">
      <w:bodyDiv w:val="1"/>
      <w:marLeft w:val="0"/>
      <w:marRight w:val="0"/>
      <w:marTop w:val="0"/>
      <w:marBottom w:val="0"/>
      <w:divBdr>
        <w:top w:val="none" w:sz="0" w:space="0" w:color="auto"/>
        <w:left w:val="none" w:sz="0" w:space="0" w:color="auto"/>
        <w:bottom w:val="none" w:sz="0" w:space="0" w:color="auto"/>
        <w:right w:val="none" w:sz="0" w:space="0" w:color="auto"/>
      </w:divBdr>
      <w:divsChild>
        <w:div w:id="1488470148">
          <w:marLeft w:val="0"/>
          <w:marRight w:val="0"/>
          <w:marTop w:val="0"/>
          <w:marBottom w:val="0"/>
          <w:divBdr>
            <w:top w:val="none" w:sz="0" w:space="0" w:color="auto"/>
            <w:left w:val="none" w:sz="0" w:space="0" w:color="auto"/>
            <w:bottom w:val="none" w:sz="0" w:space="0" w:color="auto"/>
            <w:right w:val="none" w:sz="0" w:space="0" w:color="auto"/>
          </w:divBdr>
        </w:div>
        <w:div w:id="438647098">
          <w:marLeft w:val="0"/>
          <w:marRight w:val="0"/>
          <w:marTop w:val="0"/>
          <w:marBottom w:val="0"/>
          <w:divBdr>
            <w:top w:val="none" w:sz="0" w:space="0" w:color="auto"/>
            <w:left w:val="none" w:sz="0" w:space="0" w:color="auto"/>
            <w:bottom w:val="none" w:sz="0" w:space="0" w:color="auto"/>
            <w:right w:val="none" w:sz="0" w:space="0" w:color="auto"/>
          </w:divBdr>
        </w:div>
        <w:div w:id="2052028086">
          <w:marLeft w:val="0"/>
          <w:marRight w:val="0"/>
          <w:marTop w:val="0"/>
          <w:marBottom w:val="0"/>
          <w:divBdr>
            <w:top w:val="none" w:sz="0" w:space="0" w:color="auto"/>
            <w:left w:val="none" w:sz="0" w:space="0" w:color="auto"/>
            <w:bottom w:val="none" w:sz="0" w:space="0" w:color="auto"/>
            <w:right w:val="none" w:sz="0" w:space="0" w:color="auto"/>
          </w:divBdr>
        </w:div>
        <w:div w:id="1272737050">
          <w:marLeft w:val="0"/>
          <w:marRight w:val="0"/>
          <w:marTop w:val="0"/>
          <w:marBottom w:val="0"/>
          <w:divBdr>
            <w:top w:val="none" w:sz="0" w:space="0" w:color="auto"/>
            <w:left w:val="none" w:sz="0" w:space="0" w:color="auto"/>
            <w:bottom w:val="none" w:sz="0" w:space="0" w:color="auto"/>
            <w:right w:val="none" w:sz="0" w:space="0" w:color="auto"/>
          </w:divBdr>
        </w:div>
        <w:div w:id="513879745">
          <w:marLeft w:val="0"/>
          <w:marRight w:val="0"/>
          <w:marTop w:val="0"/>
          <w:marBottom w:val="0"/>
          <w:divBdr>
            <w:top w:val="none" w:sz="0" w:space="0" w:color="auto"/>
            <w:left w:val="none" w:sz="0" w:space="0" w:color="auto"/>
            <w:bottom w:val="none" w:sz="0" w:space="0" w:color="auto"/>
            <w:right w:val="none" w:sz="0" w:space="0" w:color="auto"/>
          </w:divBdr>
        </w:div>
        <w:div w:id="824124623">
          <w:marLeft w:val="0"/>
          <w:marRight w:val="0"/>
          <w:marTop w:val="0"/>
          <w:marBottom w:val="0"/>
          <w:divBdr>
            <w:top w:val="none" w:sz="0" w:space="0" w:color="auto"/>
            <w:left w:val="none" w:sz="0" w:space="0" w:color="auto"/>
            <w:bottom w:val="none" w:sz="0" w:space="0" w:color="auto"/>
            <w:right w:val="none" w:sz="0" w:space="0" w:color="auto"/>
          </w:divBdr>
        </w:div>
        <w:div w:id="827868015">
          <w:marLeft w:val="0"/>
          <w:marRight w:val="0"/>
          <w:marTop w:val="0"/>
          <w:marBottom w:val="0"/>
          <w:divBdr>
            <w:top w:val="none" w:sz="0" w:space="0" w:color="auto"/>
            <w:left w:val="none" w:sz="0" w:space="0" w:color="auto"/>
            <w:bottom w:val="none" w:sz="0" w:space="0" w:color="auto"/>
            <w:right w:val="none" w:sz="0" w:space="0" w:color="auto"/>
          </w:divBdr>
        </w:div>
        <w:div w:id="132794563">
          <w:marLeft w:val="0"/>
          <w:marRight w:val="0"/>
          <w:marTop w:val="0"/>
          <w:marBottom w:val="0"/>
          <w:divBdr>
            <w:top w:val="none" w:sz="0" w:space="0" w:color="auto"/>
            <w:left w:val="none" w:sz="0" w:space="0" w:color="auto"/>
            <w:bottom w:val="none" w:sz="0" w:space="0" w:color="auto"/>
            <w:right w:val="none" w:sz="0" w:space="0" w:color="auto"/>
          </w:divBdr>
        </w:div>
        <w:div w:id="166868967">
          <w:marLeft w:val="0"/>
          <w:marRight w:val="0"/>
          <w:marTop w:val="0"/>
          <w:marBottom w:val="0"/>
          <w:divBdr>
            <w:top w:val="none" w:sz="0" w:space="0" w:color="auto"/>
            <w:left w:val="none" w:sz="0" w:space="0" w:color="auto"/>
            <w:bottom w:val="none" w:sz="0" w:space="0" w:color="auto"/>
            <w:right w:val="none" w:sz="0" w:space="0" w:color="auto"/>
          </w:divBdr>
        </w:div>
      </w:divsChild>
    </w:div>
    <w:div w:id="846018239">
      <w:bodyDiv w:val="1"/>
      <w:marLeft w:val="0"/>
      <w:marRight w:val="0"/>
      <w:marTop w:val="0"/>
      <w:marBottom w:val="0"/>
      <w:divBdr>
        <w:top w:val="none" w:sz="0" w:space="0" w:color="auto"/>
        <w:left w:val="none" w:sz="0" w:space="0" w:color="auto"/>
        <w:bottom w:val="none" w:sz="0" w:space="0" w:color="auto"/>
        <w:right w:val="none" w:sz="0" w:space="0" w:color="auto"/>
      </w:divBdr>
      <w:divsChild>
        <w:div w:id="2015260100">
          <w:marLeft w:val="0"/>
          <w:marRight w:val="0"/>
          <w:marTop w:val="0"/>
          <w:marBottom w:val="0"/>
          <w:divBdr>
            <w:top w:val="none" w:sz="0" w:space="0" w:color="auto"/>
            <w:left w:val="none" w:sz="0" w:space="0" w:color="auto"/>
            <w:bottom w:val="none" w:sz="0" w:space="0" w:color="auto"/>
            <w:right w:val="none" w:sz="0" w:space="0" w:color="auto"/>
          </w:divBdr>
        </w:div>
        <w:div w:id="636953136">
          <w:marLeft w:val="0"/>
          <w:marRight w:val="0"/>
          <w:marTop w:val="0"/>
          <w:marBottom w:val="0"/>
          <w:divBdr>
            <w:top w:val="none" w:sz="0" w:space="0" w:color="auto"/>
            <w:left w:val="none" w:sz="0" w:space="0" w:color="auto"/>
            <w:bottom w:val="none" w:sz="0" w:space="0" w:color="auto"/>
            <w:right w:val="none" w:sz="0" w:space="0" w:color="auto"/>
          </w:divBdr>
        </w:div>
        <w:div w:id="174345232">
          <w:marLeft w:val="0"/>
          <w:marRight w:val="0"/>
          <w:marTop w:val="0"/>
          <w:marBottom w:val="0"/>
          <w:divBdr>
            <w:top w:val="none" w:sz="0" w:space="0" w:color="auto"/>
            <w:left w:val="none" w:sz="0" w:space="0" w:color="auto"/>
            <w:bottom w:val="none" w:sz="0" w:space="0" w:color="auto"/>
            <w:right w:val="none" w:sz="0" w:space="0" w:color="auto"/>
          </w:divBdr>
        </w:div>
        <w:div w:id="472405809">
          <w:marLeft w:val="0"/>
          <w:marRight w:val="0"/>
          <w:marTop w:val="0"/>
          <w:marBottom w:val="0"/>
          <w:divBdr>
            <w:top w:val="none" w:sz="0" w:space="0" w:color="auto"/>
            <w:left w:val="none" w:sz="0" w:space="0" w:color="auto"/>
            <w:bottom w:val="none" w:sz="0" w:space="0" w:color="auto"/>
            <w:right w:val="none" w:sz="0" w:space="0" w:color="auto"/>
          </w:divBdr>
        </w:div>
        <w:div w:id="297225612">
          <w:marLeft w:val="0"/>
          <w:marRight w:val="0"/>
          <w:marTop w:val="0"/>
          <w:marBottom w:val="0"/>
          <w:divBdr>
            <w:top w:val="none" w:sz="0" w:space="0" w:color="auto"/>
            <w:left w:val="none" w:sz="0" w:space="0" w:color="auto"/>
            <w:bottom w:val="none" w:sz="0" w:space="0" w:color="auto"/>
            <w:right w:val="none" w:sz="0" w:space="0" w:color="auto"/>
          </w:divBdr>
        </w:div>
        <w:div w:id="316424172">
          <w:marLeft w:val="0"/>
          <w:marRight w:val="0"/>
          <w:marTop w:val="0"/>
          <w:marBottom w:val="0"/>
          <w:divBdr>
            <w:top w:val="none" w:sz="0" w:space="0" w:color="auto"/>
            <w:left w:val="none" w:sz="0" w:space="0" w:color="auto"/>
            <w:bottom w:val="none" w:sz="0" w:space="0" w:color="auto"/>
            <w:right w:val="none" w:sz="0" w:space="0" w:color="auto"/>
          </w:divBdr>
        </w:div>
        <w:div w:id="1819296161">
          <w:marLeft w:val="0"/>
          <w:marRight w:val="0"/>
          <w:marTop w:val="0"/>
          <w:marBottom w:val="0"/>
          <w:divBdr>
            <w:top w:val="none" w:sz="0" w:space="0" w:color="auto"/>
            <w:left w:val="none" w:sz="0" w:space="0" w:color="auto"/>
            <w:bottom w:val="none" w:sz="0" w:space="0" w:color="auto"/>
            <w:right w:val="none" w:sz="0" w:space="0" w:color="auto"/>
          </w:divBdr>
        </w:div>
        <w:div w:id="1675262807">
          <w:marLeft w:val="0"/>
          <w:marRight w:val="0"/>
          <w:marTop w:val="0"/>
          <w:marBottom w:val="0"/>
          <w:divBdr>
            <w:top w:val="none" w:sz="0" w:space="0" w:color="auto"/>
            <w:left w:val="none" w:sz="0" w:space="0" w:color="auto"/>
            <w:bottom w:val="none" w:sz="0" w:space="0" w:color="auto"/>
            <w:right w:val="none" w:sz="0" w:space="0" w:color="auto"/>
          </w:divBdr>
        </w:div>
        <w:div w:id="1459301524">
          <w:marLeft w:val="0"/>
          <w:marRight w:val="0"/>
          <w:marTop w:val="0"/>
          <w:marBottom w:val="0"/>
          <w:divBdr>
            <w:top w:val="none" w:sz="0" w:space="0" w:color="auto"/>
            <w:left w:val="none" w:sz="0" w:space="0" w:color="auto"/>
            <w:bottom w:val="none" w:sz="0" w:space="0" w:color="auto"/>
            <w:right w:val="none" w:sz="0" w:space="0" w:color="auto"/>
          </w:divBdr>
        </w:div>
        <w:div w:id="1055543797">
          <w:marLeft w:val="0"/>
          <w:marRight w:val="0"/>
          <w:marTop w:val="0"/>
          <w:marBottom w:val="0"/>
          <w:divBdr>
            <w:top w:val="none" w:sz="0" w:space="0" w:color="auto"/>
            <w:left w:val="none" w:sz="0" w:space="0" w:color="auto"/>
            <w:bottom w:val="none" w:sz="0" w:space="0" w:color="auto"/>
            <w:right w:val="none" w:sz="0" w:space="0" w:color="auto"/>
          </w:divBdr>
        </w:div>
        <w:div w:id="917329487">
          <w:marLeft w:val="0"/>
          <w:marRight w:val="0"/>
          <w:marTop w:val="0"/>
          <w:marBottom w:val="0"/>
          <w:divBdr>
            <w:top w:val="none" w:sz="0" w:space="0" w:color="auto"/>
            <w:left w:val="none" w:sz="0" w:space="0" w:color="auto"/>
            <w:bottom w:val="none" w:sz="0" w:space="0" w:color="auto"/>
            <w:right w:val="none" w:sz="0" w:space="0" w:color="auto"/>
          </w:divBdr>
        </w:div>
      </w:divsChild>
    </w:div>
    <w:div w:id="847216513">
      <w:bodyDiv w:val="1"/>
      <w:marLeft w:val="0"/>
      <w:marRight w:val="0"/>
      <w:marTop w:val="0"/>
      <w:marBottom w:val="0"/>
      <w:divBdr>
        <w:top w:val="none" w:sz="0" w:space="0" w:color="auto"/>
        <w:left w:val="none" w:sz="0" w:space="0" w:color="auto"/>
        <w:bottom w:val="none" w:sz="0" w:space="0" w:color="auto"/>
        <w:right w:val="none" w:sz="0" w:space="0" w:color="auto"/>
      </w:divBdr>
    </w:div>
    <w:div w:id="860125358">
      <w:bodyDiv w:val="1"/>
      <w:marLeft w:val="0"/>
      <w:marRight w:val="0"/>
      <w:marTop w:val="0"/>
      <w:marBottom w:val="0"/>
      <w:divBdr>
        <w:top w:val="none" w:sz="0" w:space="0" w:color="auto"/>
        <w:left w:val="none" w:sz="0" w:space="0" w:color="auto"/>
        <w:bottom w:val="none" w:sz="0" w:space="0" w:color="auto"/>
        <w:right w:val="none" w:sz="0" w:space="0" w:color="auto"/>
      </w:divBdr>
      <w:divsChild>
        <w:div w:id="1609047911">
          <w:marLeft w:val="0"/>
          <w:marRight w:val="0"/>
          <w:marTop w:val="0"/>
          <w:marBottom w:val="0"/>
          <w:divBdr>
            <w:top w:val="none" w:sz="0" w:space="0" w:color="auto"/>
            <w:left w:val="none" w:sz="0" w:space="0" w:color="auto"/>
            <w:bottom w:val="none" w:sz="0" w:space="0" w:color="auto"/>
            <w:right w:val="none" w:sz="0" w:space="0" w:color="auto"/>
          </w:divBdr>
        </w:div>
        <w:div w:id="1253054354">
          <w:marLeft w:val="0"/>
          <w:marRight w:val="0"/>
          <w:marTop w:val="0"/>
          <w:marBottom w:val="0"/>
          <w:divBdr>
            <w:top w:val="none" w:sz="0" w:space="0" w:color="auto"/>
            <w:left w:val="none" w:sz="0" w:space="0" w:color="auto"/>
            <w:bottom w:val="none" w:sz="0" w:space="0" w:color="auto"/>
            <w:right w:val="none" w:sz="0" w:space="0" w:color="auto"/>
          </w:divBdr>
        </w:div>
        <w:div w:id="1146320647">
          <w:marLeft w:val="0"/>
          <w:marRight w:val="0"/>
          <w:marTop w:val="0"/>
          <w:marBottom w:val="0"/>
          <w:divBdr>
            <w:top w:val="none" w:sz="0" w:space="0" w:color="auto"/>
            <w:left w:val="none" w:sz="0" w:space="0" w:color="auto"/>
            <w:bottom w:val="none" w:sz="0" w:space="0" w:color="auto"/>
            <w:right w:val="none" w:sz="0" w:space="0" w:color="auto"/>
          </w:divBdr>
        </w:div>
        <w:div w:id="1755592090">
          <w:marLeft w:val="0"/>
          <w:marRight w:val="0"/>
          <w:marTop w:val="0"/>
          <w:marBottom w:val="0"/>
          <w:divBdr>
            <w:top w:val="none" w:sz="0" w:space="0" w:color="auto"/>
            <w:left w:val="none" w:sz="0" w:space="0" w:color="auto"/>
            <w:bottom w:val="none" w:sz="0" w:space="0" w:color="auto"/>
            <w:right w:val="none" w:sz="0" w:space="0" w:color="auto"/>
          </w:divBdr>
        </w:div>
        <w:div w:id="1920408753">
          <w:marLeft w:val="0"/>
          <w:marRight w:val="0"/>
          <w:marTop w:val="0"/>
          <w:marBottom w:val="0"/>
          <w:divBdr>
            <w:top w:val="none" w:sz="0" w:space="0" w:color="auto"/>
            <w:left w:val="none" w:sz="0" w:space="0" w:color="auto"/>
            <w:bottom w:val="none" w:sz="0" w:space="0" w:color="auto"/>
            <w:right w:val="none" w:sz="0" w:space="0" w:color="auto"/>
          </w:divBdr>
        </w:div>
        <w:div w:id="925111961">
          <w:marLeft w:val="0"/>
          <w:marRight w:val="0"/>
          <w:marTop w:val="0"/>
          <w:marBottom w:val="0"/>
          <w:divBdr>
            <w:top w:val="none" w:sz="0" w:space="0" w:color="auto"/>
            <w:left w:val="none" w:sz="0" w:space="0" w:color="auto"/>
            <w:bottom w:val="none" w:sz="0" w:space="0" w:color="auto"/>
            <w:right w:val="none" w:sz="0" w:space="0" w:color="auto"/>
          </w:divBdr>
        </w:div>
        <w:div w:id="2024673223">
          <w:marLeft w:val="0"/>
          <w:marRight w:val="0"/>
          <w:marTop w:val="0"/>
          <w:marBottom w:val="0"/>
          <w:divBdr>
            <w:top w:val="none" w:sz="0" w:space="0" w:color="auto"/>
            <w:left w:val="none" w:sz="0" w:space="0" w:color="auto"/>
            <w:bottom w:val="none" w:sz="0" w:space="0" w:color="auto"/>
            <w:right w:val="none" w:sz="0" w:space="0" w:color="auto"/>
          </w:divBdr>
        </w:div>
        <w:div w:id="1333601998">
          <w:marLeft w:val="0"/>
          <w:marRight w:val="0"/>
          <w:marTop w:val="0"/>
          <w:marBottom w:val="0"/>
          <w:divBdr>
            <w:top w:val="none" w:sz="0" w:space="0" w:color="auto"/>
            <w:left w:val="none" w:sz="0" w:space="0" w:color="auto"/>
            <w:bottom w:val="none" w:sz="0" w:space="0" w:color="auto"/>
            <w:right w:val="none" w:sz="0" w:space="0" w:color="auto"/>
          </w:divBdr>
        </w:div>
      </w:divsChild>
    </w:div>
    <w:div w:id="885413548">
      <w:bodyDiv w:val="1"/>
      <w:marLeft w:val="0"/>
      <w:marRight w:val="0"/>
      <w:marTop w:val="0"/>
      <w:marBottom w:val="0"/>
      <w:divBdr>
        <w:top w:val="none" w:sz="0" w:space="0" w:color="auto"/>
        <w:left w:val="none" w:sz="0" w:space="0" w:color="auto"/>
        <w:bottom w:val="none" w:sz="0" w:space="0" w:color="auto"/>
        <w:right w:val="none" w:sz="0" w:space="0" w:color="auto"/>
      </w:divBdr>
    </w:div>
    <w:div w:id="898590701">
      <w:bodyDiv w:val="1"/>
      <w:marLeft w:val="0"/>
      <w:marRight w:val="0"/>
      <w:marTop w:val="0"/>
      <w:marBottom w:val="0"/>
      <w:divBdr>
        <w:top w:val="none" w:sz="0" w:space="0" w:color="auto"/>
        <w:left w:val="none" w:sz="0" w:space="0" w:color="auto"/>
        <w:bottom w:val="none" w:sz="0" w:space="0" w:color="auto"/>
        <w:right w:val="none" w:sz="0" w:space="0" w:color="auto"/>
      </w:divBdr>
    </w:div>
    <w:div w:id="901676549">
      <w:bodyDiv w:val="1"/>
      <w:marLeft w:val="0"/>
      <w:marRight w:val="0"/>
      <w:marTop w:val="0"/>
      <w:marBottom w:val="0"/>
      <w:divBdr>
        <w:top w:val="none" w:sz="0" w:space="0" w:color="auto"/>
        <w:left w:val="none" w:sz="0" w:space="0" w:color="auto"/>
        <w:bottom w:val="none" w:sz="0" w:space="0" w:color="auto"/>
        <w:right w:val="none" w:sz="0" w:space="0" w:color="auto"/>
      </w:divBdr>
    </w:div>
    <w:div w:id="904872333">
      <w:bodyDiv w:val="1"/>
      <w:marLeft w:val="0"/>
      <w:marRight w:val="0"/>
      <w:marTop w:val="0"/>
      <w:marBottom w:val="0"/>
      <w:divBdr>
        <w:top w:val="none" w:sz="0" w:space="0" w:color="auto"/>
        <w:left w:val="none" w:sz="0" w:space="0" w:color="auto"/>
        <w:bottom w:val="none" w:sz="0" w:space="0" w:color="auto"/>
        <w:right w:val="none" w:sz="0" w:space="0" w:color="auto"/>
      </w:divBdr>
      <w:divsChild>
        <w:div w:id="998733391">
          <w:marLeft w:val="0"/>
          <w:marRight w:val="0"/>
          <w:marTop w:val="0"/>
          <w:marBottom w:val="0"/>
          <w:divBdr>
            <w:top w:val="none" w:sz="0" w:space="0" w:color="auto"/>
            <w:left w:val="none" w:sz="0" w:space="0" w:color="auto"/>
            <w:bottom w:val="none" w:sz="0" w:space="0" w:color="auto"/>
            <w:right w:val="none" w:sz="0" w:space="0" w:color="auto"/>
          </w:divBdr>
          <w:divsChild>
            <w:div w:id="449936531">
              <w:marLeft w:val="0"/>
              <w:marRight w:val="0"/>
              <w:marTop w:val="0"/>
              <w:marBottom w:val="0"/>
              <w:divBdr>
                <w:top w:val="none" w:sz="0" w:space="0" w:color="auto"/>
                <w:left w:val="none" w:sz="0" w:space="0" w:color="auto"/>
                <w:bottom w:val="none" w:sz="0" w:space="0" w:color="auto"/>
                <w:right w:val="none" w:sz="0" w:space="0" w:color="auto"/>
              </w:divBdr>
              <w:divsChild>
                <w:div w:id="1916165788">
                  <w:marLeft w:val="0"/>
                  <w:marRight w:val="0"/>
                  <w:marTop w:val="0"/>
                  <w:marBottom w:val="0"/>
                  <w:divBdr>
                    <w:top w:val="none" w:sz="0" w:space="0" w:color="auto"/>
                    <w:left w:val="none" w:sz="0" w:space="0" w:color="auto"/>
                    <w:bottom w:val="none" w:sz="0" w:space="0" w:color="auto"/>
                    <w:right w:val="none" w:sz="0" w:space="0" w:color="auto"/>
                  </w:divBdr>
                  <w:divsChild>
                    <w:div w:id="727849125">
                      <w:marLeft w:val="0"/>
                      <w:marRight w:val="0"/>
                      <w:marTop w:val="0"/>
                      <w:marBottom w:val="0"/>
                      <w:divBdr>
                        <w:top w:val="none" w:sz="0" w:space="0" w:color="auto"/>
                        <w:left w:val="none" w:sz="0" w:space="0" w:color="auto"/>
                        <w:bottom w:val="none" w:sz="0" w:space="0" w:color="auto"/>
                        <w:right w:val="none" w:sz="0" w:space="0" w:color="auto"/>
                      </w:divBdr>
                      <w:divsChild>
                        <w:div w:id="1919098366">
                          <w:marLeft w:val="0"/>
                          <w:marRight w:val="0"/>
                          <w:marTop w:val="0"/>
                          <w:marBottom w:val="0"/>
                          <w:divBdr>
                            <w:top w:val="none" w:sz="0" w:space="0" w:color="auto"/>
                            <w:left w:val="none" w:sz="0" w:space="0" w:color="auto"/>
                            <w:bottom w:val="none" w:sz="0" w:space="0" w:color="auto"/>
                            <w:right w:val="none" w:sz="0" w:space="0" w:color="auto"/>
                          </w:divBdr>
                          <w:divsChild>
                            <w:div w:id="2136945390">
                              <w:marLeft w:val="0"/>
                              <w:marRight w:val="0"/>
                              <w:marTop w:val="0"/>
                              <w:marBottom w:val="0"/>
                              <w:divBdr>
                                <w:top w:val="none" w:sz="0" w:space="0" w:color="auto"/>
                                <w:left w:val="none" w:sz="0" w:space="0" w:color="auto"/>
                                <w:bottom w:val="none" w:sz="0" w:space="0" w:color="auto"/>
                                <w:right w:val="none" w:sz="0" w:space="0" w:color="auto"/>
                              </w:divBdr>
                              <w:divsChild>
                                <w:div w:id="1446926362">
                                  <w:marLeft w:val="0"/>
                                  <w:marRight w:val="0"/>
                                  <w:marTop w:val="0"/>
                                  <w:marBottom w:val="0"/>
                                  <w:divBdr>
                                    <w:top w:val="none" w:sz="0" w:space="0" w:color="auto"/>
                                    <w:left w:val="none" w:sz="0" w:space="0" w:color="auto"/>
                                    <w:bottom w:val="none" w:sz="0" w:space="0" w:color="auto"/>
                                    <w:right w:val="none" w:sz="0" w:space="0" w:color="auto"/>
                                  </w:divBdr>
                                  <w:divsChild>
                                    <w:div w:id="28050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016275">
      <w:bodyDiv w:val="1"/>
      <w:marLeft w:val="0"/>
      <w:marRight w:val="0"/>
      <w:marTop w:val="0"/>
      <w:marBottom w:val="0"/>
      <w:divBdr>
        <w:top w:val="none" w:sz="0" w:space="0" w:color="auto"/>
        <w:left w:val="none" w:sz="0" w:space="0" w:color="auto"/>
        <w:bottom w:val="none" w:sz="0" w:space="0" w:color="auto"/>
        <w:right w:val="none" w:sz="0" w:space="0" w:color="auto"/>
      </w:divBdr>
    </w:div>
    <w:div w:id="925576027">
      <w:bodyDiv w:val="1"/>
      <w:marLeft w:val="0"/>
      <w:marRight w:val="0"/>
      <w:marTop w:val="0"/>
      <w:marBottom w:val="0"/>
      <w:divBdr>
        <w:top w:val="none" w:sz="0" w:space="0" w:color="auto"/>
        <w:left w:val="none" w:sz="0" w:space="0" w:color="auto"/>
        <w:bottom w:val="none" w:sz="0" w:space="0" w:color="auto"/>
        <w:right w:val="none" w:sz="0" w:space="0" w:color="auto"/>
      </w:divBdr>
    </w:div>
    <w:div w:id="926501009">
      <w:bodyDiv w:val="1"/>
      <w:marLeft w:val="0"/>
      <w:marRight w:val="0"/>
      <w:marTop w:val="0"/>
      <w:marBottom w:val="0"/>
      <w:divBdr>
        <w:top w:val="none" w:sz="0" w:space="0" w:color="auto"/>
        <w:left w:val="none" w:sz="0" w:space="0" w:color="auto"/>
        <w:bottom w:val="none" w:sz="0" w:space="0" w:color="auto"/>
        <w:right w:val="none" w:sz="0" w:space="0" w:color="auto"/>
      </w:divBdr>
    </w:div>
    <w:div w:id="939070047">
      <w:bodyDiv w:val="1"/>
      <w:marLeft w:val="0"/>
      <w:marRight w:val="0"/>
      <w:marTop w:val="0"/>
      <w:marBottom w:val="0"/>
      <w:divBdr>
        <w:top w:val="none" w:sz="0" w:space="0" w:color="auto"/>
        <w:left w:val="none" w:sz="0" w:space="0" w:color="auto"/>
        <w:bottom w:val="none" w:sz="0" w:space="0" w:color="auto"/>
        <w:right w:val="none" w:sz="0" w:space="0" w:color="auto"/>
      </w:divBdr>
    </w:div>
    <w:div w:id="945574629">
      <w:bodyDiv w:val="1"/>
      <w:marLeft w:val="0"/>
      <w:marRight w:val="0"/>
      <w:marTop w:val="0"/>
      <w:marBottom w:val="0"/>
      <w:divBdr>
        <w:top w:val="none" w:sz="0" w:space="0" w:color="auto"/>
        <w:left w:val="none" w:sz="0" w:space="0" w:color="auto"/>
        <w:bottom w:val="none" w:sz="0" w:space="0" w:color="auto"/>
        <w:right w:val="none" w:sz="0" w:space="0" w:color="auto"/>
      </w:divBdr>
      <w:divsChild>
        <w:div w:id="1234387925">
          <w:marLeft w:val="0"/>
          <w:marRight w:val="0"/>
          <w:marTop w:val="0"/>
          <w:marBottom w:val="0"/>
          <w:divBdr>
            <w:top w:val="none" w:sz="0" w:space="0" w:color="auto"/>
            <w:left w:val="none" w:sz="0" w:space="0" w:color="auto"/>
            <w:bottom w:val="none" w:sz="0" w:space="0" w:color="auto"/>
            <w:right w:val="none" w:sz="0" w:space="0" w:color="auto"/>
          </w:divBdr>
          <w:divsChild>
            <w:div w:id="977226602">
              <w:marLeft w:val="0"/>
              <w:marRight w:val="0"/>
              <w:marTop w:val="0"/>
              <w:marBottom w:val="0"/>
              <w:divBdr>
                <w:top w:val="none" w:sz="0" w:space="0" w:color="auto"/>
                <w:left w:val="none" w:sz="0" w:space="0" w:color="auto"/>
                <w:bottom w:val="none" w:sz="0" w:space="0" w:color="auto"/>
                <w:right w:val="none" w:sz="0" w:space="0" w:color="auto"/>
              </w:divBdr>
              <w:divsChild>
                <w:div w:id="229577447">
                  <w:marLeft w:val="0"/>
                  <w:marRight w:val="0"/>
                  <w:marTop w:val="0"/>
                  <w:marBottom w:val="0"/>
                  <w:divBdr>
                    <w:top w:val="none" w:sz="0" w:space="0" w:color="auto"/>
                    <w:left w:val="none" w:sz="0" w:space="0" w:color="auto"/>
                    <w:bottom w:val="none" w:sz="0" w:space="0" w:color="auto"/>
                    <w:right w:val="none" w:sz="0" w:space="0" w:color="auto"/>
                  </w:divBdr>
                  <w:divsChild>
                    <w:div w:id="609970490">
                      <w:marLeft w:val="0"/>
                      <w:marRight w:val="0"/>
                      <w:marTop w:val="0"/>
                      <w:marBottom w:val="0"/>
                      <w:divBdr>
                        <w:top w:val="none" w:sz="0" w:space="0" w:color="auto"/>
                        <w:left w:val="none" w:sz="0" w:space="0" w:color="auto"/>
                        <w:bottom w:val="none" w:sz="0" w:space="0" w:color="auto"/>
                        <w:right w:val="none" w:sz="0" w:space="0" w:color="auto"/>
                      </w:divBdr>
                      <w:divsChild>
                        <w:div w:id="560558926">
                          <w:marLeft w:val="0"/>
                          <w:marRight w:val="0"/>
                          <w:marTop w:val="0"/>
                          <w:marBottom w:val="0"/>
                          <w:divBdr>
                            <w:top w:val="none" w:sz="0" w:space="0" w:color="auto"/>
                            <w:left w:val="none" w:sz="0" w:space="0" w:color="auto"/>
                            <w:bottom w:val="none" w:sz="0" w:space="0" w:color="auto"/>
                            <w:right w:val="none" w:sz="0" w:space="0" w:color="auto"/>
                          </w:divBdr>
                          <w:divsChild>
                            <w:div w:id="1081952489">
                              <w:marLeft w:val="0"/>
                              <w:marRight w:val="0"/>
                              <w:marTop w:val="0"/>
                              <w:marBottom w:val="0"/>
                              <w:divBdr>
                                <w:top w:val="none" w:sz="0" w:space="0" w:color="auto"/>
                                <w:left w:val="none" w:sz="0" w:space="0" w:color="auto"/>
                                <w:bottom w:val="none" w:sz="0" w:space="0" w:color="auto"/>
                                <w:right w:val="none" w:sz="0" w:space="0" w:color="auto"/>
                              </w:divBdr>
                              <w:divsChild>
                                <w:div w:id="31661366">
                                  <w:marLeft w:val="0"/>
                                  <w:marRight w:val="0"/>
                                  <w:marTop w:val="0"/>
                                  <w:marBottom w:val="0"/>
                                  <w:divBdr>
                                    <w:top w:val="none" w:sz="0" w:space="0" w:color="auto"/>
                                    <w:left w:val="none" w:sz="0" w:space="0" w:color="auto"/>
                                    <w:bottom w:val="none" w:sz="0" w:space="0" w:color="auto"/>
                                    <w:right w:val="none" w:sz="0" w:space="0" w:color="auto"/>
                                  </w:divBdr>
                                  <w:divsChild>
                                    <w:div w:id="117469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9508571">
      <w:bodyDiv w:val="1"/>
      <w:marLeft w:val="0"/>
      <w:marRight w:val="0"/>
      <w:marTop w:val="0"/>
      <w:marBottom w:val="0"/>
      <w:divBdr>
        <w:top w:val="none" w:sz="0" w:space="0" w:color="auto"/>
        <w:left w:val="none" w:sz="0" w:space="0" w:color="auto"/>
        <w:bottom w:val="none" w:sz="0" w:space="0" w:color="auto"/>
        <w:right w:val="none" w:sz="0" w:space="0" w:color="auto"/>
      </w:divBdr>
    </w:div>
    <w:div w:id="957613127">
      <w:bodyDiv w:val="1"/>
      <w:marLeft w:val="0"/>
      <w:marRight w:val="0"/>
      <w:marTop w:val="0"/>
      <w:marBottom w:val="0"/>
      <w:divBdr>
        <w:top w:val="none" w:sz="0" w:space="0" w:color="auto"/>
        <w:left w:val="none" w:sz="0" w:space="0" w:color="auto"/>
        <w:bottom w:val="none" w:sz="0" w:space="0" w:color="auto"/>
        <w:right w:val="none" w:sz="0" w:space="0" w:color="auto"/>
      </w:divBdr>
    </w:div>
    <w:div w:id="962223679">
      <w:bodyDiv w:val="1"/>
      <w:marLeft w:val="0"/>
      <w:marRight w:val="0"/>
      <w:marTop w:val="0"/>
      <w:marBottom w:val="0"/>
      <w:divBdr>
        <w:top w:val="none" w:sz="0" w:space="0" w:color="auto"/>
        <w:left w:val="none" w:sz="0" w:space="0" w:color="auto"/>
        <w:bottom w:val="none" w:sz="0" w:space="0" w:color="auto"/>
        <w:right w:val="none" w:sz="0" w:space="0" w:color="auto"/>
      </w:divBdr>
    </w:div>
    <w:div w:id="971256381">
      <w:bodyDiv w:val="1"/>
      <w:marLeft w:val="0"/>
      <w:marRight w:val="0"/>
      <w:marTop w:val="0"/>
      <w:marBottom w:val="0"/>
      <w:divBdr>
        <w:top w:val="none" w:sz="0" w:space="0" w:color="auto"/>
        <w:left w:val="none" w:sz="0" w:space="0" w:color="auto"/>
        <w:bottom w:val="none" w:sz="0" w:space="0" w:color="auto"/>
        <w:right w:val="none" w:sz="0" w:space="0" w:color="auto"/>
      </w:divBdr>
    </w:div>
    <w:div w:id="980118785">
      <w:bodyDiv w:val="1"/>
      <w:marLeft w:val="0"/>
      <w:marRight w:val="0"/>
      <w:marTop w:val="0"/>
      <w:marBottom w:val="0"/>
      <w:divBdr>
        <w:top w:val="none" w:sz="0" w:space="0" w:color="auto"/>
        <w:left w:val="none" w:sz="0" w:space="0" w:color="auto"/>
        <w:bottom w:val="none" w:sz="0" w:space="0" w:color="auto"/>
        <w:right w:val="none" w:sz="0" w:space="0" w:color="auto"/>
      </w:divBdr>
    </w:div>
    <w:div w:id="980158572">
      <w:bodyDiv w:val="1"/>
      <w:marLeft w:val="0"/>
      <w:marRight w:val="0"/>
      <w:marTop w:val="0"/>
      <w:marBottom w:val="0"/>
      <w:divBdr>
        <w:top w:val="none" w:sz="0" w:space="0" w:color="auto"/>
        <w:left w:val="none" w:sz="0" w:space="0" w:color="auto"/>
        <w:bottom w:val="none" w:sz="0" w:space="0" w:color="auto"/>
        <w:right w:val="none" w:sz="0" w:space="0" w:color="auto"/>
      </w:divBdr>
    </w:div>
    <w:div w:id="997148898">
      <w:bodyDiv w:val="1"/>
      <w:marLeft w:val="0"/>
      <w:marRight w:val="0"/>
      <w:marTop w:val="0"/>
      <w:marBottom w:val="0"/>
      <w:divBdr>
        <w:top w:val="none" w:sz="0" w:space="0" w:color="auto"/>
        <w:left w:val="none" w:sz="0" w:space="0" w:color="auto"/>
        <w:bottom w:val="none" w:sz="0" w:space="0" w:color="auto"/>
        <w:right w:val="none" w:sz="0" w:space="0" w:color="auto"/>
      </w:divBdr>
    </w:div>
    <w:div w:id="1000502165">
      <w:bodyDiv w:val="1"/>
      <w:marLeft w:val="0"/>
      <w:marRight w:val="0"/>
      <w:marTop w:val="0"/>
      <w:marBottom w:val="0"/>
      <w:divBdr>
        <w:top w:val="none" w:sz="0" w:space="0" w:color="auto"/>
        <w:left w:val="none" w:sz="0" w:space="0" w:color="auto"/>
        <w:bottom w:val="none" w:sz="0" w:space="0" w:color="auto"/>
        <w:right w:val="none" w:sz="0" w:space="0" w:color="auto"/>
      </w:divBdr>
    </w:div>
    <w:div w:id="1016662210">
      <w:bodyDiv w:val="1"/>
      <w:marLeft w:val="0"/>
      <w:marRight w:val="0"/>
      <w:marTop w:val="0"/>
      <w:marBottom w:val="0"/>
      <w:divBdr>
        <w:top w:val="none" w:sz="0" w:space="0" w:color="auto"/>
        <w:left w:val="none" w:sz="0" w:space="0" w:color="auto"/>
        <w:bottom w:val="none" w:sz="0" w:space="0" w:color="auto"/>
        <w:right w:val="none" w:sz="0" w:space="0" w:color="auto"/>
      </w:divBdr>
    </w:div>
    <w:div w:id="1017316103">
      <w:bodyDiv w:val="1"/>
      <w:marLeft w:val="0"/>
      <w:marRight w:val="0"/>
      <w:marTop w:val="0"/>
      <w:marBottom w:val="0"/>
      <w:divBdr>
        <w:top w:val="none" w:sz="0" w:space="0" w:color="auto"/>
        <w:left w:val="none" w:sz="0" w:space="0" w:color="auto"/>
        <w:bottom w:val="none" w:sz="0" w:space="0" w:color="auto"/>
        <w:right w:val="none" w:sz="0" w:space="0" w:color="auto"/>
      </w:divBdr>
    </w:div>
    <w:div w:id="1033767602">
      <w:bodyDiv w:val="1"/>
      <w:marLeft w:val="0"/>
      <w:marRight w:val="0"/>
      <w:marTop w:val="0"/>
      <w:marBottom w:val="0"/>
      <w:divBdr>
        <w:top w:val="none" w:sz="0" w:space="0" w:color="auto"/>
        <w:left w:val="none" w:sz="0" w:space="0" w:color="auto"/>
        <w:bottom w:val="none" w:sz="0" w:space="0" w:color="auto"/>
        <w:right w:val="none" w:sz="0" w:space="0" w:color="auto"/>
      </w:divBdr>
    </w:div>
    <w:div w:id="1041783522">
      <w:bodyDiv w:val="1"/>
      <w:marLeft w:val="0"/>
      <w:marRight w:val="0"/>
      <w:marTop w:val="0"/>
      <w:marBottom w:val="0"/>
      <w:divBdr>
        <w:top w:val="none" w:sz="0" w:space="0" w:color="auto"/>
        <w:left w:val="none" w:sz="0" w:space="0" w:color="auto"/>
        <w:bottom w:val="none" w:sz="0" w:space="0" w:color="auto"/>
        <w:right w:val="none" w:sz="0" w:space="0" w:color="auto"/>
      </w:divBdr>
    </w:div>
    <w:div w:id="1044259475">
      <w:bodyDiv w:val="1"/>
      <w:marLeft w:val="0"/>
      <w:marRight w:val="0"/>
      <w:marTop w:val="0"/>
      <w:marBottom w:val="0"/>
      <w:divBdr>
        <w:top w:val="none" w:sz="0" w:space="0" w:color="auto"/>
        <w:left w:val="none" w:sz="0" w:space="0" w:color="auto"/>
        <w:bottom w:val="none" w:sz="0" w:space="0" w:color="auto"/>
        <w:right w:val="none" w:sz="0" w:space="0" w:color="auto"/>
      </w:divBdr>
      <w:divsChild>
        <w:div w:id="1557619854">
          <w:marLeft w:val="0"/>
          <w:marRight w:val="0"/>
          <w:marTop w:val="0"/>
          <w:marBottom w:val="0"/>
          <w:divBdr>
            <w:top w:val="none" w:sz="0" w:space="0" w:color="auto"/>
            <w:left w:val="none" w:sz="0" w:space="0" w:color="auto"/>
            <w:bottom w:val="none" w:sz="0" w:space="0" w:color="auto"/>
            <w:right w:val="none" w:sz="0" w:space="0" w:color="auto"/>
          </w:divBdr>
        </w:div>
        <w:div w:id="1019114639">
          <w:marLeft w:val="0"/>
          <w:marRight w:val="0"/>
          <w:marTop w:val="0"/>
          <w:marBottom w:val="0"/>
          <w:divBdr>
            <w:top w:val="none" w:sz="0" w:space="0" w:color="auto"/>
            <w:left w:val="none" w:sz="0" w:space="0" w:color="auto"/>
            <w:bottom w:val="none" w:sz="0" w:space="0" w:color="auto"/>
            <w:right w:val="none" w:sz="0" w:space="0" w:color="auto"/>
          </w:divBdr>
        </w:div>
        <w:div w:id="729578653">
          <w:marLeft w:val="0"/>
          <w:marRight w:val="0"/>
          <w:marTop w:val="0"/>
          <w:marBottom w:val="0"/>
          <w:divBdr>
            <w:top w:val="none" w:sz="0" w:space="0" w:color="auto"/>
            <w:left w:val="none" w:sz="0" w:space="0" w:color="auto"/>
            <w:bottom w:val="none" w:sz="0" w:space="0" w:color="auto"/>
            <w:right w:val="none" w:sz="0" w:space="0" w:color="auto"/>
          </w:divBdr>
        </w:div>
        <w:div w:id="774205972">
          <w:marLeft w:val="0"/>
          <w:marRight w:val="0"/>
          <w:marTop w:val="0"/>
          <w:marBottom w:val="0"/>
          <w:divBdr>
            <w:top w:val="none" w:sz="0" w:space="0" w:color="auto"/>
            <w:left w:val="none" w:sz="0" w:space="0" w:color="auto"/>
            <w:bottom w:val="none" w:sz="0" w:space="0" w:color="auto"/>
            <w:right w:val="none" w:sz="0" w:space="0" w:color="auto"/>
          </w:divBdr>
        </w:div>
        <w:div w:id="475726910">
          <w:marLeft w:val="0"/>
          <w:marRight w:val="0"/>
          <w:marTop w:val="0"/>
          <w:marBottom w:val="0"/>
          <w:divBdr>
            <w:top w:val="none" w:sz="0" w:space="0" w:color="auto"/>
            <w:left w:val="none" w:sz="0" w:space="0" w:color="auto"/>
            <w:bottom w:val="none" w:sz="0" w:space="0" w:color="auto"/>
            <w:right w:val="none" w:sz="0" w:space="0" w:color="auto"/>
          </w:divBdr>
        </w:div>
      </w:divsChild>
    </w:div>
    <w:div w:id="1050035687">
      <w:bodyDiv w:val="1"/>
      <w:marLeft w:val="0"/>
      <w:marRight w:val="0"/>
      <w:marTop w:val="0"/>
      <w:marBottom w:val="0"/>
      <w:divBdr>
        <w:top w:val="none" w:sz="0" w:space="0" w:color="auto"/>
        <w:left w:val="none" w:sz="0" w:space="0" w:color="auto"/>
        <w:bottom w:val="none" w:sz="0" w:space="0" w:color="auto"/>
        <w:right w:val="none" w:sz="0" w:space="0" w:color="auto"/>
      </w:divBdr>
    </w:div>
    <w:div w:id="1052312687">
      <w:bodyDiv w:val="1"/>
      <w:marLeft w:val="0"/>
      <w:marRight w:val="0"/>
      <w:marTop w:val="0"/>
      <w:marBottom w:val="0"/>
      <w:divBdr>
        <w:top w:val="none" w:sz="0" w:space="0" w:color="auto"/>
        <w:left w:val="none" w:sz="0" w:space="0" w:color="auto"/>
        <w:bottom w:val="none" w:sz="0" w:space="0" w:color="auto"/>
        <w:right w:val="none" w:sz="0" w:space="0" w:color="auto"/>
      </w:divBdr>
    </w:div>
    <w:div w:id="1057895309">
      <w:bodyDiv w:val="1"/>
      <w:marLeft w:val="0"/>
      <w:marRight w:val="0"/>
      <w:marTop w:val="0"/>
      <w:marBottom w:val="0"/>
      <w:divBdr>
        <w:top w:val="none" w:sz="0" w:space="0" w:color="auto"/>
        <w:left w:val="none" w:sz="0" w:space="0" w:color="auto"/>
        <w:bottom w:val="none" w:sz="0" w:space="0" w:color="auto"/>
        <w:right w:val="none" w:sz="0" w:space="0" w:color="auto"/>
      </w:divBdr>
    </w:div>
    <w:div w:id="1060593648">
      <w:bodyDiv w:val="1"/>
      <w:marLeft w:val="0"/>
      <w:marRight w:val="0"/>
      <w:marTop w:val="0"/>
      <w:marBottom w:val="0"/>
      <w:divBdr>
        <w:top w:val="none" w:sz="0" w:space="0" w:color="auto"/>
        <w:left w:val="none" w:sz="0" w:space="0" w:color="auto"/>
        <w:bottom w:val="none" w:sz="0" w:space="0" w:color="auto"/>
        <w:right w:val="none" w:sz="0" w:space="0" w:color="auto"/>
      </w:divBdr>
    </w:div>
    <w:div w:id="1076633150">
      <w:bodyDiv w:val="1"/>
      <w:marLeft w:val="0"/>
      <w:marRight w:val="0"/>
      <w:marTop w:val="0"/>
      <w:marBottom w:val="0"/>
      <w:divBdr>
        <w:top w:val="none" w:sz="0" w:space="0" w:color="auto"/>
        <w:left w:val="none" w:sz="0" w:space="0" w:color="auto"/>
        <w:bottom w:val="none" w:sz="0" w:space="0" w:color="auto"/>
        <w:right w:val="none" w:sz="0" w:space="0" w:color="auto"/>
      </w:divBdr>
    </w:div>
    <w:div w:id="1076785744">
      <w:bodyDiv w:val="1"/>
      <w:marLeft w:val="0"/>
      <w:marRight w:val="0"/>
      <w:marTop w:val="0"/>
      <w:marBottom w:val="0"/>
      <w:divBdr>
        <w:top w:val="none" w:sz="0" w:space="0" w:color="auto"/>
        <w:left w:val="none" w:sz="0" w:space="0" w:color="auto"/>
        <w:bottom w:val="none" w:sz="0" w:space="0" w:color="auto"/>
        <w:right w:val="none" w:sz="0" w:space="0" w:color="auto"/>
      </w:divBdr>
    </w:div>
    <w:div w:id="1078556968">
      <w:bodyDiv w:val="1"/>
      <w:marLeft w:val="0"/>
      <w:marRight w:val="0"/>
      <w:marTop w:val="0"/>
      <w:marBottom w:val="0"/>
      <w:divBdr>
        <w:top w:val="none" w:sz="0" w:space="0" w:color="auto"/>
        <w:left w:val="none" w:sz="0" w:space="0" w:color="auto"/>
        <w:bottom w:val="none" w:sz="0" w:space="0" w:color="auto"/>
        <w:right w:val="none" w:sz="0" w:space="0" w:color="auto"/>
      </w:divBdr>
    </w:div>
    <w:div w:id="1092552627">
      <w:bodyDiv w:val="1"/>
      <w:marLeft w:val="0"/>
      <w:marRight w:val="0"/>
      <w:marTop w:val="0"/>
      <w:marBottom w:val="0"/>
      <w:divBdr>
        <w:top w:val="none" w:sz="0" w:space="0" w:color="auto"/>
        <w:left w:val="none" w:sz="0" w:space="0" w:color="auto"/>
        <w:bottom w:val="none" w:sz="0" w:space="0" w:color="auto"/>
        <w:right w:val="none" w:sz="0" w:space="0" w:color="auto"/>
      </w:divBdr>
    </w:div>
    <w:div w:id="1099721885">
      <w:bodyDiv w:val="1"/>
      <w:marLeft w:val="0"/>
      <w:marRight w:val="0"/>
      <w:marTop w:val="0"/>
      <w:marBottom w:val="0"/>
      <w:divBdr>
        <w:top w:val="none" w:sz="0" w:space="0" w:color="auto"/>
        <w:left w:val="none" w:sz="0" w:space="0" w:color="auto"/>
        <w:bottom w:val="none" w:sz="0" w:space="0" w:color="auto"/>
        <w:right w:val="none" w:sz="0" w:space="0" w:color="auto"/>
      </w:divBdr>
    </w:div>
    <w:div w:id="1099914285">
      <w:bodyDiv w:val="1"/>
      <w:marLeft w:val="0"/>
      <w:marRight w:val="0"/>
      <w:marTop w:val="0"/>
      <w:marBottom w:val="0"/>
      <w:divBdr>
        <w:top w:val="none" w:sz="0" w:space="0" w:color="auto"/>
        <w:left w:val="none" w:sz="0" w:space="0" w:color="auto"/>
        <w:bottom w:val="none" w:sz="0" w:space="0" w:color="auto"/>
        <w:right w:val="none" w:sz="0" w:space="0" w:color="auto"/>
      </w:divBdr>
    </w:div>
    <w:div w:id="1109205788">
      <w:bodyDiv w:val="1"/>
      <w:marLeft w:val="0"/>
      <w:marRight w:val="0"/>
      <w:marTop w:val="0"/>
      <w:marBottom w:val="0"/>
      <w:divBdr>
        <w:top w:val="none" w:sz="0" w:space="0" w:color="auto"/>
        <w:left w:val="none" w:sz="0" w:space="0" w:color="auto"/>
        <w:bottom w:val="none" w:sz="0" w:space="0" w:color="auto"/>
        <w:right w:val="none" w:sz="0" w:space="0" w:color="auto"/>
      </w:divBdr>
      <w:divsChild>
        <w:div w:id="1828477297">
          <w:marLeft w:val="0"/>
          <w:marRight w:val="0"/>
          <w:marTop w:val="0"/>
          <w:marBottom w:val="0"/>
          <w:divBdr>
            <w:top w:val="none" w:sz="0" w:space="0" w:color="auto"/>
            <w:left w:val="none" w:sz="0" w:space="0" w:color="auto"/>
            <w:bottom w:val="none" w:sz="0" w:space="0" w:color="auto"/>
            <w:right w:val="none" w:sz="0" w:space="0" w:color="auto"/>
          </w:divBdr>
        </w:div>
        <w:div w:id="1972442771">
          <w:marLeft w:val="0"/>
          <w:marRight w:val="0"/>
          <w:marTop w:val="0"/>
          <w:marBottom w:val="0"/>
          <w:divBdr>
            <w:top w:val="none" w:sz="0" w:space="0" w:color="auto"/>
            <w:left w:val="none" w:sz="0" w:space="0" w:color="auto"/>
            <w:bottom w:val="none" w:sz="0" w:space="0" w:color="auto"/>
            <w:right w:val="none" w:sz="0" w:space="0" w:color="auto"/>
          </w:divBdr>
        </w:div>
        <w:div w:id="836653940">
          <w:marLeft w:val="0"/>
          <w:marRight w:val="0"/>
          <w:marTop w:val="0"/>
          <w:marBottom w:val="0"/>
          <w:divBdr>
            <w:top w:val="none" w:sz="0" w:space="0" w:color="auto"/>
            <w:left w:val="none" w:sz="0" w:space="0" w:color="auto"/>
            <w:bottom w:val="none" w:sz="0" w:space="0" w:color="auto"/>
            <w:right w:val="none" w:sz="0" w:space="0" w:color="auto"/>
          </w:divBdr>
        </w:div>
        <w:div w:id="414940072">
          <w:marLeft w:val="0"/>
          <w:marRight w:val="0"/>
          <w:marTop w:val="0"/>
          <w:marBottom w:val="0"/>
          <w:divBdr>
            <w:top w:val="none" w:sz="0" w:space="0" w:color="auto"/>
            <w:left w:val="none" w:sz="0" w:space="0" w:color="auto"/>
            <w:bottom w:val="none" w:sz="0" w:space="0" w:color="auto"/>
            <w:right w:val="none" w:sz="0" w:space="0" w:color="auto"/>
          </w:divBdr>
        </w:div>
        <w:div w:id="751514433">
          <w:marLeft w:val="0"/>
          <w:marRight w:val="0"/>
          <w:marTop w:val="0"/>
          <w:marBottom w:val="0"/>
          <w:divBdr>
            <w:top w:val="none" w:sz="0" w:space="0" w:color="auto"/>
            <w:left w:val="none" w:sz="0" w:space="0" w:color="auto"/>
            <w:bottom w:val="none" w:sz="0" w:space="0" w:color="auto"/>
            <w:right w:val="none" w:sz="0" w:space="0" w:color="auto"/>
          </w:divBdr>
        </w:div>
        <w:div w:id="1759250957">
          <w:marLeft w:val="0"/>
          <w:marRight w:val="0"/>
          <w:marTop w:val="0"/>
          <w:marBottom w:val="0"/>
          <w:divBdr>
            <w:top w:val="none" w:sz="0" w:space="0" w:color="auto"/>
            <w:left w:val="none" w:sz="0" w:space="0" w:color="auto"/>
            <w:bottom w:val="none" w:sz="0" w:space="0" w:color="auto"/>
            <w:right w:val="none" w:sz="0" w:space="0" w:color="auto"/>
          </w:divBdr>
        </w:div>
        <w:div w:id="239600100">
          <w:marLeft w:val="0"/>
          <w:marRight w:val="0"/>
          <w:marTop w:val="0"/>
          <w:marBottom w:val="0"/>
          <w:divBdr>
            <w:top w:val="none" w:sz="0" w:space="0" w:color="auto"/>
            <w:left w:val="none" w:sz="0" w:space="0" w:color="auto"/>
            <w:bottom w:val="none" w:sz="0" w:space="0" w:color="auto"/>
            <w:right w:val="none" w:sz="0" w:space="0" w:color="auto"/>
          </w:divBdr>
        </w:div>
        <w:div w:id="180365810">
          <w:marLeft w:val="0"/>
          <w:marRight w:val="0"/>
          <w:marTop w:val="0"/>
          <w:marBottom w:val="0"/>
          <w:divBdr>
            <w:top w:val="none" w:sz="0" w:space="0" w:color="auto"/>
            <w:left w:val="none" w:sz="0" w:space="0" w:color="auto"/>
            <w:bottom w:val="none" w:sz="0" w:space="0" w:color="auto"/>
            <w:right w:val="none" w:sz="0" w:space="0" w:color="auto"/>
          </w:divBdr>
        </w:div>
        <w:div w:id="786195442">
          <w:marLeft w:val="0"/>
          <w:marRight w:val="0"/>
          <w:marTop w:val="0"/>
          <w:marBottom w:val="0"/>
          <w:divBdr>
            <w:top w:val="none" w:sz="0" w:space="0" w:color="auto"/>
            <w:left w:val="none" w:sz="0" w:space="0" w:color="auto"/>
            <w:bottom w:val="none" w:sz="0" w:space="0" w:color="auto"/>
            <w:right w:val="none" w:sz="0" w:space="0" w:color="auto"/>
          </w:divBdr>
        </w:div>
        <w:div w:id="1501852218">
          <w:marLeft w:val="0"/>
          <w:marRight w:val="0"/>
          <w:marTop w:val="0"/>
          <w:marBottom w:val="0"/>
          <w:divBdr>
            <w:top w:val="none" w:sz="0" w:space="0" w:color="auto"/>
            <w:left w:val="none" w:sz="0" w:space="0" w:color="auto"/>
            <w:bottom w:val="none" w:sz="0" w:space="0" w:color="auto"/>
            <w:right w:val="none" w:sz="0" w:space="0" w:color="auto"/>
          </w:divBdr>
        </w:div>
        <w:div w:id="1230380220">
          <w:marLeft w:val="0"/>
          <w:marRight w:val="0"/>
          <w:marTop w:val="0"/>
          <w:marBottom w:val="0"/>
          <w:divBdr>
            <w:top w:val="none" w:sz="0" w:space="0" w:color="auto"/>
            <w:left w:val="none" w:sz="0" w:space="0" w:color="auto"/>
            <w:bottom w:val="none" w:sz="0" w:space="0" w:color="auto"/>
            <w:right w:val="none" w:sz="0" w:space="0" w:color="auto"/>
          </w:divBdr>
        </w:div>
        <w:div w:id="1483154859">
          <w:marLeft w:val="0"/>
          <w:marRight w:val="0"/>
          <w:marTop w:val="0"/>
          <w:marBottom w:val="0"/>
          <w:divBdr>
            <w:top w:val="none" w:sz="0" w:space="0" w:color="auto"/>
            <w:left w:val="none" w:sz="0" w:space="0" w:color="auto"/>
            <w:bottom w:val="none" w:sz="0" w:space="0" w:color="auto"/>
            <w:right w:val="none" w:sz="0" w:space="0" w:color="auto"/>
          </w:divBdr>
        </w:div>
        <w:div w:id="786045664">
          <w:marLeft w:val="0"/>
          <w:marRight w:val="0"/>
          <w:marTop w:val="0"/>
          <w:marBottom w:val="0"/>
          <w:divBdr>
            <w:top w:val="none" w:sz="0" w:space="0" w:color="auto"/>
            <w:left w:val="none" w:sz="0" w:space="0" w:color="auto"/>
            <w:bottom w:val="none" w:sz="0" w:space="0" w:color="auto"/>
            <w:right w:val="none" w:sz="0" w:space="0" w:color="auto"/>
          </w:divBdr>
        </w:div>
        <w:div w:id="560022978">
          <w:marLeft w:val="0"/>
          <w:marRight w:val="0"/>
          <w:marTop w:val="0"/>
          <w:marBottom w:val="0"/>
          <w:divBdr>
            <w:top w:val="none" w:sz="0" w:space="0" w:color="auto"/>
            <w:left w:val="none" w:sz="0" w:space="0" w:color="auto"/>
            <w:bottom w:val="none" w:sz="0" w:space="0" w:color="auto"/>
            <w:right w:val="none" w:sz="0" w:space="0" w:color="auto"/>
          </w:divBdr>
        </w:div>
        <w:div w:id="884680689">
          <w:marLeft w:val="0"/>
          <w:marRight w:val="0"/>
          <w:marTop w:val="0"/>
          <w:marBottom w:val="0"/>
          <w:divBdr>
            <w:top w:val="none" w:sz="0" w:space="0" w:color="auto"/>
            <w:left w:val="none" w:sz="0" w:space="0" w:color="auto"/>
            <w:bottom w:val="none" w:sz="0" w:space="0" w:color="auto"/>
            <w:right w:val="none" w:sz="0" w:space="0" w:color="auto"/>
          </w:divBdr>
        </w:div>
        <w:div w:id="1806973212">
          <w:marLeft w:val="0"/>
          <w:marRight w:val="0"/>
          <w:marTop w:val="0"/>
          <w:marBottom w:val="0"/>
          <w:divBdr>
            <w:top w:val="none" w:sz="0" w:space="0" w:color="auto"/>
            <w:left w:val="none" w:sz="0" w:space="0" w:color="auto"/>
            <w:bottom w:val="none" w:sz="0" w:space="0" w:color="auto"/>
            <w:right w:val="none" w:sz="0" w:space="0" w:color="auto"/>
          </w:divBdr>
        </w:div>
        <w:div w:id="2113360318">
          <w:marLeft w:val="0"/>
          <w:marRight w:val="0"/>
          <w:marTop w:val="0"/>
          <w:marBottom w:val="0"/>
          <w:divBdr>
            <w:top w:val="none" w:sz="0" w:space="0" w:color="auto"/>
            <w:left w:val="none" w:sz="0" w:space="0" w:color="auto"/>
            <w:bottom w:val="none" w:sz="0" w:space="0" w:color="auto"/>
            <w:right w:val="none" w:sz="0" w:space="0" w:color="auto"/>
          </w:divBdr>
        </w:div>
        <w:div w:id="256252173">
          <w:marLeft w:val="0"/>
          <w:marRight w:val="0"/>
          <w:marTop w:val="0"/>
          <w:marBottom w:val="0"/>
          <w:divBdr>
            <w:top w:val="none" w:sz="0" w:space="0" w:color="auto"/>
            <w:left w:val="none" w:sz="0" w:space="0" w:color="auto"/>
            <w:bottom w:val="none" w:sz="0" w:space="0" w:color="auto"/>
            <w:right w:val="none" w:sz="0" w:space="0" w:color="auto"/>
          </w:divBdr>
        </w:div>
        <w:div w:id="267661564">
          <w:marLeft w:val="0"/>
          <w:marRight w:val="0"/>
          <w:marTop w:val="0"/>
          <w:marBottom w:val="0"/>
          <w:divBdr>
            <w:top w:val="none" w:sz="0" w:space="0" w:color="auto"/>
            <w:left w:val="none" w:sz="0" w:space="0" w:color="auto"/>
            <w:bottom w:val="none" w:sz="0" w:space="0" w:color="auto"/>
            <w:right w:val="none" w:sz="0" w:space="0" w:color="auto"/>
          </w:divBdr>
        </w:div>
        <w:div w:id="1244797905">
          <w:marLeft w:val="0"/>
          <w:marRight w:val="0"/>
          <w:marTop w:val="0"/>
          <w:marBottom w:val="0"/>
          <w:divBdr>
            <w:top w:val="none" w:sz="0" w:space="0" w:color="auto"/>
            <w:left w:val="none" w:sz="0" w:space="0" w:color="auto"/>
            <w:bottom w:val="none" w:sz="0" w:space="0" w:color="auto"/>
            <w:right w:val="none" w:sz="0" w:space="0" w:color="auto"/>
          </w:divBdr>
        </w:div>
        <w:div w:id="583271134">
          <w:marLeft w:val="0"/>
          <w:marRight w:val="0"/>
          <w:marTop w:val="0"/>
          <w:marBottom w:val="0"/>
          <w:divBdr>
            <w:top w:val="none" w:sz="0" w:space="0" w:color="auto"/>
            <w:left w:val="none" w:sz="0" w:space="0" w:color="auto"/>
            <w:bottom w:val="none" w:sz="0" w:space="0" w:color="auto"/>
            <w:right w:val="none" w:sz="0" w:space="0" w:color="auto"/>
          </w:divBdr>
        </w:div>
        <w:div w:id="327832862">
          <w:marLeft w:val="0"/>
          <w:marRight w:val="0"/>
          <w:marTop w:val="0"/>
          <w:marBottom w:val="0"/>
          <w:divBdr>
            <w:top w:val="none" w:sz="0" w:space="0" w:color="auto"/>
            <w:left w:val="none" w:sz="0" w:space="0" w:color="auto"/>
            <w:bottom w:val="none" w:sz="0" w:space="0" w:color="auto"/>
            <w:right w:val="none" w:sz="0" w:space="0" w:color="auto"/>
          </w:divBdr>
        </w:div>
        <w:div w:id="1660576629">
          <w:marLeft w:val="0"/>
          <w:marRight w:val="0"/>
          <w:marTop w:val="0"/>
          <w:marBottom w:val="0"/>
          <w:divBdr>
            <w:top w:val="none" w:sz="0" w:space="0" w:color="auto"/>
            <w:left w:val="none" w:sz="0" w:space="0" w:color="auto"/>
            <w:bottom w:val="none" w:sz="0" w:space="0" w:color="auto"/>
            <w:right w:val="none" w:sz="0" w:space="0" w:color="auto"/>
          </w:divBdr>
        </w:div>
        <w:div w:id="672802655">
          <w:marLeft w:val="0"/>
          <w:marRight w:val="0"/>
          <w:marTop w:val="0"/>
          <w:marBottom w:val="0"/>
          <w:divBdr>
            <w:top w:val="none" w:sz="0" w:space="0" w:color="auto"/>
            <w:left w:val="none" w:sz="0" w:space="0" w:color="auto"/>
            <w:bottom w:val="none" w:sz="0" w:space="0" w:color="auto"/>
            <w:right w:val="none" w:sz="0" w:space="0" w:color="auto"/>
          </w:divBdr>
        </w:div>
        <w:div w:id="2091997166">
          <w:marLeft w:val="0"/>
          <w:marRight w:val="0"/>
          <w:marTop w:val="0"/>
          <w:marBottom w:val="0"/>
          <w:divBdr>
            <w:top w:val="none" w:sz="0" w:space="0" w:color="auto"/>
            <w:left w:val="none" w:sz="0" w:space="0" w:color="auto"/>
            <w:bottom w:val="none" w:sz="0" w:space="0" w:color="auto"/>
            <w:right w:val="none" w:sz="0" w:space="0" w:color="auto"/>
          </w:divBdr>
        </w:div>
        <w:div w:id="1614751354">
          <w:marLeft w:val="0"/>
          <w:marRight w:val="0"/>
          <w:marTop w:val="0"/>
          <w:marBottom w:val="0"/>
          <w:divBdr>
            <w:top w:val="none" w:sz="0" w:space="0" w:color="auto"/>
            <w:left w:val="none" w:sz="0" w:space="0" w:color="auto"/>
            <w:bottom w:val="none" w:sz="0" w:space="0" w:color="auto"/>
            <w:right w:val="none" w:sz="0" w:space="0" w:color="auto"/>
          </w:divBdr>
        </w:div>
        <w:div w:id="890579495">
          <w:marLeft w:val="0"/>
          <w:marRight w:val="0"/>
          <w:marTop w:val="0"/>
          <w:marBottom w:val="0"/>
          <w:divBdr>
            <w:top w:val="none" w:sz="0" w:space="0" w:color="auto"/>
            <w:left w:val="none" w:sz="0" w:space="0" w:color="auto"/>
            <w:bottom w:val="none" w:sz="0" w:space="0" w:color="auto"/>
            <w:right w:val="none" w:sz="0" w:space="0" w:color="auto"/>
          </w:divBdr>
        </w:div>
        <w:div w:id="633171439">
          <w:marLeft w:val="0"/>
          <w:marRight w:val="0"/>
          <w:marTop w:val="0"/>
          <w:marBottom w:val="0"/>
          <w:divBdr>
            <w:top w:val="none" w:sz="0" w:space="0" w:color="auto"/>
            <w:left w:val="none" w:sz="0" w:space="0" w:color="auto"/>
            <w:bottom w:val="none" w:sz="0" w:space="0" w:color="auto"/>
            <w:right w:val="none" w:sz="0" w:space="0" w:color="auto"/>
          </w:divBdr>
        </w:div>
        <w:div w:id="273175239">
          <w:marLeft w:val="0"/>
          <w:marRight w:val="0"/>
          <w:marTop w:val="0"/>
          <w:marBottom w:val="0"/>
          <w:divBdr>
            <w:top w:val="none" w:sz="0" w:space="0" w:color="auto"/>
            <w:left w:val="none" w:sz="0" w:space="0" w:color="auto"/>
            <w:bottom w:val="none" w:sz="0" w:space="0" w:color="auto"/>
            <w:right w:val="none" w:sz="0" w:space="0" w:color="auto"/>
          </w:divBdr>
        </w:div>
        <w:div w:id="1170751166">
          <w:marLeft w:val="0"/>
          <w:marRight w:val="0"/>
          <w:marTop w:val="0"/>
          <w:marBottom w:val="0"/>
          <w:divBdr>
            <w:top w:val="none" w:sz="0" w:space="0" w:color="auto"/>
            <w:left w:val="none" w:sz="0" w:space="0" w:color="auto"/>
            <w:bottom w:val="none" w:sz="0" w:space="0" w:color="auto"/>
            <w:right w:val="none" w:sz="0" w:space="0" w:color="auto"/>
          </w:divBdr>
        </w:div>
        <w:div w:id="622689250">
          <w:marLeft w:val="0"/>
          <w:marRight w:val="0"/>
          <w:marTop w:val="0"/>
          <w:marBottom w:val="0"/>
          <w:divBdr>
            <w:top w:val="none" w:sz="0" w:space="0" w:color="auto"/>
            <w:left w:val="none" w:sz="0" w:space="0" w:color="auto"/>
            <w:bottom w:val="none" w:sz="0" w:space="0" w:color="auto"/>
            <w:right w:val="none" w:sz="0" w:space="0" w:color="auto"/>
          </w:divBdr>
        </w:div>
        <w:div w:id="1173572971">
          <w:marLeft w:val="0"/>
          <w:marRight w:val="0"/>
          <w:marTop w:val="0"/>
          <w:marBottom w:val="0"/>
          <w:divBdr>
            <w:top w:val="none" w:sz="0" w:space="0" w:color="auto"/>
            <w:left w:val="none" w:sz="0" w:space="0" w:color="auto"/>
            <w:bottom w:val="none" w:sz="0" w:space="0" w:color="auto"/>
            <w:right w:val="none" w:sz="0" w:space="0" w:color="auto"/>
          </w:divBdr>
        </w:div>
        <w:div w:id="400059561">
          <w:marLeft w:val="0"/>
          <w:marRight w:val="0"/>
          <w:marTop w:val="0"/>
          <w:marBottom w:val="0"/>
          <w:divBdr>
            <w:top w:val="none" w:sz="0" w:space="0" w:color="auto"/>
            <w:left w:val="none" w:sz="0" w:space="0" w:color="auto"/>
            <w:bottom w:val="none" w:sz="0" w:space="0" w:color="auto"/>
            <w:right w:val="none" w:sz="0" w:space="0" w:color="auto"/>
          </w:divBdr>
        </w:div>
        <w:div w:id="998852907">
          <w:marLeft w:val="0"/>
          <w:marRight w:val="0"/>
          <w:marTop w:val="0"/>
          <w:marBottom w:val="0"/>
          <w:divBdr>
            <w:top w:val="none" w:sz="0" w:space="0" w:color="auto"/>
            <w:left w:val="none" w:sz="0" w:space="0" w:color="auto"/>
            <w:bottom w:val="none" w:sz="0" w:space="0" w:color="auto"/>
            <w:right w:val="none" w:sz="0" w:space="0" w:color="auto"/>
          </w:divBdr>
        </w:div>
        <w:div w:id="147327612">
          <w:marLeft w:val="0"/>
          <w:marRight w:val="0"/>
          <w:marTop w:val="0"/>
          <w:marBottom w:val="0"/>
          <w:divBdr>
            <w:top w:val="none" w:sz="0" w:space="0" w:color="auto"/>
            <w:left w:val="none" w:sz="0" w:space="0" w:color="auto"/>
            <w:bottom w:val="none" w:sz="0" w:space="0" w:color="auto"/>
            <w:right w:val="none" w:sz="0" w:space="0" w:color="auto"/>
          </w:divBdr>
        </w:div>
        <w:div w:id="1337686901">
          <w:marLeft w:val="0"/>
          <w:marRight w:val="0"/>
          <w:marTop w:val="0"/>
          <w:marBottom w:val="0"/>
          <w:divBdr>
            <w:top w:val="none" w:sz="0" w:space="0" w:color="auto"/>
            <w:left w:val="none" w:sz="0" w:space="0" w:color="auto"/>
            <w:bottom w:val="none" w:sz="0" w:space="0" w:color="auto"/>
            <w:right w:val="none" w:sz="0" w:space="0" w:color="auto"/>
          </w:divBdr>
        </w:div>
        <w:div w:id="1491218501">
          <w:marLeft w:val="0"/>
          <w:marRight w:val="0"/>
          <w:marTop w:val="0"/>
          <w:marBottom w:val="0"/>
          <w:divBdr>
            <w:top w:val="none" w:sz="0" w:space="0" w:color="auto"/>
            <w:left w:val="none" w:sz="0" w:space="0" w:color="auto"/>
            <w:bottom w:val="none" w:sz="0" w:space="0" w:color="auto"/>
            <w:right w:val="none" w:sz="0" w:space="0" w:color="auto"/>
          </w:divBdr>
        </w:div>
        <w:div w:id="1508596527">
          <w:marLeft w:val="0"/>
          <w:marRight w:val="0"/>
          <w:marTop w:val="0"/>
          <w:marBottom w:val="0"/>
          <w:divBdr>
            <w:top w:val="none" w:sz="0" w:space="0" w:color="auto"/>
            <w:left w:val="none" w:sz="0" w:space="0" w:color="auto"/>
            <w:bottom w:val="none" w:sz="0" w:space="0" w:color="auto"/>
            <w:right w:val="none" w:sz="0" w:space="0" w:color="auto"/>
          </w:divBdr>
        </w:div>
        <w:div w:id="745341771">
          <w:marLeft w:val="0"/>
          <w:marRight w:val="0"/>
          <w:marTop w:val="0"/>
          <w:marBottom w:val="0"/>
          <w:divBdr>
            <w:top w:val="none" w:sz="0" w:space="0" w:color="auto"/>
            <w:left w:val="none" w:sz="0" w:space="0" w:color="auto"/>
            <w:bottom w:val="none" w:sz="0" w:space="0" w:color="auto"/>
            <w:right w:val="none" w:sz="0" w:space="0" w:color="auto"/>
          </w:divBdr>
        </w:div>
        <w:div w:id="1713186126">
          <w:marLeft w:val="0"/>
          <w:marRight w:val="0"/>
          <w:marTop w:val="0"/>
          <w:marBottom w:val="0"/>
          <w:divBdr>
            <w:top w:val="none" w:sz="0" w:space="0" w:color="auto"/>
            <w:left w:val="none" w:sz="0" w:space="0" w:color="auto"/>
            <w:bottom w:val="none" w:sz="0" w:space="0" w:color="auto"/>
            <w:right w:val="none" w:sz="0" w:space="0" w:color="auto"/>
          </w:divBdr>
        </w:div>
        <w:div w:id="978262185">
          <w:marLeft w:val="0"/>
          <w:marRight w:val="0"/>
          <w:marTop w:val="0"/>
          <w:marBottom w:val="0"/>
          <w:divBdr>
            <w:top w:val="none" w:sz="0" w:space="0" w:color="auto"/>
            <w:left w:val="none" w:sz="0" w:space="0" w:color="auto"/>
            <w:bottom w:val="none" w:sz="0" w:space="0" w:color="auto"/>
            <w:right w:val="none" w:sz="0" w:space="0" w:color="auto"/>
          </w:divBdr>
        </w:div>
        <w:div w:id="259916718">
          <w:marLeft w:val="0"/>
          <w:marRight w:val="0"/>
          <w:marTop w:val="0"/>
          <w:marBottom w:val="0"/>
          <w:divBdr>
            <w:top w:val="none" w:sz="0" w:space="0" w:color="auto"/>
            <w:left w:val="none" w:sz="0" w:space="0" w:color="auto"/>
            <w:bottom w:val="none" w:sz="0" w:space="0" w:color="auto"/>
            <w:right w:val="none" w:sz="0" w:space="0" w:color="auto"/>
          </w:divBdr>
        </w:div>
      </w:divsChild>
    </w:div>
    <w:div w:id="1133210715">
      <w:bodyDiv w:val="1"/>
      <w:marLeft w:val="0"/>
      <w:marRight w:val="0"/>
      <w:marTop w:val="0"/>
      <w:marBottom w:val="0"/>
      <w:divBdr>
        <w:top w:val="none" w:sz="0" w:space="0" w:color="auto"/>
        <w:left w:val="none" w:sz="0" w:space="0" w:color="auto"/>
        <w:bottom w:val="none" w:sz="0" w:space="0" w:color="auto"/>
        <w:right w:val="none" w:sz="0" w:space="0" w:color="auto"/>
      </w:divBdr>
    </w:div>
    <w:div w:id="1141113448">
      <w:bodyDiv w:val="1"/>
      <w:marLeft w:val="0"/>
      <w:marRight w:val="0"/>
      <w:marTop w:val="0"/>
      <w:marBottom w:val="0"/>
      <w:divBdr>
        <w:top w:val="none" w:sz="0" w:space="0" w:color="auto"/>
        <w:left w:val="none" w:sz="0" w:space="0" w:color="auto"/>
        <w:bottom w:val="none" w:sz="0" w:space="0" w:color="auto"/>
        <w:right w:val="none" w:sz="0" w:space="0" w:color="auto"/>
      </w:divBdr>
      <w:divsChild>
        <w:div w:id="2124642200">
          <w:marLeft w:val="0"/>
          <w:marRight w:val="0"/>
          <w:marTop w:val="0"/>
          <w:marBottom w:val="0"/>
          <w:divBdr>
            <w:top w:val="none" w:sz="0" w:space="0" w:color="auto"/>
            <w:left w:val="none" w:sz="0" w:space="0" w:color="auto"/>
            <w:bottom w:val="none" w:sz="0" w:space="0" w:color="auto"/>
            <w:right w:val="none" w:sz="0" w:space="0" w:color="auto"/>
          </w:divBdr>
        </w:div>
        <w:div w:id="1067649392">
          <w:marLeft w:val="0"/>
          <w:marRight w:val="0"/>
          <w:marTop w:val="0"/>
          <w:marBottom w:val="0"/>
          <w:divBdr>
            <w:top w:val="none" w:sz="0" w:space="0" w:color="auto"/>
            <w:left w:val="none" w:sz="0" w:space="0" w:color="auto"/>
            <w:bottom w:val="none" w:sz="0" w:space="0" w:color="auto"/>
            <w:right w:val="none" w:sz="0" w:space="0" w:color="auto"/>
          </w:divBdr>
        </w:div>
        <w:div w:id="167982638">
          <w:marLeft w:val="0"/>
          <w:marRight w:val="0"/>
          <w:marTop w:val="0"/>
          <w:marBottom w:val="0"/>
          <w:divBdr>
            <w:top w:val="none" w:sz="0" w:space="0" w:color="auto"/>
            <w:left w:val="none" w:sz="0" w:space="0" w:color="auto"/>
            <w:bottom w:val="none" w:sz="0" w:space="0" w:color="auto"/>
            <w:right w:val="none" w:sz="0" w:space="0" w:color="auto"/>
          </w:divBdr>
        </w:div>
        <w:div w:id="753671362">
          <w:marLeft w:val="0"/>
          <w:marRight w:val="0"/>
          <w:marTop w:val="0"/>
          <w:marBottom w:val="0"/>
          <w:divBdr>
            <w:top w:val="none" w:sz="0" w:space="0" w:color="auto"/>
            <w:left w:val="none" w:sz="0" w:space="0" w:color="auto"/>
            <w:bottom w:val="none" w:sz="0" w:space="0" w:color="auto"/>
            <w:right w:val="none" w:sz="0" w:space="0" w:color="auto"/>
          </w:divBdr>
        </w:div>
        <w:div w:id="1084762502">
          <w:marLeft w:val="0"/>
          <w:marRight w:val="0"/>
          <w:marTop w:val="0"/>
          <w:marBottom w:val="0"/>
          <w:divBdr>
            <w:top w:val="none" w:sz="0" w:space="0" w:color="auto"/>
            <w:left w:val="none" w:sz="0" w:space="0" w:color="auto"/>
            <w:bottom w:val="none" w:sz="0" w:space="0" w:color="auto"/>
            <w:right w:val="none" w:sz="0" w:space="0" w:color="auto"/>
          </w:divBdr>
        </w:div>
        <w:div w:id="2106222664">
          <w:marLeft w:val="0"/>
          <w:marRight w:val="0"/>
          <w:marTop w:val="0"/>
          <w:marBottom w:val="0"/>
          <w:divBdr>
            <w:top w:val="none" w:sz="0" w:space="0" w:color="auto"/>
            <w:left w:val="none" w:sz="0" w:space="0" w:color="auto"/>
            <w:bottom w:val="none" w:sz="0" w:space="0" w:color="auto"/>
            <w:right w:val="none" w:sz="0" w:space="0" w:color="auto"/>
          </w:divBdr>
        </w:div>
        <w:div w:id="782964501">
          <w:marLeft w:val="0"/>
          <w:marRight w:val="0"/>
          <w:marTop w:val="0"/>
          <w:marBottom w:val="0"/>
          <w:divBdr>
            <w:top w:val="none" w:sz="0" w:space="0" w:color="auto"/>
            <w:left w:val="none" w:sz="0" w:space="0" w:color="auto"/>
            <w:bottom w:val="none" w:sz="0" w:space="0" w:color="auto"/>
            <w:right w:val="none" w:sz="0" w:space="0" w:color="auto"/>
          </w:divBdr>
        </w:div>
        <w:div w:id="229536779">
          <w:marLeft w:val="0"/>
          <w:marRight w:val="0"/>
          <w:marTop w:val="0"/>
          <w:marBottom w:val="0"/>
          <w:divBdr>
            <w:top w:val="none" w:sz="0" w:space="0" w:color="auto"/>
            <w:left w:val="none" w:sz="0" w:space="0" w:color="auto"/>
            <w:bottom w:val="none" w:sz="0" w:space="0" w:color="auto"/>
            <w:right w:val="none" w:sz="0" w:space="0" w:color="auto"/>
          </w:divBdr>
        </w:div>
        <w:div w:id="1698434521">
          <w:marLeft w:val="0"/>
          <w:marRight w:val="0"/>
          <w:marTop w:val="0"/>
          <w:marBottom w:val="0"/>
          <w:divBdr>
            <w:top w:val="none" w:sz="0" w:space="0" w:color="auto"/>
            <w:left w:val="none" w:sz="0" w:space="0" w:color="auto"/>
            <w:bottom w:val="none" w:sz="0" w:space="0" w:color="auto"/>
            <w:right w:val="none" w:sz="0" w:space="0" w:color="auto"/>
          </w:divBdr>
        </w:div>
      </w:divsChild>
    </w:div>
    <w:div w:id="1152255796">
      <w:bodyDiv w:val="1"/>
      <w:marLeft w:val="0"/>
      <w:marRight w:val="0"/>
      <w:marTop w:val="0"/>
      <w:marBottom w:val="0"/>
      <w:divBdr>
        <w:top w:val="none" w:sz="0" w:space="0" w:color="auto"/>
        <w:left w:val="none" w:sz="0" w:space="0" w:color="auto"/>
        <w:bottom w:val="none" w:sz="0" w:space="0" w:color="auto"/>
        <w:right w:val="none" w:sz="0" w:space="0" w:color="auto"/>
      </w:divBdr>
      <w:divsChild>
        <w:div w:id="2022052260">
          <w:marLeft w:val="0"/>
          <w:marRight w:val="0"/>
          <w:marTop w:val="0"/>
          <w:marBottom w:val="0"/>
          <w:divBdr>
            <w:top w:val="none" w:sz="0" w:space="0" w:color="auto"/>
            <w:left w:val="none" w:sz="0" w:space="0" w:color="auto"/>
            <w:bottom w:val="none" w:sz="0" w:space="0" w:color="auto"/>
            <w:right w:val="none" w:sz="0" w:space="0" w:color="auto"/>
          </w:divBdr>
          <w:divsChild>
            <w:div w:id="833497144">
              <w:marLeft w:val="0"/>
              <w:marRight w:val="0"/>
              <w:marTop w:val="0"/>
              <w:marBottom w:val="0"/>
              <w:divBdr>
                <w:top w:val="none" w:sz="0" w:space="0" w:color="auto"/>
                <w:left w:val="none" w:sz="0" w:space="0" w:color="auto"/>
                <w:bottom w:val="none" w:sz="0" w:space="0" w:color="auto"/>
                <w:right w:val="none" w:sz="0" w:space="0" w:color="auto"/>
              </w:divBdr>
              <w:divsChild>
                <w:div w:id="54202674">
                  <w:marLeft w:val="0"/>
                  <w:marRight w:val="0"/>
                  <w:marTop w:val="150"/>
                  <w:marBottom w:val="150"/>
                  <w:divBdr>
                    <w:top w:val="none" w:sz="0" w:space="0" w:color="auto"/>
                    <w:left w:val="none" w:sz="0" w:space="0" w:color="auto"/>
                    <w:bottom w:val="none" w:sz="0" w:space="0" w:color="auto"/>
                    <w:right w:val="none" w:sz="0" w:space="0" w:color="auto"/>
                  </w:divBdr>
                  <w:divsChild>
                    <w:div w:id="2085759013">
                      <w:marLeft w:val="0"/>
                      <w:marRight w:val="0"/>
                      <w:marTop w:val="0"/>
                      <w:marBottom w:val="0"/>
                      <w:divBdr>
                        <w:top w:val="none" w:sz="0" w:space="0" w:color="auto"/>
                        <w:left w:val="none" w:sz="0" w:space="0" w:color="auto"/>
                        <w:bottom w:val="none" w:sz="0" w:space="0" w:color="auto"/>
                        <w:right w:val="none" w:sz="0" w:space="0" w:color="auto"/>
                      </w:divBdr>
                      <w:divsChild>
                        <w:div w:id="830827117">
                          <w:marLeft w:val="240"/>
                          <w:marRight w:val="0"/>
                          <w:marTop w:val="0"/>
                          <w:marBottom w:val="0"/>
                          <w:divBdr>
                            <w:top w:val="none" w:sz="0" w:space="0" w:color="auto"/>
                            <w:left w:val="none" w:sz="0" w:space="0" w:color="auto"/>
                            <w:bottom w:val="none" w:sz="0" w:space="0" w:color="auto"/>
                            <w:right w:val="none" w:sz="0" w:space="0" w:color="auto"/>
                          </w:divBdr>
                        </w:div>
                      </w:divsChild>
                    </w:div>
                    <w:div w:id="716705176">
                      <w:marLeft w:val="0"/>
                      <w:marRight w:val="0"/>
                      <w:marTop w:val="0"/>
                      <w:marBottom w:val="0"/>
                      <w:divBdr>
                        <w:top w:val="none" w:sz="0" w:space="0" w:color="auto"/>
                        <w:left w:val="none" w:sz="0" w:space="0" w:color="auto"/>
                        <w:bottom w:val="none" w:sz="0" w:space="0" w:color="auto"/>
                        <w:right w:val="none" w:sz="0" w:space="0" w:color="auto"/>
                      </w:divBdr>
                      <w:divsChild>
                        <w:div w:id="416562268">
                          <w:marLeft w:val="240"/>
                          <w:marRight w:val="0"/>
                          <w:marTop w:val="0"/>
                          <w:marBottom w:val="0"/>
                          <w:divBdr>
                            <w:top w:val="none" w:sz="0" w:space="0" w:color="auto"/>
                            <w:left w:val="none" w:sz="0" w:space="0" w:color="auto"/>
                            <w:bottom w:val="none" w:sz="0" w:space="0" w:color="auto"/>
                            <w:right w:val="none" w:sz="0" w:space="0" w:color="auto"/>
                          </w:divBdr>
                        </w:div>
                      </w:divsChild>
                    </w:div>
                    <w:div w:id="679043345">
                      <w:marLeft w:val="0"/>
                      <w:marRight w:val="0"/>
                      <w:marTop w:val="0"/>
                      <w:marBottom w:val="0"/>
                      <w:divBdr>
                        <w:top w:val="none" w:sz="0" w:space="0" w:color="auto"/>
                        <w:left w:val="none" w:sz="0" w:space="0" w:color="auto"/>
                        <w:bottom w:val="none" w:sz="0" w:space="0" w:color="auto"/>
                        <w:right w:val="none" w:sz="0" w:space="0" w:color="auto"/>
                      </w:divBdr>
                      <w:divsChild>
                        <w:div w:id="404573601">
                          <w:marLeft w:val="240"/>
                          <w:marRight w:val="0"/>
                          <w:marTop w:val="0"/>
                          <w:marBottom w:val="0"/>
                          <w:divBdr>
                            <w:top w:val="none" w:sz="0" w:space="0" w:color="auto"/>
                            <w:left w:val="none" w:sz="0" w:space="0" w:color="auto"/>
                            <w:bottom w:val="none" w:sz="0" w:space="0" w:color="auto"/>
                            <w:right w:val="none" w:sz="0" w:space="0" w:color="auto"/>
                          </w:divBdr>
                        </w:div>
                      </w:divsChild>
                    </w:div>
                    <w:div w:id="1596017240">
                      <w:marLeft w:val="0"/>
                      <w:marRight w:val="0"/>
                      <w:marTop w:val="0"/>
                      <w:marBottom w:val="0"/>
                      <w:divBdr>
                        <w:top w:val="none" w:sz="0" w:space="0" w:color="auto"/>
                        <w:left w:val="none" w:sz="0" w:space="0" w:color="auto"/>
                        <w:bottom w:val="none" w:sz="0" w:space="0" w:color="auto"/>
                        <w:right w:val="none" w:sz="0" w:space="0" w:color="auto"/>
                      </w:divBdr>
                      <w:divsChild>
                        <w:div w:id="2131901340">
                          <w:marLeft w:val="240"/>
                          <w:marRight w:val="0"/>
                          <w:marTop w:val="0"/>
                          <w:marBottom w:val="0"/>
                          <w:divBdr>
                            <w:top w:val="none" w:sz="0" w:space="0" w:color="auto"/>
                            <w:left w:val="none" w:sz="0" w:space="0" w:color="auto"/>
                            <w:bottom w:val="none" w:sz="0" w:space="0" w:color="auto"/>
                            <w:right w:val="none" w:sz="0" w:space="0" w:color="auto"/>
                          </w:divBdr>
                        </w:div>
                      </w:divsChild>
                    </w:div>
                    <w:div w:id="531459910">
                      <w:marLeft w:val="0"/>
                      <w:marRight w:val="0"/>
                      <w:marTop w:val="0"/>
                      <w:marBottom w:val="0"/>
                      <w:divBdr>
                        <w:top w:val="none" w:sz="0" w:space="0" w:color="auto"/>
                        <w:left w:val="none" w:sz="0" w:space="0" w:color="auto"/>
                        <w:bottom w:val="none" w:sz="0" w:space="0" w:color="auto"/>
                        <w:right w:val="none" w:sz="0" w:space="0" w:color="auto"/>
                      </w:divBdr>
                      <w:divsChild>
                        <w:div w:id="5904291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7819">
      <w:bodyDiv w:val="1"/>
      <w:marLeft w:val="0"/>
      <w:marRight w:val="0"/>
      <w:marTop w:val="0"/>
      <w:marBottom w:val="0"/>
      <w:divBdr>
        <w:top w:val="none" w:sz="0" w:space="0" w:color="auto"/>
        <w:left w:val="none" w:sz="0" w:space="0" w:color="auto"/>
        <w:bottom w:val="none" w:sz="0" w:space="0" w:color="auto"/>
        <w:right w:val="none" w:sz="0" w:space="0" w:color="auto"/>
      </w:divBdr>
    </w:div>
    <w:div w:id="1161770971">
      <w:bodyDiv w:val="1"/>
      <w:marLeft w:val="0"/>
      <w:marRight w:val="0"/>
      <w:marTop w:val="0"/>
      <w:marBottom w:val="0"/>
      <w:divBdr>
        <w:top w:val="none" w:sz="0" w:space="0" w:color="auto"/>
        <w:left w:val="none" w:sz="0" w:space="0" w:color="auto"/>
        <w:bottom w:val="none" w:sz="0" w:space="0" w:color="auto"/>
        <w:right w:val="none" w:sz="0" w:space="0" w:color="auto"/>
      </w:divBdr>
    </w:div>
    <w:div w:id="1165168518">
      <w:bodyDiv w:val="1"/>
      <w:marLeft w:val="0"/>
      <w:marRight w:val="0"/>
      <w:marTop w:val="0"/>
      <w:marBottom w:val="0"/>
      <w:divBdr>
        <w:top w:val="none" w:sz="0" w:space="0" w:color="auto"/>
        <w:left w:val="none" w:sz="0" w:space="0" w:color="auto"/>
        <w:bottom w:val="none" w:sz="0" w:space="0" w:color="auto"/>
        <w:right w:val="none" w:sz="0" w:space="0" w:color="auto"/>
      </w:divBdr>
    </w:div>
    <w:div w:id="1171988307">
      <w:bodyDiv w:val="1"/>
      <w:marLeft w:val="0"/>
      <w:marRight w:val="0"/>
      <w:marTop w:val="0"/>
      <w:marBottom w:val="0"/>
      <w:divBdr>
        <w:top w:val="none" w:sz="0" w:space="0" w:color="auto"/>
        <w:left w:val="none" w:sz="0" w:space="0" w:color="auto"/>
        <w:bottom w:val="none" w:sz="0" w:space="0" w:color="auto"/>
        <w:right w:val="none" w:sz="0" w:space="0" w:color="auto"/>
      </w:divBdr>
      <w:divsChild>
        <w:div w:id="85737852">
          <w:marLeft w:val="0"/>
          <w:marRight w:val="0"/>
          <w:marTop w:val="0"/>
          <w:marBottom w:val="0"/>
          <w:divBdr>
            <w:top w:val="none" w:sz="0" w:space="0" w:color="auto"/>
            <w:left w:val="none" w:sz="0" w:space="0" w:color="auto"/>
            <w:bottom w:val="none" w:sz="0" w:space="0" w:color="auto"/>
            <w:right w:val="none" w:sz="0" w:space="0" w:color="auto"/>
          </w:divBdr>
          <w:divsChild>
            <w:div w:id="159126579">
              <w:marLeft w:val="0"/>
              <w:marRight w:val="0"/>
              <w:marTop w:val="0"/>
              <w:marBottom w:val="0"/>
              <w:divBdr>
                <w:top w:val="none" w:sz="0" w:space="0" w:color="auto"/>
                <w:left w:val="none" w:sz="0" w:space="0" w:color="auto"/>
                <w:bottom w:val="none" w:sz="0" w:space="0" w:color="auto"/>
                <w:right w:val="none" w:sz="0" w:space="0" w:color="auto"/>
              </w:divBdr>
              <w:divsChild>
                <w:div w:id="1787919516">
                  <w:marLeft w:val="0"/>
                  <w:marRight w:val="0"/>
                  <w:marTop w:val="150"/>
                  <w:marBottom w:val="150"/>
                  <w:divBdr>
                    <w:top w:val="none" w:sz="0" w:space="0" w:color="auto"/>
                    <w:left w:val="none" w:sz="0" w:space="0" w:color="auto"/>
                    <w:bottom w:val="none" w:sz="0" w:space="0" w:color="auto"/>
                    <w:right w:val="none" w:sz="0" w:space="0" w:color="auto"/>
                  </w:divBdr>
                  <w:divsChild>
                    <w:div w:id="1914778333">
                      <w:marLeft w:val="0"/>
                      <w:marRight w:val="0"/>
                      <w:marTop w:val="0"/>
                      <w:marBottom w:val="0"/>
                      <w:divBdr>
                        <w:top w:val="none" w:sz="0" w:space="0" w:color="auto"/>
                        <w:left w:val="none" w:sz="0" w:space="0" w:color="auto"/>
                        <w:bottom w:val="none" w:sz="0" w:space="0" w:color="auto"/>
                        <w:right w:val="none" w:sz="0" w:space="0" w:color="auto"/>
                      </w:divBdr>
                      <w:divsChild>
                        <w:div w:id="1664580987">
                          <w:marLeft w:val="240"/>
                          <w:marRight w:val="0"/>
                          <w:marTop w:val="0"/>
                          <w:marBottom w:val="0"/>
                          <w:divBdr>
                            <w:top w:val="none" w:sz="0" w:space="0" w:color="auto"/>
                            <w:left w:val="none" w:sz="0" w:space="0" w:color="auto"/>
                            <w:bottom w:val="none" w:sz="0" w:space="0" w:color="auto"/>
                            <w:right w:val="none" w:sz="0" w:space="0" w:color="auto"/>
                          </w:divBdr>
                        </w:div>
                      </w:divsChild>
                    </w:div>
                    <w:div w:id="807747470">
                      <w:marLeft w:val="0"/>
                      <w:marRight w:val="0"/>
                      <w:marTop w:val="0"/>
                      <w:marBottom w:val="0"/>
                      <w:divBdr>
                        <w:top w:val="none" w:sz="0" w:space="0" w:color="auto"/>
                        <w:left w:val="none" w:sz="0" w:space="0" w:color="auto"/>
                        <w:bottom w:val="none" w:sz="0" w:space="0" w:color="auto"/>
                        <w:right w:val="none" w:sz="0" w:space="0" w:color="auto"/>
                      </w:divBdr>
                      <w:divsChild>
                        <w:div w:id="1313177460">
                          <w:marLeft w:val="240"/>
                          <w:marRight w:val="0"/>
                          <w:marTop w:val="0"/>
                          <w:marBottom w:val="0"/>
                          <w:divBdr>
                            <w:top w:val="none" w:sz="0" w:space="0" w:color="auto"/>
                            <w:left w:val="none" w:sz="0" w:space="0" w:color="auto"/>
                            <w:bottom w:val="none" w:sz="0" w:space="0" w:color="auto"/>
                            <w:right w:val="none" w:sz="0" w:space="0" w:color="auto"/>
                          </w:divBdr>
                        </w:div>
                      </w:divsChild>
                    </w:div>
                    <w:div w:id="2115514845">
                      <w:marLeft w:val="0"/>
                      <w:marRight w:val="0"/>
                      <w:marTop w:val="0"/>
                      <w:marBottom w:val="0"/>
                      <w:divBdr>
                        <w:top w:val="none" w:sz="0" w:space="0" w:color="auto"/>
                        <w:left w:val="none" w:sz="0" w:space="0" w:color="auto"/>
                        <w:bottom w:val="none" w:sz="0" w:space="0" w:color="auto"/>
                        <w:right w:val="none" w:sz="0" w:space="0" w:color="auto"/>
                      </w:divBdr>
                      <w:divsChild>
                        <w:div w:id="879245886">
                          <w:marLeft w:val="240"/>
                          <w:marRight w:val="0"/>
                          <w:marTop w:val="0"/>
                          <w:marBottom w:val="0"/>
                          <w:divBdr>
                            <w:top w:val="none" w:sz="0" w:space="0" w:color="auto"/>
                            <w:left w:val="none" w:sz="0" w:space="0" w:color="auto"/>
                            <w:bottom w:val="none" w:sz="0" w:space="0" w:color="auto"/>
                            <w:right w:val="none" w:sz="0" w:space="0" w:color="auto"/>
                          </w:divBdr>
                        </w:div>
                      </w:divsChild>
                    </w:div>
                    <w:div w:id="1053576149">
                      <w:marLeft w:val="0"/>
                      <w:marRight w:val="0"/>
                      <w:marTop w:val="0"/>
                      <w:marBottom w:val="0"/>
                      <w:divBdr>
                        <w:top w:val="none" w:sz="0" w:space="0" w:color="auto"/>
                        <w:left w:val="none" w:sz="0" w:space="0" w:color="auto"/>
                        <w:bottom w:val="none" w:sz="0" w:space="0" w:color="auto"/>
                        <w:right w:val="none" w:sz="0" w:space="0" w:color="auto"/>
                      </w:divBdr>
                      <w:divsChild>
                        <w:div w:id="124281611">
                          <w:marLeft w:val="240"/>
                          <w:marRight w:val="0"/>
                          <w:marTop w:val="0"/>
                          <w:marBottom w:val="0"/>
                          <w:divBdr>
                            <w:top w:val="none" w:sz="0" w:space="0" w:color="auto"/>
                            <w:left w:val="none" w:sz="0" w:space="0" w:color="auto"/>
                            <w:bottom w:val="none" w:sz="0" w:space="0" w:color="auto"/>
                            <w:right w:val="none" w:sz="0" w:space="0" w:color="auto"/>
                          </w:divBdr>
                        </w:div>
                      </w:divsChild>
                    </w:div>
                    <w:div w:id="1806510412">
                      <w:marLeft w:val="0"/>
                      <w:marRight w:val="0"/>
                      <w:marTop w:val="0"/>
                      <w:marBottom w:val="0"/>
                      <w:divBdr>
                        <w:top w:val="none" w:sz="0" w:space="0" w:color="auto"/>
                        <w:left w:val="none" w:sz="0" w:space="0" w:color="auto"/>
                        <w:bottom w:val="none" w:sz="0" w:space="0" w:color="auto"/>
                        <w:right w:val="none" w:sz="0" w:space="0" w:color="auto"/>
                      </w:divBdr>
                      <w:divsChild>
                        <w:div w:id="1153834182">
                          <w:marLeft w:val="240"/>
                          <w:marRight w:val="0"/>
                          <w:marTop w:val="0"/>
                          <w:marBottom w:val="0"/>
                          <w:divBdr>
                            <w:top w:val="none" w:sz="0" w:space="0" w:color="auto"/>
                            <w:left w:val="none" w:sz="0" w:space="0" w:color="auto"/>
                            <w:bottom w:val="none" w:sz="0" w:space="0" w:color="auto"/>
                            <w:right w:val="none" w:sz="0" w:space="0" w:color="auto"/>
                          </w:divBdr>
                        </w:div>
                      </w:divsChild>
                    </w:div>
                    <w:div w:id="1865317901">
                      <w:marLeft w:val="0"/>
                      <w:marRight w:val="0"/>
                      <w:marTop w:val="0"/>
                      <w:marBottom w:val="0"/>
                      <w:divBdr>
                        <w:top w:val="none" w:sz="0" w:space="0" w:color="auto"/>
                        <w:left w:val="none" w:sz="0" w:space="0" w:color="auto"/>
                        <w:bottom w:val="none" w:sz="0" w:space="0" w:color="auto"/>
                        <w:right w:val="none" w:sz="0" w:space="0" w:color="auto"/>
                      </w:divBdr>
                      <w:divsChild>
                        <w:div w:id="1502617638">
                          <w:marLeft w:val="240"/>
                          <w:marRight w:val="0"/>
                          <w:marTop w:val="0"/>
                          <w:marBottom w:val="0"/>
                          <w:divBdr>
                            <w:top w:val="none" w:sz="0" w:space="0" w:color="auto"/>
                            <w:left w:val="none" w:sz="0" w:space="0" w:color="auto"/>
                            <w:bottom w:val="none" w:sz="0" w:space="0" w:color="auto"/>
                            <w:right w:val="none" w:sz="0" w:space="0" w:color="auto"/>
                          </w:divBdr>
                        </w:div>
                      </w:divsChild>
                    </w:div>
                    <w:div w:id="439689934">
                      <w:marLeft w:val="0"/>
                      <w:marRight w:val="0"/>
                      <w:marTop w:val="0"/>
                      <w:marBottom w:val="0"/>
                      <w:divBdr>
                        <w:top w:val="none" w:sz="0" w:space="0" w:color="auto"/>
                        <w:left w:val="none" w:sz="0" w:space="0" w:color="auto"/>
                        <w:bottom w:val="none" w:sz="0" w:space="0" w:color="auto"/>
                        <w:right w:val="none" w:sz="0" w:space="0" w:color="auto"/>
                      </w:divBdr>
                      <w:divsChild>
                        <w:div w:id="1693729340">
                          <w:marLeft w:val="240"/>
                          <w:marRight w:val="0"/>
                          <w:marTop w:val="0"/>
                          <w:marBottom w:val="0"/>
                          <w:divBdr>
                            <w:top w:val="none" w:sz="0" w:space="0" w:color="auto"/>
                            <w:left w:val="none" w:sz="0" w:space="0" w:color="auto"/>
                            <w:bottom w:val="none" w:sz="0" w:space="0" w:color="auto"/>
                            <w:right w:val="none" w:sz="0" w:space="0" w:color="auto"/>
                          </w:divBdr>
                        </w:div>
                      </w:divsChild>
                    </w:div>
                    <w:div w:id="1291860314">
                      <w:marLeft w:val="0"/>
                      <w:marRight w:val="0"/>
                      <w:marTop w:val="0"/>
                      <w:marBottom w:val="0"/>
                      <w:divBdr>
                        <w:top w:val="none" w:sz="0" w:space="0" w:color="auto"/>
                        <w:left w:val="none" w:sz="0" w:space="0" w:color="auto"/>
                        <w:bottom w:val="none" w:sz="0" w:space="0" w:color="auto"/>
                        <w:right w:val="none" w:sz="0" w:space="0" w:color="auto"/>
                      </w:divBdr>
                    </w:div>
                    <w:div w:id="1485274022">
                      <w:marLeft w:val="0"/>
                      <w:marRight w:val="0"/>
                      <w:marTop w:val="0"/>
                      <w:marBottom w:val="0"/>
                      <w:divBdr>
                        <w:top w:val="none" w:sz="0" w:space="0" w:color="auto"/>
                        <w:left w:val="none" w:sz="0" w:space="0" w:color="auto"/>
                        <w:bottom w:val="none" w:sz="0" w:space="0" w:color="auto"/>
                        <w:right w:val="none" w:sz="0" w:space="0" w:color="auto"/>
                      </w:divBdr>
                      <w:divsChild>
                        <w:div w:id="1441606925">
                          <w:marLeft w:val="240"/>
                          <w:marRight w:val="0"/>
                          <w:marTop w:val="0"/>
                          <w:marBottom w:val="0"/>
                          <w:divBdr>
                            <w:top w:val="none" w:sz="0" w:space="0" w:color="auto"/>
                            <w:left w:val="none" w:sz="0" w:space="0" w:color="auto"/>
                            <w:bottom w:val="none" w:sz="0" w:space="0" w:color="auto"/>
                            <w:right w:val="none" w:sz="0" w:space="0" w:color="auto"/>
                          </w:divBdr>
                        </w:div>
                      </w:divsChild>
                    </w:div>
                    <w:div w:id="802771428">
                      <w:marLeft w:val="0"/>
                      <w:marRight w:val="0"/>
                      <w:marTop w:val="0"/>
                      <w:marBottom w:val="0"/>
                      <w:divBdr>
                        <w:top w:val="none" w:sz="0" w:space="0" w:color="auto"/>
                        <w:left w:val="none" w:sz="0" w:space="0" w:color="auto"/>
                        <w:bottom w:val="none" w:sz="0" w:space="0" w:color="auto"/>
                        <w:right w:val="none" w:sz="0" w:space="0" w:color="auto"/>
                      </w:divBdr>
                    </w:div>
                    <w:div w:id="2082480336">
                      <w:marLeft w:val="0"/>
                      <w:marRight w:val="0"/>
                      <w:marTop w:val="0"/>
                      <w:marBottom w:val="0"/>
                      <w:divBdr>
                        <w:top w:val="none" w:sz="0" w:space="0" w:color="auto"/>
                        <w:left w:val="none" w:sz="0" w:space="0" w:color="auto"/>
                        <w:bottom w:val="none" w:sz="0" w:space="0" w:color="auto"/>
                        <w:right w:val="none" w:sz="0" w:space="0" w:color="auto"/>
                      </w:divBdr>
                      <w:divsChild>
                        <w:div w:id="914050584">
                          <w:marLeft w:val="240"/>
                          <w:marRight w:val="0"/>
                          <w:marTop w:val="0"/>
                          <w:marBottom w:val="0"/>
                          <w:divBdr>
                            <w:top w:val="none" w:sz="0" w:space="0" w:color="auto"/>
                            <w:left w:val="none" w:sz="0" w:space="0" w:color="auto"/>
                            <w:bottom w:val="none" w:sz="0" w:space="0" w:color="auto"/>
                            <w:right w:val="none" w:sz="0" w:space="0" w:color="auto"/>
                          </w:divBdr>
                        </w:div>
                      </w:divsChild>
                    </w:div>
                    <w:div w:id="1093547296">
                      <w:marLeft w:val="0"/>
                      <w:marRight w:val="0"/>
                      <w:marTop w:val="0"/>
                      <w:marBottom w:val="0"/>
                      <w:divBdr>
                        <w:top w:val="none" w:sz="0" w:space="0" w:color="auto"/>
                        <w:left w:val="none" w:sz="0" w:space="0" w:color="auto"/>
                        <w:bottom w:val="none" w:sz="0" w:space="0" w:color="auto"/>
                        <w:right w:val="none" w:sz="0" w:space="0" w:color="auto"/>
                      </w:divBdr>
                      <w:divsChild>
                        <w:div w:id="1279948506">
                          <w:marLeft w:val="240"/>
                          <w:marRight w:val="0"/>
                          <w:marTop w:val="0"/>
                          <w:marBottom w:val="0"/>
                          <w:divBdr>
                            <w:top w:val="none" w:sz="0" w:space="0" w:color="auto"/>
                            <w:left w:val="none" w:sz="0" w:space="0" w:color="auto"/>
                            <w:bottom w:val="none" w:sz="0" w:space="0" w:color="auto"/>
                            <w:right w:val="none" w:sz="0" w:space="0" w:color="auto"/>
                          </w:divBdr>
                        </w:div>
                      </w:divsChild>
                    </w:div>
                    <w:div w:id="1264264493">
                      <w:marLeft w:val="0"/>
                      <w:marRight w:val="0"/>
                      <w:marTop w:val="0"/>
                      <w:marBottom w:val="0"/>
                      <w:divBdr>
                        <w:top w:val="none" w:sz="0" w:space="0" w:color="auto"/>
                        <w:left w:val="none" w:sz="0" w:space="0" w:color="auto"/>
                        <w:bottom w:val="none" w:sz="0" w:space="0" w:color="auto"/>
                        <w:right w:val="none" w:sz="0" w:space="0" w:color="auto"/>
                      </w:divBdr>
                      <w:divsChild>
                        <w:div w:id="871380761">
                          <w:marLeft w:val="240"/>
                          <w:marRight w:val="0"/>
                          <w:marTop w:val="0"/>
                          <w:marBottom w:val="0"/>
                          <w:divBdr>
                            <w:top w:val="none" w:sz="0" w:space="0" w:color="auto"/>
                            <w:left w:val="none" w:sz="0" w:space="0" w:color="auto"/>
                            <w:bottom w:val="none" w:sz="0" w:space="0" w:color="auto"/>
                            <w:right w:val="none" w:sz="0" w:space="0" w:color="auto"/>
                          </w:divBdr>
                        </w:div>
                      </w:divsChild>
                    </w:div>
                    <w:div w:id="1717895407">
                      <w:marLeft w:val="0"/>
                      <w:marRight w:val="0"/>
                      <w:marTop w:val="0"/>
                      <w:marBottom w:val="0"/>
                      <w:divBdr>
                        <w:top w:val="none" w:sz="0" w:space="0" w:color="auto"/>
                        <w:left w:val="none" w:sz="0" w:space="0" w:color="auto"/>
                        <w:bottom w:val="none" w:sz="0" w:space="0" w:color="auto"/>
                        <w:right w:val="none" w:sz="0" w:space="0" w:color="auto"/>
                      </w:divBdr>
                      <w:divsChild>
                        <w:div w:id="1313485873">
                          <w:marLeft w:val="240"/>
                          <w:marRight w:val="0"/>
                          <w:marTop w:val="0"/>
                          <w:marBottom w:val="0"/>
                          <w:divBdr>
                            <w:top w:val="none" w:sz="0" w:space="0" w:color="auto"/>
                            <w:left w:val="none" w:sz="0" w:space="0" w:color="auto"/>
                            <w:bottom w:val="none" w:sz="0" w:space="0" w:color="auto"/>
                            <w:right w:val="none" w:sz="0" w:space="0" w:color="auto"/>
                          </w:divBdr>
                        </w:div>
                      </w:divsChild>
                    </w:div>
                    <w:div w:id="352654315">
                      <w:marLeft w:val="0"/>
                      <w:marRight w:val="0"/>
                      <w:marTop w:val="0"/>
                      <w:marBottom w:val="0"/>
                      <w:divBdr>
                        <w:top w:val="none" w:sz="0" w:space="0" w:color="auto"/>
                        <w:left w:val="none" w:sz="0" w:space="0" w:color="auto"/>
                        <w:bottom w:val="none" w:sz="0" w:space="0" w:color="auto"/>
                        <w:right w:val="none" w:sz="0" w:space="0" w:color="auto"/>
                      </w:divBdr>
                      <w:divsChild>
                        <w:div w:id="1236667740">
                          <w:marLeft w:val="240"/>
                          <w:marRight w:val="0"/>
                          <w:marTop w:val="0"/>
                          <w:marBottom w:val="0"/>
                          <w:divBdr>
                            <w:top w:val="none" w:sz="0" w:space="0" w:color="auto"/>
                            <w:left w:val="none" w:sz="0" w:space="0" w:color="auto"/>
                            <w:bottom w:val="none" w:sz="0" w:space="0" w:color="auto"/>
                            <w:right w:val="none" w:sz="0" w:space="0" w:color="auto"/>
                          </w:divBdr>
                        </w:div>
                      </w:divsChild>
                    </w:div>
                    <w:div w:id="245117789">
                      <w:marLeft w:val="0"/>
                      <w:marRight w:val="0"/>
                      <w:marTop w:val="0"/>
                      <w:marBottom w:val="0"/>
                      <w:divBdr>
                        <w:top w:val="none" w:sz="0" w:space="0" w:color="auto"/>
                        <w:left w:val="none" w:sz="0" w:space="0" w:color="auto"/>
                        <w:bottom w:val="none" w:sz="0" w:space="0" w:color="auto"/>
                        <w:right w:val="none" w:sz="0" w:space="0" w:color="auto"/>
                      </w:divBdr>
                      <w:divsChild>
                        <w:div w:id="696082913">
                          <w:marLeft w:val="240"/>
                          <w:marRight w:val="0"/>
                          <w:marTop w:val="0"/>
                          <w:marBottom w:val="0"/>
                          <w:divBdr>
                            <w:top w:val="none" w:sz="0" w:space="0" w:color="auto"/>
                            <w:left w:val="none" w:sz="0" w:space="0" w:color="auto"/>
                            <w:bottom w:val="none" w:sz="0" w:space="0" w:color="auto"/>
                            <w:right w:val="none" w:sz="0" w:space="0" w:color="auto"/>
                          </w:divBdr>
                        </w:div>
                      </w:divsChild>
                    </w:div>
                    <w:div w:id="202641955">
                      <w:marLeft w:val="0"/>
                      <w:marRight w:val="0"/>
                      <w:marTop w:val="0"/>
                      <w:marBottom w:val="0"/>
                      <w:divBdr>
                        <w:top w:val="none" w:sz="0" w:space="0" w:color="auto"/>
                        <w:left w:val="none" w:sz="0" w:space="0" w:color="auto"/>
                        <w:bottom w:val="none" w:sz="0" w:space="0" w:color="auto"/>
                        <w:right w:val="none" w:sz="0" w:space="0" w:color="auto"/>
                      </w:divBdr>
                    </w:div>
                    <w:div w:id="1151285378">
                      <w:marLeft w:val="0"/>
                      <w:marRight w:val="0"/>
                      <w:marTop w:val="0"/>
                      <w:marBottom w:val="0"/>
                      <w:divBdr>
                        <w:top w:val="none" w:sz="0" w:space="0" w:color="auto"/>
                        <w:left w:val="none" w:sz="0" w:space="0" w:color="auto"/>
                        <w:bottom w:val="none" w:sz="0" w:space="0" w:color="auto"/>
                        <w:right w:val="none" w:sz="0" w:space="0" w:color="auto"/>
                      </w:divBdr>
                      <w:divsChild>
                        <w:div w:id="1498886159">
                          <w:marLeft w:val="240"/>
                          <w:marRight w:val="0"/>
                          <w:marTop w:val="0"/>
                          <w:marBottom w:val="0"/>
                          <w:divBdr>
                            <w:top w:val="none" w:sz="0" w:space="0" w:color="auto"/>
                            <w:left w:val="none" w:sz="0" w:space="0" w:color="auto"/>
                            <w:bottom w:val="none" w:sz="0" w:space="0" w:color="auto"/>
                            <w:right w:val="none" w:sz="0" w:space="0" w:color="auto"/>
                          </w:divBdr>
                        </w:div>
                      </w:divsChild>
                    </w:div>
                    <w:div w:id="2114783123">
                      <w:marLeft w:val="0"/>
                      <w:marRight w:val="0"/>
                      <w:marTop w:val="0"/>
                      <w:marBottom w:val="0"/>
                      <w:divBdr>
                        <w:top w:val="none" w:sz="0" w:space="0" w:color="auto"/>
                        <w:left w:val="none" w:sz="0" w:space="0" w:color="auto"/>
                        <w:bottom w:val="none" w:sz="0" w:space="0" w:color="auto"/>
                        <w:right w:val="none" w:sz="0" w:space="0" w:color="auto"/>
                      </w:divBdr>
                      <w:divsChild>
                        <w:div w:id="1856311240">
                          <w:marLeft w:val="240"/>
                          <w:marRight w:val="0"/>
                          <w:marTop w:val="0"/>
                          <w:marBottom w:val="0"/>
                          <w:divBdr>
                            <w:top w:val="none" w:sz="0" w:space="0" w:color="auto"/>
                            <w:left w:val="none" w:sz="0" w:space="0" w:color="auto"/>
                            <w:bottom w:val="none" w:sz="0" w:space="0" w:color="auto"/>
                            <w:right w:val="none" w:sz="0" w:space="0" w:color="auto"/>
                          </w:divBdr>
                        </w:div>
                      </w:divsChild>
                    </w:div>
                    <w:div w:id="1919555735">
                      <w:marLeft w:val="0"/>
                      <w:marRight w:val="0"/>
                      <w:marTop w:val="0"/>
                      <w:marBottom w:val="0"/>
                      <w:divBdr>
                        <w:top w:val="none" w:sz="0" w:space="0" w:color="auto"/>
                        <w:left w:val="none" w:sz="0" w:space="0" w:color="auto"/>
                        <w:bottom w:val="none" w:sz="0" w:space="0" w:color="auto"/>
                        <w:right w:val="none" w:sz="0" w:space="0" w:color="auto"/>
                      </w:divBdr>
                      <w:divsChild>
                        <w:div w:id="175654796">
                          <w:marLeft w:val="240"/>
                          <w:marRight w:val="0"/>
                          <w:marTop w:val="0"/>
                          <w:marBottom w:val="0"/>
                          <w:divBdr>
                            <w:top w:val="none" w:sz="0" w:space="0" w:color="auto"/>
                            <w:left w:val="none" w:sz="0" w:space="0" w:color="auto"/>
                            <w:bottom w:val="none" w:sz="0" w:space="0" w:color="auto"/>
                            <w:right w:val="none" w:sz="0" w:space="0" w:color="auto"/>
                          </w:divBdr>
                        </w:div>
                      </w:divsChild>
                    </w:div>
                    <w:div w:id="139538071">
                      <w:marLeft w:val="0"/>
                      <w:marRight w:val="0"/>
                      <w:marTop w:val="0"/>
                      <w:marBottom w:val="0"/>
                      <w:divBdr>
                        <w:top w:val="none" w:sz="0" w:space="0" w:color="auto"/>
                        <w:left w:val="none" w:sz="0" w:space="0" w:color="auto"/>
                        <w:bottom w:val="none" w:sz="0" w:space="0" w:color="auto"/>
                        <w:right w:val="none" w:sz="0" w:space="0" w:color="auto"/>
                      </w:divBdr>
                      <w:divsChild>
                        <w:div w:id="1604655473">
                          <w:marLeft w:val="240"/>
                          <w:marRight w:val="0"/>
                          <w:marTop w:val="0"/>
                          <w:marBottom w:val="0"/>
                          <w:divBdr>
                            <w:top w:val="none" w:sz="0" w:space="0" w:color="auto"/>
                            <w:left w:val="none" w:sz="0" w:space="0" w:color="auto"/>
                            <w:bottom w:val="none" w:sz="0" w:space="0" w:color="auto"/>
                            <w:right w:val="none" w:sz="0" w:space="0" w:color="auto"/>
                          </w:divBdr>
                        </w:div>
                      </w:divsChild>
                    </w:div>
                    <w:div w:id="1267930335">
                      <w:marLeft w:val="0"/>
                      <w:marRight w:val="0"/>
                      <w:marTop w:val="0"/>
                      <w:marBottom w:val="0"/>
                      <w:divBdr>
                        <w:top w:val="none" w:sz="0" w:space="0" w:color="auto"/>
                        <w:left w:val="none" w:sz="0" w:space="0" w:color="auto"/>
                        <w:bottom w:val="none" w:sz="0" w:space="0" w:color="auto"/>
                        <w:right w:val="none" w:sz="0" w:space="0" w:color="auto"/>
                      </w:divBdr>
                      <w:divsChild>
                        <w:div w:id="1736277366">
                          <w:marLeft w:val="240"/>
                          <w:marRight w:val="0"/>
                          <w:marTop w:val="0"/>
                          <w:marBottom w:val="0"/>
                          <w:divBdr>
                            <w:top w:val="none" w:sz="0" w:space="0" w:color="auto"/>
                            <w:left w:val="none" w:sz="0" w:space="0" w:color="auto"/>
                            <w:bottom w:val="none" w:sz="0" w:space="0" w:color="auto"/>
                            <w:right w:val="none" w:sz="0" w:space="0" w:color="auto"/>
                          </w:divBdr>
                        </w:div>
                      </w:divsChild>
                    </w:div>
                    <w:div w:id="1093476374">
                      <w:marLeft w:val="0"/>
                      <w:marRight w:val="0"/>
                      <w:marTop w:val="0"/>
                      <w:marBottom w:val="0"/>
                      <w:divBdr>
                        <w:top w:val="none" w:sz="0" w:space="0" w:color="auto"/>
                        <w:left w:val="none" w:sz="0" w:space="0" w:color="auto"/>
                        <w:bottom w:val="none" w:sz="0" w:space="0" w:color="auto"/>
                        <w:right w:val="none" w:sz="0" w:space="0" w:color="auto"/>
                      </w:divBdr>
                      <w:divsChild>
                        <w:div w:id="1285887543">
                          <w:marLeft w:val="240"/>
                          <w:marRight w:val="0"/>
                          <w:marTop w:val="0"/>
                          <w:marBottom w:val="0"/>
                          <w:divBdr>
                            <w:top w:val="none" w:sz="0" w:space="0" w:color="auto"/>
                            <w:left w:val="none" w:sz="0" w:space="0" w:color="auto"/>
                            <w:bottom w:val="none" w:sz="0" w:space="0" w:color="auto"/>
                            <w:right w:val="none" w:sz="0" w:space="0" w:color="auto"/>
                          </w:divBdr>
                        </w:div>
                      </w:divsChild>
                    </w:div>
                    <w:div w:id="118573723">
                      <w:marLeft w:val="0"/>
                      <w:marRight w:val="0"/>
                      <w:marTop w:val="0"/>
                      <w:marBottom w:val="0"/>
                      <w:divBdr>
                        <w:top w:val="none" w:sz="0" w:space="0" w:color="auto"/>
                        <w:left w:val="none" w:sz="0" w:space="0" w:color="auto"/>
                        <w:bottom w:val="none" w:sz="0" w:space="0" w:color="auto"/>
                        <w:right w:val="none" w:sz="0" w:space="0" w:color="auto"/>
                      </w:divBdr>
                      <w:divsChild>
                        <w:div w:id="2140800708">
                          <w:marLeft w:val="240"/>
                          <w:marRight w:val="0"/>
                          <w:marTop w:val="0"/>
                          <w:marBottom w:val="0"/>
                          <w:divBdr>
                            <w:top w:val="none" w:sz="0" w:space="0" w:color="auto"/>
                            <w:left w:val="none" w:sz="0" w:space="0" w:color="auto"/>
                            <w:bottom w:val="none" w:sz="0" w:space="0" w:color="auto"/>
                            <w:right w:val="none" w:sz="0" w:space="0" w:color="auto"/>
                          </w:divBdr>
                        </w:div>
                      </w:divsChild>
                    </w:div>
                    <w:div w:id="1536885143">
                      <w:marLeft w:val="0"/>
                      <w:marRight w:val="0"/>
                      <w:marTop w:val="0"/>
                      <w:marBottom w:val="0"/>
                      <w:divBdr>
                        <w:top w:val="none" w:sz="0" w:space="0" w:color="auto"/>
                        <w:left w:val="none" w:sz="0" w:space="0" w:color="auto"/>
                        <w:bottom w:val="none" w:sz="0" w:space="0" w:color="auto"/>
                        <w:right w:val="none" w:sz="0" w:space="0" w:color="auto"/>
                      </w:divBdr>
                      <w:divsChild>
                        <w:div w:id="975255805">
                          <w:marLeft w:val="240"/>
                          <w:marRight w:val="0"/>
                          <w:marTop w:val="0"/>
                          <w:marBottom w:val="0"/>
                          <w:divBdr>
                            <w:top w:val="none" w:sz="0" w:space="0" w:color="auto"/>
                            <w:left w:val="none" w:sz="0" w:space="0" w:color="auto"/>
                            <w:bottom w:val="none" w:sz="0" w:space="0" w:color="auto"/>
                            <w:right w:val="none" w:sz="0" w:space="0" w:color="auto"/>
                          </w:divBdr>
                        </w:div>
                      </w:divsChild>
                    </w:div>
                    <w:div w:id="2062164748">
                      <w:marLeft w:val="0"/>
                      <w:marRight w:val="0"/>
                      <w:marTop w:val="0"/>
                      <w:marBottom w:val="0"/>
                      <w:divBdr>
                        <w:top w:val="none" w:sz="0" w:space="0" w:color="auto"/>
                        <w:left w:val="none" w:sz="0" w:space="0" w:color="auto"/>
                        <w:bottom w:val="none" w:sz="0" w:space="0" w:color="auto"/>
                        <w:right w:val="none" w:sz="0" w:space="0" w:color="auto"/>
                      </w:divBdr>
                    </w:div>
                    <w:div w:id="572787372">
                      <w:marLeft w:val="0"/>
                      <w:marRight w:val="0"/>
                      <w:marTop w:val="0"/>
                      <w:marBottom w:val="0"/>
                      <w:divBdr>
                        <w:top w:val="none" w:sz="0" w:space="0" w:color="auto"/>
                        <w:left w:val="none" w:sz="0" w:space="0" w:color="auto"/>
                        <w:bottom w:val="none" w:sz="0" w:space="0" w:color="auto"/>
                        <w:right w:val="none" w:sz="0" w:space="0" w:color="auto"/>
                      </w:divBdr>
                      <w:divsChild>
                        <w:div w:id="439881473">
                          <w:marLeft w:val="240"/>
                          <w:marRight w:val="0"/>
                          <w:marTop w:val="0"/>
                          <w:marBottom w:val="0"/>
                          <w:divBdr>
                            <w:top w:val="none" w:sz="0" w:space="0" w:color="auto"/>
                            <w:left w:val="none" w:sz="0" w:space="0" w:color="auto"/>
                            <w:bottom w:val="none" w:sz="0" w:space="0" w:color="auto"/>
                            <w:right w:val="none" w:sz="0" w:space="0" w:color="auto"/>
                          </w:divBdr>
                        </w:div>
                      </w:divsChild>
                    </w:div>
                    <w:div w:id="1789471330">
                      <w:marLeft w:val="0"/>
                      <w:marRight w:val="0"/>
                      <w:marTop w:val="0"/>
                      <w:marBottom w:val="0"/>
                      <w:divBdr>
                        <w:top w:val="none" w:sz="0" w:space="0" w:color="auto"/>
                        <w:left w:val="none" w:sz="0" w:space="0" w:color="auto"/>
                        <w:bottom w:val="none" w:sz="0" w:space="0" w:color="auto"/>
                        <w:right w:val="none" w:sz="0" w:space="0" w:color="auto"/>
                      </w:divBdr>
                      <w:divsChild>
                        <w:div w:id="1971855592">
                          <w:marLeft w:val="240"/>
                          <w:marRight w:val="0"/>
                          <w:marTop w:val="0"/>
                          <w:marBottom w:val="0"/>
                          <w:divBdr>
                            <w:top w:val="none" w:sz="0" w:space="0" w:color="auto"/>
                            <w:left w:val="none" w:sz="0" w:space="0" w:color="auto"/>
                            <w:bottom w:val="none" w:sz="0" w:space="0" w:color="auto"/>
                            <w:right w:val="none" w:sz="0" w:space="0" w:color="auto"/>
                          </w:divBdr>
                        </w:div>
                      </w:divsChild>
                    </w:div>
                    <w:div w:id="1222323002">
                      <w:marLeft w:val="0"/>
                      <w:marRight w:val="0"/>
                      <w:marTop w:val="0"/>
                      <w:marBottom w:val="0"/>
                      <w:divBdr>
                        <w:top w:val="none" w:sz="0" w:space="0" w:color="auto"/>
                        <w:left w:val="none" w:sz="0" w:space="0" w:color="auto"/>
                        <w:bottom w:val="none" w:sz="0" w:space="0" w:color="auto"/>
                        <w:right w:val="none" w:sz="0" w:space="0" w:color="auto"/>
                      </w:divBdr>
                      <w:divsChild>
                        <w:div w:id="2020814703">
                          <w:marLeft w:val="240"/>
                          <w:marRight w:val="0"/>
                          <w:marTop w:val="0"/>
                          <w:marBottom w:val="0"/>
                          <w:divBdr>
                            <w:top w:val="none" w:sz="0" w:space="0" w:color="auto"/>
                            <w:left w:val="none" w:sz="0" w:space="0" w:color="auto"/>
                            <w:bottom w:val="none" w:sz="0" w:space="0" w:color="auto"/>
                            <w:right w:val="none" w:sz="0" w:space="0" w:color="auto"/>
                          </w:divBdr>
                        </w:div>
                      </w:divsChild>
                    </w:div>
                    <w:div w:id="473836811">
                      <w:marLeft w:val="0"/>
                      <w:marRight w:val="0"/>
                      <w:marTop w:val="0"/>
                      <w:marBottom w:val="0"/>
                      <w:divBdr>
                        <w:top w:val="none" w:sz="0" w:space="0" w:color="auto"/>
                        <w:left w:val="none" w:sz="0" w:space="0" w:color="auto"/>
                        <w:bottom w:val="none" w:sz="0" w:space="0" w:color="auto"/>
                        <w:right w:val="none" w:sz="0" w:space="0" w:color="auto"/>
                      </w:divBdr>
                      <w:divsChild>
                        <w:div w:id="1884828716">
                          <w:marLeft w:val="240"/>
                          <w:marRight w:val="0"/>
                          <w:marTop w:val="0"/>
                          <w:marBottom w:val="0"/>
                          <w:divBdr>
                            <w:top w:val="none" w:sz="0" w:space="0" w:color="auto"/>
                            <w:left w:val="none" w:sz="0" w:space="0" w:color="auto"/>
                            <w:bottom w:val="none" w:sz="0" w:space="0" w:color="auto"/>
                            <w:right w:val="none" w:sz="0" w:space="0" w:color="auto"/>
                          </w:divBdr>
                        </w:div>
                      </w:divsChild>
                    </w:div>
                    <w:div w:id="1401558295">
                      <w:marLeft w:val="0"/>
                      <w:marRight w:val="0"/>
                      <w:marTop w:val="0"/>
                      <w:marBottom w:val="0"/>
                      <w:divBdr>
                        <w:top w:val="none" w:sz="0" w:space="0" w:color="auto"/>
                        <w:left w:val="none" w:sz="0" w:space="0" w:color="auto"/>
                        <w:bottom w:val="none" w:sz="0" w:space="0" w:color="auto"/>
                        <w:right w:val="none" w:sz="0" w:space="0" w:color="auto"/>
                      </w:divBdr>
                      <w:divsChild>
                        <w:div w:id="517617823">
                          <w:marLeft w:val="240"/>
                          <w:marRight w:val="0"/>
                          <w:marTop w:val="0"/>
                          <w:marBottom w:val="0"/>
                          <w:divBdr>
                            <w:top w:val="none" w:sz="0" w:space="0" w:color="auto"/>
                            <w:left w:val="none" w:sz="0" w:space="0" w:color="auto"/>
                            <w:bottom w:val="none" w:sz="0" w:space="0" w:color="auto"/>
                            <w:right w:val="none" w:sz="0" w:space="0" w:color="auto"/>
                          </w:divBdr>
                        </w:div>
                      </w:divsChild>
                    </w:div>
                    <w:div w:id="15431746">
                      <w:marLeft w:val="0"/>
                      <w:marRight w:val="0"/>
                      <w:marTop w:val="0"/>
                      <w:marBottom w:val="0"/>
                      <w:divBdr>
                        <w:top w:val="none" w:sz="0" w:space="0" w:color="auto"/>
                        <w:left w:val="none" w:sz="0" w:space="0" w:color="auto"/>
                        <w:bottom w:val="none" w:sz="0" w:space="0" w:color="auto"/>
                        <w:right w:val="none" w:sz="0" w:space="0" w:color="auto"/>
                      </w:divBdr>
                      <w:divsChild>
                        <w:div w:id="559557782">
                          <w:marLeft w:val="240"/>
                          <w:marRight w:val="0"/>
                          <w:marTop w:val="0"/>
                          <w:marBottom w:val="0"/>
                          <w:divBdr>
                            <w:top w:val="none" w:sz="0" w:space="0" w:color="auto"/>
                            <w:left w:val="none" w:sz="0" w:space="0" w:color="auto"/>
                            <w:bottom w:val="none" w:sz="0" w:space="0" w:color="auto"/>
                            <w:right w:val="none" w:sz="0" w:space="0" w:color="auto"/>
                          </w:divBdr>
                        </w:div>
                      </w:divsChild>
                    </w:div>
                    <w:div w:id="545063628">
                      <w:marLeft w:val="0"/>
                      <w:marRight w:val="0"/>
                      <w:marTop w:val="0"/>
                      <w:marBottom w:val="0"/>
                      <w:divBdr>
                        <w:top w:val="none" w:sz="0" w:space="0" w:color="auto"/>
                        <w:left w:val="none" w:sz="0" w:space="0" w:color="auto"/>
                        <w:bottom w:val="none" w:sz="0" w:space="0" w:color="auto"/>
                        <w:right w:val="none" w:sz="0" w:space="0" w:color="auto"/>
                      </w:divBdr>
                    </w:div>
                    <w:div w:id="1930774457">
                      <w:marLeft w:val="0"/>
                      <w:marRight w:val="0"/>
                      <w:marTop w:val="0"/>
                      <w:marBottom w:val="0"/>
                      <w:divBdr>
                        <w:top w:val="none" w:sz="0" w:space="0" w:color="auto"/>
                        <w:left w:val="none" w:sz="0" w:space="0" w:color="auto"/>
                        <w:bottom w:val="none" w:sz="0" w:space="0" w:color="auto"/>
                        <w:right w:val="none" w:sz="0" w:space="0" w:color="auto"/>
                      </w:divBdr>
                      <w:divsChild>
                        <w:div w:id="1725909764">
                          <w:marLeft w:val="240"/>
                          <w:marRight w:val="0"/>
                          <w:marTop w:val="0"/>
                          <w:marBottom w:val="0"/>
                          <w:divBdr>
                            <w:top w:val="none" w:sz="0" w:space="0" w:color="auto"/>
                            <w:left w:val="none" w:sz="0" w:space="0" w:color="auto"/>
                            <w:bottom w:val="none" w:sz="0" w:space="0" w:color="auto"/>
                            <w:right w:val="none" w:sz="0" w:space="0" w:color="auto"/>
                          </w:divBdr>
                        </w:div>
                      </w:divsChild>
                    </w:div>
                    <w:div w:id="1835410901">
                      <w:marLeft w:val="0"/>
                      <w:marRight w:val="0"/>
                      <w:marTop w:val="0"/>
                      <w:marBottom w:val="0"/>
                      <w:divBdr>
                        <w:top w:val="none" w:sz="0" w:space="0" w:color="auto"/>
                        <w:left w:val="none" w:sz="0" w:space="0" w:color="auto"/>
                        <w:bottom w:val="none" w:sz="0" w:space="0" w:color="auto"/>
                        <w:right w:val="none" w:sz="0" w:space="0" w:color="auto"/>
                      </w:divBdr>
                      <w:divsChild>
                        <w:div w:id="292101588">
                          <w:marLeft w:val="240"/>
                          <w:marRight w:val="0"/>
                          <w:marTop w:val="0"/>
                          <w:marBottom w:val="0"/>
                          <w:divBdr>
                            <w:top w:val="none" w:sz="0" w:space="0" w:color="auto"/>
                            <w:left w:val="none" w:sz="0" w:space="0" w:color="auto"/>
                            <w:bottom w:val="none" w:sz="0" w:space="0" w:color="auto"/>
                            <w:right w:val="none" w:sz="0" w:space="0" w:color="auto"/>
                          </w:divBdr>
                        </w:div>
                      </w:divsChild>
                    </w:div>
                    <w:div w:id="648559909">
                      <w:marLeft w:val="0"/>
                      <w:marRight w:val="0"/>
                      <w:marTop w:val="0"/>
                      <w:marBottom w:val="0"/>
                      <w:divBdr>
                        <w:top w:val="none" w:sz="0" w:space="0" w:color="auto"/>
                        <w:left w:val="none" w:sz="0" w:space="0" w:color="auto"/>
                        <w:bottom w:val="none" w:sz="0" w:space="0" w:color="auto"/>
                        <w:right w:val="none" w:sz="0" w:space="0" w:color="auto"/>
                      </w:divBdr>
                      <w:divsChild>
                        <w:div w:id="1618675753">
                          <w:marLeft w:val="240"/>
                          <w:marRight w:val="0"/>
                          <w:marTop w:val="0"/>
                          <w:marBottom w:val="0"/>
                          <w:divBdr>
                            <w:top w:val="none" w:sz="0" w:space="0" w:color="auto"/>
                            <w:left w:val="none" w:sz="0" w:space="0" w:color="auto"/>
                            <w:bottom w:val="none" w:sz="0" w:space="0" w:color="auto"/>
                            <w:right w:val="none" w:sz="0" w:space="0" w:color="auto"/>
                          </w:divBdr>
                        </w:div>
                      </w:divsChild>
                    </w:div>
                    <w:div w:id="1014265814">
                      <w:marLeft w:val="0"/>
                      <w:marRight w:val="0"/>
                      <w:marTop w:val="0"/>
                      <w:marBottom w:val="0"/>
                      <w:divBdr>
                        <w:top w:val="none" w:sz="0" w:space="0" w:color="auto"/>
                        <w:left w:val="none" w:sz="0" w:space="0" w:color="auto"/>
                        <w:bottom w:val="none" w:sz="0" w:space="0" w:color="auto"/>
                        <w:right w:val="none" w:sz="0" w:space="0" w:color="auto"/>
                      </w:divBdr>
                      <w:divsChild>
                        <w:div w:id="1130171207">
                          <w:marLeft w:val="240"/>
                          <w:marRight w:val="0"/>
                          <w:marTop w:val="0"/>
                          <w:marBottom w:val="0"/>
                          <w:divBdr>
                            <w:top w:val="none" w:sz="0" w:space="0" w:color="auto"/>
                            <w:left w:val="none" w:sz="0" w:space="0" w:color="auto"/>
                            <w:bottom w:val="none" w:sz="0" w:space="0" w:color="auto"/>
                            <w:right w:val="none" w:sz="0" w:space="0" w:color="auto"/>
                          </w:divBdr>
                        </w:div>
                      </w:divsChild>
                    </w:div>
                    <w:div w:id="604579171">
                      <w:marLeft w:val="0"/>
                      <w:marRight w:val="0"/>
                      <w:marTop w:val="0"/>
                      <w:marBottom w:val="0"/>
                      <w:divBdr>
                        <w:top w:val="none" w:sz="0" w:space="0" w:color="auto"/>
                        <w:left w:val="none" w:sz="0" w:space="0" w:color="auto"/>
                        <w:bottom w:val="none" w:sz="0" w:space="0" w:color="auto"/>
                        <w:right w:val="none" w:sz="0" w:space="0" w:color="auto"/>
                      </w:divBdr>
                      <w:divsChild>
                        <w:div w:id="56323474">
                          <w:marLeft w:val="240"/>
                          <w:marRight w:val="0"/>
                          <w:marTop w:val="0"/>
                          <w:marBottom w:val="0"/>
                          <w:divBdr>
                            <w:top w:val="none" w:sz="0" w:space="0" w:color="auto"/>
                            <w:left w:val="none" w:sz="0" w:space="0" w:color="auto"/>
                            <w:bottom w:val="none" w:sz="0" w:space="0" w:color="auto"/>
                            <w:right w:val="none" w:sz="0" w:space="0" w:color="auto"/>
                          </w:divBdr>
                        </w:div>
                      </w:divsChild>
                    </w:div>
                    <w:div w:id="847135491">
                      <w:marLeft w:val="0"/>
                      <w:marRight w:val="0"/>
                      <w:marTop w:val="0"/>
                      <w:marBottom w:val="0"/>
                      <w:divBdr>
                        <w:top w:val="none" w:sz="0" w:space="0" w:color="auto"/>
                        <w:left w:val="none" w:sz="0" w:space="0" w:color="auto"/>
                        <w:bottom w:val="none" w:sz="0" w:space="0" w:color="auto"/>
                        <w:right w:val="none" w:sz="0" w:space="0" w:color="auto"/>
                      </w:divBdr>
                      <w:divsChild>
                        <w:div w:id="18198068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814229">
      <w:bodyDiv w:val="1"/>
      <w:marLeft w:val="0"/>
      <w:marRight w:val="0"/>
      <w:marTop w:val="0"/>
      <w:marBottom w:val="0"/>
      <w:divBdr>
        <w:top w:val="none" w:sz="0" w:space="0" w:color="auto"/>
        <w:left w:val="none" w:sz="0" w:space="0" w:color="auto"/>
        <w:bottom w:val="none" w:sz="0" w:space="0" w:color="auto"/>
        <w:right w:val="none" w:sz="0" w:space="0" w:color="auto"/>
      </w:divBdr>
    </w:div>
    <w:div w:id="1185091418">
      <w:bodyDiv w:val="1"/>
      <w:marLeft w:val="0"/>
      <w:marRight w:val="0"/>
      <w:marTop w:val="0"/>
      <w:marBottom w:val="0"/>
      <w:divBdr>
        <w:top w:val="none" w:sz="0" w:space="0" w:color="auto"/>
        <w:left w:val="none" w:sz="0" w:space="0" w:color="auto"/>
        <w:bottom w:val="none" w:sz="0" w:space="0" w:color="auto"/>
        <w:right w:val="none" w:sz="0" w:space="0" w:color="auto"/>
      </w:divBdr>
    </w:div>
    <w:div w:id="1195465355">
      <w:bodyDiv w:val="1"/>
      <w:marLeft w:val="0"/>
      <w:marRight w:val="0"/>
      <w:marTop w:val="0"/>
      <w:marBottom w:val="0"/>
      <w:divBdr>
        <w:top w:val="none" w:sz="0" w:space="0" w:color="auto"/>
        <w:left w:val="none" w:sz="0" w:space="0" w:color="auto"/>
        <w:bottom w:val="none" w:sz="0" w:space="0" w:color="auto"/>
        <w:right w:val="none" w:sz="0" w:space="0" w:color="auto"/>
      </w:divBdr>
    </w:div>
    <w:div w:id="1198355237">
      <w:bodyDiv w:val="1"/>
      <w:marLeft w:val="0"/>
      <w:marRight w:val="0"/>
      <w:marTop w:val="0"/>
      <w:marBottom w:val="0"/>
      <w:divBdr>
        <w:top w:val="none" w:sz="0" w:space="0" w:color="auto"/>
        <w:left w:val="none" w:sz="0" w:space="0" w:color="auto"/>
        <w:bottom w:val="none" w:sz="0" w:space="0" w:color="auto"/>
        <w:right w:val="none" w:sz="0" w:space="0" w:color="auto"/>
      </w:divBdr>
    </w:div>
    <w:div w:id="1214536287">
      <w:bodyDiv w:val="1"/>
      <w:marLeft w:val="0"/>
      <w:marRight w:val="0"/>
      <w:marTop w:val="0"/>
      <w:marBottom w:val="0"/>
      <w:divBdr>
        <w:top w:val="none" w:sz="0" w:space="0" w:color="auto"/>
        <w:left w:val="none" w:sz="0" w:space="0" w:color="auto"/>
        <w:bottom w:val="none" w:sz="0" w:space="0" w:color="auto"/>
        <w:right w:val="none" w:sz="0" w:space="0" w:color="auto"/>
      </w:divBdr>
    </w:div>
    <w:div w:id="1216624702">
      <w:bodyDiv w:val="1"/>
      <w:marLeft w:val="0"/>
      <w:marRight w:val="0"/>
      <w:marTop w:val="0"/>
      <w:marBottom w:val="0"/>
      <w:divBdr>
        <w:top w:val="none" w:sz="0" w:space="0" w:color="auto"/>
        <w:left w:val="none" w:sz="0" w:space="0" w:color="auto"/>
        <w:bottom w:val="none" w:sz="0" w:space="0" w:color="auto"/>
        <w:right w:val="none" w:sz="0" w:space="0" w:color="auto"/>
      </w:divBdr>
    </w:div>
    <w:div w:id="1224870494">
      <w:bodyDiv w:val="1"/>
      <w:marLeft w:val="0"/>
      <w:marRight w:val="0"/>
      <w:marTop w:val="0"/>
      <w:marBottom w:val="0"/>
      <w:divBdr>
        <w:top w:val="none" w:sz="0" w:space="0" w:color="auto"/>
        <w:left w:val="none" w:sz="0" w:space="0" w:color="auto"/>
        <w:bottom w:val="none" w:sz="0" w:space="0" w:color="auto"/>
        <w:right w:val="none" w:sz="0" w:space="0" w:color="auto"/>
      </w:divBdr>
    </w:div>
    <w:div w:id="1228996630">
      <w:bodyDiv w:val="1"/>
      <w:marLeft w:val="0"/>
      <w:marRight w:val="0"/>
      <w:marTop w:val="0"/>
      <w:marBottom w:val="0"/>
      <w:divBdr>
        <w:top w:val="none" w:sz="0" w:space="0" w:color="auto"/>
        <w:left w:val="none" w:sz="0" w:space="0" w:color="auto"/>
        <w:bottom w:val="none" w:sz="0" w:space="0" w:color="auto"/>
        <w:right w:val="none" w:sz="0" w:space="0" w:color="auto"/>
      </w:divBdr>
    </w:div>
    <w:div w:id="1228998692">
      <w:bodyDiv w:val="1"/>
      <w:marLeft w:val="0"/>
      <w:marRight w:val="0"/>
      <w:marTop w:val="0"/>
      <w:marBottom w:val="0"/>
      <w:divBdr>
        <w:top w:val="none" w:sz="0" w:space="0" w:color="auto"/>
        <w:left w:val="none" w:sz="0" w:space="0" w:color="auto"/>
        <w:bottom w:val="none" w:sz="0" w:space="0" w:color="auto"/>
        <w:right w:val="none" w:sz="0" w:space="0" w:color="auto"/>
      </w:divBdr>
    </w:div>
    <w:div w:id="1232228644">
      <w:bodyDiv w:val="1"/>
      <w:marLeft w:val="0"/>
      <w:marRight w:val="0"/>
      <w:marTop w:val="0"/>
      <w:marBottom w:val="0"/>
      <w:divBdr>
        <w:top w:val="none" w:sz="0" w:space="0" w:color="auto"/>
        <w:left w:val="none" w:sz="0" w:space="0" w:color="auto"/>
        <w:bottom w:val="none" w:sz="0" w:space="0" w:color="auto"/>
        <w:right w:val="none" w:sz="0" w:space="0" w:color="auto"/>
      </w:divBdr>
      <w:divsChild>
        <w:div w:id="1599097850">
          <w:marLeft w:val="0"/>
          <w:marRight w:val="0"/>
          <w:marTop w:val="0"/>
          <w:marBottom w:val="0"/>
          <w:divBdr>
            <w:top w:val="none" w:sz="0" w:space="0" w:color="auto"/>
            <w:left w:val="none" w:sz="0" w:space="0" w:color="auto"/>
            <w:bottom w:val="none" w:sz="0" w:space="0" w:color="auto"/>
            <w:right w:val="none" w:sz="0" w:space="0" w:color="auto"/>
          </w:divBdr>
          <w:divsChild>
            <w:div w:id="338043552">
              <w:marLeft w:val="0"/>
              <w:marRight w:val="0"/>
              <w:marTop w:val="0"/>
              <w:marBottom w:val="0"/>
              <w:divBdr>
                <w:top w:val="none" w:sz="0" w:space="0" w:color="auto"/>
                <w:left w:val="none" w:sz="0" w:space="0" w:color="auto"/>
                <w:bottom w:val="none" w:sz="0" w:space="0" w:color="auto"/>
                <w:right w:val="none" w:sz="0" w:space="0" w:color="auto"/>
              </w:divBdr>
              <w:divsChild>
                <w:div w:id="1753311777">
                  <w:marLeft w:val="0"/>
                  <w:marRight w:val="0"/>
                  <w:marTop w:val="150"/>
                  <w:marBottom w:val="150"/>
                  <w:divBdr>
                    <w:top w:val="none" w:sz="0" w:space="0" w:color="auto"/>
                    <w:left w:val="none" w:sz="0" w:space="0" w:color="auto"/>
                    <w:bottom w:val="none" w:sz="0" w:space="0" w:color="auto"/>
                    <w:right w:val="none" w:sz="0" w:space="0" w:color="auto"/>
                  </w:divBdr>
                  <w:divsChild>
                    <w:div w:id="93594139">
                      <w:marLeft w:val="0"/>
                      <w:marRight w:val="0"/>
                      <w:marTop w:val="0"/>
                      <w:marBottom w:val="0"/>
                      <w:divBdr>
                        <w:top w:val="none" w:sz="0" w:space="0" w:color="auto"/>
                        <w:left w:val="none" w:sz="0" w:space="0" w:color="auto"/>
                        <w:bottom w:val="none" w:sz="0" w:space="0" w:color="auto"/>
                        <w:right w:val="none" w:sz="0" w:space="0" w:color="auto"/>
                      </w:divBdr>
                      <w:divsChild>
                        <w:div w:id="1626891271">
                          <w:marLeft w:val="240"/>
                          <w:marRight w:val="0"/>
                          <w:marTop w:val="0"/>
                          <w:marBottom w:val="0"/>
                          <w:divBdr>
                            <w:top w:val="none" w:sz="0" w:space="0" w:color="auto"/>
                            <w:left w:val="none" w:sz="0" w:space="0" w:color="auto"/>
                            <w:bottom w:val="none" w:sz="0" w:space="0" w:color="auto"/>
                            <w:right w:val="none" w:sz="0" w:space="0" w:color="auto"/>
                          </w:divBdr>
                        </w:div>
                      </w:divsChild>
                    </w:div>
                    <w:div w:id="2062704302">
                      <w:marLeft w:val="0"/>
                      <w:marRight w:val="0"/>
                      <w:marTop w:val="0"/>
                      <w:marBottom w:val="0"/>
                      <w:divBdr>
                        <w:top w:val="none" w:sz="0" w:space="0" w:color="auto"/>
                        <w:left w:val="none" w:sz="0" w:space="0" w:color="auto"/>
                        <w:bottom w:val="none" w:sz="0" w:space="0" w:color="auto"/>
                        <w:right w:val="none" w:sz="0" w:space="0" w:color="auto"/>
                      </w:divBdr>
                    </w:div>
                    <w:div w:id="2087795925">
                      <w:marLeft w:val="0"/>
                      <w:marRight w:val="0"/>
                      <w:marTop w:val="0"/>
                      <w:marBottom w:val="0"/>
                      <w:divBdr>
                        <w:top w:val="none" w:sz="0" w:space="0" w:color="auto"/>
                        <w:left w:val="none" w:sz="0" w:space="0" w:color="auto"/>
                        <w:bottom w:val="none" w:sz="0" w:space="0" w:color="auto"/>
                        <w:right w:val="none" w:sz="0" w:space="0" w:color="auto"/>
                      </w:divBdr>
                      <w:divsChild>
                        <w:div w:id="1872455934">
                          <w:marLeft w:val="240"/>
                          <w:marRight w:val="0"/>
                          <w:marTop w:val="0"/>
                          <w:marBottom w:val="0"/>
                          <w:divBdr>
                            <w:top w:val="none" w:sz="0" w:space="0" w:color="auto"/>
                            <w:left w:val="none" w:sz="0" w:space="0" w:color="auto"/>
                            <w:bottom w:val="none" w:sz="0" w:space="0" w:color="auto"/>
                            <w:right w:val="none" w:sz="0" w:space="0" w:color="auto"/>
                          </w:divBdr>
                        </w:div>
                      </w:divsChild>
                    </w:div>
                    <w:div w:id="2053529448">
                      <w:marLeft w:val="0"/>
                      <w:marRight w:val="0"/>
                      <w:marTop w:val="0"/>
                      <w:marBottom w:val="0"/>
                      <w:divBdr>
                        <w:top w:val="none" w:sz="0" w:space="0" w:color="auto"/>
                        <w:left w:val="none" w:sz="0" w:space="0" w:color="auto"/>
                        <w:bottom w:val="none" w:sz="0" w:space="0" w:color="auto"/>
                        <w:right w:val="none" w:sz="0" w:space="0" w:color="auto"/>
                      </w:divBdr>
                      <w:divsChild>
                        <w:div w:id="1638532106">
                          <w:marLeft w:val="240"/>
                          <w:marRight w:val="0"/>
                          <w:marTop w:val="0"/>
                          <w:marBottom w:val="0"/>
                          <w:divBdr>
                            <w:top w:val="none" w:sz="0" w:space="0" w:color="auto"/>
                            <w:left w:val="none" w:sz="0" w:space="0" w:color="auto"/>
                            <w:bottom w:val="none" w:sz="0" w:space="0" w:color="auto"/>
                            <w:right w:val="none" w:sz="0" w:space="0" w:color="auto"/>
                          </w:divBdr>
                        </w:div>
                      </w:divsChild>
                    </w:div>
                    <w:div w:id="1648706550">
                      <w:marLeft w:val="0"/>
                      <w:marRight w:val="0"/>
                      <w:marTop w:val="0"/>
                      <w:marBottom w:val="0"/>
                      <w:divBdr>
                        <w:top w:val="none" w:sz="0" w:space="0" w:color="auto"/>
                        <w:left w:val="none" w:sz="0" w:space="0" w:color="auto"/>
                        <w:bottom w:val="none" w:sz="0" w:space="0" w:color="auto"/>
                        <w:right w:val="none" w:sz="0" w:space="0" w:color="auto"/>
                      </w:divBdr>
                      <w:divsChild>
                        <w:div w:id="932863625">
                          <w:marLeft w:val="240"/>
                          <w:marRight w:val="0"/>
                          <w:marTop w:val="0"/>
                          <w:marBottom w:val="0"/>
                          <w:divBdr>
                            <w:top w:val="none" w:sz="0" w:space="0" w:color="auto"/>
                            <w:left w:val="none" w:sz="0" w:space="0" w:color="auto"/>
                            <w:bottom w:val="none" w:sz="0" w:space="0" w:color="auto"/>
                            <w:right w:val="none" w:sz="0" w:space="0" w:color="auto"/>
                          </w:divBdr>
                        </w:div>
                      </w:divsChild>
                    </w:div>
                    <w:div w:id="8797714">
                      <w:marLeft w:val="0"/>
                      <w:marRight w:val="0"/>
                      <w:marTop w:val="0"/>
                      <w:marBottom w:val="0"/>
                      <w:divBdr>
                        <w:top w:val="none" w:sz="0" w:space="0" w:color="auto"/>
                        <w:left w:val="none" w:sz="0" w:space="0" w:color="auto"/>
                        <w:bottom w:val="none" w:sz="0" w:space="0" w:color="auto"/>
                        <w:right w:val="none" w:sz="0" w:space="0" w:color="auto"/>
                      </w:divBdr>
                      <w:divsChild>
                        <w:div w:id="1326516041">
                          <w:marLeft w:val="240"/>
                          <w:marRight w:val="0"/>
                          <w:marTop w:val="0"/>
                          <w:marBottom w:val="0"/>
                          <w:divBdr>
                            <w:top w:val="none" w:sz="0" w:space="0" w:color="auto"/>
                            <w:left w:val="none" w:sz="0" w:space="0" w:color="auto"/>
                            <w:bottom w:val="none" w:sz="0" w:space="0" w:color="auto"/>
                            <w:right w:val="none" w:sz="0" w:space="0" w:color="auto"/>
                          </w:divBdr>
                        </w:div>
                      </w:divsChild>
                    </w:div>
                    <w:div w:id="1051151827">
                      <w:marLeft w:val="0"/>
                      <w:marRight w:val="0"/>
                      <w:marTop w:val="0"/>
                      <w:marBottom w:val="0"/>
                      <w:divBdr>
                        <w:top w:val="none" w:sz="0" w:space="0" w:color="auto"/>
                        <w:left w:val="none" w:sz="0" w:space="0" w:color="auto"/>
                        <w:bottom w:val="none" w:sz="0" w:space="0" w:color="auto"/>
                        <w:right w:val="none" w:sz="0" w:space="0" w:color="auto"/>
                      </w:divBdr>
                      <w:divsChild>
                        <w:div w:id="1232036269">
                          <w:marLeft w:val="240"/>
                          <w:marRight w:val="0"/>
                          <w:marTop w:val="0"/>
                          <w:marBottom w:val="0"/>
                          <w:divBdr>
                            <w:top w:val="none" w:sz="0" w:space="0" w:color="auto"/>
                            <w:left w:val="none" w:sz="0" w:space="0" w:color="auto"/>
                            <w:bottom w:val="none" w:sz="0" w:space="0" w:color="auto"/>
                            <w:right w:val="none" w:sz="0" w:space="0" w:color="auto"/>
                          </w:divBdr>
                        </w:div>
                      </w:divsChild>
                    </w:div>
                    <w:div w:id="1691684230">
                      <w:marLeft w:val="0"/>
                      <w:marRight w:val="0"/>
                      <w:marTop w:val="0"/>
                      <w:marBottom w:val="0"/>
                      <w:divBdr>
                        <w:top w:val="none" w:sz="0" w:space="0" w:color="auto"/>
                        <w:left w:val="none" w:sz="0" w:space="0" w:color="auto"/>
                        <w:bottom w:val="none" w:sz="0" w:space="0" w:color="auto"/>
                        <w:right w:val="none" w:sz="0" w:space="0" w:color="auto"/>
                      </w:divBdr>
                      <w:divsChild>
                        <w:div w:id="779838690">
                          <w:marLeft w:val="240"/>
                          <w:marRight w:val="0"/>
                          <w:marTop w:val="0"/>
                          <w:marBottom w:val="0"/>
                          <w:divBdr>
                            <w:top w:val="none" w:sz="0" w:space="0" w:color="auto"/>
                            <w:left w:val="none" w:sz="0" w:space="0" w:color="auto"/>
                            <w:bottom w:val="none" w:sz="0" w:space="0" w:color="auto"/>
                            <w:right w:val="none" w:sz="0" w:space="0" w:color="auto"/>
                          </w:divBdr>
                        </w:div>
                      </w:divsChild>
                    </w:div>
                    <w:div w:id="502088196">
                      <w:marLeft w:val="0"/>
                      <w:marRight w:val="0"/>
                      <w:marTop w:val="0"/>
                      <w:marBottom w:val="0"/>
                      <w:divBdr>
                        <w:top w:val="none" w:sz="0" w:space="0" w:color="auto"/>
                        <w:left w:val="none" w:sz="0" w:space="0" w:color="auto"/>
                        <w:bottom w:val="none" w:sz="0" w:space="0" w:color="auto"/>
                        <w:right w:val="none" w:sz="0" w:space="0" w:color="auto"/>
                      </w:divBdr>
                      <w:divsChild>
                        <w:div w:id="1728412768">
                          <w:marLeft w:val="240"/>
                          <w:marRight w:val="0"/>
                          <w:marTop w:val="0"/>
                          <w:marBottom w:val="0"/>
                          <w:divBdr>
                            <w:top w:val="none" w:sz="0" w:space="0" w:color="auto"/>
                            <w:left w:val="none" w:sz="0" w:space="0" w:color="auto"/>
                            <w:bottom w:val="none" w:sz="0" w:space="0" w:color="auto"/>
                            <w:right w:val="none" w:sz="0" w:space="0" w:color="auto"/>
                          </w:divBdr>
                        </w:div>
                      </w:divsChild>
                    </w:div>
                    <w:div w:id="1285691716">
                      <w:marLeft w:val="0"/>
                      <w:marRight w:val="0"/>
                      <w:marTop w:val="0"/>
                      <w:marBottom w:val="0"/>
                      <w:divBdr>
                        <w:top w:val="none" w:sz="0" w:space="0" w:color="auto"/>
                        <w:left w:val="none" w:sz="0" w:space="0" w:color="auto"/>
                        <w:bottom w:val="none" w:sz="0" w:space="0" w:color="auto"/>
                        <w:right w:val="none" w:sz="0" w:space="0" w:color="auto"/>
                      </w:divBdr>
                      <w:divsChild>
                        <w:div w:id="1088160453">
                          <w:marLeft w:val="240"/>
                          <w:marRight w:val="0"/>
                          <w:marTop w:val="0"/>
                          <w:marBottom w:val="0"/>
                          <w:divBdr>
                            <w:top w:val="none" w:sz="0" w:space="0" w:color="auto"/>
                            <w:left w:val="none" w:sz="0" w:space="0" w:color="auto"/>
                            <w:bottom w:val="none" w:sz="0" w:space="0" w:color="auto"/>
                            <w:right w:val="none" w:sz="0" w:space="0" w:color="auto"/>
                          </w:divBdr>
                        </w:div>
                      </w:divsChild>
                    </w:div>
                    <w:div w:id="1823428282">
                      <w:marLeft w:val="0"/>
                      <w:marRight w:val="0"/>
                      <w:marTop w:val="0"/>
                      <w:marBottom w:val="0"/>
                      <w:divBdr>
                        <w:top w:val="none" w:sz="0" w:space="0" w:color="auto"/>
                        <w:left w:val="none" w:sz="0" w:space="0" w:color="auto"/>
                        <w:bottom w:val="none" w:sz="0" w:space="0" w:color="auto"/>
                        <w:right w:val="none" w:sz="0" w:space="0" w:color="auto"/>
                      </w:divBdr>
                      <w:divsChild>
                        <w:div w:id="1507399688">
                          <w:marLeft w:val="240"/>
                          <w:marRight w:val="0"/>
                          <w:marTop w:val="0"/>
                          <w:marBottom w:val="0"/>
                          <w:divBdr>
                            <w:top w:val="none" w:sz="0" w:space="0" w:color="auto"/>
                            <w:left w:val="none" w:sz="0" w:space="0" w:color="auto"/>
                            <w:bottom w:val="none" w:sz="0" w:space="0" w:color="auto"/>
                            <w:right w:val="none" w:sz="0" w:space="0" w:color="auto"/>
                          </w:divBdr>
                        </w:div>
                      </w:divsChild>
                    </w:div>
                    <w:div w:id="483474921">
                      <w:marLeft w:val="0"/>
                      <w:marRight w:val="0"/>
                      <w:marTop w:val="0"/>
                      <w:marBottom w:val="0"/>
                      <w:divBdr>
                        <w:top w:val="none" w:sz="0" w:space="0" w:color="auto"/>
                        <w:left w:val="none" w:sz="0" w:space="0" w:color="auto"/>
                        <w:bottom w:val="none" w:sz="0" w:space="0" w:color="auto"/>
                        <w:right w:val="none" w:sz="0" w:space="0" w:color="auto"/>
                      </w:divBdr>
                      <w:divsChild>
                        <w:div w:id="1679843469">
                          <w:marLeft w:val="240"/>
                          <w:marRight w:val="0"/>
                          <w:marTop w:val="0"/>
                          <w:marBottom w:val="0"/>
                          <w:divBdr>
                            <w:top w:val="none" w:sz="0" w:space="0" w:color="auto"/>
                            <w:left w:val="none" w:sz="0" w:space="0" w:color="auto"/>
                            <w:bottom w:val="none" w:sz="0" w:space="0" w:color="auto"/>
                            <w:right w:val="none" w:sz="0" w:space="0" w:color="auto"/>
                          </w:divBdr>
                        </w:div>
                      </w:divsChild>
                    </w:div>
                    <w:div w:id="646863262">
                      <w:marLeft w:val="0"/>
                      <w:marRight w:val="0"/>
                      <w:marTop w:val="0"/>
                      <w:marBottom w:val="0"/>
                      <w:divBdr>
                        <w:top w:val="none" w:sz="0" w:space="0" w:color="auto"/>
                        <w:left w:val="none" w:sz="0" w:space="0" w:color="auto"/>
                        <w:bottom w:val="none" w:sz="0" w:space="0" w:color="auto"/>
                        <w:right w:val="none" w:sz="0" w:space="0" w:color="auto"/>
                      </w:divBdr>
                    </w:div>
                    <w:div w:id="148208303">
                      <w:marLeft w:val="0"/>
                      <w:marRight w:val="0"/>
                      <w:marTop w:val="0"/>
                      <w:marBottom w:val="0"/>
                      <w:divBdr>
                        <w:top w:val="none" w:sz="0" w:space="0" w:color="auto"/>
                        <w:left w:val="none" w:sz="0" w:space="0" w:color="auto"/>
                        <w:bottom w:val="none" w:sz="0" w:space="0" w:color="auto"/>
                        <w:right w:val="none" w:sz="0" w:space="0" w:color="auto"/>
                      </w:divBdr>
                      <w:divsChild>
                        <w:div w:id="650642502">
                          <w:marLeft w:val="240"/>
                          <w:marRight w:val="0"/>
                          <w:marTop w:val="0"/>
                          <w:marBottom w:val="0"/>
                          <w:divBdr>
                            <w:top w:val="none" w:sz="0" w:space="0" w:color="auto"/>
                            <w:left w:val="none" w:sz="0" w:space="0" w:color="auto"/>
                            <w:bottom w:val="none" w:sz="0" w:space="0" w:color="auto"/>
                            <w:right w:val="none" w:sz="0" w:space="0" w:color="auto"/>
                          </w:divBdr>
                        </w:div>
                      </w:divsChild>
                    </w:div>
                    <w:div w:id="991256134">
                      <w:marLeft w:val="0"/>
                      <w:marRight w:val="0"/>
                      <w:marTop w:val="0"/>
                      <w:marBottom w:val="0"/>
                      <w:divBdr>
                        <w:top w:val="none" w:sz="0" w:space="0" w:color="auto"/>
                        <w:left w:val="none" w:sz="0" w:space="0" w:color="auto"/>
                        <w:bottom w:val="none" w:sz="0" w:space="0" w:color="auto"/>
                        <w:right w:val="none" w:sz="0" w:space="0" w:color="auto"/>
                      </w:divBdr>
                      <w:divsChild>
                        <w:div w:id="738864042">
                          <w:marLeft w:val="240"/>
                          <w:marRight w:val="0"/>
                          <w:marTop w:val="0"/>
                          <w:marBottom w:val="0"/>
                          <w:divBdr>
                            <w:top w:val="none" w:sz="0" w:space="0" w:color="auto"/>
                            <w:left w:val="none" w:sz="0" w:space="0" w:color="auto"/>
                            <w:bottom w:val="none" w:sz="0" w:space="0" w:color="auto"/>
                            <w:right w:val="none" w:sz="0" w:space="0" w:color="auto"/>
                          </w:divBdr>
                        </w:div>
                      </w:divsChild>
                    </w:div>
                    <w:div w:id="1484007069">
                      <w:marLeft w:val="0"/>
                      <w:marRight w:val="0"/>
                      <w:marTop w:val="0"/>
                      <w:marBottom w:val="0"/>
                      <w:divBdr>
                        <w:top w:val="none" w:sz="0" w:space="0" w:color="auto"/>
                        <w:left w:val="none" w:sz="0" w:space="0" w:color="auto"/>
                        <w:bottom w:val="none" w:sz="0" w:space="0" w:color="auto"/>
                        <w:right w:val="none" w:sz="0" w:space="0" w:color="auto"/>
                      </w:divBdr>
                      <w:divsChild>
                        <w:div w:id="1426802061">
                          <w:marLeft w:val="240"/>
                          <w:marRight w:val="0"/>
                          <w:marTop w:val="0"/>
                          <w:marBottom w:val="0"/>
                          <w:divBdr>
                            <w:top w:val="none" w:sz="0" w:space="0" w:color="auto"/>
                            <w:left w:val="none" w:sz="0" w:space="0" w:color="auto"/>
                            <w:bottom w:val="none" w:sz="0" w:space="0" w:color="auto"/>
                            <w:right w:val="none" w:sz="0" w:space="0" w:color="auto"/>
                          </w:divBdr>
                        </w:div>
                      </w:divsChild>
                    </w:div>
                    <w:div w:id="1154373648">
                      <w:marLeft w:val="0"/>
                      <w:marRight w:val="0"/>
                      <w:marTop w:val="0"/>
                      <w:marBottom w:val="0"/>
                      <w:divBdr>
                        <w:top w:val="none" w:sz="0" w:space="0" w:color="auto"/>
                        <w:left w:val="none" w:sz="0" w:space="0" w:color="auto"/>
                        <w:bottom w:val="none" w:sz="0" w:space="0" w:color="auto"/>
                        <w:right w:val="none" w:sz="0" w:space="0" w:color="auto"/>
                      </w:divBdr>
                      <w:divsChild>
                        <w:div w:id="1858418777">
                          <w:marLeft w:val="240"/>
                          <w:marRight w:val="0"/>
                          <w:marTop w:val="0"/>
                          <w:marBottom w:val="0"/>
                          <w:divBdr>
                            <w:top w:val="none" w:sz="0" w:space="0" w:color="auto"/>
                            <w:left w:val="none" w:sz="0" w:space="0" w:color="auto"/>
                            <w:bottom w:val="none" w:sz="0" w:space="0" w:color="auto"/>
                            <w:right w:val="none" w:sz="0" w:space="0" w:color="auto"/>
                          </w:divBdr>
                        </w:div>
                      </w:divsChild>
                    </w:div>
                    <w:div w:id="2137987688">
                      <w:marLeft w:val="0"/>
                      <w:marRight w:val="0"/>
                      <w:marTop w:val="0"/>
                      <w:marBottom w:val="0"/>
                      <w:divBdr>
                        <w:top w:val="none" w:sz="0" w:space="0" w:color="auto"/>
                        <w:left w:val="none" w:sz="0" w:space="0" w:color="auto"/>
                        <w:bottom w:val="none" w:sz="0" w:space="0" w:color="auto"/>
                        <w:right w:val="none" w:sz="0" w:space="0" w:color="auto"/>
                      </w:divBdr>
                      <w:divsChild>
                        <w:div w:id="93793607">
                          <w:marLeft w:val="240"/>
                          <w:marRight w:val="0"/>
                          <w:marTop w:val="0"/>
                          <w:marBottom w:val="0"/>
                          <w:divBdr>
                            <w:top w:val="none" w:sz="0" w:space="0" w:color="auto"/>
                            <w:left w:val="none" w:sz="0" w:space="0" w:color="auto"/>
                            <w:bottom w:val="none" w:sz="0" w:space="0" w:color="auto"/>
                            <w:right w:val="none" w:sz="0" w:space="0" w:color="auto"/>
                          </w:divBdr>
                        </w:div>
                      </w:divsChild>
                    </w:div>
                    <w:div w:id="1459760160">
                      <w:marLeft w:val="0"/>
                      <w:marRight w:val="0"/>
                      <w:marTop w:val="0"/>
                      <w:marBottom w:val="0"/>
                      <w:divBdr>
                        <w:top w:val="none" w:sz="0" w:space="0" w:color="auto"/>
                        <w:left w:val="none" w:sz="0" w:space="0" w:color="auto"/>
                        <w:bottom w:val="none" w:sz="0" w:space="0" w:color="auto"/>
                        <w:right w:val="none" w:sz="0" w:space="0" w:color="auto"/>
                      </w:divBdr>
                      <w:divsChild>
                        <w:div w:id="582228202">
                          <w:marLeft w:val="240"/>
                          <w:marRight w:val="0"/>
                          <w:marTop w:val="0"/>
                          <w:marBottom w:val="0"/>
                          <w:divBdr>
                            <w:top w:val="none" w:sz="0" w:space="0" w:color="auto"/>
                            <w:left w:val="none" w:sz="0" w:space="0" w:color="auto"/>
                            <w:bottom w:val="none" w:sz="0" w:space="0" w:color="auto"/>
                            <w:right w:val="none" w:sz="0" w:space="0" w:color="auto"/>
                          </w:divBdr>
                        </w:div>
                      </w:divsChild>
                    </w:div>
                    <w:div w:id="1689524189">
                      <w:marLeft w:val="0"/>
                      <w:marRight w:val="0"/>
                      <w:marTop w:val="0"/>
                      <w:marBottom w:val="0"/>
                      <w:divBdr>
                        <w:top w:val="none" w:sz="0" w:space="0" w:color="auto"/>
                        <w:left w:val="none" w:sz="0" w:space="0" w:color="auto"/>
                        <w:bottom w:val="none" w:sz="0" w:space="0" w:color="auto"/>
                        <w:right w:val="none" w:sz="0" w:space="0" w:color="auto"/>
                      </w:divBdr>
                    </w:div>
                    <w:div w:id="902330054">
                      <w:marLeft w:val="0"/>
                      <w:marRight w:val="0"/>
                      <w:marTop w:val="0"/>
                      <w:marBottom w:val="0"/>
                      <w:divBdr>
                        <w:top w:val="none" w:sz="0" w:space="0" w:color="auto"/>
                        <w:left w:val="none" w:sz="0" w:space="0" w:color="auto"/>
                        <w:bottom w:val="none" w:sz="0" w:space="0" w:color="auto"/>
                        <w:right w:val="none" w:sz="0" w:space="0" w:color="auto"/>
                      </w:divBdr>
                      <w:divsChild>
                        <w:div w:id="1965889052">
                          <w:marLeft w:val="240"/>
                          <w:marRight w:val="0"/>
                          <w:marTop w:val="0"/>
                          <w:marBottom w:val="0"/>
                          <w:divBdr>
                            <w:top w:val="none" w:sz="0" w:space="0" w:color="auto"/>
                            <w:left w:val="none" w:sz="0" w:space="0" w:color="auto"/>
                            <w:bottom w:val="none" w:sz="0" w:space="0" w:color="auto"/>
                            <w:right w:val="none" w:sz="0" w:space="0" w:color="auto"/>
                          </w:divBdr>
                        </w:div>
                      </w:divsChild>
                    </w:div>
                    <w:div w:id="2040617692">
                      <w:marLeft w:val="0"/>
                      <w:marRight w:val="0"/>
                      <w:marTop w:val="0"/>
                      <w:marBottom w:val="0"/>
                      <w:divBdr>
                        <w:top w:val="none" w:sz="0" w:space="0" w:color="auto"/>
                        <w:left w:val="none" w:sz="0" w:space="0" w:color="auto"/>
                        <w:bottom w:val="none" w:sz="0" w:space="0" w:color="auto"/>
                        <w:right w:val="none" w:sz="0" w:space="0" w:color="auto"/>
                      </w:divBdr>
                      <w:divsChild>
                        <w:div w:id="664476614">
                          <w:marLeft w:val="240"/>
                          <w:marRight w:val="0"/>
                          <w:marTop w:val="0"/>
                          <w:marBottom w:val="0"/>
                          <w:divBdr>
                            <w:top w:val="none" w:sz="0" w:space="0" w:color="auto"/>
                            <w:left w:val="none" w:sz="0" w:space="0" w:color="auto"/>
                            <w:bottom w:val="none" w:sz="0" w:space="0" w:color="auto"/>
                            <w:right w:val="none" w:sz="0" w:space="0" w:color="auto"/>
                          </w:divBdr>
                        </w:div>
                      </w:divsChild>
                    </w:div>
                    <w:div w:id="1065647277">
                      <w:marLeft w:val="0"/>
                      <w:marRight w:val="0"/>
                      <w:marTop w:val="0"/>
                      <w:marBottom w:val="0"/>
                      <w:divBdr>
                        <w:top w:val="none" w:sz="0" w:space="0" w:color="auto"/>
                        <w:left w:val="none" w:sz="0" w:space="0" w:color="auto"/>
                        <w:bottom w:val="none" w:sz="0" w:space="0" w:color="auto"/>
                        <w:right w:val="none" w:sz="0" w:space="0" w:color="auto"/>
                      </w:divBdr>
                    </w:div>
                    <w:div w:id="341663337">
                      <w:marLeft w:val="0"/>
                      <w:marRight w:val="0"/>
                      <w:marTop w:val="0"/>
                      <w:marBottom w:val="0"/>
                      <w:divBdr>
                        <w:top w:val="none" w:sz="0" w:space="0" w:color="auto"/>
                        <w:left w:val="none" w:sz="0" w:space="0" w:color="auto"/>
                        <w:bottom w:val="none" w:sz="0" w:space="0" w:color="auto"/>
                        <w:right w:val="none" w:sz="0" w:space="0" w:color="auto"/>
                      </w:divBdr>
                      <w:divsChild>
                        <w:div w:id="892740104">
                          <w:marLeft w:val="240"/>
                          <w:marRight w:val="0"/>
                          <w:marTop w:val="0"/>
                          <w:marBottom w:val="0"/>
                          <w:divBdr>
                            <w:top w:val="none" w:sz="0" w:space="0" w:color="auto"/>
                            <w:left w:val="none" w:sz="0" w:space="0" w:color="auto"/>
                            <w:bottom w:val="none" w:sz="0" w:space="0" w:color="auto"/>
                            <w:right w:val="none" w:sz="0" w:space="0" w:color="auto"/>
                          </w:divBdr>
                        </w:div>
                      </w:divsChild>
                    </w:div>
                    <w:div w:id="362370636">
                      <w:marLeft w:val="0"/>
                      <w:marRight w:val="0"/>
                      <w:marTop w:val="0"/>
                      <w:marBottom w:val="0"/>
                      <w:divBdr>
                        <w:top w:val="none" w:sz="0" w:space="0" w:color="auto"/>
                        <w:left w:val="none" w:sz="0" w:space="0" w:color="auto"/>
                        <w:bottom w:val="none" w:sz="0" w:space="0" w:color="auto"/>
                        <w:right w:val="none" w:sz="0" w:space="0" w:color="auto"/>
                      </w:divBdr>
                      <w:divsChild>
                        <w:div w:id="2022932129">
                          <w:marLeft w:val="240"/>
                          <w:marRight w:val="0"/>
                          <w:marTop w:val="0"/>
                          <w:marBottom w:val="0"/>
                          <w:divBdr>
                            <w:top w:val="none" w:sz="0" w:space="0" w:color="auto"/>
                            <w:left w:val="none" w:sz="0" w:space="0" w:color="auto"/>
                            <w:bottom w:val="none" w:sz="0" w:space="0" w:color="auto"/>
                            <w:right w:val="none" w:sz="0" w:space="0" w:color="auto"/>
                          </w:divBdr>
                        </w:div>
                      </w:divsChild>
                    </w:div>
                    <w:div w:id="1254319063">
                      <w:marLeft w:val="0"/>
                      <w:marRight w:val="0"/>
                      <w:marTop w:val="0"/>
                      <w:marBottom w:val="0"/>
                      <w:divBdr>
                        <w:top w:val="none" w:sz="0" w:space="0" w:color="auto"/>
                        <w:left w:val="none" w:sz="0" w:space="0" w:color="auto"/>
                        <w:bottom w:val="none" w:sz="0" w:space="0" w:color="auto"/>
                        <w:right w:val="none" w:sz="0" w:space="0" w:color="auto"/>
                      </w:divBdr>
                    </w:div>
                    <w:div w:id="1787776506">
                      <w:marLeft w:val="0"/>
                      <w:marRight w:val="0"/>
                      <w:marTop w:val="0"/>
                      <w:marBottom w:val="0"/>
                      <w:divBdr>
                        <w:top w:val="none" w:sz="0" w:space="0" w:color="auto"/>
                        <w:left w:val="none" w:sz="0" w:space="0" w:color="auto"/>
                        <w:bottom w:val="none" w:sz="0" w:space="0" w:color="auto"/>
                        <w:right w:val="none" w:sz="0" w:space="0" w:color="auto"/>
                      </w:divBdr>
                      <w:divsChild>
                        <w:div w:id="1615677318">
                          <w:marLeft w:val="240"/>
                          <w:marRight w:val="0"/>
                          <w:marTop w:val="0"/>
                          <w:marBottom w:val="0"/>
                          <w:divBdr>
                            <w:top w:val="none" w:sz="0" w:space="0" w:color="auto"/>
                            <w:left w:val="none" w:sz="0" w:space="0" w:color="auto"/>
                            <w:bottom w:val="none" w:sz="0" w:space="0" w:color="auto"/>
                            <w:right w:val="none" w:sz="0" w:space="0" w:color="auto"/>
                          </w:divBdr>
                        </w:div>
                      </w:divsChild>
                    </w:div>
                    <w:div w:id="1474832427">
                      <w:marLeft w:val="0"/>
                      <w:marRight w:val="0"/>
                      <w:marTop w:val="0"/>
                      <w:marBottom w:val="0"/>
                      <w:divBdr>
                        <w:top w:val="none" w:sz="0" w:space="0" w:color="auto"/>
                        <w:left w:val="none" w:sz="0" w:space="0" w:color="auto"/>
                        <w:bottom w:val="none" w:sz="0" w:space="0" w:color="auto"/>
                        <w:right w:val="none" w:sz="0" w:space="0" w:color="auto"/>
                      </w:divBdr>
                      <w:divsChild>
                        <w:div w:id="565342618">
                          <w:marLeft w:val="240"/>
                          <w:marRight w:val="0"/>
                          <w:marTop w:val="0"/>
                          <w:marBottom w:val="0"/>
                          <w:divBdr>
                            <w:top w:val="none" w:sz="0" w:space="0" w:color="auto"/>
                            <w:left w:val="none" w:sz="0" w:space="0" w:color="auto"/>
                            <w:bottom w:val="none" w:sz="0" w:space="0" w:color="auto"/>
                            <w:right w:val="none" w:sz="0" w:space="0" w:color="auto"/>
                          </w:divBdr>
                        </w:div>
                      </w:divsChild>
                    </w:div>
                    <w:div w:id="1967351876">
                      <w:marLeft w:val="0"/>
                      <w:marRight w:val="0"/>
                      <w:marTop w:val="0"/>
                      <w:marBottom w:val="0"/>
                      <w:divBdr>
                        <w:top w:val="none" w:sz="0" w:space="0" w:color="auto"/>
                        <w:left w:val="none" w:sz="0" w:space="0" w:color="auto"/>
                        <w:bottom w:val="none" w:sz="0" w:space="0" w:color="auto"/>
                        <w:right w:val="none" w:sz="0" w:space="0" w:color="auto"/>
                      </w:divBdr>
                      <w:divsChild>
                        <w:div w:id="468549554">
                          <w:marLeft w:val="240"/>
                          <w:marRight w:val="0"/>
                          <w:marTop w:val="0"/>
                          <w:marBottom w:val="0"/>
                          <w:divBdr>
                            <w:top w:val="none" w:sz="0" w:space="0" w:color="auto"/>
                            <w:left w:val="none" w:sz="0" w:space="0" w:color="auto"/>
                            <w:bottom w:val="none" w:sz="0" w:space="0" w:color="auto"/>
                            <w:right w:val="none" w:sz="0" w:space="0" w:color="auto"/>
                          </w:divBdr>
                        </w:div>
                      </w:divsChild>
                    </w:div>
                    <w:div w:id="1446804053">
                      <w:marLeft w:val="0"/>
                      <w:marRight w:val="0"/>
                      <w:marTop w:val="0"/>
                      <w:marBottom w:val="0"/>
                      <w:divBdr>
                        <w:top w:val="none" w:sz="0" w:space="0" w:color="auto"/>
                        <w:left w:val="none" w:sz="0" w:space="0" w:color="auto"/>
                        <w:bottom w:val="none" w:sz="0" w:space="0" w:color="auto"/>
                        <w:right w:val="none" w:sz="0" w:space="0" w:color="auto"/>
                      </w:divBdr>
                      <w:divsChild>
                        <w:div w:id="226377184">
                          <w:marLeft w:val="240"/>
                          <w:marRight w:val="0"/>
                          <w:marTop w:val="0"/>
                          <w:marBottom w:val="0"/>
                          <w:divBdr>
                            <w:top w:val="none" w:sz="0" w:space="0" w:color="auto"/>
                            <w:left w:val="none" w:sz="0" w:space="0" w:color="auto"/>
                            <w:bottom w:val="none" w:sz="0" w:space="0" w:color="auto"/>
                            <w:right w:val="none" w:sz="0" w:space="0" w:color="auto"/>
                          </w:divBdr>
                        </w:div>
                      </w:divsChild>
                    </w:div>
                    <w:div w:id="1015769579">
                      <w:marLeft w:val="0"/>
                      <w:marRight w:val="0"/>
                      <w:marTop w:val="0"/>
                      <w:marBottom w:val="0"/>
                      <w:divBdr>
                        <w:top w:val="none" w:sz="0" w:space="0" w:color="auto"/>
                        <w:left w:val="none" w:sz="0" w:space="0" w:color="auto"/>
                        <w:bottom w:val="none" w:sz="0" w:space="0" w:color="auto"/>
                        <w:right w:val="none" w:sz="0" w:space="0" w:color="auto"/>
                      </w:divBdr>
                    </w:div>
                    <w:div w:id="778181802">
                      <w:marLeft w:val="0"/>
                      <w:marRight w:val="0"/>
                      <w:marTop w:val="0"/>
                      <w:marBottom w:val="0"/>
                      <w:divBdr>
                        <w:top w:val="none" w:sz="0" w:space="0" w:color="auto"/>
                        <w:left w:val="none" w:sz="0" w:space="0" w:color="auto"/>
                        <w:bottom w:val="none" w:sz="0" w:space="0" w:color="auto"/>
                        <w:right w:val="none" w:sz="0" w:space="0" w:color="auto"/>
                      </w:divBdr>
                      <w:divsChild>
                        <w:div w:id="280302054">
                          <w:marLeft w:val="240"/>
                          <w:marRight w:val="0"/>
                          <w:marTop w:val="0"/>
                          <w:marBottom w:val="0"/>
                          <w:divBdr>
                            <w:top w:val="none" w:sz="0" w:space="0" w:color="auto"/>
                            <w:left w:val="none" w:sz="0" w:space="0" w:color="auto"/>
                            <w:bottom w:val="none" w:sz="0" w:space="0" w:color="auto"/>
                            <w:right w:val="none" w:sz="0" w:space="0" w:color="auto"/>
                          </w:divBdr>
                        </w:div>
                      </w:divsChild>
                    </w:div>
                    <w:div w:id="571812040">
                      <w:marLeft w:val="0"/>
                      <w:marRight w:val="0"/>
                      <w:marTop w:val="0"/>
                      <w:marBottom w:val="0"/>
                      <w:divBdr>
                        <w:top w:val="none" w:sz="0" w:space="0" w:color="auto"/>
                        <w:left w:val="none" w:sz="0" w:space="0" w:color="auto"/>
                        <w:bottom w:val="none" w:sz="0" w:space="0" w:color="auto"/>
                        <w:right w:val="none" w:sz="0" w:space="0" w:color="auto"/>
                      </w:divBdr>
                      <w:divsChild>
                        <w:div w:id="856232732">
                          <w:marLeft w:val="240"/>
                          <w:marRight w:val="0"/>
                          <w:marTop w:val="0"/>
                          <w:marBottom w:val="0"/>
                          <w:divBdr>
                            <w:top w:val="none" w:sz="0" w:space="0" w:color="auto"/>
                            <w:left w:val="none" w:sz="0" w:space="0" w:color="auto"/>
                            <w:bottom w:val="none" w:sz="0" w:space="0" w:color="auto"/>
                            <w:right w:val="none" w:sz="0" w:space="0" w:color="auto"/>
                          </w:divBdr>
                        </w:div>
                      </w:divsChild>
                    </w:div>
                    <w:div w:id="63071495">
                      <w:marLeft w:val="0"/>
                      <w:marRight w:val="0"/>
                      <w:marTop w:val="0"/>
                      <w:marBottom w:val="0"/>
                      <w:divBdr>
                        <w:top w:val="none" w:sz="0" w:space="0" w:color="auto"/>
                        <w:left w:val="none" w:sz="0" w:space="0" w:color="auto"/>
                        <w:bottom w:val="none" w:sz="0" w:space="0" w:color="auto"/>
                        <w:right w:val="none" w:sz="0" w:space="0" w:color="auto"/>
                      </w:divBdr>
                    </w:div>
                    <w:div w:id="100301979">
                      <w:marLeft w:val="0"/>
                      <w:marRight w:val="0"/>
                      <w:marTop w:val="0"/>
                      <w:marBottom w:val="0"/>
                      <w:divBdr>
                        <w:top w:val="none" w:sz="0" w:space="0" w:color="auto"/>
                        <w:left w:val="none" w:sz="0" w:space="0" w:color="auto"/>
                        <w:bottom w:val="none" w:sz="0" w:space="0" w:color="auto"/>
                        <w:right w:val="none" w:sz="0" w:space="0" w:color="auto"/>
                      </w:divBdr>
                      <w:divsChild>
                        <w:div w:id="1391657617">
                          <w:marLeft w:val="240"/>
                          <w:marRight w:val="0"/>
                          <w:marTop w:val="0"/>
                          <w:marBottom w:val="0"/>
                          <w:divBdr>
                            <w:top w:val="none" w:sz="0" w:space="0" w:color="auto"/>
                            <w:left w:val="none" w:sz="0" w:space="0" w:color="auto"/>
                            <w:bottom w:val="none" w:sz="0" w:space="0" w:color="auto"/>
                            <w:right w:val="none" w:sz="0" w:space="0" w:color="auto"/>
                          </w:divBdr>
                        </w:div>
                      </w:divsChild>
                    </w:div>
                    <w:div w:id="1166941293">
                      <w:marLeft w:val="0"/>
                      <w:marRight w:val="0"/>
                      <w:marTop w:val="0"/>
                      <w:marBottom w:val="0"/>
                      <w:divBdr>
                        <w:top w:val="none" w:sz="0" w:space="0" w:color="auto"/>
                        <w:left w:val="none" w:sz="0" w:space="0" w:color="auto"/>
                        <w:bottom w:val="none" w:sz="0" w:space="0" w:color="auto"/>
                        <w:right w:val="none" w:sz="0" w:space="0" w:color="auto"/>
                      </w:divBdr>
                      <w:divsChild>
                        <w:div w:id="2060863888">
                          <w:marLeft w:val="240"/>
                          <w:marRight w:val="0"/>
                          <w:marTop w:val="0"/>
                          <w:marBottom w:val="0"/>
                          <w:divBdr>
                            <w:top w:val="none" w:sz="0" w:space="0" w:color="auto"/>
                            <w:left w:val="none" w:sz="0" w:space="0" w:color="auto"/>
                            <w:bottom w:val="none" w:sz="0" w:space="0" w:color="auto"/>
                            <w:right w:val="none" w:sz="0" w:space="0" w:color="auto"/>
                          </w:divBdr>
                        </w:div>
                      </w:divsChild>
                    </w:div>
                    <w:div w:id="1688210588">
                      <w:marLeft w:val="0"/>
                      <w:marRight w:val="0"/>
                      <w:marTop w:val="0"/>
                      <w:marBottom w:val="0"/>
                      <w:divBdr>
                        <w:top w:val="none" w:sz="0" w:space="0" w:color="auto"/>
                        <w:left w:val="none" w:sz="0" w:space="0" w:color="auto"/>
                        <w:bottom w:val="none" w:sz="0" w:space="0" w:color="auto"/>
                        <w:right w:val="none" w:sz="0" w:space="0" w:color="auto"/>
                      </w:divBdr>
                      <w:divsChild>
                        <w:div w:id="269750055">
                          <w:marLeft w:val="240"/>
                          <w:marRight w:val="0"/>
                          <w:marTop w:val="0"/>
                          <w:marBottom w:val="0"/>
                          <w:divBdr>
                            <w:top w:val="none" w:sz="0" w:space="0" w:color="auto"/>
                            <w:left w:val="none" w:sz="0" w:space="0" w:color="auto"/>
                            <w:bottom w:val="none" w:sz="0" w:space="0" w:color="auto"/>
                            <w:right w:val="none" w:sz="0" w:space="0" w:color="auto"/>
                          </w:divBdr>
                        </w:div>
                      </w:divsChild>
                    </w:div>
                    <w:div w:id="1535385587">
                      <w:marLeft w:val="0"/>
                      <w:marRight w:val="0"/>
                      <w:marTop w:val="0"/>
                      <w:marBottom w:val="0"/>
                      <w:divBdr>
                        <w:top w:val="none" w:sz="0" w:space="0" w:color="auto"/>
                        <w:left w:val="none" w:sz="0" w:space="0" w:color="auto"/>
                        <w:bottom w:val="none" w:sz="0" w:space="0" w:color="auto"/>
                        <w:right w:val="none" w:sz="0" w:space="0" w:color="auto"/>
                      </w:divBdr>
                      <w:divsChild>
                        <w:div w:id="1294629509">
                          <w:marLeft w:val="240"/>
                          <w:marRight w:val="0"/>
                          <w:marTop w:val="0"/>
                          <w:marBottom w:val="0"/>
                          <w:divBdr>
                            <w:top w:val="none" w:sz="0" w:space="0" w:color="auto"/>
                            <w:left w:val="none" w:sz="0" w:space="0" w:color="auto"/>
                            <w:bottom w:val="none" w:sz="0" w:space="0" w:color="auto"/>
                            <w:right w:val="none" w:sz="0" w:space="0" w:color="auto"/>
                          </w:divBdr>
                        </w:div>
                      </w:divsChild>
                    </w:div>
                    <w:div w:id="2047561977">
                      <w:marLeft w:val="0"/>
                      <w:marRight w:val="0"/>
                      <w:marTop w:val="0"/>
                      <w:marBottom w:val="0"/>
                      <w:divBdr>
                        <w:top w:val="none" w:sz="0" w:space="0" w:color="auto"/>
                        <w:left w:val="none" w:sz="0" w:space="0" w:color="auto"/>
                        <w:bottom w:val="none" w:sz="0" w:space="0" w:color="auto"/>
                        <w:right w:val="none" w:sz="0" w:space="0" w:color="auto"/>
                      </w:divBdr>
                      <w:divsChild>
                        <w:div w:id="1186556338">
                          <w:marLeft w:val="240"/>
                          <w:marRight w:val="0"/>
                          <w:marTop w:val="0"/>
                          <w:marBottom w:val="0"/>
                          <w:divBdr>
                            <w:top w:val="none" w:sz="0" w:space="0" w:color="auto"/>
                            <w:left w:val="none" w:sz="0" w:space="0" w:color="auto"/>
                            <w:bottom w:val="none" w:sz="0" w:space="0" w:color="auto"/>
                            <w:right w:val="none" w:sz="0" w:space="0" w:color="auto"/>
                          </w:divBdr>
                        </w:div>
                      </w:divsChild>
                    </w:div>
                    <w:div w:id="550730302">
                      <w:marLeft w:val="0"/>
                      <w:marRight w:val="0"/>
                      <w:marTop w:val="0"/>
                      <w:marBottom w:val="0"/>
                      <w:divBdr>
                        <w:top w:val="none" w:sz="0" w:space="0" w:color="auto"/>
                        <w:left w:val="none" w:sz="0" w:space="0" w:color="auto"/>
                        <w:bottom w:val="none" w:sz="0" w:space="0" w:color="auto"/>
                        <w:right w:val="none" w:sz="0" w:space="0" w:color="auto"/>
                      </w:divBdr>
                      <w:divsChild>
                        <w:div w:id="314453002">
                          <w:marLeft w:val="240"/>
                          <w:marRight w:val="0"/>
                          <w:marTop w:val="0"/>
                          <w:marBottom w:val="0"/>
                          <w:divBdr>
                            <w:top w:val="none" w:sz="0" w:space="0" w:color="auto"/>
                            <w:left w:val="none" w:sz="0" w:space="0" w:color="auto"/>
                            <w:bottom w:val="none" w:sz="0" w:space="0" w:color="auto"/>
                            <w:right w:val="none" w:sz="0" w:space="0" w:color="auto"/>
                          </w:divBdr>
                        </w:div>
                      </w:divsChild>
                    </w:div>
                    <w:div w:id="1392532838">
                      <w:marLeft w:val="0"/>
                      <w:marRight w:val="0"/>
                      <w:marTop w:val="0"/>
                      <w:marBottom w:val="0"/>
                      <w:divBdr>
                        <w:top w:val="none" w:sz="0" w:space="0" w:color="auto"/>
                        <w:left w:val="none" w:sz="0" w:space="0" w:color="auto"/>
                        <w:bottom w:val="none" w:sz="0" w:space="0" w:color="auto"/>
                        <w:right w:val="none" w:sz="0" w:space="0" w:color="auto"/>
                      </w:divBdr>
                    </w:div>
                    <w:div w:id="85613376">
                      <w:marLeft w:val="0"/>
                      <w:marRight w:val="0"/>
                      <w:marTop w:val="0"/>
                      <w:marBottom w:val="0"/>
                      <w:divBdr>
                        <w:top w:val="none" w:sz="0" w:space="0" w:color="auto"/>
                        <w:left w:val="none" w:sz="0" w:space="0" w:color="auto"/>
                        <w:bottom w:val="none" w:sz="0" w:space="0" w:color="auto"/>
                        <w:right w:val="none" w:sz="0" w:space="0" w:color="auto"/>
                      </w:divBdr>
                      <w:divsChild>
                        <w:div w:id="865873396">
                          <w:marLeft w:val="240"/>
                          <w:marRight w:val="0"/>
                          <w:marTop w:val="0"/>
                          <w:marBottom w:val="0"/>
                          <w:divBdr>
                            <w:top w:val="none" w:sz="0" w:space="0" w:color="auto"/>
                            <w:left w:val="none" w:sz="0" w:space="0" w:color="auto"/>
                            <w:bottom w:val="none" w:sz="0" w:space="0" w:color="auto"/>
                            <w:right w:val="none" w:sz="0" w:space="0" w:color="auto"/>
                          </w:divBdr>
                        </w:div>
                      </w:divsChild>
                    </w:div>
                    <w:div w:id="332345742">
                      <w:marLeft w:val="0"/>
                      <w:marRight w:val="0"/>
                      <w:marTop w:val="0"/>
                      <w:marBottom w:val="0"/>
                      <w:divBdr>
                        <w:top w:val="none" w:sz="0" w:space="0" w:color="auto"/>
                        <w:left w:val="none" w:sz="0" w:space="0" w:color="auto"/>
                        <w:bottom w:val="none" w:sz="0" w:space="0" w:color="auto"/>
                        <w:right w:val="none" w:sz="0" w:space="0" w:color="auto"/>
                      </w:divBdr>
                      <w:divsChild>
                        <w:div w:id="979385002">
                          <w:marLeft w:val="240"/>
                          <w:marRight w:val="0"/>
                          <w:marTop w:val="0"/>
                          <w:marBottom w:val="0"/>
                          <w:divBdr>
                            <w:top w:val="none" w:sz="0" w:space="0" w:color="auto"/>
                            <w:left w:val="none" w:sz="0" w:space="0" w:color="auto"/>
                            <w:bottom w:val="none" w:sz="0" w:space="0" w:color="auto"/>
                            <w:right w:val="none" w:sz="0" w:space="0" w:color="auto"/>
                          </w:divBdr>
                        </w:div>
                      </w:divsChild>
                    </w:div>
                    <w:div w:id="789130537">
                      <w:marLeft w:val="0"/>
                      <w:marRight w:val="0"/>
                      <w:marTop w:val="0"/>
                      <w:marBottom w:val="0"/>
                      <w:divBdr>
                        <w:top w:val="none" w:sz="0" w:space="0" w:color="auto"/>
                        <w:left w:val="none" w:sz="0" w:space="0" w:color="auto"/>
                        <w:bottom w:val="none" w:sz="0" w:space="0" w:color="auto"/>
                        <w:right w:val="none" w:sz="0" w:space="0" w:color="auto"/>
                      </w:divBdr>
                      <w:divsChild>
                        <w:div w:id="1008795706">
                          <w:marLeft w:val="240"/>
                          <w:marRight w:val="0"/>
                          <w:marTop w:val="0"/>
                          <w:marBottom w:val="0"/>
                          <w:divBdr>
                            <w:top w:val="none" w:sz="0" w:space="0" w:color="auto"/>
                            <w:left w:val="none" w:sz="0" w:space="0" w:color="auto"/>
                            <w:bottom w:val="none" w:sz="0" w:space="0" w:color="auto"/>
                            <w:right w:val="none" w:sz="0" w:space="0" w:color="auto"/>
                          </w:divBdr>
                        </w:div>
                      </w:divsChild>
                    </w:div>
                    <w:div w:id="117261154">
                      <w:marLeft w:val="0"/>
                      <w:marRight w:val="0"/>
                      <w:marTop w:val="0"/>
                      <w:marBottom w:val="0"/>
                      <w:divBdr>
                        <w:top w:val="none" w:sz="0" w:space="0" w:color="auto"/>
                        <w:left w:val="none" w:sz="0" w:space="0" w:color="auto"/>
                        <w:bottom w:val="none" w:sz="0" w:space="0" w:color="auto"/>
                        <w:right w:val="none" w:sz="0" w:space="0" w:color="auto"/>
                      </w:divBdr>
                      <w:divsChild>
                        <w:div w:id="126706552">
                          <w:marLeft w:val="240"/>
                          <w:marRight w:val="0"/>
                          <w:marTop w:val="0"/>
                          <w:marBottom w:val="0"/>
                          <w:divBdr>
                            <w:top w:val="none" w:sz="0" w:space="0" w:color="auto"/>
                            <w:left w:val="none" w:sz="0" w:space="0" w:color="auto"/>
                            <w:bottom w:val="none" w:sz="0" w:space="0" w:color="auto"/>
                            <w:right w:val="none" w:sz="0" w:space="0" w:color="auto"/>
                          </w:divBdr>
                        </w:div>
                      </w:divsChild>
                    </w:div>
                    <w:div w:id="658460693">
                      <w:marLeft w:val="0"/>
                      <w:marRight w:val="0"/>
                      <w:marTop w:val="0"/>
                      <w:marBottom w:val="0"/>
                      <w:divBdr>
                        <w:top w:val="none" w:sz="0" w:space="0" w:color="auto"/>
                        <w:left w:val="none" w:sz="0" w:space="0" w:color="auto"/>
                        <w:bottom w:val="none" w:sz="0" w:space="0" w:color="auto"/>
                        <w:right w:val="none" w:sz="0" w:space="0" w:color="auto"/>
                      </w:divBdr>
                      <w:divsChild>
                        <w:div w:id="7866547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133807">
      <w:bodyDiv w:val="1"/>
      <w:marLeft w:val="0"/>
      <w:marRight w:val="0"/>
      <w:marTop w:val="0"/>
      <w:marBottom w:val="0"/>
      <w:divBdr>
        <w:top w:val="none" w:sz="0" w:space="0" w:color="auto"/>
        <w:left w:val="none" w:sz="0" w:space="0" w:color="auto"/>
        <w:bottom w:val="none" w:sz="0" w:space="0" w:color="auto"/>
        <w:right w:val="none" w:sz="0" w:space="0" w:color="auto"/>
      </w:divBdr>
    </w:div>
    <w:div w:id="1238589728">
      <w:bodyDiv w:val="1"/>
      <w:marLeft w:val="0"/>
      <w:marRight w:val="0"/>
      <w:marTop w:val="0"/>
      <w:marBottom w:val="0"/>
      <w:divBdr>
        <w:top w:val="none" w:sz="0" w:space="0" w:color="auto"/>
        <w:left w:val="none" w:sz="0" w:space="0" w:color="auto"/>
        <w:bottom w:val="none" w:sz="0" w:space="0" w:color="auto"/>
        <w:right w:val="none" w:sz="0" w:space="0" w:color="auto"/>
      </w:divBdr>
    </w:div>
    <w:div w:id="1241914195">
      <w:bodyDiv w:val="1"/>
      <w:marLeft w:val="0"/>
      <w:marRight w:val="0"/>
      <w:marTop w:val="0"/>
      <w:marBottom w:val="0"/>
      <w:divBdr>
        <w:top w:val="none" w:sz="0" w:space="0" w:color="auto"/>
        <w:left w:val="none" w:sz="0" w:space="0" w:color="auto"/>
        <w:bottom w:val="none" w:sz="0" w:space="0" w:color="auto"/>
        <w:right w:val="none" w:sz="0" w:space="0" w:color="auto"/>
      </w:divBdr>
    </w:div>
    <w:div w:id="1247157470">
      <w:bodyDiv w:val="1"/>
      <w:marLeft w:val="0"/>
      <w:marRight w:val="0"/>
      <w:marTop w:val="0"/>
      <w:marBottom w:val="0"/>
      <w:divBdr>
        <w:top w:val="none" w:sz="0" w:space="0" w:color="auto"/>
        <w:left w:val="none" w:sz="0" w:space="0" w:color="auto"/>
        <w:bottom w:val="none" w:sz="0" w:space="0" w:color="auto"/>
        <w:right w:val="none" w:sz="0" w:space="0" w:color="auto"/>
      </w:divBdr>
    </w:div>
    <w:div w:id="1247688814">
      <w:bodyDiv w:val="1"/>
      <w:marLeft w:val="0"/>
      <w:marRight w:val="0"/>
      <w:marTop w:val="0"/>
      <w:marBottom w:val="0"/>
      <w:divBdr>
        <w:top w:val="none" w:sz="0" w:space="0" w:color="auto"/>
        <w:left w:val="none" w:sz="0" w:space="0" w:color="auto"/>
        <w:bottom w:val="none" w:sz="0" w:space="0" w:color="auto"/>
        <w:right w:val="none" w:sz="0" w:space="0" w:color="auto"/>
      </w:divBdr>
    </w:div>
    <w:div w:id="1263681556">
      <w:bodyDiv w:val="1"/>
      <w:marLeft w:val="0"/>
      <w:marRight w:val="0"/>
      <w:marTop w:val="0"/>
      <w:marBottom w:val="0"/>
      <w:divBdr>
        <w:top w:val="none" w:sz="0" w:space="0" w:color="auto"/>
        <w:left w:val="none" w:sz="0" w:space="0" w:color="auto"/>
        <w:bottom w:val="none" w:sz="0" w:space="0" w:color="auto"/>
        <w:right w:val="none" w:sz="0" w:space="0" w:color="auto"/>
      </w:divBdr>
    </w:div>
    <w:div w:id="1272207002">
      <w:bodyDiv w:val="1"/>
      <w:marLeft w:val="0"/>
      <w:marRight w:val="0"/>
      <w:marTop w:val="0"/>
      <w:marBottom w:val="0"/>
      <w:divBdr>
        <w:top w:val="none" w:sz="0" w:space="0" w:color="auto"/>
        <w:left w:val="none" w:sz="0" w:space="0" w:color="auto"/>
        <w:bottom w:val="none" w:sz="0" w:space="0" w:color="auto"/>
        <w:right w:val="none" w:sz="0" w:space="0" w:color="auto"/>
      </w:divBdr>
      <w:divsChild>
        <w:div w:id="2100565025">
          <w:marLeft w:val="0"/>
          <w:marRight w:val="0"/>
          <w:marTop w:val="0"/>
          <w:marBottom w:val="0"/>
          <w:divBdr>
            <w:top w:val="none" w:sz="0" w:space="0" w:color="auto"/>
            <w:left w:val="none" w:sz="0" w:space="0" w:color="auto"/>
            <w:bottom w:val="none" w:sz="0" w:space="0" w:color="auto"/>
            <w:right w:val="none" w:sz="0" w:space="0" w:color="auto"/>
          </w:divBdr>
        </w:div>
        <w:div w:id="836848968">
          <w:marLeft w:val="0"/>
          <w:marRight w:val="0"/>
          <w:marTop w:val="0"/>
          <w:marBottom w:val="0"/>
          <w:divBdr>
            <w:top w:val="none" w:sz="0" w:space="0" w:color="auto"/>
            <w:left w:val="none" w:sz="0" w:space="0" w:color="auto"/>
            <w:bottom w:val="none" w:sz="0" w:space="0" w:color="auto"/>
            <w:right w:val="none" w:sz="0" w:space="0" w:color="auto"/>
          </w:divBdr>
        </w:div>
        <w:div w:id="1793357541">
          <w:marLeft w:val="0"/>
          <w:marRight w:val="0"/>
          <w:marTop w:val="0"/>
          <w:marBottom w:val="0"/>
          <w:divBdr>
            <w:top w:val="none" w:sz="0" w:space="0" w:color="auto"/>
            <w:left w:val="none" w:sz="0" w:space="0" w:color="auto"/>
            <w:bottom w:val="none" w:sz="0" w:space="0" w:color="auto"/>
            <w:right w:val="none" w:sz="0" w:space="0" w:color="auto"/>
          </w:divBdr>
        </w:div>
        <w:div w:id="1529181362">
          <w:marLeft w:val="0"/>
          <w:marRight w:val="0"/>
          <w:marTop w:val="0"/>
          <w:marBottom w:val="0"/>
          <w:divBdr>
            <w:top w:val="none" w:sz="0" w:space="0" w:color="auto"/>
            <w:left w:val="none" w:sz="0" w:space="0" w:color="auto"/>
            <w:bottom w:val="none" w:sz="0" w:space="0" w:color="auto"/>
            <w:right w:val="none" w:sz="0" w:space="0" w:color="auto"/>
          </w:divBdr>
        </w:div>
        <w:div w:id="2056662555">
          <w:marLeft w:val="0"/>
          <w:marRight w:val="0"/>
          <w:marTop w:val="0"/>
          <w:marBottom w:val="0"/>
          <w:divBdr>
            <w:top w:val="none" w:sz="0" w:space="0" w:color="auto"/>
            <w:left w:val="none" w:sz="0" w:space="0" w:color="auto"/>
            <w:bottom w:val="none" w:sz="0" w:space="0" w:color="auto"/>
            <w:right w:val="none" w:sz="0" w:space="0" w:color="auto"/>
          </w:divBdr>
        </w:div>
        <w:div w:id="1364592678">
          <w:marLeft w:val="0"/>
          <w:marRight w:val="0"/>
          <w:marTop w:val="0"/>
          <w:marBottom w:val="0"/>
          <w:divBdr>
            <w:top w:val="none" w:sz="0" w:space="0" w:color="auto"/>
            <w:left w:val="none" w:sz="0" w:space="0" w:color="auto"/>
            <w:bottom w:val="none" w:sz="0" w:space="0" w:color="auto"/>
            <w:right w:val="none" w:sz="0" w:space="0" w:color="auto"/>
          </w:divBdr>
        </w:div>
        <w:div w:id="565531028">
          <w:marLeft w:val="0"/>
          <w:marRight w:val="0"/>
          <w:marTop w:val="0"/>
          <w:marBottom w:val="0"/>
          <w:divBdr>
            <w:top w:val="none" w:sz="0" w:space="0" w:color="auto"/>
            <w:left w:val="none" w:sz="0" w:space="0" w:color="auto"/>
            <w:bottom w:val="none" w:sz="0" w:space="0" w:color="auto"/>
            <w:right w:val="none" w:sz="0" w:space="0" w:color="auto"/>
          </w:divBdr>
        </w:div>
        <w:div w:id="1245383729">
          <w:marLeft w:val="0"/>
          <w:marRight w:val="0"/>
          <w:marTop w:val="0"/>
          <w:marBottom w:val="0"/>
          <w:divBdr>
            <w:top w:val="none" w:sz="0" w:space="0" w:color="auto"/>
            <w:left w:val="none" w:sz="0" w:space="0" w:color="auto"/>
            <w:bottom w:val="none" w:sz="0" w:space="0" w:color="auto"/>
            <w:right w:val="none" w:sz="0" w:space="0" w:color="auto"/>
          </w:divBdr>
        </w:div>
        <w:div w:id="1358308398">
          <w:marLeft w:val="0"/>
          <w:marRight w:val="0"/>
          <w:marTop w:val="0"/>
          <w:marBottom w:val="0"/>
          <w:divBdr>
            <w:top w:val="none" w:sz="0" w:space="0" w:color="auto"/>
            <w:left w:val="none" w:sz="0" w:space="0" w:color="auto"/>
            <w:bottom w:val="none" w:sz="0" w:space="0" w:color="auto"/>
            <w:right w:val="none" w:sz="0" w:space="0" w:color="auto"/>
          </w:divBdr>
        </w:div>
        <w:div w:id="380708686">
          <w:marLeft w:val="0"/>
          <w:marRight w:val="0"/>
          <w:marTop w:val="0"/>
          <w:marBottom w:val="0"/>
          <w:divBdr>
            <w:top w:val="none" w:sz="0" w:space="0" w:color="auto"/>
            <w:left w:val="none" w:sz="0" w:space="0" w:color="auto"/>
            <w:bottom w:val="none" w:sz="0" w:space="0" w:color="auto"/>
            <w:right w:val="none" w:sz="0" w:space="0" w:color="auto"/>
          </w:divBdr>
        </w:div>
        <w:div w:id="5132729">
          <w:marLeft w:val="0"/>
          <w:marRight w:val="0"/>
          <w:marTop w:val="0"/>
          <w:marBottom w:val="0"/>
          <w:divBdr>
            <w:top w:val="none" w:sz="0" w:space="0" w:color="auto"/>
            <w:left w:val="none" w:sz="0" w:space="0" w:color="auto"/>
            <w:bottom w:val="none" w:sz="0" w:space="0" w:color="auto"/>
            <w:right w:val="none" w:sz="0" w:space="0" w:color="auto"/>
          </w:divBdr>
        </w:div>
      </w:divsChild>
    </w:div>
    <w:div w:id="1297372720">
      <w:bodyDiv w:val="1"/>
      <w:marLeft w:val="0"/>
      <w:marRight w:val="0"/>
      <w:marTop w:val="0"/>
      <w:marBottom w:val="0"/>
      <w:divBdr>
        <w:top w:val="none" w:sz="0" w:space="0" w:color="auto"/>
        <w:left w:val="none" w:sz="0" w:space="0" w:color="auto"/>
        <w:bottom w:val="none" w:sz="0" w:space="0" w:color="auto"/>
        <w:right w:val="none" w:sz="0" w:space="0" w:color="auto"/>
      </w:divBdr>
    </w:div>
    <w:div w:id="1298800187">
      <w:bodyDiv w:val="1"/>
      <w:marLeft w:val="0"/>
      <w:marRight w:val="0"/>
      <w:marTop w:val="0"/>
      <w:marBottom w:val="0"/>
      <w:divBdr>
        <w:top w:val="none" w:sz="0" w:space="0" w:color="auto"/>
        <w:left w:val="none" w:sz="0" w:space="0" w:color="auto"/>
        <w:bottom w:val="none" w:sz="0" w:space="0" w:color="auto"/>
        <w:right w:val="none" w:sz="0" w:space="0" w:color="auto"/>
      </w:divBdr>
    </w:div>
    <w:div w:id="1302540119">
      <w:bodyDiv w:val="1"/>
      <w:marLeft w:val="0"/>
      <w:marRight w:val="0"/>
      <w:marTop w:val="0"/>
      <w:marBottom w:val="0"/>
      <w:divBdr>
        <w:top w:val="none" w:sz="0" w:space="0" w:color="auto"/>
        <w:left w:val="none" w:sz="0" w:space="0" w:color="auto"/>
        <w:bottom w:val="none" w:sz="0" w:space="0" w:color="auto"/>
        <w:right w:val="none" w:sz="0" w:space="0" w:color="auto"/>
      </w:divBdr>
    </w:div>
    <w:div w:id="1308391153">
      <w:bodyDiv w:val="1"/>
      <w:marLeft w:val="0"/>
      <w:marRight w:val="0"/>
      <w:marTop w:val="0"/>
      <w:marBottom w:val="0"/>
      <w:divBdr>
        <w:top w:val="none" w:sz="0" w:space="0" w:color="auto"/>
        <w:left w:val="none" w:sz="0" w:space="0" w:color="auto"/>
        <w:bottom w:val="none" w:sz="0" w:space="0" w:color="auto"/>
        <w:right w:val="none" w:sz="0" w:space="0" w:color="auto"/>
      </w:divBdr>
    </w:div>
    <w:div w:id="1326669141">
      <w:bodyDiv w:val="1"/>
      <w:marLeft w:val="0"/>
      <w:marRight w:val="0"/>
      <w:marTop w:val="0"/>
      <w:marBottom w:val="0"/>
      <w:divBdr>
        <w:top w:val="none" w:sz="0" w:space="0" w:color="auto"/>
        <w:left w:val="none" w:sz="0" w:space="0" w:color="auto"/>
        <w:bottom w:val="none" w:sz="0" w:space="0" w:color="auto"/>
        <w:right w:val="none" w:sz="0" w:space="0" w:color="auto"/>
      </w:divBdr>
    </w:div>
    <w:div w:id="1340623236">
      <w:bodyDiv w:val="1"/>
      <w:marLeft w:val="0"/>
      <w:marRight w:val="0"/>
      <w:marTop w:val="0"/>
      <w:marBottom w:val="0"/>
      <w:divBdr>
        <w:top w:val="none" w:sz="0" w:space="0" w:color="auto"/>
        <w:left w:val="none" w:sz="0" w:space="0" w:color="auto"/>
        <w:bottom w:val="none" w:sz="0" w:space="0" w:color="auto"/>
        <w:right w:val="none" w:sz="0" w:space="0" w:color="auto"/>
      </w:divBdr>
    </w:div>
    <w:div w:id="1343167567">
      <w:bodyDiv w:val="1"/>
      <w:marLeft w:val="0"/>
      <w:marRight w:val="0"/>
      <w:marTop w:val="0"/>
      <w:marBottom w:val="0"/>
      <w:divBdr>
        <w:top w:val="none" w:sz="0" w:space="0" w:color="auto"/>
        <w:left w:val="none" w:sz="0" w:space="0" w:color="auto"/>
        <w:bottom w:val="none" w:sz="0" w:space="0" w:color="auto"/>
        <w:right w:val="none" w:sz="0" w:space="0" w:color="auto"/>
      </w:divBdr>
    </w:div>
    <w:div w:id="1352953859">
      <w:bodyDiv w:val="1"/>
      <w:marLeft w:val="0"/>
      <w:marRight w:val="0"/>
      <w:marTop w:val="0"/>
      <w:marBottom w:val="0"/>
      <w:divBdr>
        <w:top w:val="none" w:sz="0" w:space="0" w:color="auto"/>
        <w:left w:val="none" w:sz="0" w:space="0" w:color="auto"/>
        <w:bottom w:val="none" w:sz="0" w:space="0" w:color="auto"/>
        <w:right w:val="none" w:sz="0" w:space="0" w:color="auto"/>
      </w:divBdr>
    </w:div>
    <w:div w:id="1364942087">
      <w:bodyDiv w:val="1"/>
      <w:marLeft w:val="0"/>
      <w:marRight w:val="0"/>
      <w:marTop w:val="0"/>
      <w:marBottom w:val="0"/>
      <w:divBdr>
        <w:top w:val="none" w:sz="0" w:space="0" w:color="auto"/>
        <w:left w:val="none" w:sz="0" w:space="0" w:color="auto"/>
        <w:bottom w:val="none" w:sz="0" w:space="0" w:color="auto"/>
        <w:right w:val="none" w:sz="0" w:space="0" w:color="auto"/>
      </w:divBdr>
    </w:div>
    <w:div w:id="1385058318">
      <w:bodyDiv w:val="1"/>
      <w:marLeft w:val="0"/>
      <w:marRight w:val="0"/>
      <w:marTop w:val="0"/>
      <w:marBottom w:val="0"/>
      <w:divBdr>
        <w:top w:val="none" w:sz="0" w:space="0" w:color="auto"/>
        <w:left w:val="none" w:sz="0" w:space="0" w:color="auto"/>
        <w:bottom w:val="none" w:sz="0" w:space="0" w:color="auto"/>
        <w:right w:val="none" w:sz="0" w:space="0" w:color="auto"/>
      </w:divBdr>
    </w:div>
    <w:div w:id="1385564244">
      <w:bodyDiv w:val="1"/>
      <w:marLeft w:val="0"/>
      <w:marRight w:val="0"/>
      <w:marTop w:val="0"/>
      <w:marBottom w:val="0"/>
      <w:divBdr>
        <w:top w:val="none" w:sz="0" w:space="0" w:color="auto"/>
        <w:left w:val="none" w:sz="0" w:space="0" w:color="auto"/>
        <w:bottom w:val="none" w:sz="0" w:space="0" w:color="auto"/>
        <w:right w:val="none" w:sz="0" w:space="0" w:color="auto"/>
      </w:divBdr>
    </w:div>
    <w:div w:id="1390566811">
      <w:bodyDiv w:val="1"/>
      <w:marLeft w:val="0"/>
      <w:marRight w:val="0"/>
      <w:marTop w:val="0"/>
      <w:marBottom w:val="0"/>
      <w:divBdr>
        <w:top w:val="none" w:sz="0" w:space="0" w:color="auto"/>
        <w:left w:val="none" w:sz="0" w:space="0" w:color="auto"/>
        <w:bottom w:val="none" w:sz="0" w:space="0" w:color="auto"/>
        <w:right w:val="none" w:sz="0" w:space="0" w:color="auto"/>
      </w:divBdr>
    </w:div>
    <w:div w:id="1397625642">
      <w:bodyDiv w:val="1"/>
      <w:marLeft w:val="0"/>
      <w:marRight w:val="0"/>
      <w:marTop w:val="0"/>
      <w:marBottom w:val="0"/>
      <w:divBdr>
        <w:top w:val="none" w:sz="0" w:space="0" w:color="auto"/>
        <w:left w:val="none" w:sz="0" w:space="0" w:color="auto"/>
        <w:bottom w:val="none" w:sz="0" w:space="0" w:color="auto"/>
        <w:right w:val="none" w:sz="0" w:space="0" w:color="auto"/>
      </w:divBdr>
    </w:div>
    <w:div w:id="1404327805">
      <w:bodyDiv w:val="1"/>
      <w:marLeft w:val="0"/>
      <w:marRight w:val="0"/>
      <w:marTop w:val="0"/>
      <w:marBottom w:val="0"/>
      <w:divBdr>
        <w:top w:val="none" w:sz="0" w:space="0" w:color="auto"/>
        <w:left w:val="none" w:sz="0" w:space="0" w:color="auto"/>
        <w:bottom w:val="none" w:sz="0" w:space="0" w:color="auto"/>
        <w:right w:val="none" w:sz="0" w:space="0" w:color="auto"/>
      </w:divBdr>
    </w:div>
    <w:div w:id="1408771520">
      <w:bodyDiv w:val="1"/>
      <w:marLeft w:val="0"/>
      <w:marRight w:val="0"/>
      <w:marTop w:val="0"/>
      <w:marBottom w:val="0"/>
      <w:divBdr>
        <w:top w:val="none" w:sz="0" w:space="0" w:color="auto"/>
        <w:left w:val="none" w:sz="0" w:space="0" w:color="auto"/>
        <w:bottom w:val="none" w:sz="0" w:space="0" w:color="auto"/>
        <w:right w:val="none" w:sz="0" w:space="0" w:color="auto"/>
      </w:divBdr>
      <w:divsChild>
        <w:div w:id="1498501621">
          <w:marLeft w:val="0"/>
          <w:marRight w:val="0"/>
          <w:marTop w:val="0"/>
          <w:marBottom w:val="0"/>
          <w:divBdr>
            <w:top w:val="none" w:sz="0" w:space="0" w:color="auto"/>
            <w:left w:val="none" w:sz="0" w:space="0" w:color="auto"/>
            <w:bottom w:val="none" w:sz="0" w:space="0" w:color="auto"/>
            <w:right w:val="none" w:sz="0" w:space="0" w:color="auto"/>
          </w:divBdr>
          <w:divsChild>
            <w:div w:id="691881337">
              <w:marLeft w:val="0"/>
              <w:marRight w:val="0"/>
              <w:marTop w:val="0"/>
              <w:marBottom w:val="0"/>
              <w:divBdr>
                <w:top w:val="none" w:sz="0" w:space="0" w:color="auto"/>
                <w:left w:val="none" w:sz="0" w:space="0" w:color="auto"/>
                <w:bottom w:val="none" w:sz="0" w:space="0" w:color="auto"/>
                <w:right w:val="none" w:sz="0" w:space="0" w:color="auto"/>
              </w:divBdr>
              <w:divsChild>
                <w:div w:id="1557861945">
                  <w:marLeft w:val="0"/>
                  <w:marRight w:val="0"/>
                  <w:marTop w:val="150"/>
                  <w:marBottom w:val="150"/>
                  <w:divBdr>
                    <w:top w:val="none" w:sz="0" w:space="0" w:color="auto"/>
                    <w:left w:val="none" w:sz="0" w:space="0" w:color="auto"/>
                    <w:bottom w:val="none" w:sz="0" w:space="0" w:color="auto"/>
                    <w:right w:val="none" w:sz="0" w:space="0" w:color="auto"/>
                  </w:divBdr>
                  <w:divsChild>
                    <w:div w:id="1225214888">
                      <w:marLeft w:val="0"/>
                      <w:marRight w:val="0"/>
                      <w:marTop w:val="0"/>
                      <w:marBottom w:val="0"/>
                      <w:divBdr>
                        <w:top w:val="none" w:sz="0" w:space="0" w:color="auto"/>
                        <w:left w:val="none" w:sz="0" w:space="0" w:color="auto"/>
                        <w:bottom w:val="none" w:sz="0" w:space="0" w:color="auto"/>
                        <w:right w:val="none" w:sz="0" w:space="0" w:color="auto"/>
                      </w:divBdr>
                      <w:divsChild>
                        <w:div w:id="823010468">
                          <w:marLeft w:val="240"/>
                          <w:marRight w:val="0"/>
                          <w:marTop w:val="0"/>
                          <w:marBottom w:val="0"/>
                          <w:divBdr>
                            <w:top w:val="none" w:sz="0" w:space="0" w:color="auto"/>
                            <w:left w:val="none" w:sz="0" w:space="0" w:color="auto"/>
                            <w:bottom w:val="none" w:sz="0" w:space="0" w:color="auto"/>
                            <w:right w:val="none" w:sz="0" w:space="0" w:color="auto"/>
                          </w:divBdr>
                        </w:div>
                      </w:divsChild>
                    </w:div>
                    <w:div w:id="797920634">
                      <w:marLeft w:val="0"/>
                      <w:marRight w:val="0"/>
                      <w:marTop w:val="0"/>
                      <w:marBottom w:val="0"/>
                      <w:divBdr>
                        <w:top w:val="none" w:sz="0" w:space="0" w:color="auto"/>
                        <w:left w:val="none" w:sz="0" w:space="0" w:color="auto"/>
                        <w:bottom w:val="none" w:sz="0" w:space="0" w:color="auto"/>
                        <w:right w:val="none" w:sz="0" w:space="0" w:color="auto"/>
                      </w:divBdr>
                      <w:divsChild>
                        <w:div w:id="2047413430">
                          <w:marLeft w:val="240"/>
                          <w:marRight w:val="0"/>
                          <w:marTop w:val="0"/>
                          <w:marBottom w:val="0"/>
                          <w:divBdr>
                            <w:top w:val="none" w:sz="0" w:space="0" w:color="auto"/>
                            <w:left w:val="none" w:sz="0" w:space="0" w:color="auto"/>
                            <w:bottom w:val="none" w:sz="0" w:space="0" w:color="auto"/>
                            <w:right w:val="none" w:sz="0" w:space="0" w:color="auto"/>
                          </w:divBdr>
                        </w:div>
                      </w:divsChild>
                    </w:div>
                    <w:div w:id="798300479">
                      <w:marLeft w:val="0"/>
                      <w:marRight w:val="0"/>
                      <w:marTop w:val="0"/>
                      <w:marBottom w:val="0"/>
                      <w:divBdr>
                        <w:top w:val="none" w:sz="0" w:space="0" w:color="auto"/>
                        <w:left w:val="none" w:sz="0" w:space="0" w:color="auto"/>
                        <w:bottom w:val="none" w:sz="0" w:space="0" w:color="auto"/>
                        <w:right w:val="none" w:sz="0" w:space="0" w:color="auto"/>
                      </w:divBdr>
                      <w:divsChild>
                        <w:div w:id="1391731689">
                          <w:marLeft w:val="240"/>
                          <w:marRight w:val="0"/>
                          <w:marTop w:val="0"/>
                          <w:marBottom w:val="0"/>
                          <w:divBdr>
                            <w:top w:val="none" w:sz="0" w:space="0" w:color="auto"/>
                            <w:left w:val="none" w:sz="0" w:space="0" w:color="auto"/>
                            <w:bottom w:val="none" w:sz="0" w:space="0" w:color="auto"/>
                            <w:right w:val="none" w:sz="0" w:space="0" w:color="auto"/>
                          </w:divBdr>
                        </w:div>
                      </w:divsChild>
                    </w:div>
                    <w:div w:id="1518424550">
                      <w:marLeft w:val="0"/>
                      <w:marRight w:val="0"/>
                      <w:marTop w:val="0"/>
                      <w:marBottom w:val="0"/>
                      <w:divBdr>
                        <w:top w:val="none" w:sz="0" w:space="0" w:color="auto"/>
                        <w:left w:val="none" w:sz="0" w:space="0" w:color="auto"/>
                        <w:bottom w:val="none" w:sz="0" w:space="0" w:color="auto"/>
                        <w:right w:val="none" w:sz="0" w:space="0" w:color="auto"/>
                      </w:divBdr>
                      <w:divsChild>
                        <w:div w:id="64449502">
                          <w:marLeft w:val="240"/>
                          <w:marRight w:val="0"/>
                          <w:marTop w:val="0"/>
                          <w:marBottom w:val="0"/>
                          <w:divBdr>
                            <w:top w:val="none" w:sz="0" w:space="0" w:color="auto"/>
                            <w:left w:val="none" w:sz="0" w:space="0" w:color="auto"/>
                            <w:bottom w:val="none" w:sz="0" w:space="0" w:color="auto"/>
                            <w:right w:val="none" w:sz="0" w:space="0" w:color="auto"/>
                          </w:divBdr>
                        </w:div>
                      </w:divsChild>
                    </w:div>
                    <w:div w:id="2024742504">
                      <w:marLeft w:val="0"/>
                      <w:marRight w:val="0"/>
                      <w:marTop w:val="0"/>
                      <w:marBottom w:val="0"/>
                      <w:divBdr>
                        <w:top w:val="none" w:sz="0" w:space="0" w:color="auto"/>
                        <w:left w:val="none" w:sz="0" w:space="0" w:color="auto"/>
                        <w:bottom w:val="none" w:sz="0" w:space="0" w:color="auto"/>
                        <w:right w:val="none" w:sz="0" w:space="0" w:color="auto"/>
                      </w:divBdr>
                    </w:div>
                    <w:div w:id="518007077">
                      <w:marLeft w:val="0"/>
                      <w:marRight w:val="0"/>
                      <w:marTop w:val="0"/>
                      <w:marBottom w:val="0"/>
                      <w:divBdr>
                        <w:top w:val="none" w:sz="0" w:space="0" w:color="auto"/>
                        <w:left w:val="none" w:sz="0" w:space="0" w:color="auto"/>
                        <w:bottom w:val="none" w:sz="0" w:space="0" w:color="auto"/>
                        <w:right w:val="none" w:sz="0" w:space="0" w:color="auto"/>
                      </w:divBdr>
                      <w:divsChild>
                        <w:div w:id="358511258">
                          <w:marLeft w:val="240"/>
                          <w:marRight w:val="0"/>
                          <w:marTop w:val="0"/>
                          <w:marBottom w:val="0"/>
                          <w:divBdr>
                            <w:top w:val="none" w:sz="0" w:space="0" w:color="auto"/>
                            <w:left w:val="none" w:sz="0" w:space="0" w:color="auto"/>
                            <w:bottom w:val="none" w:sz="0" w:space="0" w:color="auto"/>
                            <w:right w:val="none" w:sz="0" w:space="0" w:color="auto"/>
                          </w:divBdr>
                        </w:div>
                      </w:divsChild>
                    </w:div>
                    <w:div w:id="1618633531">
                      <w:marLeft w:val="0"/>
                      <w:marRight w:val="0"/>
                      <w:marTop w:val="0"/>
                      <w:marBottom w:val="0"/>
                      <w:divBdr>
                        <w:top w:val="none" w:sz="0" w:space="0" w:color="auto"/>
                        <w:left w:val="none" w:sz="0" w:space="0" w:color="auto"/>
                        <w:bottom w:val="none" w:sz="0" w:space="0" w:color="auto"/>
                        <w:right w:val="none" w:sz="0" w:space="0" w:color="auto"/>
                      </w:divBdr>
                      <w:divsChild>
                        <w:div w:id="1997950427">
                          <w:marLeft w:val="240"/>
                          <w:marRight w:val="0"/>
                          <w:marTop w:val="0"/>
                          <w:marBottom w:val="0"/>
                          <w:divBdr>
                            <w:top w:val="none" w:sz="0" w:space="0" w:color="auto"/>
                            <w:left w:val="none" w:sz="0" w:space="0" w:color="auto"/>
                            <w:bottom w:val="none" w:sz="0" w:space="0" w:color="auto"/>
                            <w:right w:val="none" w:sz="0" w:space="0" w:color="auto"/>
                          </w:divBdr>
                        </w:div>
                      </w:divsChild>
                    </w:div>
                    <w:div w:id="99187962">
                      <w:marLeft w:val="0"/>
                      <w:marRight w:val="0"/>
                      <w:marTop w:val="0"/>
                      <w:marBottom w:val="0"/>
                      <w:divBdr>
                        <w:top w:val="none" w:sz="0" w:space="0" w:color="auto"/>
                        <w:left w:val="none" w:sz="0" w:space="0" w:color="auto"/>
                        <w:bottom w:val="none" w:sz="0" w:space="0" w:color="auto"/>
                        <w:right w:val="none" w:sz="0" w:space="0" w:color="auto"/>
                      </w:divBdr>
                      <w:divsChild>
                        <w:div w:id="2018923452">
                          <w:marLeft w:val="240"/>
                          <w:marRight w:val="0"/>
                          <w:marTop w:val="0"/>
                          <w:marBottom w:val="0"/>
                          <w:divBdr>
                            <w:top w:val="none" w:sz="0" w:space="0" w:color="auto"/>
                            <w:left w:val="none" w:sz="0" w:space="0" w:color="auto"/>
                            <w:bottom w:val="none" w:sz="0" w:space="0" w:color="auto"/>
                            <w:right w:val="none" w:sz="0" w:space="0" w:color="auto"/>
                          </w:divBdr>
                        </w:div>
                      </w:divsChild>
                    </w:div>
                    <w:div w:id="621379249">
                      <w:marLeft w:val="0"/>
                      <w:marRight w:val="0"/>
                      <w:marTop w:val="0"/>
                      <w:marBottom w:val="0"/>
                      <w:divBdr>
                        <w:top w:val="none" w:sz="0" w:space="0" w:color="auto"/>
                        <w:left w:val="none" w:sz="0" w:space="0" w:color="auto"/>
                        <w:bottom w:val="none" w:sz="0" w:space="0" w:color="auto"/>
                        <w:right w:val="none" w:sz="0" w:space="0" w:color="auto"/>
                      </w:divBdr>
                    </w:div>
                    <w:div w:id="72944871">
                      <w:marLeft w:val="0"/>
                      <w:marRight w:val="0"/>
                      <w:marTop w:val="0"/>
                      <w:marBottom w:val="0"/>
                      <w:divBdr>
                        <w:top w:val="none" w:sz="0" w:space="0" w:color="auto"/>
                        <w:left w:val="none" w:sz="0" w:space="0" w:color="auto"/>
                        <w:bottom w:val="none" w:sz="0" w:space="0" w:color="auto"/>
                        <w:right w:val="none" w:sz="0" w:space="0" w:color="auto"/>
                      </w:divBdr>
                      <w:divsChild>
                        <w:div w:id="1892381724">
                          <w:marLeft w:val="240"/>
                          <w:marRight w:val="0"/>
                          <w:marTop w:val="0"/>
                          <w:marBottom w:val="0"/>
                          <w:divBdr>
                            <w:top w:val="none" w:sz="0" w:space="0" w:color="auto"/>
                            <w:left w:val="none" w:sz="0" w:space="0" w:color="auto"/>
                            <w:bottom w:val="none" w:sz="0" w:space="0" w:color="auto"/>
                            <w:right w:val="none" w:sz="0" w:space="0" w:color="auto"/>
                          </w:divBdr>
                        </w:div>
                      </w:divsChild>
                    </w:div>
                    <w:div w:id="1022705827">
                      <w:marLeft w:val="0"/>
                      <w:marRight w:val="0"/>
                      <w:marTop w:val="0"/>
                      <w:marBottom w:val="0"/>
                      <w:divBdr>
                        <w:top w:val="none" w:sz="0" w:space="0" w:color="auto"/>
                        <w:left w:val="none" w:sz="0" w:space="0" w:color="auto"/>
                        <w:bottom w:val="none" w:sz="0" w:space="0" w:color="auto"/>
                        <w:right w:val="none" w:sz="0" w:space="0" w:color="auto"/>
                      </w:divBdr>
                      <w:divsChild>
                        <w:div w:id="2088722891">
                          <w:marLeft w:val="240"/>
                          <w:marRight w:val="0"/>
                          <w:marTop w:val="0"/>
                          <w:marBottom w:val="0"/>
                          <w:divBdr>
                            <w:top w:val="none" w:sz="0" w:space="0" w:color="auto"/>
                            <w:left w:val="none" w:sz="0" w:space="0" w:color="auto"/>
                            <w:bottom w:val="none" w:sz="0" w:space="0" w:color="auto"/>
                            <w:right w:val="none" w:sz="0" w:space="0" w:color="auto"/>
                          </w:divBdr>
                        </w:div>
                      </w:divsChild>
                    </w:div>
                    <w:div w:id="969945877">
                      <w:marLeft w:val="0"/>
                      <w:marRight w:val="0"/>
                      <w:marTop w:val="0"/>
                      <w:marBottom w:val="0"/>
                      <w:divBdr>
                        <w:top w:val="none" w:sz="0" w:space="0" w:color="auto"/>
                        <w:left w:val="none" w:sz="0" w:space="0" w:color="auto"/>
                        <w:bottom w:val="none" w:sz="0" w:space="0" w:color="auto"/>
                        <w:right w:val="none" w:sz="0" w:space="0" w:color="auto"/>
                      </w:divBdr>
                      <w:divsChild>
                        <w:div w:id="1228372278">
                          <w:marLeft w:val="240"/>
                          <w:marRight w:val="0"/>
                          <w:marTop w:val="0"/>
                          <w:marBottom w:val="0"/>
                          <w:divBdr>
                            <w:top w:val="none" w:sz="0" w:space="0" w:color="auto"/>
                            <w:left w:val="none" w:sz="0" w:space="0" w:color="auto"/>
                            <w:bottom w:val="none" w:sz="0" w:space="0" w:color="auto"/>
                            <w:right w:val="none" w:sz="0" w:space="0" w:color="auto"/>
                          </w:divBdr>
                        </w:div>
                      </w:divsChild>
                    </w:div>
                    <w:div w:id="1279335405">
                      <w:marLeft w:val="0"/>
                      <w:marRight w:val="0"/>
                      <w:marTop w:val="0"/>
                      <w:marBottom w:val="0"/>
                      <w:divBdr>
                        <w:top w:val="none" w:sz="0" w:space="0" w:color="auto"/>
                        <w:left w:val="none" w:sz="0" w:space="0" w:color="auto"/>
                        <w:bottom w:val="none" w:sz="0" w:space="0" w:color="auto"/>
                        <w:right w:val="none" w:sz="0" w:space="0" w:color="auto"/>
                      </w:divBdr>
                    </w:div>
                    <w:div w:id="1365790067">
                      <w:marLeft w:val="0"/>
                      <w:marRight w:val="0"/>
                      <w:marTop w:val="0"/>
                      <w:marBottom w:val="0"/>
                      <w:divBdr>
                        <w:top w:val="none" w:sz="0" w:space="0" w:color="auto"/>
                        <w:left w:val="none" w:sz="0" w:space="0" w:color="auto"/>
                        <w:bottom w:val="none" w:sz="0" w:space="0" w:color="auto"/>
                        <w:right w:val="none" w:sz="0" w:space="0" w:color="auto"/>
                      </w:divBdr>
                      <w:divsChild>
                        <w:div w:id="1900045681">
                          <w:marLeft w:val="240"/>
                          <w:marRight w:val="0"/>
                          <w:marTop w:val="0"/>
                          <w:marBottom w:val="0"/>
                          <w:divBdr>
                            <w:top w:val="none" w:sz="0" w:space="0" w:color="auto"/>
                            <w:left w:val="none" w:sz="0" w:space="0" w:color="auto"/>
                            <w:bottom w:val="none" w:sz="0" w:space="0" w:color="auto"/>
                            <w:right w:val="none" w:sz="0" w:space="0" w:color="auto"/>
                          </w:divBdr>
                        </w:div>
                      </w:divsChild>
                    </w:div>
                    <w:div w:id="427124297">
                      <w:marLeft w:val="0"/>
                      <w:marRight w:val="0"/>
                      <w:marTop w:val="0"/>
                      <w:marBottom w:val="0"/>
                      <w:divBdr>
                        <w:top w:val="none" w:sz="0" w:space="0" w:color="auto"/>
                        <w:left w:val="none" w:sz="0" w:space="0" w:color="auto"/>
                        <w:bottom w:val="none" w:sz="0" w:space="0" w:color="auto"/>
                        <w:right w:val="none" w:sz="0" w:space="0" w:color="auto"/>
                      </w:divBdr>
                      <w:divsChild>
                        <w:div w:id="1202329672">
                          <w:marLeft w:val="240"/>
                          <w:marRight w:val="0"/>
                          <w:marTop w:val="0"/>
                          <w:marBottom w:val="0"/>
                          <w:divBdr>
                            <w:top w:val="none" w:sz="0" w:space="0" w:color="auto"/>
                            <w:left w:val="none" w:sz="0" w:space="0" w:color="auto"/>
                            <w:bottom w:val="none" w:sz="0" w:space="0" w:color="auto"/>
                            <w:right w:val="none" w:sz="0" w:space="0" w:color="auto"/>
                          </w:divBdr>
                        </w:div>
                      </w:divsChild>
                    </w:div>
                    <w:div w:id="1787575985">
                      <w:marLeft w:val="0"/>
                      <w:marRight w:val="0"/>
                      <w:marTop w:val="0"/>
                      <w:marBottom w:val="0"/>
                      <w:divBdr>
                        <w:top w:val="none" w:sz="0" w:space="0" w:color="auto"/>
                        <w:left w:val="none" w:sz="0" w:space="0" w:color="auto"/>
                        <w:bottom w:val="none" w:sz="0" w:space="0" w:color="auto"/>
                        <w:right w:val="none" w:sz="0" w:space="0" w:color="auto"/>
                      </w:divBdr>
                      <w:divsChild>
                        <w:div w:id="918636932">
                          <w:marLeft w:val="240"/>
                          <w:marRight w:val="0"/>
                          <w:marTop w:val="0"/>
                          <w:marBottom w:val="0"/>
                          <w:divBdr>
                            <w:top w:val="none" w:sz="0" w:space="0" w:color="auto"/>
                            <w:left w:val="none" w:sz="0" w:space="0" w:color="auto"/>
                            <w:bottom w:val="none" w:sz="0" w:space="0" w:color="auto"/>
                            <w:right w:val="none" w:sz="0" w:space="0" w:color="auto"/>
                          </w:divBdr>
                        </w:div>
                      </w:divsChild>
                    </w:div>
                    <w:div w:id="1672022657">
                      <w:marLeft w:val="0"/>
                      <w:marRight w:val="0"/>
                      <w:marTop w:val="0"/>
                      <w:marBottom w:val="0"/>
                      <w:divBdr>
                        <w:top w:val="none" w:sz="0" w:space="0" w:color="auto"/>
                        <w:left w:val="none" w:sz="0" w:space="0" w:color="auto"/>
                        <w:bottom w:val="none" w:sz="0" w:space="0" w:color="auto"/>
                        <w:right w:val="none" w:sz="0" w:space="0" w:color="auto"/>
                      </w:divBdr>
                      <w:divsChild>
                        <w:div w:id="657071459">
                          <w:marLeft w:val="240"/>
                          <w:marRight w:val="0"/>
                          <w:marTop w:val="0"/>
                          <w:marBottom w:val="0"/>
                          <w:divBdr>
                            <w:top w:val="none" w:sz="0" w:space="0" w:color="auto"/>
                            <w:left w:val="none" w:sz="0" w:space="0" w:color="auto"/>
                            <w:bottom w:val="none" w:sz="0" w:space="0" w:color="auto"/>
                            <w:right w:val="none" w:sz="0" w:space="0" w:color="auto"/>
                          </w:divBdr>
                        </w:div>
                      </w:divsChild>
                    </w:div>
                    <w:div w:id="883371050">
                      <w:marLeft w:val="0"/>
                      <w:marRight w:val="0"/>
                      <w:marTop w:val="0"/>
                      <w:marBottom w:val="0"/>
                      <w:divBdr>
                        <w:top w:val="none" w:sz="0" w:space="0" w:color="auto"/>
                        <w:left w:val="none" w:sz="0" w:space="0" w:color="auto"/>
                        <w:bottom w:val="none" w:sz="0" w:space="0" w:color="auto"/>
                        <w:right w:val="none" w:sz="0" w:space="0" w:color="auto"/>
                      </w:divBdr>
                      <w:divsChild>
                        <w:div w:id="343482832">
                          <w:marLeft w:val="240"/>
                          <w:marRight w:val="0"/>
                          <w:marTop w:val="0"/>
                          <w:marBottom w:val="0"/>
                          <w:divBdr>
                            <w:top w:val="none" w:sz="0" w:space="0" w:color="auto"/>
                            <w:left w:val="none" w:sz="0" w:space="0" w:color="auto"/>
                            <w:bottom w:val="none" w:sz="0" w:space="0" w:color="auto"/>
                            <w:right w:val="none" w:sz="0" w:space="0" w:color="auto"/>
                          </w:divBdr>
                        </w:div>
                      </w:divsChild>
                    </w:div>
                    <w:div w:id="1774936498">
                      <w:marLeft w:val="0"/>
                      <w:marRight w:val="0"/>
                      <w:marTop w:val="0"/>
                      <w:marBottom w:val="0"/>
                      <w:divBdr>
                        <w:top w:val="none" w:sz="0" w:space="0" w:color="auto"/>
                        <w:left w:val="none" w:sz="0" w:space="0" w:color="auto"/>
                        <w:bottom w:val="none" w:sz="0" w:space="0" w:color="auto"/>
                        <w:right w:val="none" w:sz="0" w:space="0" w:color="auto"/>
                      </w:divBdr>
                    </w:div>
                    <w:div w:id="373698980">
                      <w:marLeft w:val="0"/>
                      <w:marRight w:val="0"/>
                      <w:marTop w:val="0"/>
                      <w:marBottom w:val="0"/>
                      <w:divBdr>
                        <w:top w:val="none" w:sz="0" w:space="0" w:color="auto"/>
                        <w:left w:val="none" w:sz="0" w:space="0" w:color="auto"/>
                        <w:bottom w:val="none" w:sz="0" w:space="0" w:color="auto"/>
                        <w:right w:val="none" w:sz="0" w:space="0" w:color="auto"/>
                      </w:divBdr>
                      <w:divsChild>
                        <w:div w:id="517306150">
                          <w:marLeft w:val="240"/>
                          <w:marRight w:val="0"/>
                          <w:marTop w:val="0"/>
                          <w:marBottom w:val="0"/>
                          <w:divBdr>
                            <w:top w:val="none" w:sz="0" w:space="0" w:color="auto"/>
                            <w:left w:val="none" w:sz="0" w:space="0" w:color="auto"/>
                            <w:bottom w:val="none" w:sz="0" w:space="0" w:color="auto"/>
                            <w:right w:val="none" w:sz="0" w:space="0" w:color="auto"/>
                          </w:divBdr>
                        </w:div>
                      </w:divsChild>
                    </w:div>
                    <w:div w:id="17045845">
                      <w:marLeft w:val="0"/>
                      <w:marRight w:val="0"/>
                      <w:marTop w:val="0"/>
                      <w:marBottom w:val="0"/>
                      <w:divBdr>
                        <w:top w:val="none" w:sz="0" w:space="0" w:color="auto"/>
                        <w:left w:val="none" w:sz="0" w:space="0" w:color="auto"/>
                        <w:bottom w:val="none" w:sz="0" w:space="0" w:color="auto"/>
                        <w:right w:val="none" w:sz="0" w:space="0" w:color="auto"/>
                      </w:divBdr>
                      <w:divsChild>
                        <w:div w:id="1908345116">
                          <w:marLeft w:val="240"/>
                          <w:marRight w:val="0"/>
                          <w:marTop w:val="0"/>
                          <w:marBottom w:val="0"/>
                          <w:divBdr>
                            <w:top w:val="none" w:sz="0" w:space="0" w:color="auto"/>
                            <w:left w:val="none" w:sz="0" w:space="0" w:color="auto"/>
                            <w:bottom w:val="none" w:sz="0" w:space="0" w:color="auto"/>
                            <w:right w:val="none" w:sz="0" w:space="0" w:color="auto"/>
                          </w:divBdr>
                        </w:div>
                      </w:divsChild>
                    </w:div>
                    <w:div w:id="1840384340">
                      <w:marLeft w:val="0"/>
                      <w:marRight w:val="0"/>
                      <w:marTop w:val="0"/>
                      <w:marBottom w:val="0"/>
                      <w:divBdr>
                        <w:top w:val="none" w:sz="0" w:space="0" w:color="auto"/>
                        <w:left w:val="none" w:sz="0" w:space="0" w:color="auto"/>
                        <w:bottom w:val="none" w:sz="0" w:space="0" w:color="auto"/>
                        <w:right w:val="none" w:sz="0" w:space="0" w:color="auto"/>
                      </w:divBdr>
                    </w:div>
                    <w:div w:id="1470512856">
                      <w:marLeft w:val="0"/>
                      <w:marRight w:val="0"/>
                      <w:marTop w:val="0"/>
                      <w:marBottom w:val="0"/>
                      <w:divBdr>
                        <w:top w:val="none" w:sz="0" w:space="0" w:color="auto"/>
                        <w:left w:val="none" w:sz="0" w:space="0" w:color="auto"/>
                        <w:bottom w:val="none" w:sz="0" w:space="0" w:color="auto"/>
                        <w:right w:val="none" w:sz="0" w:space="0" w:color="auto"/>
                      </w:divBdr>
                      <w:divsChild>
                        <w:div w:id="2011986291">
                          <w:marLeft w:val="240"/>
                          <w:marRight w:val="0"/>
                          <w:marTop w:val="0"/>
                          <w:marBottom w:val="0"/>
                          <w:divBdr>
                            <w:top w:val="none" w:sz="0" w:space="0" w:color="auto"/>
                            <w:left w:val="none" w:sz="0" w:space="0" w:color="auto"/>
                            <w:bottom w:val="none" w:sz="0" w:space="0" w:color="auto"/>
                            <w:right w:val="none" w:sz="0" w:space="0" w:color="auto"/>
                          </w:divBdr>
                        </w:div>
                      </w:divsChild>
                    </w:div>
                    <w:div w:id="1563057128">
                      <w:marLeft w:val="0"/>
                      <w:marRight w:val="0"/>
                      <w:marTop w:val="0"/>
                      <w:marBottom w:val="0"/>
                      <w:divBdr>
                        <w:top w:val="none" w:sz="0" w:space="0" w:color="auto"/>
                        <w:left w:val="none" w:sz="0" w:space="0" w:color="auto"/>
                        <w:bottom w:val="none" w:sz="0" w:space="0" w:color="auto"/>
                        <w:right w:val="none" w:sz="0" w:space="0" w:color="auto"/>
                      </w:divBdr>
                      <w:divsChild>
                        <w:div w:id="268439225">
                          <w:marLeft w:val="240"/>
                          <w:marRight w:val="0"/>
                          <w:marTop w:val="0"/>
                          <w:marBottom w:val="0"/>
                          <w:divBdr>
                            <w:top w:val="none" w:sz="0" w:space="0" w:color="auto"/>
                            <w:left w:val="none" w:sz="0" w:space="0" w:color="auto"/>
                            <w:bottom w:val="none" w:sz="0" w:space="0" w:color="auto"/>
                            <w:right w:val="none" w:sz="0" w:space="0" w:color="auto"/>
                          </w:divBdr>
                        </w:div>
                      </w:divsChild>
                    </w:div>
                    <w:div w:id="36707036">
                      <w:marLeft w:val="0"/>
                      <w:marRight w:val="0"/>
                      <w:marTop w:val="0"/>
                      <w:marBottom w:val="0"/>
                      <w:divBdr>
                        <w:top w:val="none" w:sz="0" w:space="0" w:color="auto"/>
                        <w:left w:val="none" w:sz="0" w:space="0" w:color="auto"/>
                        <w:bottom w:val="none" w:sz="0" w:space="0" w:color="auto"/>
                        <w:right w:val="none" w:sz="0" w:space="0" w:color="auto"/>
                      </w:divBdr>
                    </w:div>
                    <w:div w:id="1448696290">
                      <w:marLeft w:val="0"/>
                      <w:marRight w:val="0"/>
                      <w:marTop w:val="0"/>
                      <w:marBottom w:val="0"/>
                      <w:divBdr>
                        <w:top w:val="none" w:sz="0" w:space="0" w:color="auto"/>
                        <w:left w:val="none" w:sz="0" w:space="0" w:color="auto"/>
                        <w:bottom w:val="none" w:sz="0" w:space="0" w:color="auto"/>
                        <w:right w:val="none" w:sz="0" w:space="0" w:color="auto"/>
                      </w:divBdr>
                      <w:divsChild>
                        <w:div w:id="1965190738">
                          <w:marLeft w:val="240"/>
                          <w:marRight w:val="0"/>
                          <w:marTop w:val="0"/>
                          <w:marBottom w:val="0"/>
                          <w:divBdr>
                            <w:top w:val="none" w:sz="0" w:space="0" w:color="auto"/>
                            <w:left w:val="none" w:sz="0" w:space="0" w:color="auto"/>
                            <w:bottom w:val="none" w:sz="0" w:space="0" w:color="auto"/>
                            <w:right w:val="none" w:sz="0" w:space="0" w:color="auto"/>
                          </w:divBdr>
                        </w:div>
                      </w:divsChild>
                    </w:div>
                    <w:div w:id="1033657146">
                      <w:marLeft w:val="0"/>
                      <w:marRight w:val="0"/>
                      <w:marTop w:val="0"/>
                      <w:marBottom w:val="0"/>
                      <w:divBdr>
                        <w:top w:val="none" w:sz="0" w:space="0" w:color="auto"/>
                        <w:left w:val="none" w:sz="0" w:space="0" w:color="auto"/>
                        <w:bottom w:val="none" w:sz="0" w:space="0" w:color="auto"/>
                        <w:right w:val="none" w:sz="0" w:space="0" w:color="auto"/>
                      </w:divBdr>
                      <w:divsChild>
                        <w:div w:id="1372657684">
                          <w:marLeft w:val="240"/>
                          <w:marRight w:val="0"/>
                          <w:marTop w:val="0"/>
                          <w:marBottom w:val="0"/>
                          <w:divBdr>
                            <w:top w:val="none" w:sz="0" w:space="0" w:color="auto"/>
                            <w:left w:val="none" w:sz="0" w:space="0" w:color="auto"/>
                            <w:bottom w:val="none" w:sz="0" w:space="0" w:color="auto"/>
                            <w:right w:val="none" w:sz="0" w:space="0" w:color="auto"/>
                          </w:divBdr>
                        </w:div>
                      </w:divsChild>
                    </w:div>
                    <w:div w:id="1552422886">
                      <w:marLeft w:val="0"/>
                      <w:marRight w:val="0"/>
                      <w:marTop w:val="0"/>
                      <w:marBottom w:val="0"/>
                      <w:divBdr>
                        <w:top w:val="none" w:sz="0" w:space="0" w:color="auto"/>
                        <w:left w:val="none" w:sz="0" w:space="0" w:color="auto"/>
                        <w:bottom w:val="none" w:sz="0" w:space="0" w:color="auto"/>
                        <w:right w:val="none" w:sz="0" w:space="0" w:color="auto"/>
                      </w:divBdr>
                    </w:div>
                    <w:div w:id="12268614">
                      <w:marLeft w:val="0"/>
                      <w:marRight w:val="0"/>
                      <w:marTop w:val="0"/>
                      <w:marBottom w:val="0"/>
                      <w:divBdr>
                        <w:top w:val="none" w:sz="0" w:space="0" w:color="auto"/>
                        <w:left w:val="none" w:sz="0" w:space="0" w:color="auto"/>
                        <w:bottom w:val="none" w:sz="0" w:space="0" w:color="auto"/>
                        <w:right w:val="none" w:sz="0" w:space="0" w:color="auto"/>
                      </w:divBdr>
                      <w:divsChild>
                        <w:div w:id="1529373016">
                          <w:marLeft w:val="240"/>
                          <w:marRight w:val="0"/>
                          <w:marTop w:val="0"/>
                          <w:marBottom w:val="0"/>
                          <w:divBdr>
                            <w:top w:val="none" w:sz="0" w:space="0" w:color="auto"/>
                            <w:left w:val="none" w:sz="0" w:space="0" w:color="auto"/>
                            <w:bottom w:val="none" w:sz="0" w:space="0" w:color="auto"/>
                            <w:right w:val="none" w:sz="0" w:space="0" w:color="auto"/>
                          </w:divBdr>
                        </w:div>
                      </w:divsChild>
                    </w:div>
                    <w:div w:id="354361">
                      <w:marLeft w:val="0"/>
                      <w:marRight w:val="0"/>
                      <w:marTop w:val="0"/>
                      <w:marBottom w:val="0"/>
                      <w:divBdr>
                        <w:top w:val="none" w:sz="0" w:space="0" w:color="auto"/>
                        <w:left w:val="none" w:sz="0" w:space="0" w:color="auto"/>
                        <w:bottom w:val="none" w:sz="0" w:space="0" w:color="auto"/>
                        <w:right w:val="none" w:sz="0" w:space="0" w:color="auto"/>
                      </w:divBdr>
                      <w:divsChild>
                        <w:div w:id="2138135965">
                          <w:marLeft w:val="240"/>
                          <w:marRight w:val="0"/>
                          <w:marTop w:val="0"/>
                          <w:marBottom w:val="0"/>
                          <w:divBdr>
                            <w:top w:val="none" w:sz="0" w:space="0" w:color="auto"/>
                            <w:left w:val="none" w:sz="0" w:space="0" w:color="auto"/>
                            <w:bottom w:val="none" w:sz="0" w:space="0" w:color="auto"/>
                            <w:right w:val="none" w:sz="0" w:space="0" w:color="auto"/>
                          </w:divBdr>
                        </w:div>
                      </w:divsChild>
                    </w:div>
                    <w:div w:id="1778989204">
                      <w:marLeft w:val="0"/>
                      <w:marRight w:val="0"/>
                      <w:marTop w:val="0"/>
                      <w:marBottom w:val="0"/>
                      <w:divBdr>
                        <w:top w:val="none" w:sz="0" w:space="0" w:color="auto"/>
                        <w:left w:val="none" w:sz="0" w:space="0" w:color="auto"/>
                        <w:bottom w:val="none" w:sz="0" w:space="0" w:color="auto"/>
                        <w:right w:val="none" w:sz="0" w:space="0" w:color="auto"/>
                      </w:divBdr>
                    </w:div>
                    <w:div w:id="1500074782">
                      <w:marLeft w:val="0"/>
                      <w:marRight w:val="0"/>
                      <w:marTop w:val="0"/>
                      <w:marBottom w:val="0"/>
                      <w:divBdr>
                        <w:top w:val="none" w:sz="0" w:space="0" w:color="auto"/>
                        <w:left w:val="none" w:sz="0" w:space="0" w:color="auto"/>
                        <w:bottom w:val="none" w:sz="0" w:space="0" w:color="auto"/>
                        <w:right w:val="none" w:sz="0" w:space="0" w:color="auto"/>
                      </w:divBdr>
                      <w:divsChild>
                        <w:div w:id="428040041">
                          <w:marLeft w:val="240"/>
                          <w:marRight w:val="0"/>
                          <w:marTop w:val="0"/>
                          <w:marBottom w:val="0"/>
                          <w:divBdr>
                            <w:top w:val="none" w:sz="0" w:space="0" w:color="auto"/>
                            <w:left w:val="none" w:sz="0" w:space="0" w:color="auto"/>
                            <w:bottom w:val="none" w:sz="0" w:space="0" w:color="auto"/>
                            <w:right w:val="none" w:sz="0" w:space="0" w:color="auto"/>
                          </w:divBdr>
                        </w:div>
                      </w:divsChild>
                    </w:div>
                    <w:div w:id="1085225471">
                      <w:marLeft w:val="0"/>
                      <w:marRight w:val="0"/>
                      <w:marTop w:val="0"/>
                      <w:marBottom w:val="0"/>
                      <w:divBdr>
                        <w:top w:val="none" w:sz="0" w:space="0" w:color="auto"/>
                        <w:left w:val="none" w:sz="0" w:space="0" w:color="auto"/>
                        <w:bottom w:val="none" w:sz="0" w:space="0" w:color="auto"/>
                        <w:right w:val="none" w:sz="0" w:space="0" w:color="auto"/>
                      </w:divBdr>
                      <w:divsChild>
                        <w:div w:id="1032848976">
                          <w:marLeft w:val="240"/>
                          <w:marRight w:val="0"/>
                          <w:marTop w:val="0"/>
                          <w:marBottom w:val="0"/>
                          <w:divBdr>
                            <w:top w:val="none" w:sz="0" w:space="0" w:color="auto"/>
                            <w:left w:val="none" w:sz="0" w:space="0" w:color="auto"/>
                            <w:bottom w:val="none" w:sz="0" w:space="0" w:color="auto"/>
                            <w:right w:val="none" w:sz="0" w:space="0" w:color="auto"/>
                          </w:divBdr>
                        </w:div>
                      </w:divsChild>
                    </w:div>
                    <w:div w:id="2060126898">
                      <w:marLeft w:val="0"/>
                      <w:marRight w:val="0"/>
                      <w:marTop w:val="0"/>
                      <w:marBottom w:val="0"/>
                      <w:divBdr>
                        <w:top w:val="none" w:sz="0" w:space="0" w:color="auto"/>
                        <w:left w:val="none" w:sz="0" w:space="0" w:color="auto"/>
                        <w:bottom w:val="none" w:sz="0" w:space="0" w:color="auto"/>
                        <w:right w:val="none" w:sz="0" w:space="0" w:color="auto"/>
                      </w:divBdr>
                    </w:div>
                    <w:div w:id="1387804244">
                      <w:marLeft w:val="0"/>
                      <w:marRight w:val="0"/>
                      <w:marTop w:val="0"/>
                      <w:marBottom w:val="0"/>
                      <w:divBdr>
                        <w:top w:val="none" w:sz="0" w:space="0" w:color="auto"/>
                        <w:left w:val="none" w:sz="0" w:space="0" w:color="auto"/>
                        <w:bottom w:val="none" w:sz="0" w:space="0" w:color="auto"/>
                        <w:right w:val="none" w:sz="0" w:space="0" w:color="auto"/>
                      </w:divBdr>
                      <w:divsChild>
                        <w:div w:id="1386565723">
                          <w:marLeft w:val="240"/>
                          <w:marRight w:val="0"/>
                          <w:marTop w:val="0"/>
                          <w:marBottom w:val="0"/>
                          <w:divBdr>
                            <w:top w:val="none" w:sz="0" w:space="0" w:color="auto"/>
                            <w:left w:val="none" w:sz="0" w:space="0" w:color="auto"/>
                            <w:bottom w:val="none" w:sz="0" w:space="0" w:color="auto"/>
                            <w:right w:val="none" w:sz="0" w:space="0" w:color="auto"/>
                          </w:divBdr>
                        </w:div>
                      </w:divsChild>
                    </w:div>
                    <w:div w:id="1764451507">
                      <w:marLeft w:val="0"/>
                      <w:marRight w:val="0"/>
                      <w:marTop w:val="0"/>
                      <w:marBottom w:val="0"/>
                      <w:divBdr>
                        <w:top w:val="none" w:sz="0" w:space="0" w:color="auto"/>
                        <w:left w:val="none" w:sz="0" w:space="0" w:color="auto"/>
                        <w:bottom w:val="none" w:sz="0" w:space="0" w:color="auto"/>
                        <w:right w:val="none" w:sz="0" w:space="0" w:color="auto"/>
                      </w:divBdr>
                      <w:divsChild>
                        <w:div w:id="12573209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323426">
      <w:bodyDiv w:val="1"/>
      <w:marLeft w:val="0"/>
      <w:marRight w:val="0"/>
      <w:marTop w:val="0"/>
      <w:marBottom w:val="0"/>
      <w:divBdr>
        <w:top w:val="none" w:sz="0" w:space="0" w:color="auto"/>
        <w:left w:val="none" w:sz="0" w:space="0" w:color="auto"/>
        <w:bottom w:val="none" w:sz="0" w:space="0" w:color="auto"/>
        <w:right w:val="none" w:sz="0" w:space="0" w:color="auto"/>
      </w:divBdr>
    </w:div>
    <w:div w:id="1424690016">
      <w:bodyDiv w:val="1"/>
      <w:marLeft w:val="0"/>
      <w:marRight w:val="0"/>
      <w:marTop w:val="0"/>
      <w:marBottom w:val="0"/>
      <w:divBdr>
        <w:top w:val="none" w:sz="0" w:space="0" w:color="auto"/>
        <w:left w:val="none" w:sz="0" w:space="0" w:color="auto"/>
        <w:bottom w:val="none" w:sz="0" w:space="0" w:color="auto"/>
        <w:right w:val="none" w:sz="0" w:space="0" w:color="auto"/>
      </w:divBdr>
    </w:div>
    <w:div w:id="1427648110">
      <w:bodyDiv w:val="1"/>
      <w:marLeft w:val="0"/>
      <w:marRight w:val="0"/>
      <w:marTop w:val="0"/>
      <w:marBottom w:val="0"/>
      <w:divBdr>
        <w:top w:val="none" w:sz="0" w:space="0" w:color="auto"/>
        <w:left w:val="none" w:sz="0" w:space="0" w:color="auto"/>
        <w:bottom w:val="none" w:sz="0" w:space="0" w:color="auto"/>
        <w:right w:val="none" w:sz="0" w:space="0" w:color="auto"/>
      </w:divBdr>
    </w:div>
    <w:div w:id="1428231268">
      <w:bodyDiv w:val="1"/>
      <w:marLeft w:val="0"/>
      <w:marRight w:val="0"/>
      <w:marTop w:val="0"/>
      <w:marBottom w:val="0"/>
      <w:divBdr>
        <w:top w:val="none" w:sz="0" w:space="0" w:color="auto"/>
        <w:left w:val="none" w:sz="0" w:space="0" w:color="auto"/>
        <w:bottom w:val="none" w:sz="0" w:space="0" w:color="auto"/>
        <w:right w:val="none" w:sz="0" w:space="0" w:color="auto"/>
      </w:divBdr>
    </w:div>
    <w:div w:id="1434087146">
      <w:bodyDiv w:val="1"/>
      <w:marLeft w:val="0"/>
      <w:marRight w:val="0"/>
      <w:marTop w:val="0"/>
      <w:marBottom w:val="0"/>
      <w:divBdr>
        <w:top w:val="none" w:sz="0" w:space="0" w:color="auto"/>
        <w:left w:val="none" w:sz="0" w:space="0" w:color="auto"/>
        <w:bottom w:val="none" w:sz="0" w:space="0" w:color="auto"/>
        <w:right w:val="none" w:sz="0" w:space="0" w:color="auto"/>
      </w:divBdr>
    </w:div>
    <w:div w:id="1438451463">
      <w:bodyDiv w:val="1"/>
      <w:marLeft w:val="0"/>
      <w:marRight w:val="0"/>
      <w:marTop w:val="0"/>
      <w:marBottom w:val="0"/>
      <w:divBdr>
        <w:top w:val="none" w:sz="0" w:space="0" w:color="auto"/>
        <w:left w:val="none" w:sz="0" w:space="0" w:color="auto"/>
        <w:bottom w:val="none" w:sz="0" w:space="0" w:color="auto"/>
        <w:right w:val="none" w:sz="0" w:space="0" w:color="auto"/>
      </w:divBdr>
    </w:div>
    <w:div w:id="1439177190">
      <w:bodyDiv w:val="1"/>
      <w:marLeft w:val="0"/>
      <w:marRight w:val="0"/>
      <w:marTop w:val="0"/>
      <w:marBottom w:val="0"/>
      <w:divBdr>
        <w:top w:val="none" w:sz="0" w:space="0" w:color="auto"/>
        <w:left w:val="none" w:sz="0" w:space="0" w:color="auto"/>
        <w:bottom w:val="none" w:sz="0" w:space="0" w:color="auto"/>
        <w:right w:val="none" w:sz="0" w:space="0" w:color="auto"/>
      </w:divBdr>
    </w:div>
    <w:div w:id="1441225112">
      <w:bodyDiv w:val="1"/>
      <w:marLeft w:val="0"/>
      <w:marRight w:val="0"/>
      <w:marTop w:val="0"/>
      <w:marBottom w:val="0"/>
      <w:divBdr>
        <w:top w:val="none" w:sz="0" w:space="0" w:color="auto"/>
        <w:left w:val="none" w:sz="0" w:space="0" w:color="auto"/>
        <w:bottom w:val="none" w:sz="0" w:space="0" w:color="auto"/>
        <w:right w:val="none" w:sz="0" w:space="0" w:color="auto"/>
      </w:divBdr>
    </w:div>
    <w:div w:id="1450584456">
      <w:bodyDiv w:val="1"/>
      <w:marLeft w:val="0"/>
      <w:marRight w:val="0"/>
      <w:marTop w:val="0"/>
      <w:marBottom w:val="0"/>
      <w:divBdr>
        <w:top w:val="none" w:sz="0" w:space="0" w:color="auto"/>
        <w:left w:val="none" w:sz="0" w:space="0" w:color="auto"/>
        <w:bottom w:val="none" w:sz="0" w:space="0" w:color="auto"/>
        <w:right w:val="none" w:sz="0" w:space="0" w:color="auto"/>
      </w:divBdr>
    </w:div>
    <w:div w:id="1454866101">
      <w:bodyDiv w:val="1"/>
      <w:marLeft w:val="0"/>
      <w:marRight w:val="0"/>
      <w:marTop w:val="0"/>
      <w:marBottom w:val="0"/>
      <w:divBdr>
        <w:top w:val="none" w:sz="0" w:space="0" w:color="auto"/>
        <w:left w:val="none" w:sz="0" w:space="0" w:color="auto"/>
        <w:bottom w:val="none" w:sz="0" w:space="0" w:color="auto"/>
        <w:right w:val="none" w:sz="0" w:space="0" w:color="auto"/>
      </w:divBdr>
      <w:divsChild>
        <w:div w:id="1357777392">
          <w:marLeft w:val="0"/>
          <w:marRight w:val="0"/>
          <w:marTop w:val="0"/>
          <w:marBottom w:val="0"/>
          <w:divBdr>
            <w:top w:val="none" w:sz="0" w:space="0" w:color="auto"/>
            <w:left w:val="none" w:sz="0" w:space="0" w:color="auto"/>
            <w:bottom w:val="none" w:sz="0" w:space="0" w:color="auto"/>
            <w:right w:val="none" w:sz="0" w:space="0" w:color="auto"/>
          </w:divBdr>
          <w:divsChild>
            <w:div w:id="23404525">
              <w:marLeft w:val="0"/>
              <w:marRight w:val="0"/>
              <w:marTop w:val="0"/>
              <w:marBottom w:val="0"/>
              <w:divBdr>
                <w:top w:val="none" w:sz="0" w:space="0" w:color="auto"/>
                <w:left w:val="none" w:sz="0" w:space="0" w:color="auto"/>
                <w:bottom w:val="none" w:sz="0" w:space="0" w:color="auto"/>
                <w:right w:val="none" w:sz="0" w:space="0" w:color="auto"/>
              </w:divBdr>
              <w:divsChild>
                <w:div w:id="2091656561">
                  <w:marLeft w:val="0"/>
                  <w:marRight w:val="0"/>
                  <w:marTop w:val="150"/>
                  <w:marBottom w:val="150"/>
                  <w:divBdr>
                    <w:top w:val="none" w:sz="0" w:space="0" w:color="auto"/>
                    <w:left w:val="none" w:sz="0" w:space="0" w:color="auto"/>
                    <w:bottom w:val="none" w:sz="0" w:space="0" w:color="auto"/>
                    <w:right w:val="none" w:sz="0" w:space="0" w:color="auto"/>
                  </w:divBdr>
                  <w:divsChild>
                    <w:div w:id="1617054293">
                      <w:marLeft w:val="0"/>
                      <w:marRight w:val="0"/>
                      <w:marTop w:val="0"/>
                      <w:marBottom w:val="0"/>
                      <w:divBdr>
                        <w:top w:val="none" w:sz="0" w:space="0" w:color="auto"/>
                        <w:left w:val="none" w:sz="0" w:space="0" w:color="auto"/>
                        <w:bottom w:val="none" w:sz="0" w:space="0" w:color="auto"/>
                        <w:right w:val="none" w:sz="0" w:space="0" w:color="auto"/>
                      </w:divBdr>
                      <w:divsChild>
                        <w:div w:id="909848245">
                          <w:marLeft w:val="240"/>
                          <w:marRight w:val="0"/>
                          <w:marTop w:val="0"/>
                          <w:marBottom w:val="0"/>
                          <w:divBdr>
                            <w:top w:val="none" w:sz="0" w:space="0" w:color="auto"/>
                            <w:left w:val="none" w:sz="0" w:space="0" w:color="auto"/>
                            <w:bottom w:val="none" w:sz="0" w:space="0" w:color="auto"/>
                            <w:right w:val="none" w:sz="0" w:space="0" w:color="auto"/>
                          </w:divBdr>
                        </w:div>
                      </w:divsChild>
                    </w:div>
                    <w:div w:id="1227228640">
                      <w:marLeft w:val="0"/>
                      <w:marRight w:val="0"/>
                      <w:marTop w:val="0"/>
                      <w:marBottom w:val="0"/>
                      <w:divBdr>
                        <w:top w:val="none" w:sz="0" w:space="0" w:color="auto"/>
                        <w:left w:val="none" w:sz="0" w:space="0" w:color="auto"/>
                        <w:bottom w:val="none" w:sz="0" w:space="0" w:color="auto"/>
                        <w:right w:val="none" w:sz="0" w:space="0" w:color="auto"/>
                      </w:divBdr>
                    </w:div>
                    <w:div w:id="2128037008">
                      <w:marLeft w:val="0"/>
                      <w:marRight w:val="0"/>
                      <w:marTop w:val="0"/>
                      <w:marBottom w:val="0"/>
                      <w:divBdr>
                        <w:top w:val="none" w:sz="0" w:space="0" w:color="auto"/>
                        <w:left w:val="none" w:sz="0" w:space="0" w:color="auto"/>
                        <w:bottom w:val="none" w:sz="0" w:space="0" w:color="auto"/>
                        <w:right w:val="none" w:sz="0" w:space="0" w:color="auto"/>
                      </w:divBdr>
                      <w:divsChild>
                        <w:div w:id="1891721596">
                          <w:marLeft w:val="240"/>
                          <w:marRight w:val="0"/>
                          <w:marTop w:val="0"/>
                          <w:marBottom w:val="0"/>
                          <w:divBdr>
                            <w:top w:val="none" w:sz="0" w:space="0" w:color="auto"/>
                            <w:left w:val="none" w:sz="0" w:space="0" w:color="auto"/>
                            <w:bottom w:val="none" w:sz="0" w:space="0" w:color="auto"/>
                            <w:right w:val="none" w:sz="0" w:space="0" w:color="auto"/>
                          </w:divBdr>
                        </w:div>
                      </w:divsChild>
                    </w:div>
                    <w:div w:id="2143380287">
                      <w:marLeft w:val="0"/>
                      <w:marRight w:val="0"/>
                      <w:marTop w:val="0"/>
                      <w:marBottom w:val="0"/>
                      <w:divBdr>
                        <w:top w:val="none" w:sz="0" w:space="0" w:color="auto"/>
                        <w:left w:val="none" w:sz="0" w:space="0" w:color="auto"/>
                        <w:bottom w:val="none" w:sz="0" w:space="0" w:color="auto"/>
                        <w:right w:val="none" w:sz="0" w:space="0" w:color="auto"/>
                      </w:divBdr>
                      <w:divsChild>
                        <w:div w:id="1949657265">
                          <w:marLeft w:val="240"/>
                          <w:marRight w:val="0"/>
                          <w:marTop w:val="0"/>
                          <w:marBottom w:val="0"/>
                          <w:divBdr>
                            <w:top w:val="none" w:sz="0" w:space="0" w:color="auto"/>
                            <w:left w:val="none" w:sz="0" w:space="0" w:color="auto"/>
                            <w:bottom w:val="none" w:sz="0" w:space="0" w:color="auto"/>
                            <w:right w:val="none" w:sz="0" w:space="0" w:color="auto"/>
                          </w:divBdr>
                        </w:div>
                      </w:divsChild>
                    </w:div>
                    <w:div w:id="1459185310">
                      <w:marLeft w:val="0"/>
                      <w:marRight w:val="0"/>
                      <w:marTop w:val="0"/>
                      <w:marBottom w:val="0"/>
                      <w:divBdr>
                        <w:top w:val="none" w:sz="0" w:space="0" w:color="auto"/>
                        <w:left w:val="none" w:sz="0" w:space="0" w:color="auto"/>
                        <w:bottom w:val="none" w:sz="0" w:space="0" w:color="auto"/>
                        <w:right w:val="none" w:sz="0" w:space="0" w:color="auto"/>
                      </w:divBdr>
                      <w:divsChild>
                        <w:div w:id="24528630">
                          <w:marLeft w:val="240"/>
                          <w:marRight w:val="0"/>
                          <w:marTop w:val="0"/>
                          <w:marBottom w:val="0"/>
                          <w:divBdr>
                            <w:top w:val="none" w:sz="0" w:space="0" w:color="auto"/>
                            <w:left w:val="none" w:sz="0" w:space="0" w:color="auto"/>
                            <w:bottom w:val="none" w:sz="0" w:space="0" w:color="auto"/>
                            <w:right w:val="none" w:sz="0" w:space="0" w:color="auto"/>
                          </w:divBdr>
                        </w:div>
                      </w:divsChild>
                    </w:div>
                    <w:div w:id="1694384728">
                      <w:marLeft w:val="0"/>
                      <w:marRight w:val="0"/>
                      <w:marTop w:val="0"/>
                      <w:marBottom w:val="0"/>
                      <w:divBdr>
                        <w:top w:val="none" w:sz="0" w:space="0" w:color="auto"/>
                        <w:left w:val="none" w:sz="0" w:space="0" w:color="auto"/>
                        <w:bottom w:val="none" w:sz="0" w:space="0" w:color="auto"/>
                        <w:right w:val="none" w:sz="0" w:space="0" w:color="auto"/>
                      </w:divBdr>
                      <w:divsChild>
                        <w:div w:id="1607226733">
                          <w:marLeft w:val="240"/>
                          <w:marRight w:val="0"/>
                          <w:marTop w:val="0"/>
                          <w:marBottom w:val="0"/>
                          <w:divBdr>
                            <w:top w:val="none" w:sz="0" w:space="0" w:color="auto"/>
                            <w:left w:val="none" w:sz="0" w:space="0" w:color="auto"/>
                            <w:bottom w:val="none" w:sz="0" w:space="0" w:color="auto"/>
                            <w:right w:val="none" w:sz="0" w:space="0" w:color="auto"/>
                          </w:divBdr>
                        </w:div>
                      </w:divsChild>
                    </w:div>
                    <w:div w:id="341131663">
                      <w:marLeft w:val="0"/>
                      <w:marRight w:val="0"/>
                      <w:marTop w:val="0"/>
                      <w:marBottom w:val="0"/>
                      <w:divBdr>
                        <w:top w:val="none" w:sz="0" w:space="0" w:color="auto"/>
                        <w:left w:val="none" w:sz="0" w:space="0" w:color="auto"/>
                        <w:bottom w:val="none" w:sz="0" w:space="0" w:color="auto"/>
                        <w:right w:val="none" w:sz="0" w:space="0" w:color="auto"/>
                      </w:divBdr>
                      <w:divsChild>
                        <w:div w:id="1218280430">
                          <w:marLeft w:val="240"/>
                          <w:marRight w:val="0"/>
                          <w:marTop w:val="0"/>
                          <w:marBottom w:val="0"/>
                          <w:divBdr>
                            <w:top w:val="none" w:sz="0" w:space="0" w:color="auto"/>
                            <w:left w:val="none" w:sz="0" w:space="0" w:color="auto"/>
                            <w:bottom w:val="none" w:sz="0" w:space="0" w:color="auto"/>
                            <w:right w:val="none" w:sz="0" w:space="0" w:color="auto"/>
                          </w:divBdr>
                        </w:div>
                      </w:divsChild>
                    </w:div>
                    <w:div w:id="34819655">
                      <w:marLeft w:val="0"/>
                      <w:marRight w:val="0"/>
                      <w:marTop w:val="0"/>
                      <w:marBottom w:val="0"/>
                      <w:divBdr>
                        <w:top w:val="none" w:sz="0" w:space="0" w:color="auto"/>
                        <w:left w:val="none" w:sz="0" w:space="0" w:color="auto"/>
                        <w:bottom w:val="none" w:sz="0" w:space="0" w:color="auto"/>
                        <w:right w:val="none" w:sz="0" w:space="0" w:color="auto"/>
                      </w:divBdr>
                      <w:divsChild>
                        <w:div w:id="693923294">
                          <w:marLeft w:val="240"/>
                          <w:marRight w:val="0"/>
                          <w:marTop w:val="0"/>
                          <w:marBottom w:val="0"/>
                          <w:divBdr>
                            <w:top w:val="none" w:sz="0" w:space="0" w:color="auto"/>
                            <w:left w:val="none" w:sz="0" w:space="0" w:color="auto"/>
                            <w:bottom w:val="none" w:sz="0" w:space="0" w:color="auto"/>
                            <w:right w:val="none" w:sz="0" w:space="0" w:color="auto"/>
                          </w:divBdr>
                        </w:div>
                      </w:divsChild>
                    </w:div>
                    <w:div w:id="1475752271">
                      <w:marLeft w:val="0"/>
                      <w:marRight w:val="0"/>
                      <w:marTop w:val="0"/>
                      <w:marBottom w:val="0"/>
                      <w:divBdr>
                        <w:top w:val="none" w:sz="0" w:space="0" w:color="auto"/>
                        <w:left w:val="none" w:sz="0" w:space="0" w:color="auto"/>
                        <w:bottom w:val="none" w:sz="0" w:space="0" w:color="auto"/>
                        <w:right w:val="none" w:sz="0" w:space="0" w:color="auto"/>
                      </w:divBdr>
                      <w:divsChild>
                        <w:div w:id="442916803">
                          <w:marLeft w:val="240"/>
                          <w:marRight w:val="0"/>
                          <w:marTop w:val="0"/>
                          <w:marBottom w:val="0"/>
                          <w:divBdr>
                            <w:top w:val="none" w:sz="0" w:space="0" w:color="auto"/>
                            <w:left w:val="none" w:sz="0" w:space="0" w:color="auto"/>
                            <w:bottom w:val="none" w:sz="0" w:space="0" w:color="auto"/>
                            <w:right w:val="none" w:sz="0" w:space="0" w:color="auto"/>
                          </w:divBdr>
                        </w:div>
                      </w:divsChild>
                    </w:div>
                    <w:div w:id="758791343">
                      <w:marLeft w:val="0"/>
                      <w:marRight w:val="0"/>
                      <w:marTop w:val="0"/>
                      <w:marBottom w:val="0"/>
                      <w:divBdr>
                        <w:top w:val="none" w:sz="0" w:space="0" w:color="auto"/>
                        <w:left w:val="none" w:sz="0" w:space="0" w:color="auto"/>
                        <w:bottom w:val="none" w:sz="0" w:space="0" w:color="auto"/>
                        <w:right w:val="none" w:sz="0" w:space="0" w:color="auto"/>
                      </w:divBdr>
                      <w:divsChild>
                        <w:div w:id="1274944815">
                          <w:marLeft w:val="240"/>
                          <w:marRight w:val="0"/>
                          <w:marTop w:val="0"/>
                          <w:marBottom w:val="0"/>
                          <w:divBdr>
                            <w:top w:val="none" w:sz="0" w:space="0" w:color="auto"/>
                            <w:left w:val="none" w:sz="0" w:space="0" w:color="auto"/>
                            <w:bottom w:val="none" w:sz="0" w:space="0" w:color="auto"/>
                            <w:right w:val="none" w:sz="0" w:space="0" w:color="auto"/>
                          </w:divBdr>
                        </w:div>
                      </w:divsChild>
                    </w:div>
                    <w:div w:id="1437401814">
                      <w:marLeft w:val="0"/>
                      <w:marRight w:val="0"/>
                      <w:marTop w:val="0"/>
                      <w:marBottom w:val="0"/>
                      <w:divBdr>
                        <w:top w:val="none" w:sz="0" w:space="0" w:color="auto"/>
                        <w:left w:val="none" w:sz="0" w:space="0" w:color="auto"/>
                        <w:bottom w:val="none" w:sz="0" w:space="0" w:color="auto"/>
                        <w:right w:val="none" w:sz="0" w:space="0" w:color="auto"/>
                      </w:divBdr>
                      <w:divsChild>
                        <w:div w:id="474298911">
                          <w:marLeft w:val="240"/>
                          <w:marRight w:val="0"/>
                          <w:marTop w:val="0"/>
                          <w:marBottom w:val="0"/>
                          <w:divBdr>
                            <w:top w:val="none" w:sz="0" w:space="0" w:color="auto"/>
                            <w:left w:val="none" w:sz="0" w:space="0" w:color="auto"/>
                            <w:bottom w:val="none" w:sz="0" w:space="0" w:color="auto"/>
                            <w:right w:val="none" w:sz="0" w:space="0" w:color="auto"/>
                          </w:divBdr>
                        </w:div>
                      </w:divsChild>
                    </w:div>
                    <w:div w:id="1325429228">
                      <w:marLeft w:val="0"/>
                      <w:marRight w:val="0"/>
                      <w:marTop w:val="0"/>
                      <w:marBottom w:val="0"/>
                      <w:divBdr>
                        <w:top w:val="none" w:sz="0" w:space="0" w:color="auto"/>
                        <w:left w:val="none" w:sz="0" w:space="0" w:color="auto"/>
                        <w:bottom w:val="none" w:sz="0" w:space="0" w:color="auto"/>
                        <w:right w:val="none" w:sz="0" w:space="0" w:color="auto"/>
                      </w:divBdr>
                      <w:divsChild>
                        <w:div w:id="1315254174">
                          <w:marLeft w:val="240"/>
                          <w:marRight w:val="0"/>
                          <w:marTop w:val="0"/>
                          <w:marBottom w:val="0"/>
                          <w:divBdr>
                            <w:top w:val="none" w:sz="0" w:space="0" w:color="auto"/>
                            <w:left w:val="none" w:sz="0" w:space="0" w:color="auto"/>
                            <w:bottom w:val="none" w:sz="0" w:space="0" w:color="auto"/>
                            <w:right w:val="none" w:sz="0" w:space="0" w:color="auto"/>
                          </w:divBdr>
                        </w:div>
                      </w:divsChild>
                    </w:div>
                    <w:div w:id="657611036">
                      <w:marLeft w:val="0"/>
                      <w:marRight w:val="0"/>
                      <w:marTop w:val="0"/>
                      <w:marBottom w:val="0"/>
                      <w:divBdr>
                        <w:top w:val="none" w:sz="0" w:space="0" w:color="auto"/>
                        <w:left w:val="none" w:sz="0" w:space="0" w:color="auto"/>
                        <w:bottom w:val="none" w:sz="0" w:space="0" w:color="auto"/>
                        <w:right w:val="none" w:sz="0" w:space="0" w:color="auto"/>
                      </w:divBdr>
                    </w:div>
                    <w:div w:id="381251820">
                      <w:marLeft w:val="0"/>
                      <w:marRight w:val="0"/>
                      <w:marTop w:val="0"/>
                      <w:marBottom w:val="0"/>
                      <w:divBdr>
                        <w:top w:val="none" w:sz="0" w:space="0" w:color="auto"/>
                        <w:left w:val="none" w:sz="0" w:space="0" w:color="auto"/>
                        <w:bottom w:val="none" w:sz="0" w:space="0" w:color="auto"/>
                        <w:right w:val="none" w:sz="0" w:space="0" w:color="auto"/>
                      </w:divBdr>
                      <w:divsChild>
                        <w:div w:id="644822167">
                          <w:marLeft w:val="240"/>
                          <w:marRight w:val="0"/>
                          <w:marTop w:val="0"/>
                          <w:marBottom w:val="0"/>
                          <w:divBdr>
                            <w:top w:val="none" w:sz="0" w:space="0" w:color="auto"/>
                            <w:left w:val="none" w:sz="0" w:space="0" w:color="auto"/>
                            <w:bottom w:val="none" w:sz="0" w:space="0" w:color="auto"/>
                            <w:right w:val="none" w:sz="0" w:space="0" w:color="auto"/>
                          </w:divBdr>
                        </w:div>
                      </w:divsChild>
                    </w:div>
                    <w:div w:id="498350177">
                      <w:marLeft w:val="0"/>
                      <w:marRight w:val="0"/>
                      <w:marTop w:val="0"/>
                      <w:marBottom w:val="0"/>
                      <w:divBdr>
                        <w:top w:val="none" w:sz="0" w:space="0" w:color="auto"/>
                        <w:left w:val="none" w:sz="0" w:space="0" w:color="auto"/>
                        <w:bottom w:val="none" w:sz="0" w:space="0" w:color="auto"/>
                        <w:right w:val="none" w:sz="0" w:space="0" w:color="auto"/>
                      </w:divBdr>
                      <w:divsChild>
                        <w:div w:id="956570653">
                          <w:marLeft w:val="240"/>
                          <w:marRight w:val="0"/>
                          <w:marTop w:val="0"/>
                          <w:marBottom w:val="0"/>
                          <w:divBdr>
                            <w:top w:val="none" w:sz="0" w:space="0" w:color="auto"/>
                            <w:left w:val="none" w:sz="0" w:space="0" w:color="auto"/>
                            <w:bottom w:val="none" w:sz="0" w:space="0" w:color="auto"/>
                            <w:right w:val="none" w:sz="0" w:space="0" w:color="auto"/>
                          </w:divBdr>
                        </w:div>
                      </w:divsChild>
                    </w:div>
                    <w:div w:id="1095322450">
                      <w:marLeft w:val="0"/>
                      <w:marRight w:val="0"/>
                      <w:marTop w:val="0"/>
                      <w:marBottom w:val="0"/>
                      <w:divBdr>
                        <w:top w:val="none" w:sz="0" w:space="0" w:color="auto"/>
                        <w:left w:val="none" w:sz="0" w:space="0" w:color="auto"/>
                        <w:bottom w:val="none" w:sz="0" w:space="0" w:color="auto"/>
                        <w:right w:val="none" w:sz="0" w:space="0" w:color="auto"/>
                      </w:divBdr>
                      <w:divsChild>
                        <w:div w:id="2056654073">
                          <w:marLeft w:val="240"/>
                          <w:marRight w:val="0"/>
                          <w:marTop w:val="0"/>
                          <w:marBottom w:val="0"/>
                          <w:divBdr>
                            <w:top w:val="none" w:sz="0" w:space="0" w:color="auto"/>
                            <w:left w:val="none" w:sz="0" w:space="0" w:color="auto"/>
                            <w:bottom w:val="none" w:sz="0" w:space="0" w:color="auto"/>
                            <w:right w:val="none" w:sz="0" w:space="0" w:color="auto"/>
                          </w:divBdr>
                        </w:div>
                      </w:divsChild>
                    </w:div>
                    <w:div w:id="1412699496">
                      <w:marLeft w:val="0"/>
                      <w:marRight w:val="0"/>
                      <w:marTop w:val="0"/>
                      <w:marBottom w:val="0"/>
                      <w:divBdr>
                        <w:top w:val="none" w:sz="0" w:space="0" w:color="auto"/>
                        <w:left w:val="none" w:sz="0" w:space="0" w:color="auto"/>
                        <w:bottom w:val="none" w:sz="0" w:space="0" w:color="auto"/>
                        <w:right w:val="none" w:sz="0" w:space="0" w:color="auto"/>
                      </w:divBdr>
                      <w:divsChild>
                        <w:div w:id="961614548">
                          <w:marLeft w:val="240"/>
                          <w:marRight w:val="0"/>
                          <w:marTop w:val="0"/>
                          <w:marBottom w:val="0"/>
                          <w:divBdr>
                            <w:top w:val="none" w:sz="0" w:space="0" w:color="auto"/>
                            <w:left w:val="none" w:sz="0" w:space="0" w:color="auto"/>
                            <w:bottom w:val="none" w:sz="0" w:space="0" w:color="auto"/>
                            <w:right w:val="none" w:sz="0" w:space="0" w:color="auto"/>
                          </w:divBdr>
                        </w:div>
                      </w:divsChild>
                    </w:div>
                    <w:div w:id="1553613707">
                      <w:marLeft w:val="0"/>
                      <w:marRight w:val="0"/>
                      <w:marTop w:val="0"/>
                      <w:marBottom w:val="0"/>
                      <w:divBdr>
                        <w:top w:val="none" w:sz="0" w:space="0" w:color="auto"/>
                        <w:left w:val="none" w:sz="0" w:space="0" w:color="auto"/>
                        <w:bottom w:val="none" w:sz="0" w:space="0" w:color="auto"/>
                        <w:right w:val="none" w:sz="0" w:space="0" w:color="auto"/>
                      </w:divBdr>
                      <w:divsChild>
                        <w:div w:id="1085304609">
                          <w:marLeft w:val="240"/>
                          <w:marRight w:val="0"/>
                          <w:marTop w:val="0"/>
                          <w:marBottom w:val="0"/>
                          <w:divBdr>
                            <w:top w:val="none" w:sz="0" w:space="0" w:color="auto"/>
                            <w:left w:val="none" w:sz="0" w:space="0" w:color="auto"/>
                            <w:bottom w:val="none" w:sz="0" w:space="0" w:color="auto"/>
                            <w:right w:val="none" w:sz="0" w:space="0" w:color="auto"/>
                          </w:divBdr>
                        </w:div>
                      </w:divsChild>
                    </w:div>
                    <w:div w:id="716465953">
                      <w:marLeft w:val="0"/>
                      <w:marRight w:val="0"/>
                      <w:marTop w:val="0"/>
                      <w:marBottom w:val="0"/>
                      <w:divBdr>
                        <w:top w:val="none" w:sz="0" w:space="0" w:color="auto"/>
                        <w:left w:val="none" w:sz="0" w:space="0" w:color="auto"/>
                        <w:bottom w:val="none" w:sz="0" w:space="0" w:color="auto"/>
                        <w:right w:val="none" w:sz="0" w:space="0" w:color="auto"/>
                      </w:divBdr>
                      <w:divsChild>
                        <w:div w:id="967856378">
                          <w:marLeft w:val="240"/>
                          <w:marRight w:val="0"/>
                          <w:marTop w:val="0"/>
                          <w:marBottom w:val="0"/>
                          <w:divBdr>
                            <w:top w:val="none" w:sz="0" w:space="0" w:color="auto"/>
                            <w:left w:val="none" w:sz="0" w:space="0" w:color="auto"/>
                            <w:bottom w:val="none" w:sz="0" w:space="0" w:color="auto"/>
                            <w:right w:val="none" w:sz="0" w:space="0" w:color="auto"/>
                          </w:divBdr>
                        </w:div>
                      </w:divsChild>
                    </w:div>
                    <w:div w:id="34818346">
                      <w:marLeft w:val="0"/>
                      <w:marRight w:val="0"/>
                      <w:marTop w:val="0"/>
                      <w:marBottom w:val="0"/>
                      <w:divBdr>
                        <w:top w:val="none" w:sz="0" w:space="0" w:color="auto"/>
                        <w:left w:val="none" w:sz="0" w:space="0" w:color="auto"/>
                        <w:bottom w:val="none" w:sz="0" w:space="0" w:color="auto"/>
                        <w:right w:val="none" w:sz="0" w:space="0" w:color="auto"/>
                      </w:divBdr>
                    </w:div>
                    <w:div w:id="214002786">
                      <w:marLeft w:val="0"/>
                      <w:marRight w:val="0"/>
                      <w:marTop w:val="0"/>
                      <w:marBottom w:val="0"/>
                      <w:divBdr>
                        <w:top w:val="none" w:sz="0" w:space="0" w:color="auto"/>
                        <w:left w:val="none" w:sz="0" w:space="0" w:color="auto"/>
                        <w:bottom w:val="none" w:sz="0" w:space="0" w:color="auto"/>
                        <w:right w:val="none" w:sz="0" w:space="0" w:color="auto"/>
                      </w:divBdr>
                      <w:divsChild>
                        <w:div w:id="1756318352">
                          <w:marLeft w:val="240"/>
                          <w:marRight w:val="0"/>
                          <w:marTop w:val="0"/>
                          <w:marBottom w:val="0"/>
                          <w:divBdr>
                            <w:top w:val="none" w:sz="0" w:space="0" w:color="auto"/>
                            <w:left w:val="none" w:sz="0" w:space="0" w:color="auto"/>
                            <w:bottom w:val="none" w:sz="0" w:space="0" w:color="auto"/>
                            <w:right w:val="none" w:sz="0" w:space="0" w:color="auto"/>
                          </w:divBdr>
                        </w:div>
                      </w:divsChild>
                    </w:div>
                    <w:div w:id="258368830">
                      <w:marLeft w:val="0"/>
                      <w:marRight w:val="0"/>
                      <w:marTop w:val="0"/>
                      <w:marBottom w:val="0"/>
                      <w:divBdr>
                        <w:top w:val="none" w:sz="0" w:space="0" w:color="auto"/>
                        <w:left w:val="none" w:sz="0" w:space="0" w:color="auto"/>
                        <w:bottom w:val="none" w:sz="0" w:space="0" w:color="auto"/>
                        <w:right w:val="none" w:sz="0" w:space="0" w:color="auto"/>
                      </w:divBdr>
                      <w:divsChild>
                        <w:div w:id="190462547">
                          <w:marLeft w:val="240"/>
                          <w:marRight w:val="0"/>
                          <w:marTop w:val="0"/>
                          <w:marBottom w:val="0"/>
                          <w:divBdr>
                            <w:top w:val="none" w:sz="0" w:space="0" w:color="auto"/>
                            <w:left w:val="none" w:sz="0" w:space="0" w:color="auto"/>
                            <w:bottom w:val="none" w:sz="0" w:space="0" w:color="auto"/>
                            <w:right w:val="none" w:sz="0" w:space="0" w:color="auto"/>
                          </w:divBdr>
                        </w:div>
                      </w:divsChild>
                    </w:div>
                    <w:div w:id="873736896">
                      <w:marLeft w:val="0"/>
                      <w:marRight w:val="0"/>
                      <w:marTop w:val="0"/>
                      <w:marBottom w:val="0"/>
                      <w:divBdr>
                        <w:top w:val="none" w:sz="0" w:space="0" w:color="auto"/>
                        <w:left w:val="none" w:sz="0" w:space="0" w:color="auto"/>
                        <w:bottom w:val="none" w:sz="0" w:space="0" w:color="auto"/>
                        <w:right w:val="none" w:sz="0" w:space="0" w:color="auto"/>
                      </w:divBdr>
                    </w:div>
                    <w:div w:id="464003991">
                      <w:marLeft w:val="0"/>
                      <w:marRight w:val="0"/>
                      <w:marTop w:val="0"/>
                      <w:marBottom w:val="0"/>
                      <w:divBdr>
                        <w:top w:val="none" w:sz="0" w:space="0" w:color="auto"/>
                        <w:left w:val="none" w:sz="0" w:space="0" w:color="auto"/>
                        <w:bottom w:val="none" w:sz="0" w:space="0" w:color="auto"/>
                        <w:right w:val="none" w:sz="0" w:space="0" w:color="auto"/>
                      </w:divBdr>
                      <w:divsChild>
                        <w:div w:id="613555456">
                          <w:marLeft w:val="240"/>
                          <w:marRight w:val="0"/>
                          <w:marTop w:val="0"/>
                          <w:marBottom w:val="0"/>
                          <w:divBdr>
                            <w:top w:val="none" w:sz="0" w:space="0" w:color="auto"/>
                            <w:left w:val="none" w:sz="0" w:space="0" w:color="auto"/>
                            <w:bottom w:val="none" w:sz="0" w:space="0" w:color="auto"/>
                            <w:right w:val="none" w:sz="0" w:space="0" w:color="auto"/>
                          </w:divBdr>
                        </w:div>
                      </w:divsChild>
                    </w:div>
                    <w:div w:id="1218084756">
                      <w:marLeft w:val="0"/>
                      <w:marRight w:val="0"/>
                      <w:marTop w:val="0"/>
                      <w:marBottom w:val="0"/>
                      <w:divBdr>
                        <w:top w:val="none" w:sz="0" w:space="0" w:color="auto"/>
                        <w:left w:val="none" w:sz="0" w:space="0" w:color="auto"/>
                        <w:bottom w:val="none" w:sz="0" w:space="0" w:color="auto"/>
                        <w:right w:val="none" w:sz="0" w:space="0" w:color="auto"/>
                      </w:divBdr>
                      <w:divsChild>
                        <w:div w:id="1663313047">
                          <w:marLeft w:val="240"/>
                          <w:marRight w:val="0"/>
                          <w:marTop w:val="0"/>
                          <w:marBottom w:val="0"/>
                          <w:divBdr>
                            <w:top w:val="none" w:sz="0" w:space="0" w:color="auto"/>
                            <w:left w:val="none" w:sz="0" w:space="0" w:color="auto"/>
                            <w:bottom w:val="none" w:sz="0" w:space="0" w:color="auto"/>
                            <w:right w:val="none" w:sz="0" w:space="0" w:color="auto"/>
                          </w:divBdr>
                        </w:div>
                      </w:divsChild>
                    </w:div>
                    <w:div w:id="1984658029">
                      <w:marLeft w:val="0"/>
                      <w:marRight w:val="0"/>
                      <w:marTop w:val="0"/>
                      <w:marBottom w:val="0"/>
                      <w:divBdr>
                        <w:top w:val="none" w:sz="0" w:space="0" w:color="auto"/>
                        <w:left w:val="none" w:sz="0" w:space="0" w:color="auto"/>
                        <w:bottom w:val="none" w:sz="0" w:space="0" w:color="auto"/>
                        <w:right w:val="none" w:sz="0" w:space="0" w:color="auto"/>
                      </w:divBdr>
                    </w:div>
                    <w:div w:id="476142831">
                      <w:marLeft w:val="0"/>
                      <w:marRight w:val="0"/>
                      <w:marTop w:val="0"/>
                      <w:marBottom w:val="0"/>
                      <w:divBdr>
                        <w:top w:val="none" w:sz="0" w:space="0" w:color="auto"/>
                        <w:left w:val="none" w:sz="0" w:space="0" w:color="auto"/>
                        <w:bottom w:val="none" w:sz="0" w:space="0" w:color="auto"/>
                        <w:right w:val="none" w:sz="0" w:space="0" w:color="auto"/>
                      </w:divBdr>
                      <w:divsChild>
                        <w:div w:id="1152792851">
                          <w:marLeft w:val="240"/>
                          <w:marRight w:val="0"/>
                          <w:marTop w:val="0"/>
                          <w:marBottom w:val="0"/>
                          <w:divBdr>
                            <w:top w:val="none" w:sz="0" w:space="0" w:color="auto"/>
                            <w:left w:val="none" w:sz="0" w:space="0" w:color="auto"/>
                            <w:bottom w:val="none" w:sz="0" w:space="0" w:color="auto"/>
                            <w:right w:val="none" w:sz="0" w:space="0" w:color="auto"/>
                          </w:divBdr>
                        </w:div>
                      </w:divsChild>
                    </w:div>
                    <w:div w:id="2091392345">
                      <w:marLeft w:val="0"/>
                      <w:marRight w:val="0"/>
                      <w:marTop w:val="0"/>
                      <w:marBottom w:val="0"/>
                      <w:divBdr>
                        <w:top w:val="none" w:sz="0" w:space="0" w:color="auto"/>
                        <w:left w:val="none" w:sz="0" w:space="0" w:color="auto"/>
                        <w:bottom w:val="none" w:sz="0" w:space="0" w:color="auto"/>
                        <w:right w:val="none" w:sz="0" w:space="0" w:color="auto"/>
                      </w:divBdr>
                      <w:divsChild>
                        <w:div w:id="1569420396">
                          <w:marLeft w:val="240"/>
                          <w:marRight w:val="0"/>
                          <w:marTop w:val="0"/>
                          <w:marBottom w:val="0"/>
                          <w:divBdr>
                            <w:top w:val="none" w:sz="0" w:space="0" w:color="auto"/>
                            <w:left w:val="none" w:sz="0" w:space="0" w:color="auto"/>
                            <w:bottom w:val="none" w:sz="0" w:space="0" w:color="auto"/>
                            <w:right w:val="none" w:sz="0" w:space="0" w:color="auto"/>
                          </w:divBdr>
                        </w:div>
                      </w:divsChild>
                    </w:div>
                    <w:div w:id="453445091">
                      <w:marLeft w:val="0"/>
                      <w:marRight w:val="0"/>
                      <w:marTop w:val="0"/>
                      <w:marBottom w:val="0"/>
                      <w:divBdr>
                        <w:top w:val="none" w:sz="0" w:space="0" w:color="auto"/>
                        <w:left w:val="none" w:sz="0" w:space="0" w:color="auto"/>
                        <w:bottom w:val="none" w:sz="0" w:space="0" w:color="auto"/>
                        <w:right w:val="none" w:sz="0" w:space="0" w:color="auto"/>
                      </w:divBdr>
                      <w:divsChild>
                        <w:div w:id="2056657609">
                          <w:marLeft w:val="240"/>
                          <w:marRight w:val="0"/>
                          <w:marTop w:val="0"/>
                          <w:marBottom w:val="0"/>
                          <w:divBdr>
                            <w:top w:val="none" w:sz="0" w:space="0" w:color="auto"/>
                            <w:left w:val="none" w:sz="0" w:space="0" w:color="auto"/>
                            <w:bottom w:val="none" w:sz="0" w:space="0" w:color="auto"/>
                            <w:right w:val="none" w:sz="0" w:space="0" w:color="auto"/>
                          </w:divBdr>
                        </w:div>
                      </w:divsChild>
                    </w:div>
                    <w:div w:id="2052925144">
                      <w:marLeft w:val="0"/>
                      <w:marRight w:val="0"/>
                      <w:marTop w:val="0"/>
                      <w:marBottom w:val="0"/>
                      <w:divBdr>
                        <w:top w:val="none" w:sz="0" w:space="0" w:color="auto"/>
                        <w:left w:val="none" w:sz="0" w:space="0" w:color="auto"/>
                        <w:bottom w:val="none" w:sz="0" w:space="0" w:color="auto"/>
                        <w:right w:val="none" w:sz="0" w:space="0" w:color="auto"/>
                      </w:divBdr>
                      <w:divsChild>
                        <w:div w:id="1850562326">
                          <w:marLeft w:val="240"/>
                          <w:marRight w:val="0"/>
                          <w:marTop w:val="0"/>
                          <w:marBottom w:val="0"/>
                          <w:divBdr>
                            <w:top w:val="none" w:sz="0" w:space="0" w:color="auto"/>
                            <w:left w:val="none" w:sz="0" w:space="0" w:color="auto"/>
                            <w:bottom w:val="none" w:sz="0" w:space="0" w:color="auto"/>
                            <w:right w:val="none" w:sz="0" w:space="0" w:color="auto"/>
                          </w:divBdr>
                        </w:div>
                      </w:divsChild>
                    </w:div>
                    <w:div w:id="935987957">
                      <w:marLeft w:val="0"/>
                      <w:marRight w:val="0"/>
                      <w:marTop w:val="0"/>
                      <w:marBottom w:val="0"/>
                      <w:divBdr>
                        <w:top w:val="none" w:sz="0" w:space="0" w:color="auto"/>
                        <w:left w:val="none" w:sz="0" w:space="0" w:color="auto"/>
                        <w:bottom w:val="none" w:sz="0" w:space="0" w:color="auto"/>
                        <w:right w:val="none" w:sz="0" w:space="0" w:color="auto"/>
                      </w:divBdr>
                    </w:div>
                    <w:div w:id="507594808">
                      <w:marLeft w:val="0"/>
                      <w:marRight w:val="0"/>
                      <w:marTop w:val="0"/>
                      <w:marBottom w:val="0"/>
                      <w:divBdr>
                        <w:top w:val="none" w:sz="0" w:space="0" w:color="auto"/>
                        <w:left w:val="none" w:sz="0" w:space="0" w:color="auto"/>
                        <w:bottom w:val="none" w:sz="0" w:space="0" w:color="auto"/>
                        <w:right w:val="none" w:sz="0" w:space="0" w:color="auto"/>
                      </w:divBdr>
                      <w:divsChild>
                        <w:div w:id="1662538428">
                          <w:marLeft w:val="240"/>
                          <w:marRight w:val="0"/>
                          <w:marTop w:val="0"/>
                          <w:marBottom w:val="0"/>
                          <w:divBdr>
                            <w:top w:val="none" w:sz="0" w:space="0" w:color="auto"/>
                            <w:left w:val="none" w:sz="0" w:space="0" w:color="auto"/>
                            <w:bottom w:val="none" w:sz="0" w:space="0" w:color="auto"/>
                            <w:right w:val="none" w:sz="0" w:space="0" w:color="auto"/>
                          </w:divBdr>
                        </w:div>
                      </w:divsChild>
                    </w:div>
                    <w:div w:id="658457726">
                      <w:marLeft w:val="0"/>
                      <w:marRight w:val="0"/>
                      <w:marTop w:val="0"/>
                      <w:marBottom w:val="0"/>
                      <w:divBdr>
                        <w:top w:val="none" w:sz="0" w:space="0" w:color="auto"/>
                        <w:left w:val="none" w:sz="0" w:space="0" w:color="auto"/>
                        <w:bottom w:val="none" w:sz="0" w:space="0" w:color="auto"/>
                        <w:right w:val="none" w:sz="0" w:space="0" w:color="auto"/>
                      </w:divBdr>
                      <w:divsChild>
                        <w:div w:id="979111294">
                          <w:marLeft w:val="240"/>
                          <w:marRight w:val="0"/>
                          <w:marTop w:val="0"/>
                          <w:marBottom w:val="0"/>
                          <w:divBdr>
                            <w:top w:val="none" w:sz="0" w:space="0" w:color="auto"/>
                            <w:left w:val="none" w:sz="0" w:space="0" w:color="auto"/>
                            <w:bottom w:val="none" w:sz="0" w:space="0" w:color="auto"/>
                            <w:right w:val="none" w:sz="0" w:space="0" w:color="auto"/>
                          </w:divBdr>
                        </w:div>
                      </w:divsChild>
                    </w:div>
                    <w:div w:id="766075236">
                      <w:marLeft w:val="0"/>
                      <w:marRight w:val="0"/>
                      <w:marTop w:val="0"/>
                      <w:marBottom w:val="0"/>
                      <w:divBdr>
                        <w:top w:val="none" w:sz="0" w:space="0" w:color="auto"/>
                        <w:left w:val="none" w:sz="0" w:space="0" w:color="auto"/>
                        <w:bottom w:val="none" w:sz="0" w:space="0" w:color="auto"/>
                        <w:right w:val="none" w:sz="0" w:space="0" w:color="auto"/>
                      </w:divBdr>
                    </w:div>
                    <w:div w:id="602807957">
                      <w:marLeft w:val="0"/>
                      <w:marRight w:val="0"/>
                      <w:marTop w:val="0"/>
                      <w:marBottom w:val="0"/>
                      <w:divBdr>
                        <w:top w:val="none" w:sz="0" w:space="0" w:color="auto"/>
                        <w:left w:val="none" w:sz="0" w:space="0" w:color="auto"/>
                        <w:bottom w:val="none" w:sz="0" w:space="0" w:color="auto"/>
                        <w:right w:val="none" w:sz="0" w:space="0" w:color="auto"/>
                      </w:divBdr>
                      <w:divsChild>
                        <w:div w:id="1899391745">
                          <w:marLeft w:val="240"/>
                          <w:marRight w:val="0"/>
                          <w:marTop w:val="0"/>
                          <w:marBottom w:val="0"/>
                          <w:divBdr>
                            <w:top w:val="none" w:sz="0" w:space="0" w:color="auto"/>
                            <w:left w:val="none" w:sz="0" w:space="0" w:color="auto"/>
                            <w:bottom w:val="none" w:sz="0" w:space="0" w:color="auto"/>
                            <w:right w:val="none" w:sz="0" w:space="0" w:color="auto"/>
                          </w:divBdr>
                        </w:div>
                      </w:divsChild>
                    </w:div>
                    <w:div w:id="1347094380">
                      <w:marLeft w:val="0"/>
                      <w:marRight w:val="0"/>
                      <w:marTop w:val="0"/>
                      <w:marBottom w:val="0"/>
                      <w:divBdr>
                        <w:top w:val="none" w:sz="0" w:space="0" w:color="auto"/>
                        <w:left w:val="none" w:sz="0" w:space="0" w:color="auto"/>
                        <w:bottom w:val="none" w:sz="0" w:space="0" w:color="auto"/>
                        <w:right w:val="none" w:sz="0" w:space="0" w:color="auto"/>
                      </w:divBdr>
                      <w:divsChild>
                        <w:div w:id="1547792714">
                          <w:marLeft w:val="240"/>
                          <w:marRight w:val="0"/>
                          <w:marTop w:val="0"/>
                          <w:marBottom w:val="0"/>
                          <w:divBdr>
                            <w:top w:val="none" w:sz="0" w:space="0" w:color="auto"/>
                            <w:left w:val="none" w:sz="0" w:space="0" w:color="auto"/>
                            <w:bottom w:val="none" w:sz="0" w:space="0" w:color="auto"/>
                            <w:right w:val="none" w:sz="0" w:space="0" w:color="auto"/>
                          </w:divBdr>
                        </w:div>
                      </w:divsChild>
                    </w:div>
                    <w:div w:id="1424645087">
                      <w:marLeft w:val="0"/>
                      <w:marRight w:val="0"/>
                      <w:marTop w:val="0"/>
                      <w:marBottom w:val="0"/>
                      <w:divBdr>
                        <w:top w:val="none" w:sz="0" w:space="0" w:color="auto"/>
                        <w:left w:val="none" w:sz="0" w:space="0" w:color="auto"/>
                        <w:bottom w:val="none" w:sz="0" w:space="0" w:color="auto"/>
                        <w:right w:val="none" w:sz="0" w:space="0" w:color="auto"/>
                      </w:divBdr>
                      <w:divsChild>
                        <w:div w:id="957445434">
                          <w:marLeft w:val="240"/>
                          <w:marRight w:val="0"/>
                          <w:marTop w:val="0"/>
                          <w:marBottom w:val="0"/>
                          <w:divBdr>
                            <w:top w:val="none" w:sz="0" w:space="0" w:color="auto"/>
                            <w:left w:val="none" w:sz="0" w:space="0" w:color="auto"/>
                            <w:bottom w:val="none" w:sz="0" w:space="0" w:color="auto"/>
                            <w:right w:val="none" w:sz="0" w:space="0" w:color="auto"/>
                          </w:divBdr>
                        </w:div>
                      </w:divsChild>
                    </w:div>
                    <w:div w:id="826441653">
                      <w:marLeft w:val="0"/>
                      <w:marRight w:val="0"/>
                      <w:marTop w:val="0"/>
                      <w:marBottom w:val="0"/>
                      <w:divBdr>
                        <w:top w:val="none" w:sz="0" w:space="0" w:color="auto"/>
                        <w:left w:val="none" w:sz="0" w:space="0" w:color="auto"/>
                        <w:bottom w:val="none" w:sz="0" w:space="0" w:color="auto"/>
                        <w:right w:val="none" w:sz="0" w:space="0" w:color="auto"/>
                      </w:divBdr>
                      <w:divsChild>
                        <w:div w:id="453790890">
                          <w:marLeft w:val="240"/>
                          <w:marRight w:val="0"/>
                          <w:marTop w:val="0"/>
                          <w:marBottom w:val="0"/>
                          <w:divBdr>
                            <w:top w:val="none" w:sz="0" w:space="0" w:color="auto"/>
                            <w:left w:val="none" w:sz="0" w:space="0" w:color="auto"/>
                            <w:bottom w:val="none" w:sz="0" w:space="0" w:color="auto"/>
                            <w:right w:val="none" w:sz="0" w:space="0" w:color="auto"/>
                          </w:divBdr>
                        </w:div>
                      </w:divsChild>
                    </w:div>
                    <w:div w:id="1985966426">
                      <w:marLeft w:val="0"/>
                      <w:marRight w:val="0"/>
                      <w:marTop w:val="0"/>
                      <w:marBottom w:val="0"/>
                      <w:divBdr>
                        <w:top w:val="none" w:sz="0" w:space="0" w:color="auto"/>
                        <w:left w:val="none" w:sz="0" w:space="0" w:color="auto"/>
                        <w:bottom w:val="none" w:sz="0" w:space="0" w:color="auto"/>
                        <w:right w:val="none" w:sz="0" w:space="0" w:color="auto"/>
                      </w:divBdr>
                      <w:divsChild>
                        <w:div w:id="1685278001">
                          <w:marLeft w:val="240"/>
                          <w:marRight w:val="0"/>
                          <w:marTop w:val="0"/>
                          <w:marBottom w:val="0"/>
                          <w:divBdr>
                            <w:top w:val="none" w:sz="0" w:space="0" w:color="auto"/>
                            <w:left w:val="none" w:sz="0" w:space="0" w:color="auto"/>
                            <w:bottom w:val="none" w:sz="0" w:space="0" w:color="auto"/>
                            <w:right w:val="none" w:sz="0" w:space="0" w:color="auto"/>
                          </w:divBdr>
                        </w:div>
                      </w:divsChild>
                    </w:div>
                    <w:div w:id="372387855">
                      <w:marLeft w:val="0"/>
                      <w:marRight w:val="0"/>
                      <w:marTop w:val="0"/>
                      <w:marBottom w:val="0"/>
                      <w:divBdr>
                        <w:top w:val="none" w:sz="0" w:space="0" w:color="auto"/>
                        <w:left w:val="none" w:sz="0" w:space="0" w:color="auto"/>
                        <w:bottom w:val="none" w:sz="0" w:space="0" w:color="auto"/>
                        <w:right w:val="none" w:sz="0" w:space="0" w:color="auto"/>
                      </w:divBdr>
                      <w:divsChild>
                        <w:div w:id="901251753">
                          <w:marLeft w:val="240"/>
                          <w:marRight w:val="0"/>
                          <w:marTop w:val="0"/>
                          <w:marBottom w:val="0"/>
                          <w:divBdr>
                            <w:top w:val="none" w:sz="0" w:space="0" w:color="auto"/>
                            <w:left w:val="none" w:sz="0" w:space="0" w:color="auto"/>
                            <w:bottom w:val="none" w:sz="0" w:space="0" w:color="auto"/>
                            <w:right w:val="none" w:sz="0" w:space="0" w:color="auto"/>
                          </w:divBdr>
                        </w:div>
                      </w:divsChild>
                    </w:div>
                    <w:div w:id="1069814079">
                      <w:marLeft w:val="0"/>
                      <w:marRight w:val="0"/>
                      <w:marTop w:val="0"/>
                      <w:marBottom w:val="0"/>
                      <w:divBdr>
                        <w:top w:val="none" w:sz="0" w:space="0" w:color="auto"/>
                        <w:left w:val="none" w:sz="0" w:space="0" w:color="auto"/>
                        <w:bottom w:val="none" w:sz="0" w:space="0" w:color="auto"/>
                        <w:right w:val="none" w:sz="0" w:space="0" w:color="auto"/>
                      </w:divBdr>
                    </w:div>
                    <w:div w:id="1772899257">
                      <w:marLeft w:val="0"/>
                      <w:marRight w:val="0"/>
                      <w:marTop w:val="0"/>
                      <w:marBottom w:val="0"/>
                      <w:divBdr>
                        <w:top w:val="none" w:sz="0" w:space="0" w:color="auto"/>
                        <w:left w:val="none" w:sz="0" w:space="0" w:color="auto"/>
                        <w:bottom w:val="none" w:sz="0" w:space="0" w:color="auto"/>
                        <w:right w:val="none" w:sz="0" w:space="0" w:color="auto"/>
                      </w:divBdr>
                      <w:divsChild>
                        <w:div w:id="993068018">
                          <w:marLeft w:val="240"/>
                          <w:marRight w:val="0"/>
                          <w:marTop w:val="0"/>
                          <w:marBottom w:val="0"/>
                          <w:divBdr>
                            <w:top w:val="none" w:sz="0" w:space="0" w:color="auto"/>
                            <w:left w:val="none" w:sz="0" w:space="0" w:color="auto"/>
                            <w:bottom w:val="none" w:sz="0" w:space="0" w:color="auto"/>
                            <w:right w:val="none" w:sz="0" w:space="0" w:color="auto"/>
                          </w:divBdr>
                        </w:div>
                      </w:divsChild>
                    </w:div>
                    <w:div w:id="846285202">
                      <w:marLeft w:val="0"/>
                      <w:marRight w:val="0"/>
                      <w:marTop w:val="0"/>
                      <w:marBottom w:val="0"/>
                      <w:divBdr>
                        <w:top w:val="none" w:sz="0" w:space="0" w:color="auto"/>
                        <w:left w:val="none" w:sz="0" w:space="0" w:color="auto"/>
                        <w:bottom w:val="none" w:sz="0" w:space="0" w:color="auto"/>
                        <w:right w:val="none" w:sz="0" w:space="0" w:color="auto"/>
                      </w:divBdr>
                      <w:divsChild>
                        <w:div w:id="617374341">
                          <w:marLeft w:val="240"/>
                          <w:marRight w:val="0"/>
                          <w:marTop w:val="0"/>
                          <w:marBottom w:val="0"/>
                          <w:divBdr>
                            <w:top w:val="none" w:sz="0" w:space="0" w:color="auto"/>
                            <w:left w:val="none" w:sz="0" w:space="0" w:color="auto"/>
                            <w:bottom w:val="none" w:sz="0" w:space="0" w:color="auto"/>
                            <w:right w:val="none" w:sz="0" w:space="0" w:color="auto"/>
                          </w:divBdr>
                        </w:div>
                      </w:divsChild>
                    </w:div>
                    <w:div w:id="461924659">
                      <w:marLeft w:val="0"/>
                      <w:marRight w:val="0"/>
                      <w:marTop w:val="0"/>
                      <w:marBottom w:val="0"/>
                      <w:divBdr>
                        <w:top w:val="none" w:sz="0" w:space="0" w:color="auto"/>
                        <w:left w:val="none" w:sz="0" w:space="0" w:color="auto"/>
                        <w:bottom w:val="none" w:sz="0" w:space="0" w:color="auto"/>
                        <w:right w:val="none" w:sz="0" w:space="0" w:color="auto"/>
                      </w:divBdr>
                      <w:divsChild>
                        <w:div w:id="2024817839">
                          <w:marLeft w:val="240"/>
                          <w:marRight w:val="0"/>
                          <w:marTop w:val="0"/>
                          <w:marBottom w:val="0"/>
                          <w:divBdr>
                            <w:top w:val="none" w:sz="0" w:space="0" w:color="auto"/>
                            <w:left w:val="none" w:sz="0" w:space="0" w:color="auto"/>
                            <w:bottom w:val="none" w:sz="0" w:space="0" w:color="auto"/>
                            <w:right w:val="none" w:sz="0" w:space="0" w:color="auto"/>
                          </w:divBdr>
                        </w:div>
                      </w:divsChild>
                    </w:div>
                    <w:div w:id="1629511794">
                      <w:marLeft w:val="0"/>
                      <w:marRight w:val="0"/>
                      <w:marTop w:val="0"/>
                      <w:marBottom w:val="0"/>
                      <w:divBdr>
                        <w:top w:val="none" w:sz="0" w:space="0" w:color="auto"/>
                        <w:left w:val="none" w:sz="0" w:space="0" w:color="auto"/>
                        <w:bottom w:val="none" w:sz="0" w:space="0" w:color="auto"/>
                        <w:right w:val="none" w:sz="0" w:space="0" w:color="auto"/>
                      </w:divBdr>
                      <w:divsChild>
                        <w:div w:id="1981692401">
                          <w:marLeft w:val="240"/>
                          <w:marRight w:val="0"/>
                          <w:marTop w:val="0"/>
                          <w:marBottom w:val="0"/>
                          <w:divBdr>
                            <w:top w:val="none" w:sz="0" w:space="0" w:color="auto"/>
                            <w:left w:val="none" w:sz="0" w:space="0" w:color="auto"/>
                            <w:bottom w:val="none" w:sz="0" w:space="0" w:color="auto"/>
                            <w:right w:val="none" w:sz="0" w:space="0" w:color="auto"/>
                          </w:divBdr>
                        </w:div>
                      </w:divsChild>
                    </w:div>
                    <w:div w:id="1444377304">
                      <w:marLeft w:val="0"/>
                      <w:marRight w:val="0"/>
                      <w:marTop w:val="0"/>
                      <w:marBottom w:val="0"/>
                      <w:divBdr>
                        <w:top w:val="none" w:sz="0" w:space="0" w:color="auto"/>
                        <w:left w:val="none" w:sz="0" w:space="0" w:color="auto"/>
                        <w:bottom w:val="none" w:sz="0" w:space="0" w:color="auto"/>
                        <w:right w:val="none" w:sz="0" w:space="0" w:color="auto"/>
                      </w:divBdr>
                      <w:divsChild>
                        <w:div w:id="4099354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558911">
      <w:bodyDiv w:val="1"/>
      <w:marLeft w:val="0"/>
      <w:marRight w:val="0"/>
      <w:marTop w:val="0"/>
      <w:marBottom w:val="0"/>
      <w:divBdr>
        <w:top w:val="none" w:sz="0" w:space="0" w:color="auto"/>
        <w:left w:val="none" w:sz="0" w:space="0" w:color="auto"/>
        <w:bottom w:val="none" w:sz="0" w:space="0" w:color="auto"/>
        <w:right w:val="none" w:sz="0" w:space="0" w:color="auto"/>
      </w:divBdr>
    </w:div>
    <w:div w:id="1457724772">
      <w:bodyDiv w:val="1"/>
      <w:marLeft w:val="0"/>
      <w:marRight w:val="0"/>
      <w:marTop w:val="0"/>
      <w:marBottom w:val="0"/>
      <w:divBdr>
        <w:top w:val="none" w:sz="0" w:space="0" w:color="auto"/>
        <w:left w:val="none" w:sz="0" w:space="0" w:color="auto"/>
        <w:bottom w:val="none" w:sz="0" w:space="0" w:color="auto"/>
        <w:right w:val="none" w:sz="0" w:space="0" w:color="auto"/>
      </w:divBdr>
    </w:div>
    <w:div w:id="1469787337">
      <w:bodyDiv w:val="1"/>
      <w:marLeft w:val="0"/>
      <w:marRight w:val="0"/>
      <w:marTop w:val="0"/>
      <w:marBottom w:val="0"/>
      <w:divBdr>
        <w:top w:val="none" w:sz="0" w:space="0" w:color="auto"/>
        <w:left w:val="none" w:sz="0" w:space="0" w:color="auto"/>
        <w:bottom w:val="none" w:sz="0" w:space="0" w:color="auto"/>
        <w:right w:val="none" w:sz="0" w:space="0" w:color="auto"/>
      </w:divBdr>
    </w:div>
    <w:div w:id="1479880986">
      <w:bodyDiv w:val="1"/>
      <w:marLeft w:val="0"/>
      <w:marRight w:val="0"/>
      <w:marTop w:val="0"/>
      <w:marBottom w:val="0"/>
      <w:divBdr>
        <w:top w:val="none" w:sz="0" w:space="0" w:color="auto"/>
        <w:left w:val="none" w:sz="0" w:space="0" w:color="auto"/>
        <w:bottom w:val="none" w:sz="0" w:space="0" w:color="auto"/>
        <w:right w:val="none" w:sz="0" w:space="0" w:color="auto"/>
      </w:divBdr>
    </w:div>
    <w:div w:id="1494027594">
      <w:bodyDiv w:val="1"/>
      <w:marLeft w:val="0"/>
      <w:marRight w:val="0"/>
      <w:marTop w:val="0"/>
      <w:marBottom w:val="0"/>
      <w:divBdr>
        <w:top w:val="none" w:sz="0" w:space="0" w:color="auto"/>
        <w:left w:val="none" w:sz="0" w:space="0" w:color="auto"/>
        <w:bottom w:val="none" w:sz="0" w:space="0" w:color="auto"/>
        <w:right w:val="none" w:sz="0" w:space="0" w:color="auto"/>
      </w:divBdr>
    </w:div>
    <w:div w:id="1495293389">
      <w:bodyDiv w:val="1"/>
      <w:marLeft w:val="0"/>
      <w:marRight w:val="0"/>
      <w:marTop w:val="0"/>
      <w:marBottom w:val="0"/>
      <w:divBdr>
        <w:top w:val="none" w:sz="0" w:space="0" w:color="auto"/>
        <w:left w:val="none" w:sz="0" w:space="0" w:color="auto"/>
        <w:bottom w:val="none" w:sz="0" w:space="0" w:color="auto"/>
        <w:right w:val="none" w:sz="0" w:space="0" w:color="auto"/>
      </w:divBdr>
    </w:div>
    <w:div w:id="1510830313">
      <w:bodyDiv w:val="1"/>
      <w:marLeft w:val="0"/>
      <w:marRight w:val="0"/>
      <w:marTop w:val="0"/>
      <w:marBottom w:val="0"/>
      <w:divBdr>
        <w:top w:val="none" w:sz="0" w:space="0" w:color="auto"/>
        <w:left w:val="none" w:sz="0" w:space="0" w:color="auto"/>
        <w:bottom w:val="none" w:sz="0" w:space="0" w:color="auto"/>
        <w:right w:val="none" w:sz="0" w:space="0" w:color="auto"/>
      </w:divBdr>
    </w:div>
    <w:div w:id="1515462621">
      <w:bodyDiv w:val="1"/>
      <w:marLeft w:val="0"/>
      <w:marRight w:val="0"/>
      <w:marTop w:val="0"/>
      <w:marBottom w:val="0"/>
      <w:divBdr>
        <w:top w:val="none" w:sz="0" w:space="0" w:color="auto"/>
        <w:left w:val="none" w:sz="0" w:space="0" w:color="auto"/>
        <w:bottom w:val="none" w:sz="0" w:space="0" w:color="auto"/>
        <w:right w:val="none" w:sz="0" w:space="0" w:color="auto"/>
      </w:divBdr>
    </w:div>
    <w:div w:id="1517424991">
      <w:bodyDiv w:val="1"/>
      <w:marLeft w:val="0"/>
      <w:marRight w:val="0"/>
      <w:marTop w:val="0"/>
      <w:marBottom w:val="0"/>
      <w:divBdr>
        <w:top w:val="none" w:sz="0" w:space="0" w:color="auto"/>
        <w:left w:val="none" w:sz="0" w:space="0" w:color="auto"/>
        <w:bottom w:val="none" w:sz="0" w:space="0" w:color="auto"/>
        <w:right w:val="none" w:sz="0" w:space="0" w:color="auto"/>
      </w:divBdr>
    </w:div>
    <w:div w:id="1525362496">
      <w:bodyDiv w:val="1"/>
      <w:marLeft w:val="0"/>
      <w:marRight w:val="0"/>
      <w:marTop w:val="0"/>
      <w:marBottom w:val="0"/>
      <w:divBdr>
        <w:top w:val="none" w:sz="0" w:space="0" w:color="auto"/>
        <w:left w:val="none" w:sz="0" w:space="0" w:color="auto"/>
        <w:bottom w:val="none" w:sz="0" w:space="0" w:color="auto"/>
        <w:right w:val="none" w:sz="0" w:space="0" w:color="auto"/>
      </w:divBdr>
    </w:div>
    <w:div w:id="1545100985">
      <w:bodyDiv w:val="1"/>
      <w:marLeft w:val="0"/>
      <w:marRight w:val="0"/>
      <w:marTop w:val="0"/>
      <w:marBottom w:val="0"/>
      <w:divBdr>
        <w:top w:val="none" w:sz="0" w:space="0" w:color="auto"/>
        <w:left w:val="none" w:sz="0" w:space="0" w:color="auto"/>
        <w:bottom w:val="none" w:sz="0" w:space="0" w:color="auto"/>
        <w:right w:val="none" w:sz="0" w:space="0" w:color="auto"/>
      </w:divBdr>
    </w:div>
    <w:div w:id="1558204189">
      <w:bodyDiv w:val="1"/>
      <w:marLeft w:val="0"/>
      <w:marRight w:val="0"/>
      <w:marTop w:val="0"/>
      <w:marBottom w:val="0"/>
      <w:divBdr>
        <w:top w:val="none" w:sz="0" w:space="0" w:color="auto"/>
        <w:left w:val="none" w:sz="0" w:space="0" w:color="auto"/>
        <w:bottom w:val="none" w:sz="0" w:space="0" w:color="auto"/>
        <w:right w:val="none" w:sz="0" w:space="0" w:color="auto"/>
      </w:divBdr>
    </w:div>
    <w:div w:id="1559852072">
      <w:bodyDiv w:val="1"/>
      <w:marLeft w:val="0"/>
      <w:marRight w:val="0"/>
      <w:marTop w:val="0"/>
      <w:marBottom w:val="0"/>
      <w:divBdr>
        <w:top w:val="none" w:sz="0" w:space="0" w:color="auto"/>
        <w:left w:val="none" w:sz="0" w:space="0" w:color="auto"/>
        <w:bottom w:val="none" w:sz="0" w:space="0" w:color="auto"/>
        <w:right w:val="none" w:sz="0" w:space="0" w:color="auto"/>
      </w:divBdr>
    </w:div>
    <w:div w:id="1561593360">
      <w:bodyDiv w:val="1"/>
      <w:marLeft w:val="0"/>
      <w:marRight w:val="0"/>
      <w:marTop w:val="0"/>
      <w:marBottom w:val="0"/>
      <w:divBdr>
        <w:top w:val="none" w:sz="0" w:space="0" w:color="auto"/>
        <w:left w:val="none" w:sz="0" w:space="0" w:color="auto"/>
        <w:bottom w:val="none" w:sz="0" w:space="0" w:color="auto"/>
        <w:right w:val="none" w:sz="0" w:space="0" w:color="auto"/>
      </w:divBdr>
    </w:div>
    <w:div w:id="1579708102">
      <w:bodyDiv w:val="1"/>
      <w:marLeft w:val="0"/>
      <w:marRight w:val="0"/>
      <w:marTop w:val="0"/>
      <w:marBottom w:val="0"/>
      <w:divBdr>
        <w:top w:val="none" w:sz="0" w:space="0" w:color="auto"/>
        <w:left w:val="none" w:sz="0" w:space="0" w:color="auto"/>
        <w:bottom w:val="none" w:sz="0" w:space="0" w:color="auto"/>
        <w:right w:val="none" w:sz="0" w:space="0" w:color="auto"/>
      </w:divBdr>
    </w:div>
    <w:div w:id="1590041360">
      <w:bodyDiv w:val="1"/>
      <w:marLeft w:val="0"/>
      <w:marRight w:val="0"/>
      <w:marTop w:val="0"/>
      <w:marBottom w:val="0"/>
      <w:divBdr>
        <w:top w:val="none" w:sz="0" w:space="0" w:color="auto"/>
        <w:left w:val="none" w:sz="0" w:space="0" w:color="auto"/>
        <w:bottom w:val="none" w:sz="0" w:space="0" w:color="auto"/>
        <w:right w:val="none" w:sz="0" w:space="0" w:color="auto"/>
      </w:divBdr>
    </w:div>
    <w:div w:id="1592620749">
      <w:bodyDiv w:val="1"/>
      <w:marLeft w:val="0"/>
      <w:marRight w:val="0"/>
      <w:marTop w:val="0"/>
      <w:marBottom w:val="0"/>
      <w:divBdr>
        <w:top w:val="none" w:sz="0" w:space="0" w:color="auto"/>
        <w:left w:val="none" w:sz="0" w:space="0" w:color="auto"/>
        <w:bottom w:val="none" w:sz="0" w:space="0" w:color="auto"/>
        <w:right w:val="none" w:sz="0" w:space="0" w:color="auto"/>
      </w:divBdr>
    </w:div>
    <w:div w:id="1609313029">
      <w:bodyDiv w:val="1"/>
      <w:marLeft w:val="0"/>
      <w:marRight w:val="0"/>
      <w:marTop w:val="0"/>
      <w:marBottom w:val="0"/>
      <w:divBdr>
        <w:top w:val="none" w:sz="0" w:space="0" w:color="auto"/>
        <w:left w:val="none" w:sz="0" w:space="0" w:color="auto"/>
        <w:bottom w:val="none" w:sz="0" w:space="0" w:color="auto"/>
        <w:right w:val="none" w:sz="0" w:space="0" w:color="auto"/>
      </w:divBdr>
    </w:div>
    <w:div w:id="1614435825">
      <w:bodyDiv w:val="1"/>
      <w:marLeft w:val="0"/>
      <w:marRight w:val="0"/>
      <w:marTop w:val="0"/>
      <w:marBottom w:val="0"/>
      <w:divBdr>
        <w:top w:val="none" w:sz="0" w:space="0" w:color="auto"/>
        <w:left w:val="none" w:sz="0" w:space="0" w:color="auto"/>
        <w:bottom w:val="none" w:sz="0" w:space="0" w:color="auto"/>
        <w:right w:val="none" w:sz="0" w:space="0" w:color="auto"/>
      </w:divBdr>
    </w:div>
    <w:div w:id="1623227718">
      <w:bodyDiv w:val="1"/>
      <w:marLeft w:val="0"/>
      <w:marRight w:val="0"/>
      <w:marTop w:val="0"/>
      <w:marBottom w:val="0"/>
      <w:divBdr>
        <w:top w:val="none" w:sz="0" w:space="0" w:color="auto"/>
        <w:left w:val="none" w:sz="0" w:space="0" w:color="auto"/>
        <w:bottom w:val="none" w:sz="0" w:space="0" w:color="auto"/>
        <w:right w:val="none" w:sz="0" w:space="0" w:color="auto"/>
      </w:divBdr>
    </w:div>
    <w:div w:id="1623920326">
      <w:bodyDiv w:val="1"/>
      <w:marLeft w:val="0"/>
      <w:marRight w:val="0"/>
      <w:marTop w:val="0"/>
      <w:marBottom w:val="0"/>
      <w:divBdr>
        <w:top w:val="none" w:sz="0" w:space="0" w:color="auto"/>
        <w:left w:val="none" w:sz="0" w:space="0" w:color="auto"/>
        <w:bottom w:val="none" w:sz="0" w:space="0" w:color="auto"/>
        <w:right w:val="none" w:sz="0" w:space="0" w:color="auto"/>
      </w:divBdr>
    </w:div>
    <w:div w:id="1626109532">
      <w:bodyDiv w:val="1"/>
      <w:marLeft w:val="0"/>
      <w:marRight w:val="0"/>
      <w:marTop w:val="0"/>
      <w:marBottom w:val="0"/>
      <w:divBdr>
        <w:top w:val="none" w:sz="0" w:space="0" w:color="auto"/>
        <w:left w:val="none" w:sz="0" w:space="0" w:color="auto"/>
        <w:bottom w:val="none" w:sz="0" w:space="0" w:color="auto"/>
        <w:right w:val="none" w:sz="0" w:space="0" w:color="auto"/>
      </w:divBdr>
    </w:div>
    <w:div w:id="1626889733">
      <w:bodyDiv w:val="1"/>
      <w:marLeft w:val="0"/>
      <w:marRight w:val="0"/>
      <w:marTop w:val="0"/>
      <w:marBottom w:val="0"/>
      <w:divBdr>
        <w:top w:val="none" w:sz="0" w:space="0" w:color="auto"/>
        <w:left w:val="none" w:sz="0" w:space="0" w:color="auto"/>
        <w:bottom w:val="none" w:sz="0" w:space="0" w:color="auto"/>
        <w:right w:val="none" w:sz="0" w:space="0" w:color="auto"/>
      </w:divBdr>
    </w:div>
    <w:div w:id="1631201455">
      <w:bodyDiv w:val="1"/>
      <w:marLeft w:val="0"/>
      <w:marRight w:val="0"/>
      <w:marTop w:val="0"/>
      <w:marBottom w:val="0"/>
      <w:divBdr>
        <w:top w:val="none" w:sz="0" w:space="0" w:color="auto"/>
        <w:left w:val="none" w:sz="0" w:space="0" w:color="auto"/>
        <w:bottom w:val="none" w:sz="0" w:space="0" w:color="auto"/>
        <w:right w:val="none" w:sz="0" w:space="0" w:color="auto"/>
      </w:divBdr>
    </w:div>
    <w:div w:id="1634091919">
      <w:bodyDiv w:val="1"/>
      <w:marLeft w:val="0"/>
      <w:marRight w:val="0"/>
      <w:marTop w:val="0"/>
      <w:marBottom w:val="0"/>
      <w:divBdr>
        <w:top w:val="none" w:sz="0" w:space="0" w:color="auto"/>
        <w:left w:val="none" w:sz="0" w:space="0" w:color="auto"/>
        <w:bottom w:val="none" w:sz="0" w:space="0" w:color="auto"/>
        <w:right w:val="none" w:sz="0" w:space="0" w:color="auto"/>
      </w:divBdr>
    </w:div>
    <w:div w:id="1643733400">
      <w:bodyDiv w:val="1"/>
      <w:marLeft w:val="0"/>
      <w:marRight w:val="0"/>
      <w:marTop w:val="0"/>
      <w:marBottom w:val="0"/>
      <w:divBdr>
        <w:top w:val="none" w:sz="0" w:space="0" w:color="auto"/>
        <w:left w:val="none" w:sz="0" w:space="0" w:color="auto"/>
        <w:bottom w:val="none" w:sz="0" w:space="0" w:color="auto"/>
        <w:right w:val="none" w:sz="0" w:space="0" w:color="auto"/>
      </w:divBdr>
    </w:div>
    <w:div w:id="1645430535">
      <w:bodyDiv w:val="1"/>
      <w:marLeft w:val="0"/>
      <w:marRight w:val="0"/>
      <w:marTop w:val="0"/>
      <w:marBottom w:val="0"/>
      <w:divBdr>
        <w:top w:val="none" w:sz="0" w:space="0" w:color="auto"/>
        <w:left w:val="none" w:sz="0" w:space="0" w:color="auto"/>
        <w:bottom w:val="none" w:sz="0" w:space="0" w:color="auto"/>
        <w:right w:val="none" w:sz="0" w:space="0" w:color="auto"/>
      </w:divBdr>
    </w:div>
    <w:div w:id="1661886918">
      <w:bodyDiv w:val="1"/>
      <w:marLeft w:val="0"/>
      <w:marRight w:val="0"/>
      <w:marTop w:val="0"/>
      <w:marBottom w:val="0"/>
      <w:divBdr>
        <w:top w:val="none" w:sz="0" w:space="0" w:color="auto"/>
        <w:left w:val="none" w:sz="0" w:space="0" w:color="auto"/>
        <w:bottom w:val="none" w:sz="0" w:space="0" w:color="auto"/>
        <w:right w:val="none" w:sz="0" w:space="0" w:color="auto"/>
      </w:divBdr>
    </w:div>
    <w:div w:id="1672372367">
      <w:bodyDiv w:val="1"/>
      <w:marLeft w:val="0"/>
      <w:marRight w:val="0"/>
      <w:marTop w:val="0"/>
      <w:marBottom w:val="0"/>
      <w:divBdr>
        <w:top w:val="none" w:sz="0" w:space="0" w:color="auto"/>
        <w:left w:val="none" w:sz="0" w:space="0" w:color="auto"/>
        <w:bottom w:val="none" w:sz="0" w:space="0" w:color="auto"/>
        <w:right w:val="none" w:sz="0" w:space="0" w:color="auto"/>
      </w:divBdr>
    </w:div>
    <w:div w:id="1672828649">
      <w:bodyDiv w:val="1"/>
      <w:marLeft w:val="0"/>
      <w:marRight w:val="0"/>
      <w:marTop w:val="0"/>
      <w:marBottom w:val="0"/>
      <w:divBdr>
        <w:top w:val="none" w:sz="0" w:space="0" w:color="auto"/>
        <w:left w:val="none" w:sz="0" w:space="0" w:color="auto"/>
        <w:bottom w:val="none" w:sz="0" w:space="0" w:color="auto"/>
        <w:right w:val="none" w:sz="0" w:space="0" w:color="auto"/>
      </w:divBdr>
    </w:div>
    <w:div w:id="1682663426">
      <w:bodyDiv w:val="1"/>
      <w:marLeft w:val="0"/>
      <w:marRight w:val="0"/>
      <w:marTop w:val="0"/>
      <w:marBottom w:val="0"/>
      <w:divBdr>
        <w:top w:val="none" w:sz="0" w:space="0" w:color="auto"/>
        <w:left w:val="none" w:sz="0" w:space="0" w:color="auto"/>
        <w:bottom w:val="none" w:sz="0" w:space="0" w:color="auto"/>
        <w:right w:val="none" w:sz="0" w:space="0" w:color="auto"/>
      </w:divBdr>
      <w:divsChild>
        <w:div w:id="1834754757">
          <w:marLeft w:val="0"/>
          <w:marRight w:val="0"/>
          <w:marTop w:val="0"/>
          <w:marBottom w:val="0"/>
          <w:divBdr>
            <w:top w:val="none" w:sz="0" w:space="0" w:color="auto"/>
            <w:left w:val="none" w:sz="0" w:space="0" w:color="auto"/>
            <w:bottom w:val="none" w:sz="0" w:space="0" w:color="auto"/>
            <w:right w:val="none" w:sz="0" w:space="0" w:color="auto"/>
          </w:divBdr>
        </w:div>
        <w:div w:id="2017616005">
          <w:marLeft w:val="0"/>
          <w:marRight w:val="0"/>
          <w:marTop w:val="0"/>
          <w:marBottom w:val="0"/>
          <w:divBdr>
            <w:top w:val="none" w:sz="0" w:space="0" w:color="auto"/>
            <w:left w:val="none" w:sz="0" w:space="0" w:color="auto"/>
            <w:bottom w:val="none" w:sz="0" w:space="0" w:color="auto"/>
            <w:right w:val="none" w:sz="0" w:space="0" w:color="auto"/>
          </w:divBdr>
        </w:div>
        <w:div w:id="1965650953">
          <w:marLeft w:val="0"/>
          <w:marRight w:val="0"/>
          <w:marTop w:val="0"/>
          <w:marBottom w:val="0"/>
          <w:divBdr>
            <w:top w:val="none" w:sz="0" w:space="0" w:color="auto"/>
            <w:left w:val="none" w:sz="0" w:space="0" w:color="auto"/>
            <w:bottom w:val="none" w:sz="0" w:space="0" w:color="auto"/>
            <w:right w:val="none" w:sz="0" w:space="0" w:color="auto"/>
          </w:divBdr>
        </w:div>
        <w:div w:id="751898685">
          <w:marLeft w:val="0"/>
          <w:marRight w:val="0"/>
          <w:marTop w:val="0"/>
          <w:marBottom w:val="0"/>
          <w:divBdr>
            <w:top w:val="none" w:sz="0" w:space="0" w:color="auto"/>
            <w:left w:val="none" w:sz="0" w:space="0" w:color="auto"/>
            <w:bottom w:val="none" w:sz="0" w:space="0" w:color="auto"/>
            <w:right w:val="none" w:sz="0" w:space="0" w:color="auto"/>
          </w:divBdr>
        </w:div>
        <w:div w:id="286933645">
          <w:marLeft w:val="0"/>
          <w:marRight w:val="0"/>
          <w:marTop w:val="0"/>
          <w:marBottom w:val="0"/>
          <w:divBdr>
            <w:top w:val="none" w:sz="0" w:space="0" w:color="auto"/>
            <w:left w:val="none" w:sz="0" w:space="0" w:color="auto"/>
            <w:bottom w:val="none" w:sz="0" w:space="0" w:color="auto"/>
            <w:right w:val="none" w:sz="0" w:space="0" w:color="auto"/>
          </w:divBdr>
        </w:div>
        <w:div w:id="851912421">
          <w:marLeft w:val="0"/>
          <w:marRight w:val="0"/>
          <w:marTop w:val="0"/>
          <w:marBottom w:val="0"/>
          <w:divBdr>
            <w:top w:val="none" w:sz="0" w:space="0" w:color="auto"/>
            <w:left w:val="none" w:sz="0" w:space="0" w:color="auto"/>
            <w:bottom w:val="none" w:sz="0" w:space="0" w:color="auto"/>
            <w:right w:val="none" w:sz="0" w:space="0" w:color="auto"/>
          </w:divBdr>
        </w:div>
        <w:div w:id="1011876875">
          <w:marLeft w:val="0"/>
          <w:marRight w:val="0"/>
          <w:marTop w:val="0"/>
          <w:marBottom w:val="0"/>
          <w:divBdr>
            <w:top w:val="none" w:sz="0" w:space="0" w:color="auto"/>
            <w:left w:val="none" w:sz="0" w:space="0" w:color="auto"/>
            <w:bottom w:val="none" w:sz="0" w:space="0" w:color="auto"/>
            <w:right w:val="none" w:sz="0" w:space="0" w:color="auto"/>
          </w:divBdr>
        </w:div>
        <w:div w:id="583564546">
          <w:marLeft w:val="0"/>
          <w:marRight w:val="0"/>
          <w:marTop w:val="0"/>
          <w:marBottom w:val="0"/>
          <w:divBdr>
            <w:top w:val="none" w:sz="0" w:space="0" w:color="auto"/>
            <w:left w:val="none" w:sz="0" w:space="0" w:color="auto"/>
            <w:bottom w:val="none" w:sz="0" w:space="0" w:color="auto"/>
            <w:right w:val="none" w:sz="0" w:space="0" w:color="auto"/>
          </w:divBdr>
        </w:div>
        <w:div w:id="1711413659">
          <w:marLeft w:val="0"/>
          <w:marRight w:val="0"/>
          <w:marTop w:val="0"/>
          <w:marBottom w:val="0"/>
          <w:divBdr>
            <w:top w:val="none" w:sz="0" w:space="0" w:color="auto"/>
            <w:left w:val="none" w:sz="0" w:space="0" w:color="auto"/>
            <w:bottom w:val="none" w:sz="0" w:space="0" w:color="auto"/>
            <w:right w:val="none" w:sz="0" w:space="0" w:color="auto"/>
          </w:divBdr>
        </w:div>
      </w:divsChild>
    </w:div>
    <w:div w:id="1686516896">
      <w:bodyDiv w:val="1"/>
      <w:marLeft w:val="0"/>
      <w:marRight w:val="0"/>
      <w:marTop w:val="0"/>
      <w:marBottom w:val="0"/>
      <w:divBdr>
        <w:top w:val="none" w:sz="0" w:space="0" w:color="auto"/>
        <w:left w:val="none" w:sz="0" w:space="0" w:color="auto"/>
        <w:bottom w:val="none" w:sz="0" w:space="0" w:color="auto"/>
        <w:right w:val="none" w:sz="0" w:space="0" w:color="auto"/>
      </w:divBdr>
    </w:div>
    <w:div w:id="1687709600">
      <w:bodyDiv w:val="1"/>
      <w:marLeft w:val="0"/>
      <w:marRight w:val="0"/>
      <w:marTop w:val="0"/>
      <w:marBottom w:val="0"/>
      <w:divBdr>
        <w:top w:val="none" w:sz="0" w:space="0" w:color="auto"/>
        <w:left w:val="none" w:sz="0" w:space="0" w:color="auto"/>
        <w:bottom w:val="none" w:sz="0" w:space="0" w:color="auto"/>
        <w:right w:val="none" w:sz="0" w:space="0" w:color="auto"/>
      </w:divBdr>
    </w:div>
    <w:div w:id="1688871619">
      <w:bodyDiv w:val="1"/>
      <w:marLeft w:val="0"/>
      <w:marRight w:val="0"/>
      <w:marTop w:val="0"/>
      <w:marBottom w:val="0"/>
      <w:divBdr>
        <w:top w:val="none" w:sz="0" w:space="0" w:color="auto"/>
        <w:left w:val="none" w:sz="0" w:space="0" w:color="auto"/>
        <w:bottom w:val="none" w:sz="0" w:space="0" w:color="auto"/>
        <w:right w:val="none" w:sz="0" w:space="0" w:color="auto"/>
      </w:divBdr>
    </w:div>
    <w:div w:id="1704405099">
      <w:bodyDiv w:val="1"/>
      <w:marLeft w:val="0"/>
      <w:marRight w:val="0"/>
      <w:marTop w:val="0"/>
      <w:marBottom w:val="0"/>
      <w:divBdr>
        <w:top w:val="none" w:sz="0" w:space="0" w:color="auto"/>
        <w:left w:val="none" w:sz="0" w:space="0" w:color="auto"/>
        <w:bottom w:val="none" w:sz="0" w:space="0" w:color="auto"/>
        <w:right w:val="none" w:sz="0" w:space="0" w:color="auto"/>
      </w:divBdr>
    </w:div>
    <w:div w:id="1708067263">
      <w:bodyDiv w:val="1"/>
      <w:marLeft w:val="0"/>
      <w:marRight w:val="0"/>
      <w:marTop w:val="0"/>
      <w:marBottom w:val="0"/>
      <w:divBdr>
        <w:top w:val="none" w:sz="0" w:space="0" w:color="auto"/>
        <w:left w:val="none" w:sz="0" w:space="0" w:color="auto"/>
        <w:bottom w:val="none" w:sz="0" w:space="0" w:color="auto"/>
        <w:right w:val="none" w:sz="0" w:space="0" w:color="auto"/>
      </w:divBdr>
    </w:div>
    <w:div w:id="1714962488">
      <w:bodyDiv w:val="1"/>
      <w:marLeft w:val="0"/>
      <w:marRight w:val="0"/>
      <w:marTop w:val="0"/>
      <w:marBottom w:val="0"/>
      <w:divBdr>
        <w:top w:val="none" w:sz="0" w:space="0" w:color="auto"/>
        <w:left w:val="none" w:sz="0" w:space="0" w:color="auto"/>
        <w:bottom w:val="none" w:sz="0" w:space="0" w:color="auto"/>
        <w:right w:val="none" w:sz="0" w:space="0" w:color="auto"/>
      </w:divBdr>
    </w:div>
    <w:div w:id="1720011194">
      <w:bodyDiv w:val="1"/>
      <w:marLeft w:val="0"/>
      <w:marRight w:val="0"/>
      <w:marTop w:val="0"/>
      <w:marBottom w:val="0"/>
      <w:divBdr>
        <w:top w:val="none" w:sz="0" w:space="0" w:color="auto"/>
        <w:left w:val="none" w:sz="0" w:space="0" w:color="auto"/>
        <w:bottom w:val="none" w:sz="0" w:space="0" w:color="auto"/>
        <w:right w:val="none" w:sz="0" w:space="0" w:color="auto"/>
      </w:divBdr>
    </w:div>
    <w:div w:id="1722051009">
      <w:bodyDiv w:val="1"/>
      <w:marLeft w:val="0"/>
      <w:marRight w:val="0"/>
      <w:marTop w:val="0"/>
      <w:marBottom w:val="0"/>
      <w:divBdr>
        <w:top w:val="none" w:sz="0" w:space="0" w:color="auto"/>
        <w:left w:val="none" w:sz="0" w:space="0" w:color="auto"/>
        <w:bottom w:val="none" w:sz="0" w:space="0" w:color="auto"/>
        <w:right w:val="none" w:sz="0" w:space="0" w:color="auto"/>
      </w:divBdr>
    </w:div>
    <w:div w:id="1723282737">
      <w:bodyDiv w:val="1"/>
      <w:marLeft w:val="0"/>
      <w:marRight w:val="0"/>
      <w:marTop w:val="0"/>
      <w:marBottom w:val="0"/>
      <w:divBdr>
        <w:top w:val="none" w:sz="0" w:space="0" w:color="auto"/>
        <w:left w:val="none" w:sz="0" w:space="0" w:color="auto"/>
        <w:bottom w:val="none" w:sz="0" w:space="0" w:color="auto"/>
        <w:right w:val="none" w:sz="0" w:space="0" w:color="auto"/>
      </w:divBdr>
    </w:div>
    <w:div w:id="1724791786">
      <w:bodyDiv w:val="1"/>
      <w:marLeft w:val="0"/>
      <w:marRight w:val="0"/>
      <w:marTop w:val="0"/>
      <w:marBottom w:val="0"/>
      <w:divBdr>
        <w:top w:val="none" w:sz="0" w:space="0" w:color="auto"/>
        <w:left w:val="none" w:sz="0" w:space="0" w:color="auto"/>
        <w:bottom w:val="none" w:sz="0" w:space="0" w:color="auto"/>
        <w:right w:val="none" w:sz="0" w:space="0" w:color="auto"/>
      </w:divBdr>
    </w:div>
    <w:div w:id="1735274637">
      <w:bodyDiv w:val="1"/>
      <w:marLeft w:val="0"/>
      <w:marRight w:val="0"/>
      <w:marTop w:val="0"/>
      <w:marBottom w:val="0"/>
      <w:divBdr>
        <w:top w:val="none" w:sz="0" w:space="0" w:color="auto"/>
        <w:left w:val="none" w:sz="0" w:space="0" w:color="auto"/>
        <w:bottom w:val="none" w:sz="0" w:space="0" w:color="auto"/>
        <w:right w:val="none" w:sz="0" w:space="0" w:color="auto"/>
      </w:divBdr>
    </w:div>
    <w:div w:id="1755054746">
      <w:bodyDiv w:val="1"/>
      <w:marLeft w:val="0"/>
      <w:marRight w:val="0"/>
      <w:marTop w:val="0"/>
      <w:marBottom w:val="0"/>
      <w:divBdr>
        <w:top w:val="none" w:sz="0" w:space="0" w:color="auto"/>
        <w:left w:val="none" w:sz="0" w:space="0" w:color="auto"/>
        <w:bottom w:val="none" w:sz="0" w:space="0" w:color="auto"/>
        <w:right w:val="none" w:sz="0" w:space="0" w:color="auto"/>
      </w:divBdr>
    </w:div>
    <w:div w:id="1764497227">
      <w:bodyDiv w:val="1"/>
      <w:marLeft w:val="0"/>
      <w:marRight w:val="0"/>
      <w:marTop w:val="0"/>
      <w:marBottom w:val="0"/>
      <w:divBdr>
        <w:top w:val="none" w:sz="0" w:space="0" w:color="auto"/>
        <w:left w:val="none" w:sz="0" w:space="0" w:color="auto"/>
        <w:bottom w:val="none" w:sz="0" w:space="0" w:color="auto"/>
        <w:right w:val="none" w:sz="0" w:space="0" w:color="auto"/>
      </w:divBdr>
    </w:div>
    <w:div w:id="1780680553">
      <w:bodyDiv w:val="1"/>
      <w:marLeft w:val="0"/>
      <w:marRight w:val="0"/>
      <w:marTop w:val="0"/>
      <w:marBottom w:val="0"/>
      <w:divBdr>
        <w:top w:val="none" w:sz="0" w:space="0" w:color="auto"/>
        <w:left w:val="none" w:sz="0" w:space="0" w:color="auto"/>
        <w:bottom w:val="none" w:sz="0" w:space="0" w:color="auto"/>
        <w:right w:val="none" w:sz="0" w:space="0" w:color="auto"/>
      </w:divBdr>
    </w:div>
    <w:div w:id="1781141051">
      <w:bodyDiv w:val="1"/>
      <w:marLeft w:val="0"/>
      <w:marRight w:val="0"/>
      <w:marTop w:val="0"/>
      <w:marBottom w:val="0"/>
      <w:divBdr>
        <w:top w:val="none" w:sz="0" w:space="0" w:color="auto"/>
        <w:left w:val="none" w:sz="0" w:space="0" w:color="auto"/>
        <w:bottom w:val="none" w:sz="0" w:space="0" w:color="auto"/>
        <w:right w:val="none" w:sz="0" w:space="0" w:color="auto"/>
      </w:divBdr>
    </w:div>
    <w:div w:id="1801722313">
      <w:bodyDiv w:val="1"/>
      <w:marLeft w:val="0"/>
      <w:marRight w:val="0"/>
      <w:marTop w:val="0"/>
      <w:marBottom w:val="0"/>
      <w:divBdr>
        <w:top w:val="none" w:sz="0" w:space="0" w:color="auto"/>
        <w:left w:val="none" w:sz="0" w:space="0" w:color="auto"/>
        <w:bottom w:val="none" w:sz="0" w:space="0" w:color="auto"/>
        <w:right w:val="none" w:sz="0" w:space="0" w:color="auto"/>
      </w:divBdr>
      <w:divsChild>
        <w:div w:id="1879396499">
          <w:marLeft w:val="0"/>
          <w:marRight w:val="0"/>
          <w:marTop w:val="0"/>
          <w:marBottom w:val="0"/>
          <w:divBdr>
            <w:top w:val="none" w:sz="0" w:space="0" w:color="auto"/>
            <w:left w:val="none" w:sz="0" w:space="0" w:color="auto"/>
            <w:bottom w:val="none" w:sz="0" w:space="0" w:color="auto"/>
            <w:right w:val="none" w:sz="0" w:space="0" w:color="auto"/>
          </w:divBdr>
        </w:div>
        <w:div w:id="895315015">
          <w:marLeft w:val="0"/>
          <w:marRight w:val="0"/>
          <w:marTop w:val="0"/>
          <w:marBottom w:val="0"/>
          <w:divBdr>
            <w:top w:val="none" w:sz="0" w:space="0" w:color="auto"/>
            <w:left w:val="none" w:sz="0" w:space="0" w:color="auto"/>
            <w:bottom w:val="none" w:sz="0" w:space="0" w:color="auto"/>
            <w:right w:val="none" w:sz="0" w:space="0" w:color="auto"/>
          </w:divBdr>
        </w:div>
        <w:div w:id="258946794">
          <w:marLeft w:val="0"/>
          <w:marRight w:val="0"/>
          <w:marTop w:val="0"/>
          <w:marBottom w:val="0"/>
          <w:divBdr>
            <w:top w:val="none" w:sz="0" w:space="0" w:color="auto"/>
            <w:left w:val="none" w:sz="0" w:space="0" w:color="auto"/>
            <w:bottom w:val="none" w:sz="0" w:space="0" w:color="auto"/>
            <w:right w:val="none" w:sz="0" w:space="0" w:color="auto"/>
          </w:divBdr>
        </w:div>
        <w:div w:id="983579139">
          <w:marLeft w:val="0"/>
          <w:marRight w:val="0"/>
          <w:marTop w:val="0"/>
          <w:marBottom w:val="0"/>
          <w:divBdr>
            <w:top w:val="none" w:sz="0" w:space="0" w:color="auto"/>
            <w:left w:val="none" w:sz="0" w:space="0" w:color="auto"/>
            <w:bottom w:val="none" w:sz="0" w:space="0" w:color="auto"/>
            <w:right w:val="none" w:sz="0" w:space="0" w:color="auto"/>
          </w:divBdr>
        </w:div>
        <w:div w:id="730926008">
          <w:marLeft w:val="0"/>
          <w:marRight w:val="0"/>
          <w:marTop w:val="0"/>
          <w:marBottom w:val="0"/>
          <w:divBdr>
            <w:top w:val="none" w:sz="0" w:space="0" w:color="auto"/>
            <w:left w:val="none" w:sz="0" w:space="0" w:color="auto"/>
            <w:bottom w:val="none" w:sz="0" w:space="0" w:color="auto"/>
            <w:right w:val="none" w:sz="0" w:space="0" w:color="auto"/>
          </w:divBdr>
        </w:div>
        <w:div w:id="699859337">
          <w:marLeft w:val="0"/>
          <w:marRight w:val="0"/>
          <w:marTop w:val="0"/>
          <w:marBottom w:val="0"/>
          <w:divBdr>
            <w:top w:val="none" w:sz="0" w:space="0" w:color="auto"/>
            <w:left w:val="none" w:sz="0" w:space="0" w:color="auto"/>
            <w:bottom w:val="none" w:sz="0" w:space="0" w:color="auto"/>
            <w:right w:val="none" w:sz="0" w:space="0" w:color="auto"/>
          </w:divBdr>
        </w:div>
        <w:div w:id="1663772948">
          <w:marLeft w:val="0"/>
          <w:marRight w:val="0"/>
          <w:marTop w:val="0"/>
          <w:marBottom w:val="0"/>
          <w:divBdr>
            <w:top w:val="none" w:sz="0" w:space="0" w:color="auto"/>
            <w:left w:val="none" w:sz="0" w:space="0" w:color="auto"/>
            <w:bottom w:val="none" w:sz="0" w:space="0" w:color="auto"/>
            <w:right w:val="none" w:sz="0" w:space="0" w:color="auto"/>
          </w:divBdr>
        </w:div>
      </w:divsChild>
    </w:div>
    <w:div w:id="1804814000">
      <w:bodyDiv w:val="1"/>
      <w:marLeft w:val="0"/>
      <w:marRight w:val="0"/>
      <w:marTop w:val="0"/>
      <w:marBottom w:val="0"/>
      <w:divBdr>
        <w:top w:val="none" w:sz="0" w:space="0" w:color="auto"/>
        <w:left w:val="none" w:sz="0" w:space="0" w:color="auto"/>
        <w:bottom w:val="none" w:sz="0" w:space="0" w:color="auto"/>
        <w:right w:val="none" w:sz="0" w:space="0" w:color="auto"/>
      </w:divBdr>
    </w:div>
    <w:div w:id="1813936888">
      <w:bodyDiv w:val="1"/>
      <w:marLeft w:val="0"/>
      <w:marRight w:val="0"/>
      <w:marTop w:val="0"/>
      <w:marBottom w:val="0"/>
      <w:divBdr>
        <w:top w:val="none" w:sz="0" w:space="0" w:color="auto"/>
        <w:left w:val="none" w:sz="0" w:space="0" w:color="auto"/>
        <w:bottom w:val="none" w:sz="0" w:space="0" w:color="auto"/>
        <w:right w:val="none" w:sz="0" w:space="0" w:color="auto"/>
      </w:divBdr>
    </w:div>
    <w:div w:id="1833176238">
      <w:bodyDiv w:val="1"/>
      <w:marLeft w:val="0"/>
      <w:marRight w:val="0"/>
      <w:marTop w:val="0"/>
      <w:marBottom w:val="0"/>
      <w:divBdr>
        <w:top w:val="none" w:sz="0" w:space="0" w:color="auto"/>
        <w:left w:val="none" w:sz="0" w:space="0" w:color="auto"/>
        <w:bottom w:val="none" w:sz="0" w:space="0" w:color="auto"/>
        <w:right w:val="none" w:sz="0" w:space="0" w:color="auto"/>
      </w:divBdr>
    </w:div>
    <w:div w:id="1840998834">
      <w:bodyDiv w:val="1"/>
      <w:marLeft w:val="0"/>
      <w:marRight w:val="0"/>
      <w:marTop w:val="0"/>
      <w:marBottom w:val="0"/>
      <w:divBdr>
        <w:top w:val="none" w:sz="0" w:space="0" w:color="auto"/>
        <w:left w:val="none" w:sz="0" w:space="0" w:color="auto"/>
        <w:bottom w:val="none" w:sz="0" w:space="0" w:color="auto"/>
        <w:right w:val="none" w:sz="0" w:space="0" w:color="auto"/>
      </w:divBdr>
    </w:div>
    <w:div w:id="1841964773">
      <w:bodyDiv w:val="1"/>
      <w:marLeft w:val="0"/>
      <w:marRight w:val="0"/>
      <w:marTop w:val="0"/>
      <w:marBottom w:val="0"/>
      <w:divBdr>
        <w:top w:val="none" w:sz="0" w:space="0" w:color="auto"/>
        <w:left w:val="none" w:sz="0" w:space="0" w:color="auto"/>
        <w:bottom w:val="none" w:sz="0" w:space="0" w:color="auto"/>
        <w:right w:val="none" w:sz="0" w:space="0" w:color="auto"/>
      </w:divBdr>
      <w:divsChild>
        <w:div w:id="1896116477">
          <w:marLeft w:val="0"/>
          <w:marRight w:val="0"/>
          <w:marTop w:val="0"/>
          <w:marBottom w:val="0"/>
          <w:divBdr>
            <w:top w:val="none" w:sz="0" w:space="0" w:color="auto"/>
            <w:left w:val="none" w:sz="0" w:space="0" w:color="auto"/>
            <w:bottom w:val="none" w:sz="0" w:space="0" w:color="auto"/>
            <w:right w:val="none" w:sz="0" w:space="0" w:color="auto"/>
          </w:divBdr>
        </w:div>
        <w:div w:id="1249803848">
          <w:marLeft w:val="0"/>
          <w:marRight w:val="0"/>
          <w:marTop w:val="0"/>
          <w:marBottom w:val="0"/>
          <w:divBdr>
            <w:top w:val="none" w:sz="0" w:space="0" w:color="auto"/>
            <w:left w:val="none" w:sz="0" w:space="0" w:color="auto"/>
            <w:bottom w:val="none" w:sz="0" w:space="0" w:color="auto"/>
            <w:right w:val="none" w:sz="0" w:space="0" w:color="auto"/>
          </w:divBdr>
        </w:div>
        <w:div w:id="732392685">
          <w:marLeft w:val="0"/>
          <w:marRight w:val="0"/>
          <w:marTop w:val="0"/>
          <w:marBottom w:val="0"/>
          <w:divBdr>
            <w:top w:val="none" w:sz="0" w:space="0" w:color="auto"/>
            <w:left w:val="none" w:sz="0" w:space="0" w:color="auto"/>
            <w:bottom w:val="none" w:sz="0" w:space="0" w:color="auto"/>
            <w:right w:val="none" w:sz="0" w:space="0" w:color="auto"/>
          </w:divBdr>
        </w:div>
      </w:divsChild>
    </w:div>
    <w:div w:id="1844517051">
      <w:bodyDiv w:val="1"/>
      <w:marLeft w:val="0"/>
      <w:marRight w:val="0"/>
      <w:marTop w:val="0"/>
      <w:marBottom w:val="0"/>
      <w:divBdr>
        <w:top w:val="none" w:sz="0" w:space="0" w:color="auto"/>
        <w:left w:val="none" w:sz="0" w:space="0" w:color="auto"/>
        <w:bottom w:val="none" w:sz="0" w:space="0" w:color="auto"/>
        <w:right w:val="none" w:sz="0" w:space="0" w:color="auto"/>
      </w:divBdr>
    </w:div>
    <w:div w:id="1853301728">
      <w:bodyDiv w:val="1"/>
      <w:marLeft w:val="0"/>
      <w:marRight w:val="0"/>
      <w:marTop w:val="0"/>
      <w:marBottom w:val="0"/>
      <w:divBdr>
        <w:top w:val="none" w:sz="0" w:space="0" w:color="auto"/>
        <w:left w:val="none" w:sz="0" w:space="0" w:color="auto"/>
        <w:bottom w:val="none" w:sz="0" w:space="0" w:color="auto"/>
        <w:right w:val="none" w:sz="0" w:space="0" w:color="auto"/>
      </w:divBdr>
    </w:div>
    <w:div w:id="1900705121">
      <w:bodyDiv w:val="1"/>
      <w:marLeft w:val="0"/>
      <w:marRight w:val="0"/>
      <w:marTop w:val="0"/>
      <w:marBottom w:val="0"/>
      <w:divBdr>
        <w:top w:val="none" w:sz="0" w:space="0" w:color="auto"/>
        <w:left w:val="none" w:sz="0" w:space="0" w:color="auto"/>
        <w:bottom w:val="none" w:sz="0" w:space="0" w:color="auto"/>
        <w:right w:val="none" w:sz="0" w:space="0" w:color="auto"/>
      </w:divBdr>
    </w:div>
    <w:div w:id="1901986218">
      <w:bodyDiv w:val="1"/>
      <w:marLeft w:val="0"/>
      <w:marRight w:val="0"/>
      <w:marTop w:val="0"/>
      <w:marBottom w:val="0"/>
      <w:divBdr>
        <w:top w:val="none" w:sz="0" w:space="0" w:color="auto"/>
        <w:left w:val="none" w:sz="0" w:space="0" w:color="auto"/>
        <w:bottom w:val="none" w:sz="0" w:space="0" w:color="auto"/>
        <w:right w:val="none" w:sz="0" w:space="0" w:color="auto"/>
      </w:divBdr>
    </w:div>
    <w:div w:id="1912301600">
      <w:bodyDiv w:val="1"/>
      <w:marLeft w:val="0"/>
      <w:marRight w:val="0"/>
      <w:marTop w:val="0"/>
      <w:marBottom w:val="0"/>
      <w:divBdr>
        <w:top w:val="none" w:sz="0" w:space="0" w:color="auto"/>
        <w:left w:val="none" w:sz="0" w:space="0" w:color="auto"/>
        <w:bottom w:val="none" w:sz="0" w:space="0" w:color="auto"/>
        <w:right w:val="none" w:sz="0" w:space="0" w:color="auto"/>
      </w:divBdr>
    </w:div>
    <w:div w:id="1922332542">
      <w:bodyDiv w:val="1"/>
      <w:marLeft w:val="0"/>
      <w:marRight w:val="0"/>
      <w:marTop w:val="0"/>
      <w:marBottom w:val="0"/>
      <w:divBdr>
        <w:top w:val="none" w:sz="0" w:space="0" w:color="auto"/>
        <w:left w:val="none" w:sz="0" w:space="0" w:color="auto"/>
        <w:bottom w:val="none" w:sz="0" w:space="0" w:color="auto"/>
        <w:right w:val="none" w:sz="0" w:space="0" w:color="auto"/>
      </w:divBdr>
    </w:div>
    <w:div w:id="1922904683">
      <w:bodyDiv w:val="1"/>
      <w:marLeft w:val="0"/>
      <w:marRight w:val="0"/>
      <w:marTop w:val="0"/>
      <w:marBottom w:val="0"/>
      <w:divBdr>
        <w:top w:val="none" w:sz="0" w:space="0" w:color="auto"/>
        <w:left w:val="none" w:sz="0" w:space="0" w:color="auto"/>
        <w:bottom w:val="none" w:sz="0" w:space="0" w:color="auto"/>
        <w:right w:val="none" w:sz="0" w:space="0" w:color="auto"/>
      </w:divBdr>
    </w:div>
    <w:div w:id="1927037283">
      <w:bodyDiv w:val="1"/>
      <w:marLeft w:val="0"/>
      <w:marRight w:val="0"/>
      <w:marTop w:val="0"/>
      <w:marBottom w:val="0"/>
      <w:divBdr>
        <w:top w:val="none" w:sz="0" w:space="0" w:color="auto"/>
        <w:left w:val="none" w:sz="0" w:space="0" w:color="auto"/>
        <w:bottom w:val="none" w:sz="0" w:space="0" w:color="auto"/>
        <w:right w:val="none" w:sz="0" w:space="0" w:color="auto"/>
      </w:divBdr>
    </w:div>
    <w:div w:id="1929188050">
      <w:bodyDiv w:val="1"/>
      <w:marLeft w:val="0"/>
      <w:marRight w:val="0"/>
      <w:marTop w:val="0"/>
      <w:marBottom w:val="0"/>
      <w:divBdr>
        <w:top w:val="none" w:sz="0" w:space="0" w:color="auto"/>
        <w:left w:val="none" w:sz="0" w:space="0" w:color="auto"/>
        <w:bottom w:val="none" w:sz="0" w:space="0" w:color="auto"/>
        <w:right w:val="none" w:sz="0" w:space="0" w:color="auto"/>
      </w:divBdr>
    </w:div>
    <w:div w:id="1934313362">
      <w:bodyDiv w:val="1"/>
      <w:marLeft w:val="0"/>
      <w:marRight w:val="0"/>
      <w:marTop w:val="0"/>
      <w:marBottom w:val="0"/>
      <w:divBdr>
        <w:top w:val="none" w:sz="0" w:space="0" w:color="auto"/>
        <w:left w:val="none" w:sz="0" w:space="0" w:color="auto"/>
        <w:bottom w:val="none" w:sz="0" w:space="0" w:color="auto"/>
        <w:right w:val="none" w:sz="0" w:space="0" w:color="auto"/>
      </w:divBdr>
    </w:div>
    <w:div w:id="1934849839">
      <w:bodyDiv w:val="1"/>
      <w:marLeft w:val="0"/>
      <w:marRight w:val="0"/>
      <w:marTop w:val="0"/>
      <w:marBottom w:val="0"/>
      <w:divBdr>
        <w:top w:val="none" w:sz="0" w:space="0" w:color="auto"/>
        <w:left w:val="none" w:sz="0" w:space="0" w:color="auto"/>
        <w:bottom w:val="none" w:sz="0" w:space="0" w:color="auto"/>
        <w:right w:val="none" w:sz="0" w:space="0" w:color="auto"/>
      </w:divBdr>
    </w:div>
    <w:div w:id="1940332641">
      <w:bodyDiv w:val="1"/>
      <w:marLeft w:val="0"/>
      <w:marRight w:val="0"/>
      <w:marTop w:val="0"/>
      <w:marBottom w:val="0"/>
      <w:divBdr>
        <w:top w:val="none" w:sz="0" w:space="0" w:color="auto"/>
        <w:left w:val="none" w:sz="0" w:space="0" w:color="auto"/>
        <w:bottom w:val="none" w:sz="0" w:space="0" w:color="auto"/>
        <w:right w:val="none" w:sz="0" w:space="0" w:color="auto"/>
      </w:divBdr>
    </w:div>
    <w:div w:id="1948004693">
      <w:bodyDiv w:val="1"/>
      <w:marLeft w:val="0"/>
      <w:marRight w:val="0"/>
      <w:marTop w:val="0"/>
      <w:marBottom w:val="0"/>
      <w:divBdr>
        <w:top w:val="none" w:sz="0" w:space="0" w:color="auto"/>
        <w:left w:val="none" w:sz="0" w:space="0" w:color="auto"/>
        <w:bottom w:val="none" w:sz="0" w:space="0" w:color="auto"/>
        <w:right w:val="none" w:sz="0" w:space="0" w:color="auto"/>
      </w:divBdr>
    </w:div>
    <w:div w:id="1949773976">
      <w:bodyDiv w:val="1"/>
      <w:marLeft w:val="0"/>
      <w:marRight w:val="0"/>
      <w:marTop w:val="0"/>
      <w:marBottom w:val="0"/>
      <w:divBdr>
        <w:top w:val="none" w:sz="0" w:space="0" w:color="auto"/>
        <w:left w:val="none" w:sz="0" w:space="0" w:color="auto"/>
        <w:bottom w:val="none" w:sz="0" w:space="0" w:color="auto"/>
        <w:right w:val="none" w:sz="0" w:space="0" w:color="auto"/>
      </w:divBdr>
    </w:div>
    <w:div w:id="1950156921">
      <w:bodyDiv w:val="1"/>
      <w:marLeft w:val="0"/>
      <w:marRight w:val="0"/>
      <w:marTop w:val="0"/>
      <w:marBottom w:val="0"/>
      <w:divBdr>
        <w:top w:val="none" w:sz="0" w:space="0" w:color="auto"/>
        <w:left w:val="none" w:sz="0" w:space="0" w:color="auto"/>
        <w:bottom w:val="none" w:sz="0" w:space="0" w:color="auto"/>
        <w:right w:val="none" w:sz="0" w:space="0" w:color="auto"/>
      </w:divBdr>
    </w:div>
    <w:div w:id="1953701486">
      <w:bodyDiv w:val="1"/>
      <w:marLeft w:val="0"/>
      <w:marRight w:val="0"/>
      <w:marTop w:val="0"/>
      <w:marBottom w:val="0"/>
      <w:divBdr>
        <w:top w:val="none" w:sz="0" w:space="0" w:color="auto"/>
        <w:left w:val="none" w:sz="0" w:space="0" w:color="auto"/>
        <w:bottom w:val="none" w:sz="0" w:space="0" w:color="auto"/>
        <w:right w:val="none" w:sz="0" w:space="0" w:color="auto"/>
      </w:divBdr>
    </w:div>
    <w:div w:id="1957910185">
      <w:bodyDiv w:val="1"/>
      <w:marLeft w:val="0"/>
      <w:marRight w:val="0"/>
      <w:marTop w:val="0"/>
      <w:marBottom w:val="0"/>
      <w:divBdr>
        <w:top w:val="none" w:sz="0" w:space="0" w:color="auto"/>
        <w:left w:val="none" w:sz="0" w:space="0" w:color="auto"/>
        <w:bottom w:val="none" w:sz="0" w:space="0" w:color="auto"/>
        <w:right w:val="none" w:sz="0" w:space="0" w:color="auto"/>
      </w:divBdr>
    </w:div>
    <w:div w:id="1963804376">
      <w:bodyDiv w:val="1"/>
      <w:marLeft w:val="0"/>
      <w:marRight w:val="0"/>
      <w:marTop w:val="0"/>
      <w:marBottom w:val="0"/>
      <w:divBdr>
        <w:top w:val="none" w:sz="0" w:space="0" w:color="auto"/>
        <w:left w:val="none" w:sz="0" w:space="0" w:color="auto"/>
        <w:bottom w:val="none" w:sz="0" w:space="0" w:color="auto"/>
        <w:right w:val="none" w:sz="0" w:space="0" w:color="auto"/>
      </w:divBdr>
    </w:div>
    <w:div w:id="1963999506">
      <w:bodyDiv w:val="1"/>
      <w:marLeft w:val="0"/>
      <w:marRight w:val="0"/>
      <w:marTop w:val="0"/>
      <w:marBottom w:val="0"/>
      <w:divBdr>
        <w:top w:val="none" w:sz="0" w:space="0" w:color="auto"/>
        <w:left w:val="none" w:sz="0" w:space="0" w:color="auto"/>
        <w:bottom w:val="none" w:sz="0" w:space="0" w:color="auto"/>
        <w:right w:val="none" w:sz="0" w:space="0" w:color="auto"/>
      </w:divBdr>
    </w:div>
    <w:div w:id="1983652627">
      <w:bodyDiv w:val="1"/>
      <w:marLeft w:val="0"/>
      <w:marRight w:val="0"/>
      <w:marTop w:val="0"/>
      <w:marBottom w:val="0"/>
      <w:divBdr>
        <w:top w:val="none" w:sz="0" w:space="0" w:color="auto"/>
        <w:left w:val="none" w:sz="0" w:space="0" w:color="auto"/>
        <w:bottom w:val="none" w:sz="0" w:space="0" w:color="auto"/>
        <w:right w:val="none" w:sz="0" w:space="0" w:color="auto"/>
      </w:divBdr>
    </w:div>
    <w:div w:id="1996060409">
      <w:bodyDiv w:val="1"/>
      <w:marLeft w:val="0"/>
      <w:marRight w:val="0"/>
      <w:marTop w:val="0"/>
      <w:marBottom w:val="0"/>
      <w:divBdr>
        <w:top w:val="none" w:sz="0" w:space="0" w:color="auto"/>
        <w:left w:val="none" w:sz="0" w:space="0" w:color="auto"/>
        <w:bottom w:val="none" w:sz="0" w:space="0" w:color="auto"/>
        <w:right w:val="none" w:sz="0" w:space="0" w:color="auto"/>
      </w:divBdr>
      <w:divsChild>
        <w:div w:id="1904680386">
          <w:marLeft w:val="0"/>
          <w:marRight w:val="0"/>
          <w:marTop w:val="0"/>
          <w:marBottom w:val="0"/>
          <w:divBdr>
            <w:top w:val="none" w:sz="0" w:space="0" w:color="auto"/>
            <w:left w:val="none" w:sz="0" w:space="0" w:color="auto"/>
            <w:bottom w:val="none" w:sz="0" w:space="0" w:color="auto"/>
            <w:right w:val="none" w:sz="0" w:space="0" w:color="auto"/>
          </w:divBdr>
        </w:div>
        <w:div w:id="961613789">
          <w:marLeft w:val="0"/>
          <w:marRight w:val="0"/>
          <w:marTop w:val="0"/>
          <w:marBottom w:val="0"/>
          <w:divBdr>
            <w:top w:val="none" w:sz="0" w:space="0" w:color="auto"/>
            <w:left w:val="none" w:sz="0" w:space="0" w:color="auto"/>
            <w:bottom w:val="none" w:sz="0" w:space="0" w:color="auto"/>
            <w:right w:val="none" w:sz="0" w:space="0" w:color="auto"/>
          </w:divBdr>
        </w:div>
        <w:div w:id="566916745">
          <w:marLeft w:val="0"/>
          <w:marRight w:val="0"/>
          <w:marTop w:val="0"/>
          <w:marBottom w:val="0"/>
          <w:divBdr>
            <w:top w:val="none" w:sz="0" w:space="0" w:color="auto"/>
            <w:left w:val="none" w:sz="0" w:space="0" w:color="auto"/>
            <w:bottom w:val="none" w:sz="0" w:space="0" w:color="auto"/>
            <w:right w:val="none" w:sz="0" w:space="0" w:color="auto"/>
          </w:divBdr>
        </w:div>
        <w:div w:id="123736189">
          <w:marLeft w:val="0"/>
          <w:marRight w:val="0"/>
          <w:marTop w:val="0"/>
          <w:marBottom w:val="0"/>
          <w:divBdr>
            <w:top w:val="none" w:sz="0" w:space="0" w:color="auto"/>
            <w:left w:val="none" w:sz="0" w:space="0" w:color="auto"/>
            <w:bottom w:val="none" w:sz="0" w:space="0" w:color="auto"/>
            <w:right w:val="none" w:sz="0" w:space="0" w:color="auto"/>
          </w:divBdr>
        </w:div>
        <w:div w:id="196554341">
          <w:marLeft w:val="0"/>
          <w:marRight w:val="0"/>
          <w:marTop w:val="0"/>
          <w:marBottom w:val="0"/>
          <w:divBdr>
            <w:top w:val="none" w:sz="0" w:space="0" w:color="auto"/>
            <w:left w:val="none" w:sz="0" w:space="0" w:color="auto"/>
            <w:bottom w:val="none" w:sz="0" w:space="0" w:color="auto"/>
            <w:right w:val="none" w:sz="0" w:space="0" w:color="auto"/>
          </w:divBdr>
        </w:div>
      </w:divsChild>
    </w:div>
    <w:div w:id="1996641546">
      <w:bodyDiv w:val="1"/>
      <w:marLeft w:val="0"/>
      <w:marRight w:val="0"/>
      <w:marTop w:val="0"/>
      <w:marBottom w:val="0"/>
      <w:divBdr>
        <w:top w:val="none" w:sz="0" w:space="0" w:color="auto"/>
        <w:left w:val="none" w:sz="0" w:space="0" w:color="auto"/>
        <w:bottom w:val="none" w:sz="0" w:space="0" w:color="auto"/>
        <w:right w:val="none" w:sz="0" w:space="0" w:color="auto"/>
      </w:divBdr>
    </w:div>
    <w:div w:id="2005543484">
      <w:bodyDiv w:val="1"/>
      <w:marLeft w:val="0"/>
      <w:marRight w:val="0"/>
      <w:marTop w:val="0"/>
      <w:marBottom w:val="0"/>
      <w:divBdr>
        <w:top w:val="none" w:sz="0" w:space="0" w:color="auto"/>
        <w:left w:val="none" w:sz="0" w:space="0" w:color="auto"/>
        <w:bottom w:val="none" w:sz="0" w:space="0" w:color="auto"/>
        <w:right w:val="none" w:sz="0" w:space="0" w:color="auto"/>
      </w:divBdr>
    </w:div>
    <w:div w:id="2013726029">
      <w:bodyDiv w:val="1"/>
      <w:marLeft w:val="0"/>
      <w:marRight w:val="0"/>
      <w:marTop w:val="0"/>
      <w:marBottom w:val="0"/>
      <w:divBdr>
        <w:top w:val="none" w:sz="0" w:space="0" w:color="auto"/>
        <w:left w:val="none" w:sz="0" w:space="0" w:color="auto"/>
        <w:bottom w:val="none" w:sz="0" w:space="0" w:color="auto"/>
        <w:right w:val="none" w:sz="0" w:space="0" w:color="auto"/>
      </w:divBdr>
    </w:div>
    <w:div w:id="2014721991">
      <w:bodyDiv w:val="1"/>
      <w:marLeft w:val="0"/>
      <w:marRight w:val="0"/>
      <w:marTop w:val="0"/>
      <w:marBottom w:val="0"/>
      <w:divBdr>
        <w:top w:val="none" w:sz="0" w:space="0" w:color="auto"/>
        <w:left w:val="none" w:sz="0" w:space="0" w:color="auto"/>
        <w:bottom w:val="none" w:sz="0" w:space="0" w:color="auto"/>
        <w:right w:val="none" w:sz="0" w:space="0" w:color="auto"/>
      </w:divBdr>
    </w:div>
    <w:div w:id="2035110390">
      <w:bodyDiv w:val="1"/>
      <w:marLeft w:val="0"/>
      <w:marRight w:val="0"/>
      <w:marTop w:val="0"/>
      <w:marBottom w:val="0"/>
      <w:divBdr>
        <w:top w:val="none" w:sz="0" w:space="0" w:color="auto"/>
        <w:left w:val="none" w:sz="0" w:space="0" w:color="auto"/>
        <w:bottom w:val="none" w:sz="0" w:space="0" w:color="auto"/>
        <w:right w:val="none" w:sz="0" w:space="0" w:color="auto"/>
      </w:divBdr>
    </w:div>
    <w:div w:id="2042393986">
      <w:bodyDiv w:val="1"/>
      <w:marLeft w:val="0"/>
      <w:marRight w:val="0"/>
      <w:marTop w:val="0"/>
      <w:marBottom w:val="0"/>
      <w:divBdr>
        <w:top w:val="none" w:sz="0" w:space="0" w:color="auto"/>
        <w:left w:val="none" w:sz="0" w:space="0" w:color="auto"/>
        <w:bottom w:val="none" w:sz="0" w:space="0" w:color="auto"/>
        <w:right w:val="none" w:sz="0" w:space="0" w:color="auto"/>
      </w:divBdr>
    </w:div>
    <w:div w:id="2048139188">
      <w:bodyDiv w:val="1"/>
      <w:marLeft w:val="0"/>
      <w:marRight w:val="0"/>
      <w:marTop w:val="0"/>
      <w:marBottom w:val="0"/>
      <w:divBdr>
        <w:top w:val="none" w:sz="0" w:space="0" w:color="auto"/>
        <w:left w:val="none" w:sz="0" w:space="0" w:color="auto"/>
        <w:bottom w:val="none" w:sz="0" w:space="0" w:color="auto"/>
        <w:right w:val="none" w:sz="0" w:space="0" w:color="auto"/>
      </w:divBdr>
    </w:div>
    <w:div w:id="2057046511">
      <w:bodyDiv w:val="1"/>
      <w:marLeft w:val="0"/>
      <w:marRight w:val="0"/>
      <w:marTop w:val="0"/>
      <w:marBottom w:val="0"/>
      <w:divBdr>
        <w:top w:val="none" w:sz="0" w:space="0" w:color="auto"/>
        <w:left w:val="none" w:sz="0" w:space="0" w:color="auto"/>
        <w:bottom w:val="none" w:sz="0" w:space="0" w:color="auto"/>
        <w:right w:val="none" w:sz="0" w:space="0" w:color="auto"/>
      </w:divBdr>
    </w:div>
    <w:div w:id="2057965489">
      <w:bodyDiv w:val="1"/>
      <w:marLeft w:val="0"/>
      <w:marRight w:val="0"/>
      <w:marTop w:val="0"/>
      <w:marBottom w:val="0"/>
      <w:divBdr>
        <w:top w:val="none" w:sz="0" w:space="0" w:color="auto"/>
        <w:left w:val="none" w:sz="0" w:space="0" w:color="auto"/>
        <w:bottom w:val="none" w:sz="0" w:space="0" w:color="auto"/>
        <w:right w:val="none" w:sz="0" w:space="0" w:color="auto"/>
      </w:divBdr>
    </w:div>
    <w:div w:id="2064088674">
      <w:bodyDiv w:val="1"/>
      <w:marLeft w:val="0"/>
      <w:marRight w:val="0"/>
      <w:marTop w:val="0"/>
      <w:marBottom w:val="0"/>
      <w:divBdr>
        <w:top w:val="none" w:sz="0" w:space="0" w:color="auto"/>
        <w:left w:val="none" w:sz="0" w:space="0" w:color="auto"/>
        <w:bottom w:val="none" w:sz="0" w:space="0" w:color="auto"/>
        <w:right w:val="none" w:sz="0" w:space="0" w:color="auto"/>
      </w:divBdr>
    </w:div>
    <w:div w:id="2073654585">
      <w:bodyDiv w:val="1"/>
      <w:marLeft w:val="0"/>
      <w:marRight w:val="0"/>
      <w:marTop w:val="0"/>
      <w:marBottom w:val="0"/>
      <w:divBdr>
        <w:top w:val="none" w:sz="0" w:space="0" w:color="auto"/>
        <w:left w:val="none" w:sz="0" w:space="0" w:color="auto"/>
        <w:bottom w:val="none" w:sz="0" w:space="0" w:color="auto"/>
        <w:right w:val="none" w:sz="0" w:space="0" w:color="auto"/>
      </w:divBdr>
      <w:divsChild>
        <w:div w:id="380523952">
          <w:marLeft w:val="0"/>
          <w:marRight w:val="0"/>
          <w:marTop w:val="0"/>
          <w:marBottom w:val="0"/>
          <w:divBdr>
            <w:top w:val="none" w:sz="0" w:space="0" w:color="auto"/>
            <w:left w:val="none" w:sz="0" w:space="0" w:color="auto"/>
            <w:bottom w:val="none" w:sz="0" w:space="0" w:color="auto"/>
            <w:right w:val="none" w:sz="0" w:space="0" w:color="auto"/>
          </w:divBdr>
        </w:div>
        <w:div w:id="1497265731">
          <w:marLeft w:val="0"/>
          <w:marRight w:val="0"/>
          <w:marTop w:val="0"/>
          <w:marBottom w:val="0"/>
          <w:divBdr>
            <w:top w:val="none" w:sz="0" w:space="0" w:color="auto"/>
            <w:left w:val="none" w:sz="0" w:space="0" w:color="auto"/>
            <w:bottom w:val="none" w:sz="0" w:space="0" w:color="auto"/>
            <w:right w:val="none" w:sz="0" w:space="0" w:color="auto"/>
          </w:divBdr>
        </w:div>
        <w:div w:id="10031969">
          <w:marLeft w:val="0"/>
          <w:marRight w:val="0"/>
          <w:marTop w:val="0"/>
          <w:marBottom w:val="0"/>
          <w:divBdr>
            <w:top w:val="none" w:sz="0" w:space="0" w:color="auto"/>
            <w:left w:val="none" w:sz="0" w:space="0" w:color="auto"/>
            <w:bottom w:val="none" w:sz="0" w:space="0" w:color="auto"/>
            <w:right w:val="none" w:sz="0" w:space="0" w:color="auto"/>
          </w:divBdr>
        </w:div>
      </w:divsChild>
    </w:div>
    <w:div w:id="2086029093">
      <w:bodyDiv w:val="1"/>
      <w:marLeft w:val="0"/>
      <w:marRight w:val="0"/>
      <w:marTop w:val="0"/>
      <w:marBottom w:val="0"/>
      <w:divBdr>
        <w:top w:val="none" w:sz="0" w:space="0" w:color="auto"/>
        <w:left w:val="none" w:sz="0" w:space="0" w:color="auto"/>
        <w:bottom w:val="none" w:sz="0" w:space="0" w:color="auto"/>
        <w:right w:val="none" w:sz="0" w:space="0" w:color="auto"/>
      </w:divBdr>
    </w:div>
    <w:div w:id="2098668563">
      <w:bodyDiv w:val="1"/>
      <w:marLeft w:val="0"/>
      <w:marRight w:val="0"/>
      <w:marTop w:val="0"/>
      <w:marBottom w:val="0"/>
      <w:divBdr>
        <w:top w:val="none" w:sz="0" w:space="0" w:color="auto"/>
        <w:left w:val="none" w:sz="0" w:space="0" w:color="auto"/>
        <w:bottom w:val="none" w:sz="0" w:space="0" w:color="auto"/>
        <w:right w:val="none" w:sz="0" w:space="0" w:color="auto"/>
      </w:divBdr>
    </w:div>
    <w:div w:id="2101370362">
      <w:bodyDiv w:val="1"/>
      <w:marLeft w:val="0"/>
      <w:marRight w:val="0"/>
      <w:marTop w:val="0"/>
      <w:marBottom w:val="0"/>
      <w:divBdr>
        <w:top w:val="none" w:sz="0" w:space="0" w:color="auto"/>
        <w:left w:val="none" w:sz="0" w:space="0" w:color="auto"/>
        <w:bottom w:val="none" w:sz="0" w:space="0" w:color="auto"/>
        <w:right w:val="none" w:sz="0" w:space="0" w:color="auto"/>
      </w:divBdr>
    </w:div>
    <w:div w:id="2102142766">
      <w:bodyDiv w:val="1"/>
      <w:marLeft w:val="0"/>
      <w:marRight w:val="0"/>
      <w:marTop w:val="0"/>
      <w:marBottom w:val="0"/>
      <w:divBdr>
        <w:top w:val="none" w:sz="0" w:space="0" w:color="auto"/>
        <w:left w:val="none" w:sz="0" w:space="0" w:color="auto"/>
        <w:bottom w:val="none" w:sz="0" w:space="0" w:color="auto"/>
        <w:right w:val="none" w:sz="0" w:space="0" w:color="auto"/>
      </w:divBdr>
    </w:div>
    <w:div w:id="2102749828">
      <w:bodyDiv w:val="1"/>
      <w:marLeft w:val="0"/>
      <w:marRight w:val="0"/>
      <w:marTop w:val="0"/>
      <w:marBottom w:val="0"/>
      <w:divBdr>
        <w:top w:val="none" w:sz="0" w:space="0" w:color="auto"/>
        <w:left w:val="none" w:sz="0" w:space="0" w:color="auto"/>
        <w:bottom w:val="none" w:sz="0" w:space="0" w:color="auto"/>
        <w:right w:val="none" w:sz="0" w:space="0" w:color="auto"/>
      </w:divBdr>
    </w:div>
    <w:div w:id="2107580947">
      <w:bodyDiv w:val="1"/>
      <w:marLeft w:val="0"/>
      <w:marRight w:val="0"/>
      <w:marTop w:val="0"/>
      <w:marBottom w:val="0"/>
      <w:divBdr>
        <w:top w:val="none" w:sz="0" w:space="0" w:color="auto"/>
        <w:left w:val="none" w:sz="0" w:space="0" w:color="auto"/>
        <w:bottom w:val="none" w:sz="0" w:space="0" w:color="auto"/>
        <w:right w:val="none" w:sz="0" w:space="0" w:color="auto"/>
      </w:divBdr>
    </w:div>
    <w:div w:id="2116511497">
      <w:bodyDiv w:val="1"/>
      <w:marLeft w:val="0"/>
      <w:marRight w:val="0"/>
      <w:marTop w:val="0"/>
      <w:marBottom w:val="0"/>
      <w:divBdr>
        <w:top w:val="none" w:sz="0" w:space="0" w:color="auto"/>
        <w:left w:val="none" w:sz="0" w:space="0" w:color="auto"/>
        <w:bottom w:val="none" w:sz="0" w:space="0" w:color="auto"/>
        <w:right w:val="none" w:sz="0" w:space="0" w:color="auto"/>
      </w:divBdr>
    </w:div>
    <w:div w:id="2117215501">
      <w:bodyDiv w:val="1"/>
      <w:marLeft w:val="0"/>
      <w:marRight w:val="0"/>
      <w:marTop w:val="0"/>
      <w:marBottom w:val="0"/>
      <w:divBdr>
        <w:top w:val="none" w:sz="0" w:space="0" w:color="auto"/>
        <w:left w:val="none" w:sz="0" w:space="0" w:color="auto"/>
        <w:bottom w:val="none" w:sz="0" w:space="0" w:color="auto"/>
        <w:right w:val="none" w:sz="0" w:space="0" w:color="auto"/>
      </w:divBdr>
    </w:div>
    <w:div w:id="2123453950">
      <w:bodyDiv w:val="1"/>
      <w:marLeft w:val="0"/>
      <w:marRight w:val="0"/>
      <w:marTop w:val="0"/>
      <w:marBottom w:val="0"/>
      <w:divBdr>
        <w:top w:val="none" w:sz="0" w:space="0" w:color="auto"/>
        <w:left w:val="none" w:sz="0" w:space="0" w:color="auto"/>
        <w:bottom w:val="none" w:sz="0" w:space="0" w:color="auto"/>
        <w:right w:val="none" w:sz="0" w:space="0" w:color="auto"/>
      </w:divBdr>
    </w:div>
    <w:div w:id="2130004268">
      <w:bodyDiv w:val="1"/>
      <w:marLeft w:val="0"/>
      <w:marRight w:val="0"/>
      <w:marTop w:val="0"/>
      <w:marBottom w:val="0"/>
      <w:divBdr>
        <w:top w:val="none" w:sz="0" w:space="0" w:color="auto"/>
        <w:left w:val="none" w:sz="0" w:space="0" w:color="auto"/>
        <w:bottom w:val="none" w:sz="0" w:space="0" w:color="auto"/>
        <w:right w:val="none" w:sz="0" w:space="0" w:color="auto"/>
      </w:divBdr>
    </w:div>
    <w:div w:id="2139642426">
      <w:bodyDiv w:val="1"/>
      <w:marLeft w:val="0"/>
      <w:marRight w:val="0"/>
      <w:marTop w:val="0"/>
      <w:marBottom w:val="0"/>
      <w:divBdr>
        <w:top w:val="none" w:sz="0" w:space="0" w:color="auto"/>
        <w:left w:val="none" w:sz="0" w:space="0" w:color="auto"/>
        <w:bottom w:val="none" w:sz="0" w:space="0" w:color="auto"/>
        <w:right w:val="none" w:sz="0" w:space="0" w:color="auto"/>
      </w:divBdr>
      <w:divsChild>
        <w:div w:id="607930309">
          <w:marLeft w:val="0"/>
          <w:marRight w:val="0"/>
          <w:marTop w:val="0"/>
          <w:marBottom w:val="0"/>
          <w:divBdr>
            <w:top w:val="none" w:sz="0" w:space="0" w:color="auto"/>
            <w:left w:val="none" w:sz="0" w:space="0" w:color="auto"/>
            <w:bottom w:val="none" w:sz="0" w:space="0" w:color="auto"/>
            <w:right w:val="none" w:sz="0" w:space="0" w:color="auto"/>
          </w:divBdr>
        </w:div>
      </w:divsChild>
    </w:div>
    <w:div w:id="2140565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91" Type="http://schemas.openxmlformats.org/officeDocument/2006/relationships/image" Target="media/image181.png"/><Relationship Id="rId205" Type="http://schemas.openxmlformats.org/officeDocument/2006/relationships/image" Target="media/image195.png"/><Relationship Id="rId226" Type="http://schemas.openxmlformats.org/officeDocument/2006/relationships/hyperlink" Target="https://en.wikipedia.org/wiki/Kalman_filter" TargetMode="External"/><Relationship Id="rId247" Type="http://schemas.openxmlformats.org/officeDocument/2006/relationships/hyperlink" Target="https://www.mathworks.com/help/simulink/" TargetMode="External"/><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1.png"/><Relationship Id="rId181" Type="http://schemas.openxmlformats.org/officeDocument/2006/relationships/image" Target="media/image171.png"/><Relationship Id="rId216" Type="http://schemas.openxmlformats.org/officeDocument/2006/relationships/hyperlink" Target="https://www.flypgs.com/en/travel-glossary/autopilot" TargetMode="External"/><Relationship Id="rId237" Type="http://schemas.openxmlformats.org/officeDocument/2006/relationships/hyperlink" Target="https://www.vectornav.com/resources/inertial-navigation-primer/math-fundamentals/math-refframes" TargetMode="External"/><Relationship Id="rId22" Type="http://schemas.openxmlformats.org/officeDocument/2006/relationships/image" Target="media/image14.jpe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0.png"/><Relationship Id="rId85" Type="http://schemas.openxmlformats.org/officeDocument/2006/relationships/image" Target="media/image77.png"/><Relationship Id="rId150" Type="http://schemas.openxmlformats.org/officeDocument/2006/relationships/image" Target="media/image141.png"/><Relationship Id="rId171" Type="http://schemas.openxmlformats.org/officeDocument/2006/relationships/image" Target="media/image162.png"/><Relationship Id="rId192" Type="http://schemas.openxmlformats.org/officeDocument/2006/relationships/image" Target="media/image182.png"/><Relationship Id="rId206" Type="http://schemas.openxmlformats.org/officeDocument/2006/relationships/image" Target="media/image196.png"/><Relationship Id="rId227" Type="http://schemas.openxmlformats.org/officeDocument/2006/relationships/hyperlink" Target="https://researchrepository.wvu.edu/cgi/viewcontent.cgi?article=4663&amp;context=etd" TargetMode="External"/><Relationship Id="rId248" Type="http://schemas.openxmlformats.org/officeDocument/2006/relationships/hyperlink" Target="https://www.mathworks.com/help/matlab/ref/rmse.html" TargetMode="External"/><Relationship Id="rId12" Type="http://schemas.openxmlformats.org/officeDocument/2006/relationships/image" Target="media/image5.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2.png"/><Relationship Id="rId217" Type="http://schemas.openxmlformats.org/officeDocument/2006/relationships/hyperlink" Target="https://www.skybrary.aero/articles/autopilot" TargetMode="External"/><Relationship Id="rId6" Type="http://schemas.openxmlformats.org/officeDocument/2006/relationships/footnotes" Target="footnotes.xml"/><Relationship Id="rId238" Type="http://schemas.openxmlformats.org/officeDocument/2006/relationships/hyperlink" Target="https://aircraftflightmechanics.com/EoMs/EulerTransforms.html" TargetMode="External"/><Relationship Id="rId23" Type="http://schemas.openxmlformats.org/officeDocument/2006/relationships/image" Target="media/image15.png"/><Relationship Id="rId119" Type="http://schemas.openxmlformats.org/officeDocument/2006/relationships/image" Target="media/image111.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2.png"/><Relationship Id="rId172" Type="http://schemas.openxmlformats.org/officeDocument/2006/relationships/image" Target="media/image163.png"/><Relationship Id="rId193" Type="http://schemas.openxmlformats.org/officeDocument/2006/relationships/image" Target="media/image183.png"/><Relationship Id="rId207" Type="http://schemas.openxmlformats.org/officeDocument/2006/relationships/image" Target="media/image197.png"/><Relationship Id="rId228" Type="http://schemas.openxmlformats.org/officeDocument/2006/relationships/hyperlink" Target="https://www.intechopen.com/chapters/63164" TargetMode="External"/><Relationship Id="rId249" Type="http://schemas.openxmlformats.org/officeDocument/2006/relationships/hyperlink" Target="https://www.statisticshowto.com/probability-and-statistics/regression-analysis/rmse-root-mean-square-error" TargetMode="External"/><Relationship Id="rId13" Type="http://schemas.openxmlformats.org/officeDocument/2006/relationships/image" Target="media/image6.png"/><Relationship Id="rId109" Type="http://schemas.openxmlformats.org/officeDocument/2006/relationships/image" Target="media/image101.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2.png"/><Relationship Id="rId7" Type="http://schemas.openxmlformats.org/officeDocument/2006/relationships/endnotes" Target="endnotes.xml"/><Relationship Id="rId162" Type="http://schemas.openxmlformats.org/officeDocument/2006/relationships/image" Target="media/image153.png"/><Relationship Id="rId183" Type="http://schemas.openxmlformats.org/officeDocument/2006/relationships/image" Target="media/image173.png"/><Relationship Id="rId218" Type="http://schemas.openxmlformats.org/officeDocument/2006/relationships/hyperlink" Target="https://www.politicalfunda.com/2022/06/stability-augmentation-systems-sas-difference-in-sas-and-autopilot.html" TargetMode="External"/><Relationship Id="rId239" Type="http://schemas.openxmlformats.org/officeDocument/2006/relationships/hyperlink" Target="https://courses.cit.cornell.edu/mae5070/DynamicEquations.pdf" TargetMode="External"/><Relationship Id="rId250" Type="http://schemas.openxmlformats.org/officeDocument/2006/relationships/hyperlink" Target="https://stephenallwright.com/good-rmse-value" TargetMode="External"/><Relationship Id="rId24" Type="http://schemas.openxmlformats.org/officeDocument/2006/relationships/image" Target="media/image16.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4.png"/><Relationship Id="rId208" Type="http://schemas.openxmlformats.org/officeDocument/2006/relationships/image" Target="media/image198.png"/><Relationship Id="rId229" Type="http://schemas.openxmlformats.org/officeDocument/2006/relationships/hyperlink" Target="https://www.cs.unc.edu/~tracker/media/pdf/SIGGRAPH2001_CoursePack_08.pdf" TargetMode="External"/><Relationship Id="rId240" Type="http://schemas.openxmlformats.org/officeDocument/2006/relationships/hyperlink" Target="https://en.wikipedia.org/wiki/Aircraft_flight_dynamics" TargetMode="External"/><Relationship Id="rId14" Type="http://schemas.openxmlformats.org/officeDocument/2006/relationships/image" Target="media/image7.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image" Target="media/image1.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4.png"/><Relationship Id="rId219" Type="http://schemas.openxmlformats.org/officeDocument/2006/relationships/hyperlink" Target="https://www.sciencedirect.com/topics/engineering/stability-augmentation" TargetMode="External"/><Relationship Id="rId230" Type="http://schemas.openxmlformats.org/officeDocument/2006/relationships/hyperlink" Target="https://www.hindawi.com/journals/js/2021/9674015/" TargetMode="External"/><Relationship Id="rId251" Type="http://schemas.openxmlformats.org/officeDocument/2006/relationships/header" Target="header3.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4.png"/><Relationship Id="rId174" Type="http://schemas.openxmlformats.org/officeDocument/2006/relationships/image" Target="media/image165.png"/><Relationship Id="rId195" Type="http://schemas.openxmlformats.org/officeDocument/2006/relationships/image" Target="media/image185.png"/><Relationship Id="rId209" Type="http://schemas.openxmlformats.org/officeDocument/2006/relationships/image" Target="media/image199.png"/><Relationship Id="rId220" Type="http://schemas.openxmlformats.org/officeDocument/2006/relationships/hyperlink" Target="https://helicoptermaintenancemagazine.com/article/sas-autopilots-and-flight-directors" TargetMode="External"/><Relationship Id="rId241" Type="http://schemas.openxmlformats.org/officeDocument/2006/relationships/hyperlink" Target="https://academicflight.com/articles/aircraft-attitude-and-euler-angles/" TargetMode="External"/><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9.png"/><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4.png"/><Relationship Id="rId164" Type="http://schemas.openxmlformats.org/officeDocument/2006/relationships/image" Target="media/image155.png"/><Relationship Id="rId185" Type="http://schemas.openxmlformats.org/officeDocument/2006/relationships/image" Target="media/image175.png"/><Relationship Id="rId9" Type="http://schemas.openxmlformats.org/officeDocument/2006/relationships/image" Target="media/image2.png"/><Relationship Id="rId210" Type="http://schemas.openxmlformats.org/officeDocument/2006/relationships/hyperlink" Target="https://www.mathworks.com/products/matlab" TargetMode="External"/><Relationship Id="rId26" Type="http://schemas.openxmlformats.org/officeDocument/2006/relationships/image" Target="media/image18.png"/><Relationship Id="rId231" Type="http://schemas.openxmlformats.org/officeDocument/2006/relationships/hyperlink" Target="https://en.wikipedia.org/wiki/Fly-by-wire" TargetMode="External"/><Relationship Id="rId252" Type="http://schemas.openxmlformats.org/officeDocument/2006/relationships/header" Target="header4.xml"/><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5.png"/><Relationship Id="rId175" Type="http://schemas.openxmlformats.org/officeDocument/2006/relationships/image" Target="media/image166.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header" Target="header1.xml"/><Relationship Id="rId221" Type="http://schemas.openxmlformats.org/officeDocument/2006/relationships/hyperlink" Target="https://mitindia.edu/images/pdf/avionics_ppt/stability%20and%20agumentation.pdf" TargetMode="External"/><Relationship Id="rId242" Type="http://schemas.openxmlformats.org/officeDocument/2006/relationships/hyperlink" Target="https://gamemath.com/book/orient.html" TargetMode="External"/><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5.png"/><Relationship Id="rId90" Type="http://schemas.openxmlformats.org/officeDocument/2006/relationships/image" Target="media/image82.png"/><Relationship Id="rId165" Type="http://schemas.openxmlformats.org/officeDocument/2006/relationships/image" Target="media/image156.png"/><Relationship Id="rId186" Type="http://schemas.openxmlformats.org/officeDocument/2006/relationships/image" Target="media/image176.png"/><Relationship Id="rId211" Type="http://schemas.openxmlformats.org/officeDocument/2006/relationships/hyperlink" Target="https://en.wikipedia.org/wiki/Autopilot" TargetMode="External"/><Relationship Id="rId232" Type="http://schemas.openxmlformats.org/officeDocument/2006/relationships/hyperlink" Target="https://simpleflying.com/fly-by-wire-control-system-guide/" TargetMode="External"/><Relationship Id="rId253" Type="http://schemas.openxmlformats.org/officeDocument/2006/relationships/fontTable" Target="fontTable.xm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7.png"/><Relationship Id="rId201" Type="http://schemas.openxmlformats.org/officeDocument/2006/relationships/image" Target="media/image191.png"/><Relationship Id="rId222" Type="http://schemas.openxmlformats.org/officeDocument/2006/relationships/hyperlink" Target="https://www.aircraftsystemstech.com/2017/05/autopilot-components.html" TargetMode="External"/><Relationship Id="rId243" Type="http://schemas.openxmlformats.org/officeDocument/2006/relationships/hyperlink" Target="https://www.mecademic.com/en/how-is-orientation-in-space-represented-with-euler-angles" TargetMode="External"/><Relationship Id="rId17" Type="http://schemas.openxmlformats.org/officeDocument/2006/relationships/header" Target="header2.xml"/><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hyperlink" Target="https://14daypilot.com/aviator-blog/read/the-history-of-autopilot" TargetMode="External"/><Relationship Id="rId233" Type="http://schemas.openxmlformats.org/officeDocument/2006/relationships/hyperlink" Target="https://www.aircraftnerds.com/2019/12/fly-by-wire-flight-control-system.html" TargetMode="External"/><Relationship Id="rId254" Type="http://schemas.microsoft.com/office/2011/relationships/people" Target="people.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image" Target="media/image188.png"/><Relationship Id="rId202" Type="http://schemas.openxmlformats.org/officeDocument/2006/relationships/image" Target="media/image192.png"/><Relationship Id="rId223" Type="http://schemas.openxmlformats.org/officeDocument/2006/relationships/hyperlink" Target="https://en.wikipedia.org/wiki/Inertial_navigation_system" TargetMode="External"/><Relationship Id="rId244" Type="http://schemas.openxmlformats.org/officeDocument/2006/relationships/hyperlink" Target="https://stevendumble.com/attitude-representations-understanding-direct-cosine" TargetMode="External"/><Relationship Id="rId18" Type="http://schemas.openxmlformats.org/officeDocument/2006/relationships/image" Target="media/image10.png"/><Relationship Id="rId39" Type="http://schemas.openxmlformats.org/officeDocument/2006/relationships/image" Target="media/image31.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8.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hyperlink" Target="https://simpleflying.com/lawrence-sperry-the-man-who-made-the-worlds-first-autopilot" TargetMode="External"/><Relationship Id="rId234" Type="http://schemas.openxmlformats.org/officeDocument/2006/relationships/hyperlink" Target="https://ardupilot.org/" TargetMode="External"/><Relationship Id="rId2" Type="http://schemas.openxmlformats.org/officeDocument/2006/relationships/numbering" Target="numbering.xml"/><Relationship Id="rId29" Type="http://schemas.openxmlformats.org/officeDocument/2006/relationships/image" Target="media/image21.png"/><Relationship Id="rId255" Type="http://schemas.openxmlformats.org/officeDocument/2006/relationships/theme" Target="theme/theme1.xml"/><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hyperlink" Target="https://www.mathworks.com/products/matlab" TargetMode="External"/><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11.png"/><Relationship Id="rId224" Type="http://schemas.openxmlformats.org/officeDocument/2006/relationships/hyperlink" Target="https://www5.epsondevice.com/en/information/technical_info/gyro/" TargetMode="External"/><Relationship Id="rId245" Type="http://schemas.openxmlformats.org/officeDocument/2006/relationships/hyperlink" Target="https://www.astro.rug.nl/software/kapteyn-beta/_downloads/attitude.pdf" TargetMode="External"/><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8.png"/><Relationship Id="rId168" Type="http://schemas.openxmlformats.org/officeDocument/2006/relationships/image" Target="media/image159.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79.png"/><Relationship Id="rId3" Type="http://schemas.openxmlformats.org/officeDocument/2006/relationships/styles" Target="styles.xml"/><Relationship Id="rId214" Type="http://schemas.openxmlformats.org/officeDocument/2006/relationships/hyperlink" Target="https://www.aircraftsystemstech.com/2017/05/autopilot-components.html" TargetMode="External"/><Relationship Id="rId235" Type="http://schemas.openxmlformats.org/officeDocument/2006/relationships/hyperlink" Target="https://px4.io/" TargetMode="External"/><Relationship Id="rId116" Type="http://schemas.openxmlformats.org/officeDocument/2006/relationships/image" Target="media/image108.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hyperlink" Target="Autopilot2023G3Task4Code/figures/Lateral%20Results/delta_r/r_d_r%20=10.png" TargetMode="External"/><Relationship Id="rId190" Type="http://schemas.openxmlformats.org/officeDocument/2006/relationships/image" Target="media/image180.png"/><Relationship Id="rId204" Type="http://schemas.openxmlformats.org/officeDocument/2006/relationships/image" Target="media/image194.png"/><Relationship Id="rId225" Type="http://schemas.openxmlformats.org/officeDocument/2006/relationships/hyperlink" Target="https://www.livescience.com/40103-accelerometer-vs-gyroscope.html" TargetMode="External"/><Relationship Id="rId246" Type="http://schemas.openxmlformats.org/officeDocument/2006/relationships/hyperlink" Target="https://en.wikipedia.org/wiki/Runge%E2%80%93Kutta_methods" TargetMode="External"/><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39.png"/><Relationship Id="rId169" Type="http://schemas.openxmlformats.org/officeDocument/2006/relationships/image" Target="media/image160.png"/><Relationship Id="rId4" Type="http://schemas.openxmlformats.org/officeDocument/2006/relationships/settings" Target="settings.xml"/><Relationship Id="rId180" Type="http://schemas.openxmlformats.org/officeDocument/2006/relationships/image" Target="media/image170.png"/><Relationship Id="rId215" Type="http://schemas.openxmlformats.org/officeDocument/2006/relationships/hyperlink" Target="https://www.cnbc.com/2015/03/26/autopilot-what-the-system-can-and-cant-do.html" TargetMode="External"/><Relationship Id="rId236" Type="http://schemas.openxmlformats.org/officeDocument/2006/relationships/hyperlink" Target="https://ccrma.stanford.edu/~jos/pasp/Body_Fixed_Space_Fixed_Frames_Reference.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ysicsChampion\AppData\Roaming\Microsoft\Templates\Business%20report%20(Professional%20design).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Ban23</b:Tag>
    <b:SourceType>Report</b:SourceType>
    <b:Guid>{E93D16E9-34FE-453F-BD10-BE9A896FE4F3}</b:Guid>
    <b:Author>
      <b:Author>
        <b:NameList>
          <b:Person>
            <b:Last>Banna</b:Last>
            <b:First>Hesham</b:First>
            <b:Middle>El</b:Middle>
          </b:Person>
        </b:NameList>
      </b:Author>
    </b:Author>
    <b:Title>Computational Aerodynamics - Lecture Notes 2022-2023</b:Title>
    <b:Year>2023</b:Year>
    <b:Publisher>Cairo Uni. - Aero Dep.</b:Publisher>
    <b:City>Giza</b:City>
    <b:RefOrder>1</b:RefOrder>
  </b:Source>
  <b:Source>
    <b:Tag>Fle</b:Tag>
    <b:SourceType>BookSection</b:SourceType>
    <b:Guid>{F0FA7147-991B-4704-A918-D0DC4133595C}</b:Guid>
    <b:Author>
      <b:Author>
        <b:NameList>
          <b:Person>
            <b:Last>Fletcher</b:Last>
          </b:Person>
        </b:NameList>
      </b:Author>
    </b:Author>
    <b:Title>Computational Techniques for Fluid Dynamics 1</b:Title>
    <b:Year>1990</b:Year>
    <b:Pages>50-72</b:Pages>
    <b:RefOrder>2</b:RefOrder>
  </b:Source>
  <b:Source>
    <b:Tag>Hof00</b:Tag>
    <b:SourceType>BookSection</b:SourceType>
    <b:Guid>{C746AB1A-94C3-4D51-8BDC-004BC1058197}</b:Guid>
    <b:Author>
      <b:Author>
        <b:NameList>
          <b:Person>
            <b:Last>Hoffmann</b:Last>
          </b:Person>
        </b:NameList>
      </b:Author>
    </b:Author>
    <b:Title>Computational Fluid Dynamics Vol.I</b:Title>
    <b:Year>2000</b:Year>
    <b:RefOrder>3</b:RefOrder>
  </b:Source>
  <b:Source>
    <b:Tag>Ban231</b:Tag>
    <b:SourceType>BookSection</b:SourceType>
    <b:Guid>{2E3B23E0-61D4-4040-940C-ABD95602B6B5}</b:Guid>
    <b:Author>
      <b:Author>
        <b:NameList>
          <b:Person>
            <b:Last>Banna</b:Last>
            <b:First>Hesham</b:First>
            <b:Middle>El</b:Middle>
          </b:Person>
        </b:NameList>
      </b:Author>
    </b:Author>
    <b:Title>Computational Aerodynamics - Sheet 1</b:Title>
    <b:Year>2022-2023</b:Year>
    <b:City>Cairo Uni - Giza</b:City>
    <b:RefOrder>4</b:RefOrder>
  </b:Source>
</b:Sources>
</file>

<file path=customXml/itemProps1.xml><?xml version="1.0" encoding="utf-8"?>
<ds:datastoreItem xmlns:ds="http://schemas.openxmlformats.org/officeDocument/2006/customXml" ds:itemID="{AE7E53CA-F6BE-45FE-A33D-9D4E90C0C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report (Professional design).dotx</Template>
  <TotalTime>523</TotalTime>
  <Pages>163</Pages>
  <Words>19656</Words>
  <Characters>112041</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Lockheed Martin F-35</dc:subject>
  <dc:creator>PhysicsChampion</dc:creator>
  <cp:keywords/>
  <dc:description/>
  <cp:lastModifiedBy>محمد زكريا سيد سيد ابوسبع</cp:lastModifiedBy>
  <cp:revision>35</cp:revision>
  <cp:lastPrinted>2023-03-27T21:27:00Z</cp:lastPrinted>
  <dcterms:created xsi:type="dcterms:W3CDTF">2023-03-31T15:45:00Z</dcterms:created>
  <dcterms:modified xsi:type="dcterms:W3CDTF">2023-04-01T20:42:00Z</dcterms:modified>
</cp:coreProperties>
</file>